
<file path=[Content_Types].xml><?xml version="1.0" encoding="utf-8"?>
<Types xmlns="http://schemas.openxmlformats.org/package/2006/content-types">
  <Default Extension="png" ContentType="image/png"/>
  <Default Extension="xlsm" ContentType="application/vnd.ms-excel.sheet.macroEnabled.12"/>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E5476F" w14:textId="77777777" w:rsidR="00D87AE5" w:rsidRPr="00136C49" w:rsidRDefault="00DF531C" w:rsidP="00297121">
      <w:pPr>
        <w:pStyle w:val="ApplicationName"/>
      </w:pPr>
      <w:bookmarkStart w:id="0" w:name="_GoBack"/>
      <w:bookmarkEnd w:id="0"/>
      <w:r w:rsidRPr="00136C49">
        <w:rPr>
          <w:noProof/>
          <w:sz w:val="20"/>
          <w:lang w:bidi="ar-SA"/>
        </w:rPr>
        <w:drawing>
          <wp:anchor distT="0" distB="0" distL="114300" distR="114300" simplePos="0" relativeHeight="251683840" behindDoc="0" locked="0" layoutInCell="1" allowOverlap="1" wp14:anchorId="0CE55641" wp14:editId="0CE55642">
            <wp:simplePos x="0" y="0"/>
            <wp:positionH relativeFrom="column">
              <wp:posOffset>-76200</wp:posOffset>
            </wp:positionH>
            <wp:positionV relativeFrom="paragraph">
              <wp:posOffset>901700</wp:posOffset>
            </wp:positionV>
            <wp:extent cx="1181100" cy="241300"/>
            <wp:effectExtent l="0" t="0" r="0" b="6350"/>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81100" cy="241300"/>
                    </a:xfrm>
                    <a:prstGeom prst="rect">
                      <a:avLst/>
                    </a:prstGeom>
                    <a:noFill/>
                    <a:ln>
                      <a:noFill/>
                    </a:ln>
                  </pic:spPr>
                </pic:pic>
              </a:graphicData>
            </a:graphic>
          </wp:anchor>
        </w:drawing>
      </w:r>
      <w:r w:rsidR="0074640A">
        <w:rPr>
          <w:noProof/>
          <w:sz w:val="20"/>
          <w:lang w:bidi="ar-SA"/>
        </w:rPr>
        <mc:AlternateContent>
          <mc:Choice Requires="wps">
            <w:drawing>
              <wp:anchor distT="0" distB="0" distL="114300" distR="114300" simplePos="0" relativeHeight="251656192" behindDoc="0" locked="0" layoutInCell="1" allowOverlap="1" wp14:anchorId="0CE55643" wp14:editId="0CE55644">
                <wp:simplePos x="0" y="0"/>
                <wp:positionH relativeFrom="column">
                  <wp:posOffset>987425</wp:posOffset>
                </wp:positionH>
                <wp:positionV relativeFrom="margin">
                  <wp:posOffset>841375</wp:posOffset>
                </wp:positionV>
                <wp:extent cx="4114800" cy="80010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0" cy="800100"/>
                        </a:xfrm>
                        <a:prstGeom prst="rect">
                          <a:avLst/>
                        </a:prstGeom>
                        <a:noFill/>
                        <a:ln>
                          <a:noFill/>
                        </a:ln>
                        <a:extLst>
                          <a:ext uri="{909E8E84-426E-40DD-AFC4-6F175D3DCCD1}">
                            <a14:hiddenFill xmlns:a14="http://schemas.microsoft.com/office/drawing/2010/main">
                              <a:solidFill>
                                <a:srgbClr val="FFFFFF">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556C0" w14:textId="77777777" w:rsidR="009F371E" w:rsidRPr="00DA25B9" w:rsidRDefault="009F371E" w:rsidP="00995C7F">
                            <w:pPr>
                              <w:rPr>
                                <w:rStyle w:val="name2"/>
                              </w:rPr>
                            </w:pPr>
                            <w:r>
                              <w:rPr>
                                <w:rStyle w:val="app"/>
                              </w:rPr>
                              <w:t>uscc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7.75pt;margin-top:66.25pt;width:324pt;height:6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" filled="f" stroked="f">
                <v:fill opacity="32896f"/>
                <v:textbox>
                  <w:txbxContent>
                    <w:p w:rsidR="009F371E" w:rsidRPr="00DA25B9" w:rsidRDefault="009F371E" w:rsidP="00995C7F">
                      <w:pPr>
                        <w:rPr>
                          <w:rStyle w:val="name2"/>
                        </w:rPr>
                      </w:pPr>
                      <w:r>
                        <w:rPr>
                          <w:rStyle w:val="app"/>
                        </w:rPr>
                        <w:t>uscc</w:t>
                      </w:r>
                    </w:p>
                  </w:txbxContent>
                </v:textbox>
                <w10:wrap anchory="margin"/>
              </v:shape>
            </w:pict>
          </mc:Fallback>
        </mc:AlternateContent>
      </w:r>
      <w:r w:rsidR="00297121" w:rsidRPr="00297121">
        <w:t xml:space="preserve">USCC TOPS IA </w:t>
      </w:r>
      <w:r w:rsidR="007E6928">
        <w:t>I</w:t>
      </w:r>
      <w:r w:rsidR="00297121" w:rsidRPr="00297121">
        <w:t>R0</w:t>
      </w:r>
      <w:r w:rsidR="007E6928">
        <w:t xml:space="preserve">328 </w:t>
      </w:r>
      <w:r w:rsidR="007E6928" w:rsidRPr="00893E24">
        <w:t>Volte Inbound and Outbound Roaming</w:t>
      </w:r>
      <w:r w:rsidR="007E6928" w:rsidRPr="00297121" w:rsidDel="007E6928">
        <w:t xml:space="preserve"> </w:t>
      </w:r>
      <w:r w:rsidR="008B42A7">
        <w:t xml:space="preserve"> </w:t>
      </w:r>
    </w:p>
    <w:p w14:paraId="0CE54770" w14:textId="77777777" w:rsidR="00D87AE5" w:rsidRPr="00136C49" w:rsidRDefault="000202E7">
      <w:pPr>
        <w:pStyle w:val="DocumentType"/>
      </w:pPr>
      <w:r>
        <w:fldChar w:fldCharType="begin"/>
      </w:r>
      <w:r>
        <w:instrText xml:space="preserve"> SUBJECT  \* MERGEFORMAT </w:instrText>
      </w:r>
      <w:r>
        <w:fldChar w:fldCharType="separate"/>
      </w:r>
      <w:r w:rsidR="003F596A">
        <w:t>Impact Assessment (IA)</w:t>
      </w:r>
      <w:r>
        <w:fldChar w:fldCharType="end"/>
      </w:r>
    </w:p>
    <w:p w14:paraId="0CE54771" w14:textId="77777777" w:rsidR="00D87AE5" w:rsidRPr="00136C49" w:rsidRDefault="00D87AE5">
      <w:pPr>
        <w:pStyle w:val="BodyText"/>
      </w:pPr>
    </w:p>
    <w:p w14:paraId="0CE54772" w14:textId="77777777" w:rsidR="00D87AE5" w:rsidRPr="00136C49" w:rsidRDefault="00D87AE5">
      <w:pPr>
        <w:sectPr w:rsidR="00D87AE5" w:rsidRPr="00136C49">
          <w:headerReference w:type="even" r:id="rId14"/>
          <w:footerReference w:type="even" r:id="rId15"/>
          <w:footerReference w:type="default" r:id="rId16"/>
          <w:headerReference w:type="first" r:id="rId17"/>
          <w:footerReference w:type="first" r:id="rId18"/>
          <w:pgSz w:w="12240" w:h="15840" w:code="1"/>
          <w:pgMar w:top="1152" w:right="1771" w:bottom="1152" w:left="1771" w:header="1008" w:footer="1008" w:gutter="360"/>
          <w:cols w:space="708"/>
          <w:titlePg/>
          <w:docGrid w:linePitch="360"/>
        </w:sectPr>
      </w:pPr>
    </w:p>
    <w:p w14:paraId="0CE54773" w14:textId="77777777" w:rsidR="00D87AE5" w:rsidRPr="00136C49" w:rsidRDefault="00DF531C">
      <w:pPr>
        <w:pStyle w:val="ConfidentialInformation"/>
        <w:spacing w:before="3360"/>
      </w:pPr>
      <w:r w:rsidRPr="00136C49">
        <w:rPr>
          <w:noProof/>
          <w:lang w:bidi="ar-SA"/>
        </w:rPr>
        <w:lastRenderedPageBreak/>
        <w:drawing>
          <wp:inline distT="0" distB="0" distL="0" distR="0" wp14:anchorId="0CE55645" wp14:editId="0CE55646">
            <wp:extent cx="1180465" cy="266065"/>
            <wp:effectExtent l="0" t="0" r="635" b="635"/>
            <wp:docPr id="1" name="Picture 1" descr="logo_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smal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80465" cy="266065"/>
                    </a:xfrm>
                    <a:prstGeom prst="rect">
                      <a:avLst/>
                    </a:prstGeom>
                    <a:noFill/>
                    <a:ln>
                      <a:noFill/>
                    </a:ln>
                  </pic:spPr>
                </pic:pic>
              </a:graphicData>
            </a:graphic>
          </wp:inline>
        </w:drawing>
      </w:r>
    </w:p>
    <w:p w14:paraId="0CE54774" w14:textId="77777777" w:rsidR="00D87AE5" w:rsidRPr="00136C49" w:rsidRDefault="00D87AE5">
      <w:pPr>
        <w:pStyle w:val="ConfidentialInformation"/>
      </w:pPr>
      <w:r w:rsidRPr="00136C49">
        <w:t xml:space="preserve">© </w:t>
      </w:r>
      <w:r w:rsidR="00BC0CEA" w:rsidRPr="00136C49">
        <w:fldChar w:fldCharType="begin"/>
      </w:r>
      <w:r w:rsidRPr="00136C49">
        <w:instrText xml:space="preserve"> SAVEDATE \@ "yyyy" \* MERGEFORMAT </w:instrText>
      </w:r>
      <w:r w:rsidR="00BC0CEA" w:rsidRPr="00136C49">
        <w:fldChar w:fldCharType="separate"/>
      </w:r>
      <w:r w:rsidR="000202E7">
        <w:rPr>
          <w:noProof/>
        </w:rPr>
        <w:t>2016</w:t>
      </w:r>
      <w:r w:rsidR="00BC0CEA" w:rsidRPr="00136C49">
        <w:fldChar w:fldCharType="end"/>
      </w:r>
      <w:r w:rsidRPr="00136C49">
        <w:t xml:space="preserve"> Amdocs</w:t>
      </w:r>
    </w:p>
    <w:p w14:paraId="0CE54775" w14:textId="77777777" w:rsidR="00D87AE5" w:rsidRPr="00136C49" w:rsidRDefault="00D87AE5">
      <w:pPr>
        <w:pStyle w:val="ConfidentialInformation"/>
      </w:pPr>
      <w:r w:rsidRPr="00136C49">
        <w:t>This document contains proprietary and confidential information of Amdocs and shall not be reproduced or transferred to other documents, disclosed to others, or used for any purpose other than that for which it is furnished, without the prior written consent of Amdocs. It shall be returned to the respective Amdocs companies upon request.</w:t>
      </w:r>
    </w:p>
    <w:p w14:paraId="0CE54776" w14:textId="77777777" w:rsidR="00D87AE5" w:rsidRPr="00136C49" w:rsidRDefault="00D87AE5">
      <w:pPr>
        <w:pStyle w:val="ConfidentialInformation"/>
      </w:pPr>
      <w:r w:rsidRPr="00136C49">
        <w:t>The trademark and service marks of Amdocs, including the Amdocs mark and logo, are the exclusive property of Amdocs, and may not be used without permission. All other marks mentioned in this material are the property of their respective owners.</w:t>
      </w:r>
    </w:p>
    <w:p w14:paraId="0CE54777" w14:textId="77777777" w:rsidR="00D87AE5" w:rsidRPr="00136C49" w:rsidRDefault="00D87AE5">
      <w:pPr>
        <w:pStyle w:val="DocumentInformation"/>
      </w:pPr>
      <w:r w:rsidRPr="00136C49">
        <w:t>Document Information</w:t>
      </w:r>
    </w:p>
    <w:tbl>
      <w:tblPr>
        <w:tblW w:w="0" w:type="auto"/>
        <w:tblLook w:val="0000" w:firstRow="0" w:lastRow="0" w:firstColumn="0" w:lastColumn="0" w:noHBand="0" w:noVBand="0"/>
      </w:tblPr>
      <w:tblGrid>
        <w:gridCol w:w="2268"/>
        <w:gridCol w:w="6286"/>
      </w:tblGrid>
      <w:tr w:rsidR="00D87AE5" w:rsidRPr="00136C49" w14:paraId="0CE5477A" w14:textId="77777777" w:rsidTr="00133D20">
        <w:tc>
          <w:tcPr>
            <w:tcW w:w="2268" w:type="dxa"/>
          </w:tcPr>
          <w:p w14:paraId="0CE54778" w14:textId="77777777" w:rsidR="00D87AE5" w:rsidRPr="00136C49" w:rsidRDefault="00D87AE5">
            <w:pPr>
              <w:pStyle w:val="Profile"/>
            </w:pPr>
            <w:r w:rsidRPr="00136C49">
              <w:t>Software Version:</w:t>
            </w:r>
          </w:p>
        </w:tc>
        <w:tc>
          <w:tcPr>
            <w:tcW w:w="6286" w:type="dxa"/>
          </w:tcPr>
          <w:p w14:paraId="0CE54779" w14:textId="77777777" w:rsidR="00D87AE5" w:rsidRPr="00136C49" w:rsidRDefault="00E56D03">
            <w:pPr>
              <w:pStyle w:val="ProfileField"/>
            </w:pPr>
            <w:r>
              <w:t>1.0</w:t>
            </w:r>
          </w:p>
        </w:tc>
      </w:tr>
      <w:tr w:rsidR="00D87AE5" w:rsidRPr="00136C49" w14:paraId="0CE5477D" w14:textId="77777777" w:rsidTr="00133D20">
        <w:tc>
          <w:tcPr>
            <w:tcW w:w="2268" w:type="dxa"/>
          </w:tcPr>
          <w:p w14:paraId="0CE5477B" w14:textId="77777777" w:rsidR="00D87AE5" w:rsidRPr="00136C49" w:rsidRDefault="00D87AE5">
            <w:pPr>
              <w:pStyle w:val="Profile"/>
            </w:pPr>
            <w:r w:rsidRPr="00136C49">
              <w:t>Publication Date:</w:t>
            </w:r>
          </w:p>
        </w:tc>
        <w:tc>
          <w:tcPr>
            <w:tcW w:w="6286" w:type="dxa"/>
          </w:tcPr>
          <w:p w14:paraId="0CE5477C" w14:textId="77777777" w:rsidR="0058681D" w:rsidRPr="00136C49" w:rsidRDefault="003B45C4">
            <w:pPr>
              <w:pStyle w:val="ProfileField"/>
            </w:pPr>
            <w:r>
              <w:t>05 July,</w:t>
            </w:r>
            <w:r w:rsidR="00297121">
              <w:t xml:space="preserve"> 2016</w:t>
            </w:r>
          </w:p>
        </w:tc>
      </w:tr>
      <w:tr w:rsidR="00D87AE5" w:rsidRPr="00136C49" w14:paraId="0CE54780" w14:textId="77777777" w:rsidTr="00133D20">
        <w:tc>
          <w:tcPr>
            <w:tcW w:w="2268" w:type="dxa"/>
          </w:tcPr>
          <w:p w14:paraId="0CE5477E" w14:textId="77777777" w:rsidR="00D87AE5" w:rsidRPr="00136C49" w:rsidRDefault="00D87AE5">
            <w:pPr>
              <w:pStyle w:val="Profile"/>
            </w:pPr>
            <w:bookmarkStart w:id="1" w:name="UniqueID" w:colFirst="1" w:colLast="1"/>
            <w:r w:rsidRPr="00136C49">
              <w:t>Catalog Number:</w:t>
            </w:r>
          </w:p>
        </w:tc>
        <w:tc>
          <w:tcPr>
            <w:tcW w:w="6286" w:type="dxa"/>
          </w:tcPr>
          <w:p w14:paraId="0CE5477F" w14:textId="77777777" w:rsidR="00D87AE5" w:rsidRPr="00136C49" w:rsidRDefault="00203152" w:rsidP="009D19A0">
            <w:pPr>
              <w:pStyle w:val="ProfileField"/>
            </w:pPr>
            <w:r w:rsidRPr="00203152">
              <w:t>2725391</w:t>
            </w:r>
          </w:p>
        </w:tc>
      </w:tr>
      <w:tr w:rsidR="0097389C" w:rsidRPr="00136C49" w14:paraId="0CE54783" w14:textId="77777777" w:rsidTr="00133D20">
        <w:tc>
          <w:tcPr>
            <w:tcW w:w="2268" w:type="dxa"/>
          </w:tcPr>
          <w:p w14:paraId="0CE54781" w14:textId="77777777" w:rsidR="0097389C" w:rsidRPr="00136C49" w:rsidRDefault="0097389C">
            <w:pPr>
              <w:pStyle w:val="Profile"/>
            </w:pPr>
            <w:r w:rsidRPr="00136C49">
              <w:t>Security Level:</w:t>
            </w:r>
          </w:p>
        </w:tc>
        <w:tc>
          <w:tcPr>
            <w:tcW w:w="6286" w:type="dxa"/>
          </w:tcPr>
          <w:p w14:paraId="0CE54782" w14:textId="77777777" w:rsidR="0097389C" w:rsidRPr="00136C49" w:rsidRDefault="000202E7" w:rsidP="0097389C">
            <w:pPr>
              <w:pStyle w:val="ProfileField"/>
            </w:pPr>
            <w:r>
              <w:fldChar w:fldCharType="begin"/>
            </w:r>
            <w:r>
              <w:instrText xml:space="preserve"> DOCPROPERTY  SecurityLevel  \* MERGEFORMAT </w:instrText>
            </w:r>
            <w:r>
              <w:fldChar w:fldCharType="separate"/>
            </w:r>
            <w:r w:rsidR="00202EB3">
              <w:t>Level 1 - Confidential</w:t>
            </w:r>
            <w:r>
              <w:fldChar w:fldCharType="end"/>
            </w:r>
            <w:bookmarkStart w:id="2" w:name="SecurityLevel_in_table"/>
            <w:bookmarkEnd w:id="2"/>
          </w:p>
        </w:tc>
      </w:tr>
      <w:bookmarkEnd w:id="1"/>
      <w:tr w:rsidR="00D87AE5" w:rsidRPr="00136C49" w14:paraId="0CE54786" w14:textId="77777777" w:rsidTr="00133D20">
        <w:tc>
          <w:tcPr>
            <w:tcW w:w="2268" w:type="dxa"/>
          </w:tcPr>
          <w:p w14:paraId="0CE54784" w14:textId="77777777" w:rsidR="00D87AE5" w:rsidRPr="00136C49" w:rsidRDefault="00D87AE5">
            <w:pPr>
              <w:pStyle w:val="Profile"/>
            </w:pPr>
            <w:r w:rsidRPr="00136C49">
              <w:t>Creation Date:</w:t>
            </w:r>
          </w:p>
        </w:tc>
        <w:tc>
          <w:tcPr>
            <w:tcW w:w="6286" w:type="dxa"/>
          </w:tcPr>
          <w:p w14:paraId="0CE54785" w14:textId="77777777" w:rsidR="00D87AE5" w:rsidRPr="00136C49" w:rsidRDefault="007E6928" w:rsidP="002319F0">
            <w:pPr>
              <w:pStyle w:val="ProfileField"/>
            </w:pPr>
            <w:r>
              <w:t>16 June</w:t>
            </w:r>
            <w:r w:rsidR="00297121">
              <w:t xml:space="preserve"> 2016</w:t>
            </w:r>
          </w:p>
        </w:tc>
      </w:tr>
      <w:tr w:rsidR="00D87AE5" w:rsidRPr="00136C49" w14:paraId="0CE54789" w14:textId="77777777" w:rsidTr="00133D20">
        <w:tc>
          <w:tcPr>
            <w:tcW w:w="2268" w:type="dxa"/>
          </w:tcPr>
          <w:p w14:paraId="0CE54787" w14:textId="77777777" w:rsidR="00D87AE5" w:rsidRPr="00136C49" w:rsidRDefault="00D87AE5">
            <w:pPr>
              <w:pStyle w:val="Profile"/>
            </w:pPr>
            <w:bookmarkStart w:id="3" w:name="Account_FOP" w:colFirst="1" w:colLast="1"/>
            <w:r w:rsidRPr="00136C49">
              <w:t>Account/FOP:</w:t>
            </w:r>
          </w:p>
        </w:tc>
        <w:tc>
          <w:tcPr>
            <w:tcW w:w="6286" w:type="dxa"/>
          </w:tcPr>
          <w:p w14:paraId="0CE54788" w14:textId="77777777" w:rsidR="00D87AE5" w:rsidRPr="00136C49" w:rsidRDefault="002319F0">
            <w:pPr>
              <w:pStyle w:val="ProfileField"/>
            </w:pPr>
            <w:r>
              <w:t>USCC - CR Management</w:t>
            </w:r>
          </w:p>
        </w:tc>
      </w:tr>
      <w:bookmarkEnd w:id="3"/>
      <w:tr w:rsidR="00D87AE5" w:rsidRPr="00136C49" w14:paraId="0CE5478C" w14:textId="77777777" w:rsidTr="00133D20">
        <w:tc>
          <w:tcPr>
            <w:tcW w:w="2268" w:type="dxa"/>
          </w:tcPr>
          <w:p w14:paraId="0CE5478A" w14:textId="77777777" w:rsidR="00D87AE5" w:rsidRPr="00136C49" w:rsidRDefault="00D87AE5">
            <w:pPr>
              <w:pStyle w:val="Profile"/>
            </w:pPr>
            <w:r w:rsidRPr="00136C49">
              <w:t>Author:</w:t>
            </w:r>
          </w:p>
        </w:tc>
        <w:tc>
          <w:tcPr>
            <w:tcW w:w="6286" w:type="dxa"/>
          </w:tcPr>
          <w:p w14:paraId="0CE5478B" w14:textId="77777777" w:rsidR="00D87AE5" w:rsidRPr="00136C49" w:rsidRDefault="00D87AE5">
            <w:pPr>
              <w:pStyle w:val="ProfileField"/>
            </w:pPr>
          </w:p>
        </w:tc>
      </w:tr>
      <w:tr w:rsidR="00D87AE5" w:rsidRPr="00136C49" w14:paraId="0CE5478F" w14:textId="77777777" w:rsidTr="00133D20">
        <w:tc>
          <w:tcPr>
            <w:tcW w:w="2268" w:type="dxa"/>
          </w:tcPr>
          <w:p w14:paraId="0CE5478D" w14:textId="77777777" w:rsidR="00D87AE5" w:rsidRPr="00136C49" w:rsidRDefault="00D87AE5">
            <w:pPr>
              <w:pStyle w:val="Profile"/>
            </w:pPr>
            <w:r w:rsidRPr="00136C49">
              <w:t>Editor:</w:t>
            </w:r>
          </w:p>
        </w:tc>
        <w:tc>
          <w:tcPr>
            <w:tcW w:w="6286" w:type="dxa"/>
          </w:tcPr>
          <w:p w14:paraId="0CE5478E" w14:textId="77777777" w:rsidR="00D87AE5" w:rsidRPr="00136C49" w:rsidRDefault="00D87AE5">
            <w:pPr>
              <w:pStyle w:val="ProfileField"/>
            </w:pPr>
          </w:p>
        </w:tc>
      </w:tr>
      <w:tr w:rsidR="00D87AE5" w:rsidRPr="00136C49" w14:paraId="0CE54792" w14:textId="77777777" w:rsidTr="00133D20">
        <w:tc>
          <w:tcPr>
            <w:tcW w:w="2268" w:type="dxa"/>
          </w:tcPr>
          <w:p w14:paraId="0CE54790" w14:textId="77777777" w:rsidR="00D87AE5" w:rsidRPr="00136C49" w:rsidRDefault="00D87AE5">
            <w:pPr>
              <w:pStyle w:val="Profile"/>
            </w:pPr>
            <w:r w:rsidRPr="00136C49">
              <w:t>Last Edit Date:</w:t>
            </w:r>
          </w:p>
        </w:tc>
        <w:tc>
          <w:tcPr>
            <w:tcW w:w="6286" w:type="dxa"/>
          </w:tcPr>
          <w:p w14:paraId="0CE54791" w14:textId="77777777" w:rsidR="00D87AE5" w:rsidRPr="00136C49" w:rsidRDefault="00006C16" w:rsidP="002319F0">
            <w:pPr>
              <w:pStyle w:val="ProfileField"/>
            </w:pPr>
            <w:r w:rsidRPr="00136C49">
              <w:fldChar w:fldCharType="begin"/>
            </w:r>
            <w:r w:rsidRPr="00136C49">
              <w:instrText xml:space="preserve"> SAVEDATE \@ "d MMMM, yyyy" </w:instrText>
            </w:r>
            <w:r w:rsidRPr="00136C49">
              <w:fldChar w:fldCharType="separate"/>
            </w:r>
            <w:ins w:id="4" w:author="Balchen, David" w:date="2016-10-14T14:25:00Z">
              <w:r w:rsidR="000202E7">
                <w:rPr>
                  <w:noProof/>
                </w:rPr>
                <w:t>29 September, 2016</w:t>
              </w:r>
            </w:ins>
            <w:ins w:id="5" w:author="Olga Karlsbrun" w:date="2016-09-30T04:05:00Z">
              <w:del w:id="6" w:author="Balchen, David" w:date="2016-10-14T14:25:00Z">
                <w:r w:rsidR="009F371E" w:rsidDel="000202E7">
                  <w:rPr>
                    <w:noProof/>
                  </w:rPr>
                  <w:delText>29 September, 2016</w:delText>
                </w:r>
              </w:del>
            </w:ins>
            <w:ins w:id="7" w:author="Alex Livshitz" w:date="2016-09-29T21:14:00Z">
              <w:del w:id="8" w:author="Balchen, David" w:date="2016-10-14T14:25:00Z">
                <w:r w:rsidR="00A54D9B" w:rsidDel="000202E7">
                  <w:rPr>
                    <w:noProof/>
                  </w:rPr>
                  <w:delText>28 September, 2016</w:delText>
                </w:r>
              </w:del>
            </w:ins>
            <w:ins w:id="9" w:author="Adrian Chiritescu" w:date="2016-09-28T16:41:00Z">
              <w:del w:id="10" w:author="Balchen, David" w:date="2016-10-14T14:25:00Z">
                <w:r w:rsidR="00907934" w:rsidDel="000202E7">
                  <w:rPr>
                    <w:noProof/>
                  </w:rPr>
                  <w:delText>28 September, 2016</w:delText>
                </w:r>
              </w:del>
            </w:ins>
            <w:del w:id="11" w:author="Balchen, David" w:date="2016-10-14T14:25:00Z">
              <w:r w:rsidR="00426332" w:rsidDel="000202E7">
                <w:rPr>
                  <w:noProof/>
                </w:rPr>
                <w:delText>31 August, 2016</w:delText>
              </w:r>
            </w:del>
            <w:r w:rsidRPr="00136C49">
              <w:fldChar w:fldCharType="end"/>
            </w:r>
          </w:p>
        </w:tc>
      </w:tr>
      <w:tr w:rsidR="00D87AE5" w:rsidRPr="00136C49" w14:paraId="0CE54795" w14:textId="77777777" w:rsidTr="00133D20">
        <w:tc>
          <w:tcPr>
            <w:tcW w:w="2268" w:type="dxa"/>
          </w:tcPr>
          <w:p w14:paraId="0CE54793" w14:textId="77777777" w:rsidR="00D87AE5" w:rsidRPr="00136C49" w:rsidRDefault="00D87AE5">
            <w:pPr>
              <w:pStyle w:val="Profile"/>
            </w:pPr>
            <w:r w:rsidRPr="00136C49">
              <w:t>File Name:</w:t>
            </w:r>
          </w:p>
        </w:tc>
        <w:tc>
          <w:tcPr>
            <w:tcW w:w="6286" w:type="dxa"/>
          </w:tcPr>
          <w:p w14:paraId="0CE54794" w14:textId="77777777" w:rsidR="00D87AE5" w:rsidRPr="00136C49" w:rsidRDefault="007E6928" w:rsidP="003260B8">
            <w:pPr>
              <w:pStyle w:val="ProfileField"/>
            </w:pPr>
            <w:r>
              <w:t>USCC TOPS IA IR0</w:t>
            </w:r>
            <w:r w:rsidR="00297121" w:rsidRPr="00297121">
              <w:t>3</w:t>
            </w:r>
            <w:r>
              <w:t>28</w:t>
            </w:r>
            <w:r w:rsidR="00297121" w:rsidRPr="00297121">
              <w:t xml:space="preserve"> </w:t>
            </w:r>
            <w:r w:rsidRPr="00893E24">
              <w:t>Volte Inbound and Outbound Roaming</w:t>
            </w:r>
          </w:p>
        </w:tc>
      </w:tr>
      <w:tr w:rsidR="00D87AE5" w:rsidRPr="00136C49" w14:paraId="0CE54798" w14:textId="77777777" w:rsidTr="00133D20">
        <w:tc>
          <w:tcPr>
            <w:tcW w:w="2268" w:type="dxa"/>
          </w:tcPr>
          <w:p w14:paraId="0CE54796" w14:textId="77777777" w:rsidR="00D87AE5" w:rsidRPr="00136C49" w:rsidRDefault="00D87AE5">
            <w:pPr>
              <w:pStyle w:val="Profile"/>
            </w:pPr>
            <w:r w:rsidRPr="00136C49">
              <w:t>Template:</w:t>
            </w:r>
          </w:p>
        </w:tc>
        <w:tc>
          <w:tcPr>
            <w:tcW w:w="6286" w:type="dxa"/>
          </w:tcPr>
          <w:p w14:paraId="0CE54797" w14:textId="77777777" w:rsidR="00D87AE5" w:rsidRPr="00136C49" w:rsidRDefault="00D87AE5">
            <w:pPr>
              <w:pStyle w:val="ProfileField"/>
            </w:pPr>
            <w:r w:rsidRPr="00136C49">
              <w:t>Universal</w:t>
            </w:r>
            <w:r w:rsidR="002319F0">
              <w:t>1Side</w:t>
            </w:r>
            <w:r w:rsidRPr="00136C49">
              <w:t>.dot</w:t>
            </w:r>
          </w:p>
        </w:tc>
      </w:tr>
    </w:tbl>
    <w:p w14:paraId="0CE54799" w14:textId="77777777" w:rsidR="00D248F5" w:rsidRPr="00C05197" w:rsidRDefault="00D248F5" w:rsidP="00C05197">
      <w:pPr>
        <w:pStyle w:val="DocumentInformation"/>
      </w:pPr>
    </w:p>
    <w:p w14:paraId="0CE5479A" w14:textId="77777777" w:rsidR="00D87AE5" w:rsidRPr="00136C49" w:rsidRDefault="00D87AE5" w:rsidP="00133D20">
      <w:pPr>
        <w:pStyle w:val="BodyText"/>
        <w:ind w:left="720"/>
        <w:sectPr w:rsidR="00D87AE5" w:rsidRPr="00136C49">
          <w:headerReference w:type="first" r:id="rId20"/>
          <w:footerReference w:type="first" r:id="rId21"/>
          <w:pgSz w:w="12240" w:h="15840" w:code="1"/>
          <w:pgMar w:top="1152" w:right="1771" w:bottom="1152" w:left="1771" w:header="1008" w:footer="1008" w:gutter="360"/>
          <w:cols w:space="708"/>
          <w:titlePg/>
          <w:docGrid w:linePitch="360"/>
        </w:sectPr>
      </w:pPr>
    </w:p>
    <w:p w14:paraId="0CE5479B" w14:textId="77777777" w:rsidR="00D87AE5" w:rsidRPr="00136C49" w:rsidRDefault="00D87AE5" w:rsidP="00133D20">
      <w:pPr>
        <w:pStyle w:val="Contents"/>
      </w:pPr>
      <w:r w:rsidRPr="00136C49">
        <w:lastRenderedPageBreak/>
        <w:t>Contents</w:t>
      </w:r>
    </w:p>
    <w:p w14:paraId="0CE5479C" w14:textId="77777777" w:rsidR="00A274D6" w:rsidRDefault="00BC0CEA">
      <w:pPr>
        <w:pStyle w:val="TOC1"/>
        <w:rPr>
          <w:ins w:id="12" w:author="Olga Karlsbrun" w:date="2016-09-30T04:20:00Z"/>
          <w:rFonts w:asciiTheme="minorHAnsi" w:eastAsiaTheme="minorEastAsia" w:hAnsiTheme="minorHAnsi" w:cstheme="minorBidi"/>
          <w:b w:val="0"/>
          <w:noProof/>
          <w:color w:val="auto"/>
          <w:sz w:val="22"/>
          <w:szCs w:val="22"/>
        </w:rPr>
      </w:pPr>
      <w:r w:rsidRPr="00136C49">
        <w:fldChar w:fldCharType="begin"/>
      </w:r>
      <w:r w:rsidR="00D87AE5" w:rsidRPr="00136C49">
        <w:instrText xml:space="preserve"> TOC \o "2-3" \z \t "Heading 1,1,Appendix Heading1,1,Index Title,1,Appendix Heading2,2,Appendix Heading3,3" </w:instrText>
      </w:r>
      <w:r w:rsidRPr="00136C49">
        <w:fldChar w:fldCharType="separate"/>
      </w:r>
      <w:ins w:id="13" w:author="Olga Karlsbrun" w:date="2016-09-30T04:20:00Z">
        <w:r w:rsidR="00A274D6">
          <w:rPr>
            <w:noProof/>
          </w:rPr>
          <w:t>1.</w:t>
        </w:r>
        <w:r w:rsidR="00A274D6">
          <w:rPr>
            <w:rFonts w:asciiTheme="minorHAnsi" w:eastAsiaTheme="minorEastAsia" w:hAnsiTheme="minorHAnsi" w:cstheme="minorBidi"/>
            <w:b w:val="0"/>
            <w:noProof/>
            <w:color w:val="auto"/>
            <w:sz w:val="22"/>
            <w:szCs w:val="22"/>
          </w:rPr>
          <w:tab/>
        </w:r>
        <w:r w:rsidR="00A274D6">
          <w:rPr>
            <w:noProof/>
          </w:rPr>
          <w:t>Introduction</w:t>
        </w:r>
        <w:r w:rsidR="00A274D6">
          <w:rPr>
            <w:noProof/>
            <w:webHidden/>
          </w:rPr>
          <w:tab/>
        </w:r>
        <w:r w:rsidR="00A274D6">
          <w:rPr>
            <w:noProof/>
            <w:webHidden/>
          </w:rPr>
          <w:fldChar w:fldCharType="begin"/>
        </w:r>
        <w:r w:rsidR="00A274D6">
          <w:rPr>
            <w:noProof/>
            <w:webHidden/>
          </w:rPr>
          <w:instrText xml:space="preserve"> PAGEREF _Toc462972567 \h </w:instrText>
        </w:r>
      </w:ins>
      <w:r w:rsidR="00A274D6">
        <w:rPr>
          <w:noProof/>
          <w:webHidden/>
        </w:rPr>
      </w:r>
      <w:r w:rsidR="00A274D6">
        <w:rPr>
          <w:noProof/>
          <w:webHidden/>
        </w:rPr>
        <w:fldChar w:fldCharType="separate"/>
      </w:r>
      <w:ins w:id="14" w:author="Olga Karlsbrun" w:date="2016-09-30T04:20:00Z">
        <w:r w:rsidR="00A274D6">
          <w:rPr>
            <w:noProof/>
            <w:webHidden/>
          </w:rPr>
          <w:t>1</w:t>
        </w:r>
        <w:r w:rsidR="00A274D6">
          <w:rPr>
            <w:noProof/>
            <w:webHidden/>
          </w:rPr>
          <w:fldChar w:fldCharType="end"/>
        </w:r>
      </w:ins>
    </w:p>
    <w:p w14:paraId="0CE5479D" w14:textId="77777777" w:rsidR="00A274D6" w:rsidRDefault="00A274D6">
      <w:pPr>
        <w:pStyle w:val="TOC2"/>
        <w:tabs>
          <w:tab w:val="left" w:pos="1200"/>
        </w:tabs>
        <w:rPr>
          <w:ins w:id="15" w:author="Olga Karlsbrun" w:date="2016-09-30T04:20:00Z"/>
          <w:rFonts w:asciiTheme="minorHAnsi" w:eastAsiaTheme="minorEastAsia" w:hAnsiTheme="minorHAnsi" w:cstheme="minorBidi"/>
          <w:noProof/>
        </w:rPr>
      </w:pPr>
      <w:ins w:id="16" w:author="Olga Karlsbrun" w:date="2016-09-30T04:20:00Z">
        <w:r>
          <w:rPr>
            <w:noProof/>
          </w:rPr>
          <w:t>1.1.</w:t>
        </w:r>
        <w:r>
          <w:rPr>
            <w:rFonts w:asciiTheme="minorHAnsi" w:eastAsiaTheme="minorEastAsia" w:hAnsiTheme="minorHAnsi" w:cstheme="minorBidi"/>
            <w:noProof/>
          </w:rPr>
          <w:tab/>
        </w:r>
        <w:r>
          <w:rPr>
            <w:noProof/>
          </w:rPr>
          <w:t>Purpose and Scope</w:t>
        </w:r>
        <w:r>
          <w:rPr>
            <w:noProof/>
            <w:webHidden/>
          </w:rPr>
          <w:tab/>
        </w:r>
        <w:r>
          <w:rPr>
            <w:noProof/>
            <w:webHidden/>
          </w:rPr>
          <w:fldChar w:fldCharType="begin"/>
        </w:r>
        <w:r>
          <w:rPr>
            <w:noProof/>
            <w:webHidden/>
          </w:rPr>
          <w:instrText xml:space="preserve"> PAGEREF _Toc462972568 \h </w:instrText>
        </w:r>
      </w:ins>
      <w:r>
        <w:rPr>
          <w:noProof/>
          <w:webHidden/>
        </w:rPr>
      </w:r>
      <w:r>
        <w:rPr>
          <w:noProof/>
          <w:webHidden/>
        </w:rPr>
        <w:fldChar w:fldCharType="separate"/>
      </w:r>
      <w:ins w:id="17" w:author="Olga Karlsbrun" w:date="2016-09-30T04:20:00Z">
        <w:r>
          <w:rPr>
            <w:noProof/>
            <w:webHidden/>
          </w:rPr>
          <w:t>1</w:t>
        </w:r>
        <w:r>
          <w:rPr>
            <w:noProof/>
            <w:webHidden/>
          </w:rPr>
          <w:fldChar w:fldCharType="end"/>
        </w:r>
      </w:ins>
    </w:p>
    <w:p w14:paraId="0CE5479E" w14:textId="77777777" w:rsidR="00A274D6" w:rsidRDefault="00A274D6">
      <w:pPr>
        <w:pStyle w:val="TOC2"/>
        <w:tabs>
          <w:tab w:val="left" w:pos="1200"/>
        </w:tabs>
        <w:rPr>
          <w:ins w:id="18" w:author="Olga Karlsbrun" w:date="2016-09-30T04:20:00Z"/>
          <w:rFonts w:asciiTheme="minorHAnsi" w:eastAsiaTheme="minorEastAsia" w:hAnsiTheme="minorHAnsi" w:cstheme="minorBidi"/>
          <w:noProof/>
        </w:rPr>
      </w:pPr>
      <w:ins w:id="19" w:author="Olga Karlsbrun" w:date="2016-09-30T04:20:00Z">
        <w:r>
          <w:rPr>
            <w:noProof/>
          </w:rPr>
          <w:t>1.2.</w:t>
        </w:r>
        <w:r>
          <w:rPr>
            <w:rFonts w:asciiTheme="minorHAnsi" w:eastAsiaTheme="minorEastAsia" w:hAnsiTheme="minorHAnsi" w:cstheme="minorBidi"/>
            <w:noProof/>
          </w:rPr>
          <w:tab/>
        </w:r>
        <w:r>
          <w:rPr>
            <w:noProof/>
          </w:rPr>
          <w:t>Related Documentation</w:t>
        </w:r>
        <w:r>
          <w:rPr>
            <w:noProof/>
            <w:webHidden/>
          </w:rPr>
          <w:tab/>
        </w:r>
        <w:r>
          <w:rPr>
            <w:noProof/>
            <w:webHidden/>
          </w:rPr>
          <w:fldChar w:fldCharType="begin"/>
        </w:r>
        <w:r>
          <w:rPr>
            <w:noProof/>
            <w:webHidden/>
          </w:rPr>
          <w:instrText xml:space="preserve"> PAGEREF _Toc462972569 \h </w:instrText>
        </w:r>
      </w:ins>
      <w:r>
        <w:rPr>
          <w:noProof/>
          <w:webHidden/>
        </w:rPr>
      </w:r>
      <w:r>
        <w:rPr>
          <w:noProof/>
          <w:webHidden/>
        </w:rPr>
        <w:fldChar w:fldCharType="separate"/>
      </w:r>
      <w:ins w:id="20" w:author="Olga Karlsbrun" w:date="2016-09-30T04:20:00Z">
        <w:r>
          <w:rPr>
            <w:noProof/>
            <w:webHidden/>
          </w:rPr>
          <w:t>1</w:t>
        </w:r>
        <w:r>
          <w:rPr>
            <w:noProof/>
            <w:webHidden/>
          </w:rPr>
          <w:fldChar w:fldCharType="end"/>
        </w:r>
      </w:ins>
    </w:p>
    <w:p w14:paraId="0CE5479F" w14:textId="77777777" w:rsidR="00A274D6" w:rsidRDefault="00A274D6">
      <w:pPr>
        <w:pStyle w:val="TOC2"/>
        <w:tabs>
          <w:tab w:val="left" w:pos="1200"/>
        </w:tabs>
        <w:rPr>
          <w:ins w:id="21" w:author="Olga Karlsbrun" w:date="2016-09-30T04:20:00Z"/>
          <w:rFonts w:asciiTheme="minorHAnsi" w:eastAsiaTheme="minorEastAsia" w:hAnsiTheme="minorHAnsi" w:cstheme="minorBidi"/>
          <w:noProof/>
        </w:rPr>
      </w:pPr>
      <w:ins w:id="22" w:author="Olga Karlsbrun" w:date="2016-09-30T04:20:00Z">
        <w:r>
          <w:rPr>
            <w:noProof/>
          </w:rPr>
          <w:t>1.3.</w:t>
        </w:r>
        <w:r>
          <w:rPr>
            <w:rFonts w:asciiTheme="minorHAnsi" w:eastAsiaTheme="minorEastAsia" w:hAnsiTheme="minorHAnsi" w:cstheme="minorBidi"/>
            <w:noProof/>
          </w:rPr>
          <w:tab/>
        </w:r>
        <w:r>
          <w:rPr>
            <w:noProof/>
          </w:rPr>
          <w:t>Terms and Definitions</w:t>
        </w:r>
        <w:r>
          <w:rPr>
            <w:noProof/>
            <w:webHidden/>
          </w:rPr>
          <w:tab/>
        </w:r>
        <w:r>
          <w:rPr>
            <w:noProof/>
            <w:webHidden/>
          </w:rPr>
          <w:fldChar w:fldCharType="begin"/>
        </w:r>
        <w:r>
          <w:rPr>
            <w:noProof/>
            <w:webHidden/>
          </w:rPr>
          <w:instrText xml:space="preserve"> PAGEREF _Toc462972570 \h </w:instrText>
        </w:r>
      </w:ins>
      <w:r>
        <w:rPr>
          <w:noProof/>
          <w:webHidden/>
        </w:rPr>
      </w:r>
      <w:r>
        <w:rPr>
          <w:noProof/>
          <w:webHidden/>
        </w:rPr>
        <w:fldChar w:fldCharType="separate"/>
      </w:r>
      <w:ins w:id="23" w:author="Olga Karlsbrun" w:date="2016-09-30T04:20:00Z">
        <w:r>
          <w:rPr>
            <w:noProof/>
            <w:webHidden/>
          </w:rPr>
          <w:t>1</w:t>
        </w:r>
        <w:r>
          <w:rPr>
            <w:noProof/>
            <w:webHidden/>
          </w:rPr>
          <w:fldChar w:fldCharType="end"/>
        </w:r>
      </w:ins>
    </w:p>
    <w:p w14:paraId="0CE547A0" w14:textId="77777777" w:rsidR="00A274D6" w:rsidRDefault="00A274D6">
      <w:pPr>
        <w:pStyle w:val="TOC1"/>
        <w:rPr>
          <w:ins w:id="24" w:author="Olga Karlsbrun" w:date="2016-09-30T04:20:00Z"/>
          <w:rFonts w:asciiTheme="minorHAnsi" w:eastAsiaTheme="minorEastAsia" w:hAnsiTheme="minorHAnsi" w:cstheme="minorBidi"/>
          <w:b w:val="0"/>
          <w:noProof/>
          <w:color w:val="auto"/>
          <w:sz w:val="22"/>
          <w:szCs w:val="22"/>
        </w:rPr>
      </w:pPr>
      <w:ins w:id="25" w:author="Olga Karlsbrun" w:date="2016-09-30T04:20:00Z">
        <w:r>
          <w:rPr>
            <w:noProof/>
          </w:rPr>
          <w:t>2.</w:t>
        </w:r>
        <w:r>
          <w:rPr>
            <w:rFonts w:asciiTheme="minorHAnsi" w:eastAsiaTheme="minorEastAsia" w:hAnsiTheme="minorHAnsi" w:cstheme="minorBidi"/>
            <w:b w:val="0"/>
            <w:noProof/>
            <w:color w:val="auto"/>
            <w:sz w:val="22"/>
            <w:szCs w:val="22"/>
          </w:rPr>
          <w:tab/>
        </w:r>
        <w:r>
          <w:rPr>
            <w:noProof/>
          </w:rPr>
          <w:t>Requirements</w:t>
        </w:r>
        <w:r>
          <w:rPr>
            <w:noProof/>
            <w:webHidden/>
          </w:rPr>
          <w:tab/>
        </w:r>
        <w:r>
          <w:rPr>
            <w:noProof/>
            <w:webHidden/>
          </w:rPr>
          <w:fldChar w:fldCharType="begin"/>
        </w:r>
        <w:r>
          <w:rPr>
            <w:noProof/>
            <w:webHidden/>
          </w:rPr>
          <w:instrText xml:space="preserve"> PAGEREF _Toc462972571 \h </w:instrText>
        </w:r>
      </w:ins>
      <w:r>
        <w:rPr>
          <w:noProof/>
          <w:webHidden/>
        </w:rPr>
      </w:r>
      <w:r>
        <w:rPr>
          <w:noProof/>
          <w:webHidden/>
        </w:rPr>
        <w:fldChar w:fldCharType="separate"/>
      </w:r>
      <w:ins w:id="26" w:author="Olga Karlsbrun" w:date="2016-09-30T04:20:00Z">
        <w:r>
          <w:rPr>
            <w:noProof/>
            <w:webHidden/>
          </w:rPr>
          <w:t>2</w:t>
        </w:r>
        <w:r>
          <w:rPr>
            <w:noProof/>
            <w:webHidden/>
          </w:rPr>
          <w:fldChar w:fldCharType="end"/>
        </w:r>
      </w:ins>
    </w:p>
    <w:p w14:paraId="0CE547A1" w14:textId="77777777" w:rsidR="00A274D6" w:rsidRDefault="00A274D6">
      <w:pPr>
        <w:pStyle w:val="TOC2"/>
        <w:tabs>
          <w:tab w:val="left" w:pos="1200"/>
        </w:tabs>
        <w:rPr>
          <w:ins w:id="27" w:author="Olga Karlsbrun" w:date="2016-09-30T04:20:00Z"/>
          <w:rFonts w:asciiTheme="minorHAnsi" w:eastAsiaTheme="minorEastAsia" w:hAnsiTheme="minorHAnsi" w:cstheme="minorBidi"/>
          <w:noProof/>
        </w:rPr>
      </w:pPr>
      <w:ins w:id="28" w:author="Olga Karlsbrun" w:date="2016-09-30T04:20:00Z">
        <w:r>
          <w:rPr>
            <w:noProof/>
          </w:rPr>
          <w:t>2.1.</w:t>
        </w:r>
        <w:r>
          <w:rPr>
            <w:rFonts w:asciiTheme="minorHAnsi" w:eastAsiaTheme="minorEastAsia" w:hAnsiTheme="minorHAnsi" w:cstheme="minorBidi"/>
            <w:noProof/>
          </w:rPr>
          <w:tab/>
        </w:r>
        <w:r>
          <w:rPr>
            <w:noProof/>
          </w:rPr>
          <w:t>Current Functionality</w:t>
        </w:r>
        <w:r>
          <w:rPr>
            <w:noProof/>
            <w:webHidden/>
          </w:rPr>
          <w:tab/>
        </w:r>
        <w:r>
          <w:rPr>
            <w:noProof/>
            <w:webHidden/>
          </w:rPr>
          <w:fldChar w:fldCharType="begin"/>
        </w:r>
        <w:r>
          <w:rPr>
            <w:noProof/>
            <w:webHidden/>
          </w:rPr>
          <w:instrText xml:space="preserve"> PAGEREF _Toc462972572 \h </w:instrText>
        </w:r>
      </w:ins>
      <w:r>
        <w:rPr>
          <w:noProof/>
          <w:webHidden/>
        </w:rPr>
      </w:r>
      <w:r>
        <w:rPr>
          <w:noProof/>
          <w:webHidden/>
        </w:rPr>
        <w:fldChar w:fldCharType="separate"/>
      </w:r>
      <w:ins w:id="29" w:author="Olga Karlsbrun" w:date="2016-09-30T04:20:00Z">
        <w:r>
          <w:rPr>
            <w:noProof/>
            <w:webHidden/>
          </w:rPr>
          <w:t>2</w:t>
        </w:r>
        <w:r>
          <w:rPr>
            <w:noProof/>
            <w:webHidden/>
          </w:rPr>
          <w:fldChar w:fldCharType="end"/>
        </w:r>
      </w:ins>
    </w:p>
    <w:p w14:paraId="0CE547A2" w14:textId="77777777" w:rsidR="00A274D6" w:rsidRDefault="00A274D6">
      <w:pPr>
        <w:pStyle w:val="TOC3"/>
        <w:tabs>
          <w:tab w:val="left" w:pos="1685"/>
        </w:tabs>
        <w:rPr>
          <w:ins w:id="30" w:author="Olga Karlsbrun" w:date="2016-09-30T04:20:00Z"/>
          <w:rFonts w:asciiTheme="minorHAnsi" w:eastAsiaTheme="minorEastAsia" w:hAnsiTheme="minorHAnsi" w:cstheme="minorBidi"/>
          <w:noProof/>
          <w:sz w:val="22"/>
          <w:szCs w:val="22"/>
        </w:rPr>
      </w:pPr>
      <w:ins w:id="31" w:author="Olga Karlsbrun" w:date="2016-09-30T04:20:00Z">
        <w:r>
          <w:rPr>
            <w:noProof/>
          </w:rPr>
          <w:t>2.1.1.</w:t>
        </w:r>
        <w:r>
          <w:rPr>
            <w:rFonts w:asciiTheme="minorHAnsi" w:eastAsiaTheme="minorEastAsia" w:hAnsiTheme="minorHAnsi" w:cstheme="minorBidi"/>
            <w:noProof/>
            <w:sz w:val="22"/>
            <w:szCs w:val="22"/>
          </w:rPr>
          <w:tab/>
        </w:r>
        <w:r>
          <w:rPr>
            <w:noProof/>
          </w:rPr>
          <w:t>Current Functionality</w:t>
        </w:r>
        <w:r>
          <w:rPr>
            <w:noProof/>
            <w:webHidden/>
          </w:rPr>
          <w:tab/>
        </w:r>
        <w:r>
          <w:rPr>
            <w:noProof/>
            <w:webHidden/>
          </w:rPr>
          <w:fldChar w:fldCharType="begin"/>
        </w:r>
        <w:r>
          <w:rPr>
            <w:noProof/>
            <w:webHidden/>
          </w:rPr>
          <w:instrText xml:space="preserve"> PAGEREF _Toc462972573 \h </w:instrText>
        </w:r>
      </w:ins>
      <w:r>
        <w:rPr>
          <w:noProof/>
          <w:webHidden/>
        </w:rPr>
      </w:r>
      <w:r>
        <w:rPr>
          <w:noProof/>
          <w:webHidden/>
        </w:rPr>
        <w:fldChar w:fldCharType="separate"/>
      </w:r>
      <w:ins w:id="32" w:author="Olga Karlsbrun" w:date="2016-09-30T04:20:00Z">
        <w:r>
          <w:rPr>
            <w:noProof/>
            <w:webHidden/>
          </w:rPr>
          <w:t>2</w:t>
        </w:r>
        <w:r>
          <w:rPr>
            <w:noProof/>
            <w:webHidden/>
          </w:rPr>
          <w:fldChar w:fldCharType="end"/>
        </w:r>
      </w:ins>
    </w:p>
    <w:p w14:paraId="0CE547A3" w14:textId="77777777" w:rsidR="00A274D6" w:rsidRDefault="00A274D6">
      <w:pPr>
        <w:pStyle w:val="TOC3"/>
        <w:tabs>
          <w:tab w:val="left" w:pos="1685"/>
        </w:tabs>
        <w:rPr>
          <w:ins w:id="33" w:author="Olga Karlsbrun" w:date="2016-09-30T04:20:00Z"/>
          <w:rFonts w:asciiTheme="minorHAnsi" w:eastAsiaTheme="minorEastAsia" w:hAnsiTheme="minorHAnsi" w:cstheme="minorBidi"/>
          <w:noProof/>
          <w:sz w:val="22"/>
          <w:szCs w:val="22"/>
        </w:rPr>
      </w:pPr>
      <w:ins w:id="34" w:author="Olga Karlsbrun" w:date="2016-09-30T04:20:00Z">
        <w:r>
          <w:rPr>
            <w:noProof/>
          </w:rPr>
          <w:t>2.1.2.</w:t>
        </w:r>
        <w:r>
          <w:rPr>
            <w:rFonts w:asciiTheme="minorHAnsi" w:eastAsiaTheme="minorEastAsia" w:hAnsiTheme="minorHAnsi" w:cstheme="minorBidi"/>
            <w:noProof/>
            <w:sz w:val="22"/>
            <w:szCs w:val="22"/>
          </w:rPr>
          <w:tab/>
        </w:r>
        <w:r>
          <w:rPr>
            <w:noProof/>
          </w:rPr>
          <w:t>Reasons for Change</w:t>
        </w:r>
        <w:r>
          <w:rPr>
            <w:noProof/>
            <w:webHidden/>
          </w:rPr>
          <w:tab/>
        </w:r>
        <w:r>
          <w:rPr>
            <w:noProof/>
            <w:webHidden/>
          </w:rPr>
          <w:fldChar w:fldCharType="begin"/>
        </w:r>
        <w:r>
          <w:rPr>
            <w:noProof/>
            <w:webHidden/>
          </w:rPr>
          <w:instrText xml:space="preserve"> PAGEREF _Toc462972574 \h </w:instrText>
        </w:r>
      </w:ins>
      <w:r>
        <w:rPr>
          <w:noProof/>
          <w:webHidden/>
        </w:rPr>
      </w:r>
      <w:r>
        <w:rPr>
          <w:noProof/>
          <w:webHidden/>
        </w:rPr>
        <w:fldChar w:fldCharType="separate"/>
      </w:r>
      <w:ins w:id="35" w:author="Olga Karlsbrun" w:date="2016-09-30T04:20:00Z">
        <w:r>
          <w:rPr>
            <w:noProof/>
            <w:webHidden/>
          </w:rPr>
          <w:t>2</w:t>
        </w:r>
        <w:r>
          <w:rPr>
            <w:noProof/>
            <w:webHidden/>
          </w:rPr>
          <w:fldChar w:fldCharType="end"/>
        </w:r>
      </w:ins>
    </w:p>
    <w:p w14:paraId="0CE547A4" w14:textId="77777777" w:rsidR="00A274D6" w:rsidRDefault="00A274D6">
      <w:pPr>
        <w:pStyle w:val="TOC3"/>
        <w:tabs>
          <w:tab w:val="left" w:pos="1685"/>
        </w:tabs>
        <w:rPr>
          <w:ins w:id="36" w:author="Olga Karlsbrun" w:date="2016-09-30T04:20:00Z"/>
          <w:rFonts w:asciiTheme="minorHAnsi" w:eastAsiaTheme="minorEastAsia" w:hAnsiTheme="minorHAnsi" w:cstheme="minorBidi"/>
          <w:noProof/>
          <w:sz w:val="22"/>
          <w:szCs w:val="22"/>
        </w:rPr>
      </w:pPr>
      <w:ins w:id="37" w:author="Olga Karlsbrun" w:date="2016-09-30T04:20:00Z">
        <w:r>
          <w:rPr>
            <w:noProof/>
          </w:rPr>
          <w:t>2.1.3.</w:t>
        </w:r>
        <w:r>
          <w:rPr>
            <w:rFonts w:asciiTheme="minorHAnsi" w:eastAsiaTheme="minorEastAsia" w:hAnsiTheme="minorHAnsi" w:cstheme="minorBidi"/>
            <w:noProof/>
            <w:sz w:val="22"/>
            <w:szCs w:val="22"/>
          </w:rPr>
          <w:tab/>
        </w:r>
        <w:r>
          <w:rPr>
            <w:noProof/>
          </w:rPr>
          <w:t>Business Impact</w:t>
        </w:r>
        <w:r>
          <w:rPr>
            <w:noProof/>
            <w:webHidden/>
          </w:rPr>
          <w:tab/>
        </w:r>
        <w:r>
          <w:rPr>
            <w:noProof/>
            <w:webHidden/>
          </w:rPr>
          <w:fldChar w:fldCharType="begin"/>
        </w:r>
        <w:r>
          <w:rPr>
            <w:noProof/>
            <w:webHidden/>
          </w:rPr>
          <w:instrText xml:space="preserve"> PAGEREF _Toc462972575 \h </w:instrText>
        </w:r>
      </w:ins>
      <w:r>
        <w:rPr>
          <w:noProof/>
          <w:webHidden/>
        </w:rPr>
      </w:r>
      <w:r>
        <w:rPr>
          <w:noProof/>
          <w:webHidden/>
        </w:rPr>
        <w:fldChar w:fldCharType="separate"/>
      </w:r>
      <w:ins w:id="38" w:author="Olga Karlsbrun" w:date="2016-09-30T04:20:00Z">
        <w:r>
          <w:rPr>
            <w:noProof/>
            <w:webHidden/>
          </w:rPr>
          <w:t>2</w:t>
        </w:r>
        <w:r>
          <w:rPr>
            <w:noProof/>
            <w:webHidden/>
          </w:rPr>
          <w:fldChar w:fldCharType="end"/>
        </w:r>
      </w:ins>
    </w:p>
    <w:p w14:paraId="0CE547A5" w14:textId="77777777" w:rsidR="00A274D6" w:rsidRDefault="00A274D6">
      <w:pPr>
        <w:pStyle w:val="TOC2"/>
        <w:tabs>
          <w:tab w:val="left" w:pos="1200"/>
        </w:tabs>
        <w:rPr>
          <w:ins w:id="39" w:author="Olga Karlsbrun" w:date="2016-09-30T04:20:00Z"/>
          <w:rFonts w:asciiTheme="minorHAnsi" w:eastAsiaTheme="minorEastAsia" w:hAnsiTheme="minorHAnsi" w:cstheme="minorBidi"/>
          <w:noProof/>
        </w:rPr>
      </w:pPr>
      <w:ins w:id="40" w:author="Olga Karlsbrun" w:date="2016-09-30T04:20:00Z">
        <w:r>
          <w:rPr>
            <w:noProof/>
          </w:rPr>
          <w:t>2.2.</w:t>
        </w:r>
        <w:r>
          <w:rPr>
            <w:rFonts w:asciiTheme="minorHAnsi" w:eastAsiaTheme="minorEastAsia" w:hAnsiTheme="minorHAnsi" w:cstheme="minorBidi"/>
            <w:noProof/>
          </w:rPr>
          <w:tab/>
        </w:r>
        <w:r>
          <w:rPr>
            <w:noProof/>
          </w:rPr>
          <w:t>Traceability Matrix</w:t>
        </w:r>
        <w:r>
          <w:rPr>
            <w:noProof/>
            <w:webHidden/>
          </w:rPr>
          <w:tab/>
        </w:r>
        <w:r>
          <w:rPr>
            <w:noProof/>
            <w:webHidden/>
          </w:rPr>
          <w:fldChar w:fldCharType="begin"/>
        </w:r>
        <w:r>
          <w:rPr>
            <w:noProof/>
            <w:webHidden/>
          </w:rPr>
          <w:instrText xml:space="preserve"> PAGEREF _Toc462972576 \h </w:instrText>
        </w:r>
      </w:ins>
      <w:r>
        <w:rPr>
          <w:noProof/>
          <w:webHidden/>
        </w:rPr>
      </w:r>
      <w:r>
        <w:rPr>
          <w:noProof/>
          <w:webHidden/>
        </w:rPr>
        <w:fldChar w:fldCharType="separate"/>
      </w:r>
      <w:ins w:id="41" w:author="Olga Karlsbrun" w:date="2016-09-30T04:20:00Z">
        <w:r>
          <w:rPr>
            <w:noProof/>
            <w:webHidden/>
          </w:rPr>
          <w:t>3</w:t>
        </w:r>
        <w:r>
          <w:rPr>
            <w:noProof/>
            <w:webHidden/>
          </w:rPr>
          <w:fldChar w:fldCharType="end"/>
        </w:r>
      </w:ins>
    </w:p>
    <w:p w14:paraId="0CE547A6" w14:textId="77777777" w:rsidR="00A274D6" w:rsidRDefault="00A274D6">
      <w:pPr>
        <w:pStyle w:val="TOC1"/>
        <w:rPr>
          <w:ins w:id="42" w:author="Olga Karlsbrun" w:date="2016-09-30T04:20:00Z"/>
          <w:rFonts w:asciiTheme="minorHAnsi" w:eastAsiaTheme="minorEastAsia" w:hAnsiTheme="minorHAnsi" w:cstheme="minorBidi"/>
          <w:b w:val="0"/>
          <w:noProof/>
          <w:color w:val="auto"/>
          <w:sz w:val="22"/>
          <w:szCs w:val="22"/>
        </w:rPr>
      </w:pPr>
      <w:ins w:id="43" w:author="Olga Karlsbrun" w:date="2016-09-30T04:20:00Z">
        <w:r>
          <w:rPr>
            <w:noProof/>
          </w:rPr>
          <w:t>3.</w:t>
        </w:r>
        <w:r>
          <w:rPr>
            <w:rFonts w:asciiTheme="minorHAnsi" w:eastAsiaTheme="minorEastAsia" w:hAnsiTheme="minorHAnsi" w:cstheme="minorBidi"/>
            <w:b w:val="0"/>
            <w:noProof/>
            <w:color w:val="auto"/>
            <w:sz w:val="22"/>
            <w:szCs w:val="22"/>
          </w:rPr>
          <w:tab/>
        </w:r>
        <w:r>
          <w:rPr>
            <w:noProof/>
          </w:rPr>
          <w:t>Overall Solution</w:t>
        </w:r>
        <w:r>
          <w:rPr>
            <w:noProof/>
            <w:webHidden/>
          </w:rPr>
          <w:tab/>
        </w:r>
        <w:r>
          <w:rPr>
            <w:noProof/>
            <w:webHidden/>
          </w:rPr>
          <w:fldChar w:fldCharType="begin"/>
        </w:r>
        <w:r>
          <w:rPr>
            <w:noProof/>
            <w:webHidden/>
          </w:rPr>
          <w:instrText xml:space="preserve"> PAGEREF _Toc462972577 \h </w:instrText>
        </w:r>
      </w:ins>
      <w:r>
        <w:rPr>
          <w:noProof/>
          <w:webHidden/>
        </w:rPr>
      </w:r>
      <w:r>
        <w:rPr>
          <w:noProof/>
          <w:webHidden/>
        </w:rPr>
        <w:fldChar w:fldCharType="separate"/>
      </w:r>
      <w:ins w:id="44" w:author="Olga Karlsbrun" w:date="2016-09-30T04:20:00Z">
        <w:r>
          <w:rPr>
            <w:noProof/>
            <w:webHidden/>
          </w:rPr>
          <w:t>23</w:t>
        </w:r>
        <w:r>
          <w:rPr>
            <w:noProof/>
            <w:webHidden/>
          </w:rPr>
          <w:fldChar w:fldCharType="end"/>
        </w:r>
      </w:ins>
    </w:p>
    <w:p w14:paraId="0CE547A7" w14:textId="77777777" w:rsidR="00A274D6" w:rsidRDefault="00A274D6">
      <w:pPr>
        <w:pStyle w:val="TOC2"/>
        <w:tabs>
          <w:tab w:val="left" w:pos="1200"/>
        </w:tabs>
        <w:rPr>
          <w:ins w:id="45" w:author="Olga Karlsbrun" w:date="2016-09-30T04:20:00Z"/>
          <w:rFonts w:asciiTheme="minorHAnsi" w:eastAsiaTheme="minorEastAsia" w:hAnsiTheme="minorHAnsi" w:cstheme="minorBidi"/>
          <w:noProof/>
        </w:rPr>
      </w:pPr>
      <w:ins w:id="46" w:author="Olga Karlsbrun" w:date="2016-09-30T04:20:00Z">
        <w:r>
          <w:rPr>
            <w:noProof/>
          </w:rPr>
          <w:t>3.1.</w:t>
        </w:r>
        <w:r>
          <w:rPr>
            <w:rFonts w:asciiTheme="minorHAnsi" w:eastAsiaTheme="minorEastAsia" w:hAnsiTheme="minorHAnsi" w:cstheme="minorBidi"/>
            <w:noProof/>
          </w:rPr>
          <w:tab/>
        </w:r>
        <w:r>
          <w:rPr>
            <w:noProof/>
          </w:rPr>
          <w:t>Impacted Components</w:t>
        </w:r>
        <w:r>
          <w:rPr>
            <w:noProof/>
            <w:webHidden/>
          </w:rPr>
          <w:tab/>
        </w:r>
        <w:r>
          <w:rPr>
            <w:noProof/>
            <w:webHidden/>
          </w:rPr>
          <w:fldChar w:fldCharType="begin"/>
        </w:r>
        <w:r>
          <w:rPr>
            <w:noProof/>
            <w:webHidden/>
          </w:rPr>
          <w:instrText xml:space="preserve"> PAGEREF _Toc462972578 \h </w:instrText>
        </w:r>
      </w:ins>
      <w:r>
        <w:rPr>
          <w:noProof/>
          <w:webHidden/>
        </w:rPr>
      </w:r>
      <w:r>
        <w:rPr>
          <w:noProof/>
          <w:webHidden/>
        </w:rPr>
        <w:fldChar w:fldCharType="separate"/>
      </w:r>
      <w:ins w:id="47" w:author="Olga Karlsbrun" w:date="2016-09-30T04:20:00Z">
        <w:r>
          <w:rPr>
            <w:noProof/>
            <w:webHidden/>
          </w:rPr>
          <w:t>23</w:t>
        </w:r>
        <w:r>
          <w:rPr>
            <w:noProof/>
            <w:webHidden/>
          </w:rPr>
          <w:fldChar w:fldCharType="end"/>
        </w:r>
      </w:ins>
    </w:p>
    <w:p w14:paraId="0CE547A8" w14:textId="77777777" w:rsidR="00A274D6" w:rsidRDefault="00A274D6">
      <w:pPr>
        <w:pStyle w:val="TOC3"/>
        <w:tabs>
          <w:tab w:val="left" w:pos="1685"/>
        </w:tabs>
        <w:rPr>
          <w:ins w:id="48" w:author="Olga Karlsbrun" w:date="2016-09-30T04:20:00Z"/>
          <w:rFonts w:asciiTheme="minorHAnsi" w:eastAsiaTheme="minorEastAsia" w:hAnsiTheme="minorHAnsi" w:cstheme="minorBidi"/>
          <w:noProof/>
          <w:sz w:val="22"/>
          <w:szCs w:val="22"/>
        </w:rPr>
      </w:pPr>
      <w:ins w:id="49" w:author="Olga Karlsbrun" w:date="2016-09-30T04:20:00Z">
        <w:r>
          <w:rPr>
            <w:noProof/>
          </w:rPr>
          <w:t>3.1.1.</w:t>
        </w:r>
        <w:r>
          <w:rPr>
            <w:rFonts w:asciiTheme="minorHAnsi" w:eastAsiaTheme="minorEastAsia" w:hAnsiTheme="minorHAnsi" w:cstheme="minorBidi"/>
            <w:noProof/>
            <w:sz w:val="22"/>
            <w:szCs w:val="22"/>
          </w:rPr>
          <w:tab/>
        </w:r>
        <w:r>
          <w:rPr>
            <w:noProof/>
          </w:rPr>
          <w:t>Impacted Applications</w:t>
        </w:r>
        <w:r>
          <w:rPr>
            <w:noProof/>
            <w:webHidden/>
          </w:rPr>
          <w:tab/>
        </w:r>
        <w:r>
          <w:rPr>
            <w:noProof/>
            <w:webHidden/>
          </w:rPr>
          <w:fldChar w:fldCharType="begin"/>
        </w:r>
        <w:r>
          <w:rPr>
            <w:noProof/>
            <w:webHidden/>
          </w:rPr>
          <w:instrText xml:space="preserve"> PAGEREF _Toc462972579 \h </w:instrText>
        </w:r>
      </w:ins>
      <w:r>
        <w:rPr>
          <w:noProof/>
          <w:webHidden/>
        </w:rPr>
      </w:r>
      <w:r>
        <w:rPr>
          <w:noProof/>
          <w:webHidden/>
        </w:rPr>
        <w:fldChar w:fldCharType="separate"/>
      </w:r>
      <w:ins w:id="50" w:author="Olga Karlsbrun" w:date="2016-09-30T04:20:00Z">
        <w:r>
          <w:rPr>
            <w:noProof/>
            <w:webHidden/>
          </w:rPr>
          <w:t>23</w:t>
        </w:r>
        <w:r>
          <w:rPr>
            <w:noProof/>
            <w:webHidden/>
          </w:rPr>
          <w:fldChar w:fldCharType="end"/>
        </w:r>
      </w:ins>
    </w:p>
    <w:p w14:paraId="0CE547A9" w14:textId="77777777" w:rsidR="00A274D6" w:rsidRDefault="00A274D6">
      <w:pPr>
        <w:pStyle w:val="TOC3"/>
        <w:tabs>
          <w:tab w:val="left" w:pos="1685"/>
        </w:tabs>
        <w:rPr>
          <w:ins w:id="51" w:author="Olga Karlsbrun" w:date="2016-09-30T04:20:00Z"/>
          <w:rFonts w:asciiTheme="minorHAnsi" w:eastAsiaTheme="minorEastAsia" w:hAnsiTheme="minorHAnsi" w:cstheme="minorBidi"/>
          <w:noProof/>
          <w:sz w:val="22"/>
          <w:szCs w:val="22"/>
        </w:rPr>
      </w:pPr>
      <w:ins w:id="52" w:author="Olga Karlsbrun" w:date="2016-09-30T04:20:00Z">
        <w:r>
          <w:rPr>
            <w:noProof/>
          </w:rPr>
          <w:t>3.1.2.</w:t>
        </w:r>
        <w:r>
          <w:rPr>
            <w:rFonts w:asciiTheme="minorHAnsi" w:eastAsiaTheme="minorEastAsia" w:hAnsiTheme="minorHAnsi" w:cstheme="minorBidi"/>
            <w:noProof/>
            <w:sz w:val="22"/>
            <w:szCs w:val="22"/>
          </w:rPr>
          <w:tab/>
        </w:r>
        <w:r>
          <w:rPr>
            <w:noProof/>
          </w:rPr>
          <w:t>Potential Critical Data Flow</w:t>
        </w:r>
        <w:r>
          <w:rPr>
            <w:noProof/>
            <w:webHidden/>
          </w:rPr>
          <w:tab/>
        </w:r>
        <w:r>
          <w:rPr>
            <w:noProof/>
            <w:webHidden/>
          </w:rPr>
          <w:fldChar w:fldCharType="begin"/>
        </w:r>
        <w:r>
          <w:rPr>
            <w:noProof/>
            <w:webHidden/>
          </w:rPr>
          <w:instrText xml:space="preserve"> PAGEREF _Toc462972580 \h </w:instrText>
        </w:r>
      </w:ins>
      <w:r>
        <w:rPr>
          <w:noProof/>
          <w:webHidden/>
        </w:rPr>
      </w:r>
      <w:r>
        <w:rPr>
          <w:noProof/>
          <w:webHidden/>
        </w:rPr>
        <w:fldChar w:fldCharType="separate"/>
      </w:r>
      <w:ins w:id="53" w:author="Olga Karlsbrun" w:date="2016-09-30T04:20:00Z">
        <w:r>
          <w:rPr>
            <w:noProof/>
            <w:webHidden/>
          </w:rPr>
          <w:t>23</w:t>
        </w:r>
        <w:r>
          <w:rPr>
            <w:noProof/>
            <w:webHidden/>
          </w:rPr>
          <w:fldChar w:fldCharType="end"/>
        </w:r>
      </w:ins>
    </w:p>
    <w:p w14:paraId="0CE547AA" w14:textId="77777777" w:rsidR="00A274D6" w:rsidRDefault="00A274D6">
      <w:pPr>
        <w:pStyle w:val="TOC2"/>
        <w:tabs>
          <w:tab w:val="left" w:pos="1200"/>
        </w:tabs>
        <w:rPr>
          <w:ins w:id="54" w:author="Olga Karlsbrun" w:date="2016-09-30T04:20:00Z"/>
          <w:rFonts w:asciiTheme="minorHAnsi" w:eastAsiaTheme="minorEastAsia" w:hAnsiTheme="minorHAnsi" w:cstheme="minorBidi"/>
          <w:noProof/>
        </w:rPr>
      </w:pPr>
      <w:ins w:id="55" w:author="Olga Karlsbrun" w:date="2016-09-30T04:20:00Z">
        <w:r>
          <w:rPr>
            <w:noProof/>
          </w:rPr>
          <w:t>3.2.</w:t>
        </w:r>
        <w:r>
          <w:rPr>
            <w:rFonts w:asciiTheme="minorHAnsi" w:eastAsiaTheme="minorEastAsia" w:hAnsiTheme="minorHAnsi" w:cstheme="minorBidi"/>
            <w:noProof/>
          </w:rPr>
          <w:tab/>
        </w:r>
        <w:r>
          <w:rPr>
            <w:noProof/>
          </w:rPr>
          <w:t>Assumptions, Risks and Constraints</w:t>
        </w:r>
        <w:r>
          <w:rPr>
            <w:noProof/>
            <w:webHidden/>
          </w:rPr>
          <w:tab/>
        </w:r>
        <w:r>
          <w:rPr>
            <w:noProof/>
            <w:webHidden/>
          </w:rPr>
          <w:fldChar w:fldCharType="begin"/>
        </w:r>
        <w:r>
          <w:rPr>
            <w:noProof/>
            <w:webHidden/>
          </w:rPr>
          <w:instrText xml:space="preserve"> PAGEREF _Toc462972581 \h </w:instrText>
        </w:r>
      </w:ins>
      <w:r>
        <w:rPr>
          <w:noProof/>
          <w:webHidden/>
        </w:rPr>
      </w:r>
      <w:r>
        <w:rPr>
          <w:noProof/>
          <w:webHidden/>
        </w:rPr>
        <w:fldChar w:fldCharType="separate"/>
      </w:r>
      <w:ins w:id="56" w:author="Olga Karlsbrun" w:date="2016-09-30T04:20:00Z">
        <w:r>
          <w:rPr>
            <w:noProof/>
            <w:webHidden/>
          </w:rPr>
          <w:t>23</w:t>
        </w:r>
        <w:r>
          <w:rPr>
            <w:noProof/>
            <w:webHidden/>
          </w:rPr>
          <w:fldChar w:fldCharType="end"/>
        </w:r>
      </w:ins>
    </w:p>
    <w:p w14:paraId="0CE547AB" w14:textId="77777777" w:rsidR="00A274D6" w:rsidRDefault="00A274D6">
      <w:pPr>
        <w:pStyle w:val="TOC3"/>
        <w:tabs>
          <w:tab w:val="left" w:pos="1685"/>
        </w:tabs>
        <w:rPr>
          <w:ins w:id="57" w:author="Olga Karlsbrun" w:date="2016-09-30T04:20:00Z"/>
          <w:rFonts w:asciiTheme="minorHAnsi" w:eastAsiaTheme="minorEastAsia" w:hAnsiTheme="minorHAnsi" w:cstheme="minorBidi"/>
          <w:noProof/>
          <w:sz w:val="22"/>
          <w:szCs w:val="22"/>
        </w:rPr>
      </w:pPr>
      <w:ins w:id="58" w:author="Olga Karlsbrun" w:date="2016-09-30T04:20:00Z">
        <w:r>
          <w:rPr>
            <w:noProof/>
          </w:rPr>
          <w:t>3.2.1.</w:t>
        </w:r>
        <w:r>
          <w:rPr>
            <w:rFonts w:asciiTheme="minorHAnsi" w:eastAsiaTheme="minorEastAsia" w:hAnsiTheme="minorHAnsi" w:cstheme="minorBidi"/>
            <w:noProof/>
            <w:sz w:val="22"/>
            <w:szCs w:val="22"/>
          </w:rPr>
          <w:tab/>
        </w:r>
        <w:r>
          <w:rPr>
            <w:noProof/>
          </w:rPr>
          <w:t>Assumptions</w:t>
        </w:r>
        <w:r>
          <w:rPr>
            <w:noProof/>
            <w:webHidden/>
          </w:rPr>
          <w:tab/>
        </w:r>
        <w:r>
          <w:rPr>
            <w:noProof/>
            <w:webHidden/>
          </w:rPr>
          <w:fldChar w:fldCharType="begin"/>
        </w:r>
        <w:r>
          <w:rPr>
            <w:noProof/>
            <w:webHidden/>
          </w:rPr>
          <w:instrText xml:space="preserve"> PAGEREF _Toc462972582 \h </w:instrText>
        </w:r>
      </w:ins>
      <w:r>
        <w:rPr>
          <w:noProof/>
          <w:webHidden/>
        </w:rPr>
      </w:r>
      <w:r>
        <w:rPr>
          <w:noProof/>
          <w:webHidden/>
        </w:rPr>
        <w:fldChar w:fldCharType="separate"/>
      </w:r>
      <w:ins w:id="59" w:author="Olga Karlsbrun" w:date="2016-09-30T04:20:00Z">
        <w:r>
          <w:rPr>
            <w:noProof/>
            <w:webHidden/>
          </w:rPr>
          <w:t>23</w:t>
        </w:r>
        <w:r>
          <w:rPr>
            <w:noProof/>
            <w:webHidden/>
          </w:rPr>
          <w:fldChar w:fldCharType="end"/>
        </w:r>
      </w:ins>
    </w:p>
    <w:p w14:paraId="0CE547AC" w14:textId="77777777" w:rsidR="00A274D6" w:rsidRDefault="00A274D6">
      <w:pPr>
        <w:pStyle w:val="TOC3"/>
        <w:tabs>
          <w:tab w:val="left" w:pos="1685"/>
        </w:tabs>
        <w:rPr>
          <w:ins w:id="60" w:author="Olga Karlsbrun" w:date="2016-09-30T04:20:00Z"/>
          <w:rFonts w:asciiTheme="minorHAnsi" w:eastAsiaTheme="minorEastAsia" w:hAnsiTheme="minorHAnsi" w:cstheme="minorBidi"/>
          <w:noProof/>
          <w:sz w:val="22"/>
          <w:szCs w:val="22"/>
        </w:rPr>
      </w:pPr>
      <w:ins w:id="61" w:author="Olga Karlsbrun" w:date="2016-09-30T04:20:00Z">
        <w:r>
          <w:rPr>
            <w:noProof/>
          </w:rPr>
          <w:t>3.2.2.</w:t>
        </w:r>
        <w:r>
          <w:rPr>
            <w:rFonts w:asciiTheme="minorHAnsi" w:eastAsiaTheme="minorEastAsia" w:hAnsiTheme="minorHAnsi" w:cstheme="minorBidi"/>
            <w:noProof/>
            <w:sz w:val="22"/>
            <w:szCs w:val="22"/>
          </w:rPr>
          <w:tab/>
        </w:r>
        <w:r>
          <w:rPr>
            <w:noProof/>
          </w:rPr>
          <w:t>Constraints and Dependencies</w:t>
        </w:r>
        <w:r>
          <w:rPr>
            <w:noProof/>
            <w:webHidden/>
          </w:rPr>
          <w:tab/>
        </w:r>
        <w:r>
          <w:rPr>
            <w:noProof/>
            <w:webHidden/>
          </w:rPr>
          <w:fldChar w:fldCharType="begin"/>
        </w:r>
        <w:r>
          <w:rPr>
            <w:noProof/>
            <w:webHidden/>
          </w:rPr>
          <w:instrText xml:space="preserve"> PAGEREF _Toc462972583 \h </w:instrText>
        </w:r>
      </w:ins>
      <w:r>
        <w:rPr>
          <w:noProof/>
          <w:webHidden/>
        </w:rPr>
      </w:r>
      <w:r>
        <w:rPr>
          <w:noProof/>
          <w:webHidden/>
        </w:rPr>
        <w:fldChar w:fldCharType="separate"/>
      </w:r>
      <w:ins w:id="62" w:author="Olga Karlsbrun" w:date="2016-09-30T04:20:00Z">
        <w:r>
          <w:rPr>
            <w:noProof/>
            <w:webHidden/>
          </w:rPr>
          <w:t>24</w:t>
        </w:r>
        <w:r>
          <w:rPr>
            <w:noProof/>
            <w:webHidden/>
          </w:rPr>
          <w:fldChar w:fldCharType="end"/>
        </w:r>
      </w:ins>
    </w:p>
    <w:p w14:paraId="0CE547AD" w14:textId="77777777" w:rsidR="00A274D6" w:rsidRDefault="00A274D6">
      <w:pPr>
        <w:pStyle w:val="TOC2"/>
        <w:tabs>
          <w:tab w:val="left" w:pos="1200"/>
        </w:tabs>
        <w:rPr>
          <w:ins w:id="63" w:author="Olga Karlsbrun" w:date="2016-09-30T04:20:00Z"/>
          <w:rFonts w:asciiTheme="minorHAnsi" w:eastAsiaTheme="minorEastAsia" w:hAnsiTheme="minorHAnsi" w:cstheme="minorBidi"/>
          <w:noProof/>
        </w:rPr>
      </w:pPr>
      <w:ins w:id="64" w:author="Olga Karlsbrun" w:date="2016-09-30T04:20:00Z">
        <w:r>
          <w:rPr>
            <w:noProof/>
          </w:rPr>
          <w:t>3.3.</w:t>
        </w:r>
        <w:r>
          <w:rPr>
            <w:rFonts w:asciiTheme="minorHAnsi" w:eastAsiaTheme="minorEastAsia" w:hAnsiTheme="minorHAnsi" w:cstheme="minorBidi"/>
            <w:noProof/>
          </w:rPr>
          <w:tab/>
        </w:r>
        <w:r>
          <w:rPr>
            <w:noProof/>
          </w:rPr>
          <w:t>High-Level Solution</w:t>
        </w:r>
        <w:r>
          <w:rPr>
            <w:noProof/>
            <w:webHidden/>
          </w:rPr>
          <w:tab/>
        </w:r>
        <w:r>
          <w:rPr>
            <w:noProof/>
            <w:webHidden/>
          </w:rPr>
          <w:fldChar w:fldCharType="begin"/>
        </w:r>
        <w:r>
          <w:rPr>
            <w:noProof/>
            <w:webHidden/>
          </w:rPr>
          <w:instrText xml:space="preserve"> PAGEREF _Toc462972584 \h </w:instrText>
        </w:r>
      </w:ins>
      <w:r>
        <w:rPr>
          <w:noProof/>
          <w:webHidden/>
        </w:rPr>
      </w:r>
      <w:r>
        <w:rPr>
          <w:noProof/>
          <w:webHidden/>
        </w:rPr>
        <w:fldChar w:fldCharType="separate"/>
      </w:r>
      <w:ins w:id="65" w:author="Olga Karlsbrun" w:date="2016-09-30T04:20:00Z">
        <w:r>
          <w:rPr>
            <w:noProof/>
            <w:webHidden/>
          </w:rPr>
          <w:t>25</w:t>
        </w:r>
        <w:r>
          <w:rPr>
            <w:noProof/>
            <w:webHidden/>
          </w:rPr>
          <w:fldChar w:fldCharType="end"/>
        </w:r>
      </w:ins>
    </w:p>
    <w:p w14:paraId="0CE547AE" w14:textId="77777777" w:rsidR="00A274D6" w:rsidRDefault="00A274D6">
      <w:pPr>
        <w:pStyle w:val="TOC3"/>
        <w:tabs>
          <w:tab w:val="left" w:pos="1685"/>
        </w:tabs>
        <w:rPr>
          <w:ins w:id="66" w:author="Olga Karlsbrun" w:date="2016-09-30T04:20:00Z"/>
          <w:rFonts w:asciiTheme="minorHAnsi" w:eastAsiaTheme="minorEastAsia" w:hAnsiTheme="minorHAnsi" w:cstheme="minorBidi"/>
          <w:noProof/>
          <w:sz w:val="22"/>
          <w:szCs w:val="22"/>
        </w:rPr>
      </w:pPr>
      <w:ins w:id="67" w:author="Olga Karlsbrun" w:date="2016-09-30T04:20:00Z">
        <w:r>
          <w:rPr>
            <w:noProof/>
          </w:rPr>
          <w:t>3.3.1.</w:t>
        </w:r>
        <w:r>
          <w:rPr>
            <w:rFonts w:asciiTheme="minorHAnsi" w:eastAsiaTheme="minorEastAsia" w:hAnsiTheme="minorHAnsi" w:cstheme="minorBidi"/>
            <w:noProof/>
            <w:sz w:val="22"/>
            <w:szCs w:val="22"/>
          </w:rPr>
          <w:tab/>
        </w:r>
        <w:r>
          <w:rPr>
            <w:noProof/>
          </w:rPr>
          <w:t>Solution Description per Functional Area</w:t>
        </w:r>
        <w:r>
          <w:rPr>
            <w:noProof/>
            <w:webHidden/>
          </w:rPr>
          <w:tab/>
        </w:r>
        <w:r>
          <w:rPr>
            <w:noProof/>
            <w:webHidden/>
          </w:rPr>
          <w:fldChar w:fldCharType="begin"/>
        </w:r>
        <w:r>
          <w:rPr>
            <w:noProof/>
            <w:webHidden/>
          </w:rPr>
          <w:instrText xml:space="preserve"> PAGEREF _Toc462972585 \h </w:instrText>
        </w:r>
      </w:ins>
      <w:r>
        <w:rPr>
          <w:noProof/>
          <w:webHidden/>
        </w:rPr>
      </w:r>
      <w:r>
        <w:rPr>
          <w:noProof/>
          <w:webHidden/>
        </w:rPr>
        <w:fldChar w:fldCharType="separate"/>
      </w:r>
      <w:ins w:id="68" w:author="Olga Karlsbrun" w:date="2016-09-30T04:20:00Z">
        <w:r>
          <w:rPr>
            <w:noProof/>
            <w:webHidden/>
          </w:rPr>
          <w:t>25</w:t>
        </w:r>
        <w:r>
          <w:rPr>
            <w:noProof/>
            <w:webHidden/>
          </w:rPr>
          <w:fldChar w:fldCharType="end"/>
        </w:r>
      </w:ins>
    </w:p>
    <w:p w14:paraId="0CE547AF" w14:textId="77777777" w:rsidR="00A274D6" w:rsidRDefault="00A274D6">
      <w:pPr>
        <w:pStyle w:val="TOC1"/>
        <w:rPr>
          <w:ins w:id="69" w:author="Olga Karlsbrun" w:date="2016-09-30T04:20:00Z"/>
          <w:rFonts w:asciiTheme="minorHAnsi" w:eastAsiaTheme="minorEastAsia" w:hAnsiTheme="minorHAnsi" w:cstheme="minorBidi"/>
          <w:b w:val="0"/>
          <w:noProof/>
          <w:color w:val="auto"/>
          <w:sz w:val="22"/>
          <w:szCs w:val="22"/>
        </w:rPr>
      </w:pPr>
      <w:ins w:id="70" w:author="Olga Karlsbrun" w:date="2016-09-30T04:20:00Z">
        <w:r>
          <w:rPr>
            <w:noProof/>
          </w:rPr>
          <w:t>4.</w:t>
        </w:r>
        <w:r>
          <w:rPr>
            <w:rFonts w:asciiTheme="minorHAnsi" w:eastAsiaTheme="minorEastAsia" w:hAnsiTheme="minorHAnsi" w:cstheme="minorBidi"/>
            <w:b w:val="0"/>
            <w:noProof/>
            <w:color w:val="auto"/>
            <w:sz w:val="22"/>
            <w:szCs w:val="22"/>
          </w:rPr>
          <w:tab/>
        </w:r>
        <w:r>
          <w:rPr>
            <w:noProof/>
          </w:rPr>
          <w:t>Impacted Processes/ Components/Interfaces</w:t>
        </w:r>
        <w:r>
          <w:rPr>
            <w:noProof/>
            <w:webHidden/>
          </w:rPr>
          <w:tab/>
        </w:r>
        <w:r>
          <w:rPr>
            <w:noProof/>
            <w:webHidden/>
          </w:rPr>
          <w:fldChar w:fldCharType="begin"/>
        </w:r>
        <w:r>
          <w:rPr>
            <w:noProof/>
            <w:webHidden/>
          </w:rPr>
          <w:instrText xml:space="preserve"> PAGEREF _Toc462972586 \h </w:instrText>
        </w:r>
      </w:ins>
      <w:r>
        <w:rPr>
          <w:noProof/>
          <w:webHidden/>
        </w:rPr>
      </w:r>
      <w:r>
        <w:rPr>
          <w:noProof/>
          <w:webHidden/>
        </w:rPr>
        <w:fldChar w:fldCharType="separate"/>
      </w:r>
      <w:ins w:id="71" w:author="Olga Karlsbrun" w:date="2016-09-30T04:20:00Z">
        <w:r>
          <w:rPr>
            <w:noProof/>
            <w:webHidden/>
          </w:rPr>
          <w:t>28</w:t>
        </w:r>
        <w:r>
          <w:rPr>
            <w:noProof/>
            <w:webHidden/>
          </w:rPr>
          <w:fldChar w:fldCharType="end"/>
        </w:r>
      </w:ins>
    </w:p>
    <w:p w14:paraId="0CE547B0" w14:textId="77777777" w:rsidR="00A274D6" w:rsidRDefault="00A274D6">
      <w:pPr>
        <w:pStyle w:val="TOC2"/>
        <w:tabs>
          <w:tab w:val="left" w:pos="1200"/>
        </w:tabs>
        <w:rPr>
          <w:ins w:id="72" w:author="Olga Karlsbrun" w:date="2016-09-30T04:20:00Z"/>
          <w:rFonts w:asciiTheme="minorHAnsi" w:eastAsiaTheme="minorEastAsia" w:hAnsiTheme="minorHAnsi" w:cstheme="minorBidi"/>
          <w:noProof/>
        </w:rPr>
      </w:pPr>
      <w:ins w:id="73" w:author="Olga Karlsbrun" w:date="2016-09-30T04:20:00Z">
        <w:r>
          <w:rPr>
            <w:noProof/>
          </w:rPr>
          <w:t>4.1.</w:t>
        </w:r>
        <w:r>
          <w:rPr>
            <w:rFonts w:asciiTheme="minorHAnsi" w:eastAsiaTheme="minorEastAsia" w:hAnsiTheme="minorHAnsi" w:cstheme="minorBidi"/>
            <w:noProof/>
          </w:rPr>
          <w:tab/>
        </w:r>
        <w:r>
          <w:rPr>
            <w:noProof/>
          </w:rPr>
          <w:t>ARCM</w:t>
        </w:r>
        <w:r>
          <w:rPr>
            <w:noProof/>
            <w:webHidden/>
          </w:rPr>
          <w:tab/>
        </w:r>
        <w:r>
          <w:rPr>
            <w:noProof/>
            <w:webHidden/>
          </w:rPr>
          <w:fldChar w:fldCharType="begin"/>
        </w:r>
        <w:r>
          <w:rPr>
            <w:noProof/>
            <w:webHidden/>
          </w:rPr>
          <w:instrText xml:space="preserve"> PAGEREF _Toc462972587 \h </w:instrText>
        </w:r>
      </w:ins>
      <w:r>
        <w:rPr>
          <w:noProof/>
          <w:webHidden/>
        </w:rPr>
      </w:r>
      <w:r>
        <w:rPr>
          <w:noProof/>
          <w:webHidden/>
        </w:rPr>
        <w:fldChar w:fldCharType="separate"/>
      </w:r>
      <w:ins w:id="74" w:author="Olga Karlsbrun" w:date="2016-09-30T04:20:00Z">
        <w:r>
          <w:rPr>
            <w:noProof/>
            <w:webHidden/>
          </w:rPr>
          <w:t>28</w:t>
        </w:r>
        <w:r>
          <w:rPr>
            <w:noProof/>
            <w:webHidden/>
          </w:rPr>
          <w:fldChar w:fldCharType="end"/>
        </w:r>
      </w:ins>
    </w:p>
    <w:p w14:paraId="0CE547B1" w14:textId="77777777" w:rsidR="00A274D6" w:rsidRDefault="00A274D6">
      <w:pPr>
        <w:pStyle w:val="TOC3"/>
        <w:tabs>
          <w:tab w:val="left" w:pos="1685"/>
        </w:tabs>
        <w:rPr>
          <w:ins w:id="75" w:author="Olga Karlsbrun" w:date="2016-09-30T04:20:00Z"/>
          <w:rFonts w:asciiTheme="minorHAnsi" w:eastAsiaTheme="minorEastAsia" w:hAnsiTheme="minorHAnsi" w:cstheme="minorBidi"/>
          <w:noProof/>
          <w:sz w:val="22"/>
          <w:szCs w:val="22"/>
        </w:rPr>
      </w:pPr>
      <w:ins w:id="76" w:author="Olga Karlsbrun" w:date="2016-09-30T04:20:00Z">
        <w:r>
          <w:rPr>
            <w:noProof/>
          </w:rPr>
          <w:t>4.1.1.</w:t>
        </w:r>
        <w:r>
          <w:rPr>
            <w:rFonts w:asciiTheme="minorHAnsi" w:eastAsiaTheme="minorEastAsia" w:hAnsiTheme="minorHAnsi" w:cstheme="minorBidi"/>
            <w:noProof/>
            <w:sz w:val="22"/>
            <w:szCs w:val="22"/>
          </w:rPr>
          <w:tab/>
        </w:r>
        <w:r>
          <w:rPr>
            <w:noProof/>
          </w:rPr>
          <w:t>Patching</w:t>
        </w:r>
        <w:r>
          <w:rPr>
            <w:noProof/>
            <w:webHidden/>
          </w:rPr>
          <w:tab/>
        </w:r>
        <w:r>
          <w:rPr>
            <w:noProof/>
            <w:webHidden/>
          </w:rPr>
          <w:fldChar w:fldCharType="begin"/>
        </w:r>
        <w:r>
          <w:rPr>
            <w:noProof/>
            <w:webHidden/>
          </w:rPr>
          <w:instrText xml:space="preserve"> PAGEREF _Toc462972588 \h </w:instrText>
        </w:r>
      </w:ins>
      <w:r>
        <w:rPr>
          <w:noProof/>
          <w:webHidden/>
        </w:rPr>
      </w:r>
      <w:r>
        <w:rPr>
          <w:noProof/>
          <w:webHidden/>
        </w:rPr>
        <w:fldChar w:fldCharType="separate"/>
      </w:r>
      <w:ins w:id="77" w:author="Olga Karlsbrun" w:date="2016-09-30T04:20:00Z">
        <w:r>
          <w:rPr>
            <w:noProof/>
            <w:webHidden/>
          </w:rPr>
          <w:t>28</w:t>
        </w:r>
        <w:r>
          <w:rPr>
            <w:noProof/>
            <w:webHidden/>
          </w:rPr>
          <w:fldChar w:fldCharType="end"/>
        </w:r>
      </w:ins>
    </w:p>
    <w:p w14:paraId="0CE547B2" w14:textId="77777777" w:rsidR="00A274D6" w:rsidRDefault="00A274D6">
      <w:pPr>
        <w:pStyle w:val="TOC3"/>
        <w:tabs>
          <w:tab w:val="left" w:pos="1685"/>
        </w:tabs>
        <w:rPr>
          <w:ins w:id="78" w:author="Olga Karlsbrun" w:date="2016-09-30T04:20:00Z"/>
          <w:rFonts w:asciiTheme="minorHAnsi" w:eastAsiaTheme="minorEastAsia" w:hAnsiTheme="minorHAnsi" w:cstheme="minorBidi"/>
          <w:noProof/>
          <w:sz w:val="22"/>
          <w:szCs w:val="22"/>
        </w:rPr>
      </w:pPr>
      <w:ins w:id="79" w:author="Olga Karlsbrun" w:date="2016-09-30T04:20:00Z">
        <w:r>
          <w:rPr>
            <w:noProof/>
          </w:rPr>
          <w:t>4.1.2.</w:t>
        </w:r>
        <w:r>
          <w:rPr>
            <w:rFonts w:asciiTheme="minorHAnsi" w:eastAsiaTheme="minorEastAsia" w:hAnsiTheme="minorHAnsi" w:cstheme="minorBidi"/>
            <w:noProof/>
            <w:sz w:val="22"/>
            <w:szCs w:val="22"/>
          </w:rPr>
          <w:tab/>
        </w:r>
        <w:r>
          <w:rPr>
            <w:noProof/>
          </w:rPr>
          <w:t>ARCM Management console</w:t>
        </w:r>
        <w:r>
          <w:rPr>
            <w:noProof/>
            <w:webHidden/>
          </w:rPr>
          <w:tab/>
        </w:r>
        <w:r>
          <w:rPr>
            <w:noProof/>
            <w:webHidden/>
          </w:rPr>
          <w:fldChar w:fldCharType="begin"/>
        </w:r>
        <w:r>
          <w:rPr>
            <w:noProof/>
            <w:webHidden/>
          </w:rPr>
          <w:instrText xml:space="preserve"> PAGEREF _Toc462972589 \h </w:instrText>
        </w:r>
      </w:ins>
      <w:r>
        <w:rPr>
          <w:noProof/>
          <w:webHidden/>
        </w:rPr>
      </w:r>
      <w:r>
        <w:rPr>
          <w:noProof/>
          <w:webHidden/>
        </w:rPr>
        <w:fldChar w:fldCharType="separate"/>
      </w:r>
      <w:ins w:id="80" w:author="Olga Karlsbrun" w:date="2016-09-30T04:20:00Z">
        <w:r>
          <w:rPr>
            <w:noProof/>
            <w:webHidden/>
          </w:rPr>
          <w:t>28</w:t>
        </w:r>
        <w:r>
          <w:rPr>
            <w:noProof/>
            <w:webHidden/>
          </w:rPr>
          <w:fldChar w:fldCharType="end"/>
        </w:r>
      </w:ins>
    </w:p>
    <w:p w14:paraId="0CE547B3" w14:textId="77777777" w:rsidR="00A274D6" w:rsidRDefault="00A274D6">
      <w:pPr>
        <w:pStyle w:val="TOC3"/>
        <w:tabs>
          <w:tab w:val="left" w:pos="1685"/>
        </w:tabs>
        <w:rPr>
          <w:ins w:id="81" w:author="Olga Karlsbrun" w:date="2016-09-30T04:20:00Z"/>
          <w:rFonts w:asciiTheme="minorHAnsi" w:eastAsiaTheme="minorEastAsia" w:hAnsiTheme="minorHAnsi" w:cstheme="minorBidi"/>
          <w:noProof/>
          <w:sz w:val="22"/>
          <w:szCs w:val="22"/>
        </w:rPr>
      </w:pPr>
      <w:ins w:id="82" w:author="Olga Karlsbrun" w:date="2016-09-30T04:20:00Z">
        <w:r>
          <w:rPr>
            <w:noProof/>
          </w:rPr>
          <w:t>4.1.3.</w:t>
        </w:r>
        <w:r>
          <w:rPr>
            <w:rFonts w:asciiTheme="minorHAnsi" w:eastAsiaTheme="minorEastAsia" w:hAnsiTheme="minorHAnsi" w:cstheme="minorBidi"/>
            <w:noProof/>
            <w:sz w:val="22"/>
            <w:szCs w:val="22"/>
          </w:rPr>
          <w:tab/>
        </w:r>
        <w:r>
          <w:rPr>
            <w:noProof/>
          </w:rPr>
          <w:t>ARCM Incollect</w:t>
        </w:r>
        <w:r>
          <w:rPr>
            <w:noProof/>
            <w:webHidden/>
          </w:rPr>
          <w:tab/>
        </w:r>
        <w:r>
          <w:rPr>
            <w:noProof/>
            <w:webHidden/>
          </w:rPr>
          <w:fldChar w:fldCharType="begin"/>
        </w:r>
        <w:r>
          <w:rPr>
            <w:noProof/>
            <w:webHidden/>
          </w:rPr>
          <w:instrText xml:space="preserve"> PAGEREF _Toc462972590 \h </w:instrText>
        </w:r>
      </w:ins>
      <w:r>
        <w:rPr>
          <w:noProof/>
          <w:webHidden/>
        </w:rPr>
      </w:r>
      <w:r>
        <w:rPr>
          <w:noProof/>
          <w:webHidden/>
        </w:rPr>
        <w:fldChar w:fldCharType="separate"/>
      </w:r>
      <w:ins w:id="83" w:author="Olga Karlsbrun" w:date="2016-09-30T04:20:00Z">
        <w:r>
          <w:rPr>
            <w:noProof/>
            <w:webHidden/>
          </w:rPr>
          <w:t>28</w:t>
        </w:r>
        <w:r>
          <w:rPr>
            <w:noProof/>
            <w:webHidden/>
          </w:rPr>
          <w:fldChar w:fldCharType="end"/>
        </w:r>
      </w:ins>
    </w:p>
    <w:p w14:paraId="0CE547B4" w14:textId="77777777" w:rsidR="00A274D6" w:rsidRDefault="00A274D6">
      <w:pPr>
        <w:pStyle w:val="TOC3"/>
        <w:tabs>
          <w:tab w:val="left" w:pos="1685"/>
        </w:tabs>
        <w:rPr>
          <w:ins w:id="84" w:author="Olga Karlsbrun" w:date="2016-09-30T04:20:00Z"/>
          <w:rFonts w:asciiTheme="minorHAnsi" w:eastAsiaTheme="minorEastAsia" w:hAnsiTheme="minorHAnsi" w:cstheme="minorBidi"/>
          <w:noProof/>
          <w:sz w:val="22"/>
          <w:szCs w:val="22"/>
        </w:rPr>
      </w:pPr>
      <w:ins w:id="85" w:author="Olga Karlsbrun" w:date="2016-09-30T04:20:00Z">
        <w:r>
          <w:rPr>
            <w:noProof/>
          </w:rPr>
          <w:t>4.1.4.</w:t>
        </w:r>
        <w:r>
          <w:rPr>
            <w:rFonts w:asciiTheme="minorHAnsi" w:eastAsiaTheme="minorEastAsia" w:hAnsiTheme="minorHAnsi" w:cstheme="minorBidi"/>
            <w:noProof/>
            <w:sz w:val="22"/>
            <w:szCs w:val="22"/>
          </w:rPr>
          <w:tab/>
        </w:r>
        <w:r>
          <w:rPr>
            <w:noProof/>
          </w:rPr>
          <w:t>ARCM Outcollect</w:t>
        </w:r>
        <w:r>
          <w:rPr>
            <w:noProof/>
            <w:webHidden/>
          </w:rPr>
          <w:tab/>
        </w:r>
        <w:r>
          <w:rPr>
            <w:noProof/>
            <w:webHidden/>
          </w:rPr>
          <w:fldChar w:fldCharType="begin"/>
        </w:r>
        <w:r>
          <w:rPr>
            <w:noProof/>
            <w:webHidden/>
          </w:rPr>
          <w:instrText xml:space="preserve"> PAGEREF _Toc462972591 \h </w:instrText>
        </w:r>
      </w:ins>
      <w:r>
        <w:rPr>
          <w:noProof/>
          <w:webHidden/>
        </w:rPr>
      </w:r>
      <w:r>
        <w:rPr>
          <w:noProof/>
          <w:webHidden/>
        </w:rPr>
        <w:fldChar w:fldCharType="separate"/>
      </w:r>
      <w:ins w:id="86" w:author="Olga Karlsbrun" w:date="2016-09-30T04:20:00Z">
        <w:r>
          <w:rPr>
            <w:noProof/>
            <w:webHidden/>
          </w:rPr>
          <w:t>29</w:t>
        </w:r>
        <w:r>
          <w:rPr>
            <w:noProof/>
            <w:webHidden/>
          </w:rPr>
          <w:fldChar w:fldCharType="end"/>
        </w:r>
      </w:ins>
    </w:p>
    <w:p w14:paraId="0CE547B5" w14:textId="77777777" w:rsidR="00A274D6" w:rsidRDefault="00A274D6">
      <w:pPr>
        <w:pStyle w:val="TOC3"/>
        <w:tabs>
          <w:tab w:val="left" w:pos="1685"/>
        </w:tabs>
        <w:rPr>
          <w:ins w:id="87" w:author="Olga Karlsbrun" w:date="2016-09-30T04:20:00Z"/>
          <w:rFonts w:asciiTheme="minorHAnsi" w:eastAsiaTheme="minorEastAsia" w:hAnsiTheme="minorHAnsi" w:cstheme="minorBidi"/>
          <w:noProof/>
          <w:sz w:val="22"/>
          <w:szCs w:val="22"/>
        </w:rPr>
      </w:pPr>
      <w:ins w:id="88" w:author="Olga Karlsbrun" w:date="2016-09-30T04:20:00Z">
        <w:r>
          <w:rPr>
            <w:noProof/>
          </w:rPr>
          <w:t>4.1.5.</w:t>
        </w:r>
        <w:r>
          <w:rPr>
            <w:rFonts w:asciiTheme="minorHAnsi" w:eastAsiaTheme="minorEastAsia" w:hAnsiTheme="minorHAnsi" w:cstheme="minorBidi"/>
            <w:noProof/>
            <w:sz w:val="22"/>
            <w:szCs w:val="22"/>
          </w:rPr>
          <w:tab/>
        </w:r>
        <w:r>
          <w:rPr>
            <w:noProof/>
          </w:rPr>
          <w:t>Internal Interfaces</w:t>
        </w:r>
        <w:r>
          <w:rPr>
            <w:noProof/>
            <w:webHidden/>
          </w:rPr>
          <w:tab/>
        </w:r>
        <w:r>
          <w:rPr>
            <w:noProof/>
            <w:webHidden/>
          </w:rPr>
          <w:fldChar w:fldCharType="begin"/>
        </w:r>
        <w:r>
          <w:rPr>
            <w:noProof/>
            <w:webHidden/>
          </w:rPr>
          <w:instrText xml:space="preserve"> PAGEREF _Toc462972592 \h </w:instrText>
        </w:r>
      </w:ins>
      <w:r>
        <w:rPr>
          <w:noProof/>
          <w:webHidden/>
        </w:rPr>
      </w:r>
      <w:r>
        <w:rPr>
          <w:noProof/>
          <w:webHidden/>
        </w:rPr>
        <w:fldChar w:fldCharType="separate"/>
      </w:r>
      <w:ins w:id="89" w:author="Olga Karlsbrun" w:date="2016-09-30T04:20:00Z">
        <w:r>
          <w:rPr>
            <w:noProof/>
            <w:webHidden/>
          </w:rPr>
          <w:t>29</w:t>
        </w:r>
        <w:r>
          <w:rPr>
            <w:noProof/>
            <w:webHidden/>
          </w:rPr>
          <w:fldChar w:fldCharType="end"/>
        </w:r>
      </w:ins>
    </w:p>
    <w:p w14:paraId="0CE547B6" w14:textId="77777777" w:rsidR="00A274D6" w:rsidRDefault="00A274D6">
      <w:pPr>
        <w:pStyle w:val="TOC2"/>
        <w:tabs>
          <w:tab w:val="left" w:pos="1200"/>
        </w:tabs>
        <w:rPr>
          <w:ins w:id="90" w:author="Olga Karlsbrun" w:date="2016-09-30T04:20:00Z"/>
          <w:rFonts w:asciiTheme="minorHAnsi" w:eastAsiaTheme="minorEastAsia" w:hAnsiTheme="minorHAnsi" w:cstheme="minorBidi"/>
          <w:noProof/>
        </w:rPr>
      </w:pPr>
      <w:ins w:id="91" w:author="Olga Karlsbrun" w:date="2016-09-30T04:20:00Z">
        <w:r>
          <w:rPr>
            <w:noProof/>
          </w:rPr>
          <w:t>4.2.</w:t>
        </w:r>
        <w:r>
          <w:rPr>
            <w:rFonts w:asciiTheme="minorHAnsi" w:eastAsiaTheme="minorEastAsia" w:hAnsiTheme="minorHAnsi" w:cstheme="minorBidi"/>
            <w:noProof/>
          </w:rPr>
          <w:tab/>
        </w:r>
        <w:r>
          <w:rPr>
            <w:noProof/>
          </w:rPr>
          <w:t>APRM</w:t>
        </w:r>
        <w:r>
          <w:rPr>
            <w:noProof/>
            <w:webHidden/>
          </w:rPr>
          <w:tab/>
        </w:r>
        <w:r>
          <w:rPr>
            <w:noProof/>
            <w:webHidden/>
          </w:rPr>
          <w:fldChar w:fldCharType="begin"/>
        </w:r>
        <w:r>
          <w:rPr>
            <w:noProof/>
            <w:webHidden/>
          </w:rPr>
          <w:instrText xml:space="preserve"> PAGEREF _Toc462972593 \h </w:instrText>
        </w:r>
      </w:ins>
      <w:r>
        <w:rPr>
          <w:noProof/>
          <w:webHidden/>
        </w:rPr>
      </w:r>
      <w:r>
        <w:rPr>
          <w:noProof/>
          <w:webHidden/>
        </w:rPr>
        <w:fldChar w:fldCharType="separate"/>
      </w:r>
      <w:ins w:id="92" w:author="Olga Karlsbrun" w:date="2016-09-30T04:20:00Z">
        <w:r>
          <w:rPr>
            <w:noProof/>
            <w:webHidden/>
          </w:rPr>
          <w:t>29</w:t>
        </w:r>
        <w:r>
          <w:rPr>
            <w:noProof/>
            <w:webHidden/>
          </w:rPr>
          <w:fldChar w:fldCharType="end"/>
        </w:r>
      </w:ins>
    </w:p>
    <w:p w14:paraId="0CE547B7" w14:textId="77777777" w:rsidR="00A274D6" w:rsidRDefault="00A274D6">
      <w:pPr>
        <w:pStyle w:val="TOC3"/>
        <w:tabs>
          <w:tab w:val="left" w:pos="1685"/>
        </w:tabs>
        <w:rPr>
          <w:ins w:id="93" w:author="Olga Karlsbrun" w:date="2016-09-30T04:20:00Z"/>
          <w:rFonts w:asciiTheme="minorHAnsi" w:eastAsiaTheme="minorEastAsia" w:hAnsiTheme="minorHAnsi" w:cstheme="minorBidi"/>
          <w:noProof/>
          <w:sz w:val="22"/>
          <w:szCs w:val="22"/>
        </w:rPr>
      </w:pPr>
      <w:ins w:id="94" w:author="Olga Karlsbrun" w:date="2016-09-30T04:20:00Z">
        <w:r>
          <w:rPr>
            <w:noProof/>
          </w:rPr>
          <w:t>4.2.1.</w:t>
        </w:r>
        <w:r>
          <w:rPr>
            <w:rFonts w:asciiTheme="minorHAnsi" w:eastAsiaTheme="minorEastAsia" w:hAnsiTheme="minorHAnsi" w:cstheme="minorBidi"/>
            <w:noProof/>
            <w:sz w:val="22"/>
            <w:szCs w:val="22"/>
          </w:rPr>
          <w:tab/>
        </w:r>
        <w:r>
          <w:rPr>
            <w:noProof/>
          </w:rPr>
          <w:t>Outcollect Solution Overview</w:t>
        </w:r>
        <w:r>
          <w:rPr>
            <w:noProof/>
            <w:webHidden/>
          </w:rPr>
          <w:tab/>
        </w:r>
        <w:r>
          <w:rPr>
            <w:noProof/>
            <w:webHidden/>
          </w:rPr>
          <w:fldChar w:fldCharType="begin"/>
        </w:r>
        <w:r>
          <w:rPr>
            <w:noProof/>
            <w:webHidden/>
          </w:rPr>
          <w:instrText xml:space="preserve"> PAGEREF _Toc462972594 \h </w:instrText>
        </w:r>
      </w:ins>
      <w:r>
        <w:rPr>
          <w:noProof/>
          <w:webHidden/>
        </w:rPr>
      </w:r>
      <w:r>
        <w:rPr>
          <w:noProof/>
          <w:webHidden/>
        </w:rPr>
        <w:fldChar w:fldCharType="separate"/>
      </w:r>
      <w:ins w:id="95" w:author="Olga Karlsbrun" w:date="2016-09-30T04:20:00Z">
        <w:r>
          <w:rPr>
            <w:noProof/>
            <w:webHidden/>
          </w:rPr>
          <w:t>29</w:t>
        </w:r>
        <w:r>
          <w:rPr>
            <w:noProof/>
            <w:webHidden/>
          </w:rPr>
          <w:fldChar w:fldCharType="end"/>
        </w:r>
      </w:ins>
    </w:p>
    <w:p w14:paraId="0CE547B8" w14:textId="77777777" w:rsidR="00A274D6" w:rsidRDefault="00A274D6">
      <w:pPr>
        <w:pStyle w:val="TOC3"/>
        <w:tabs>
          <w:tab w:val="left" w:pos="1685"/>
        </w:tabs>
        <w:rPr>
          <w:ins w:id="96" w:author="Olga Karlsbrun" w:date="2016-09-30T04:20:00Z"/>
          <w:rFonts w:asciiTheme="minorHAnsi" w:eastAsiaTheme="minorEastAsia" w:hAnsiTheme="minorHAnsi" w:cstheme="minorBidi"/>
          <w:noProof/>
          <w:sz w:val="22"/>
          <w:szCs w:val="22"/>
        </w:rPr>
      </w:pPr>
      <w:ins w:id="97" w:author="Olga Karlsbrun" w:date="2016-09-30T04:20:00Z">
        <w:r>
          <w:rPr>
            <w:noProof/>
          </w:rPr>
          <w:t>4.2.2.</w:t>
        </w:r>
        <w:r>
          <w:rPr>
            <w:rFonts w:asciiTheme="minorHAnsi" w:eastAsiaTheme="minorEastAsia" w:hAnsiTheme="minorHAnsi" w:cstheme="minorBidi"/>
            <w:noProof/>
            <w:sz w:val="22"/>
            <w:szCs w:val="22"/>
          </w:rPr>
          <w:tab/>
        </w:r>
        <w:r>
          <w:rPr>
            <w:noProof/>
          </w:rPr>
          <w:t>Outcollect Solution Details</w:t>
        </w:r>
        <w:r>
          <w:rPr>
            <w:noProof/>
            <w:webHidden/>
          </w:rPr>
          <w:tab/>
        </w:r>
        <w:r>
          <w:rPr>
            <w:noProof/>
            <w:webHidden/>
          </w:rPr>
          <w:fldChar w:fldCharType="begin"/>
        </w:r>
        <w:r>
          <w:rPr>
            <w:noProof/>
            <w:webHidden/>
          </w:rPr>
          <w:instrText xml:space="preserve"> PAGEREF _Toc462972595 \h </w:instrText>
        </w:r>
      </w:ins>
      <w:r>
        <w:rPr>
          <w:noProof/>
          <w:webHidden/>
        </w:rPr>
      </w:r>
      <w:r>
        <w:rPr>
          <w:noProof/>
          <w:webHidden/>
        </w:rPr>
        <w:fldChar w:fldCharType="separate"/>
      </w:r>
      <w:ins w:id="98" w:author="Olga Karlsbrun" w:date="2016-09-30T04:20:00Z">
        <w:r>
          <w:rPr>
            <w:noProof/>
            <w:webHidden/>
          </w:rPr>
          <w:t>31</w:t>
        </w:r>
        <w:r>
          <w:rPr>
            <w:noProof/>
            <w:webHidden/>
          </w:rPr>
          <w:fldChar w:fldCharType="end"/>
        </w:r>
      </w:ins>
    </w:p>
    <w:p w14:paraId="0CE547B9" w14:textId="77777777" w:rsidR="00A274D6" w:rsidRDefault="00A274D6">
      <w:pPr>
        <w:pStyle w:val="TOC3"/>
        <w:tabs>
          <w:tab w:val="left" w:pos="1685"/>
        </w:tabs>
        <w:rPr>
          <w:ins w:id="99" w:author="Olga Karlsbrun" w:date="2016-09-30T04:20:00Z"/>
          <w:rFonts w:asciiTheme="minorHAnsi" w:eastAsiaTheme="minorEastAsia" w:hAnsiTheme="minorHAnsi" w:cstheme="minorBidi"/>
          <w:noProof/>
          <w:sz w:val="22"/>
          <w:szCs w:val="22"/>
        </w:rPr>
      </w:pPr>
      <w:ins w:id="100" w:author="Olga Karlsbrun" w:date="2016-09-30T04:20:00Z">
        <w:r>
          <w:rPr>
            <w:noProof/>
          </w:rPr>
          <w:t>4.2.3.</w:t>
        </w:r>
        <w:r>
          <w:rPr>
            <w:rFonts w:asciiTheme="minorHAnsi" w:eastAsiaTheme="minorEastAsia" w:hAnsiTheme="minorHAnsi" w:cstheme="minorBidi"/>
            <w:noProof/>
            <w:sz w:val="22"/>
            <w:szCs w:val="22"/>
          </w:rPr>
          <w:tab/>
        </w:r>
        <w:r>
          <w:rPr>
            <w:noProof/>
          </w:rPr>
          <w:t>Outcollect SAP Extract</w:t>
        </w:r>
        <w:r>
          <w:rPr>
            <w:noProof/>
            <w:webHidden/>
          </w:rPr>
          <w:tab/>
        </w:r>
        <w:r>
          <w:rPr>
            <w:noProof/>
            <w:webHidden/>
          </w:rPr>
          <w:fldChar w:fldCharType="begin"/>
        </w:r>
        <w:r>
          <w:rPr>
            <w:noProof/>
            <w:webHidden/>
          </w:rPr>
          <w:instrText xml:space="preserve"> PAGEREF _Toc462972596 \h </w:instrText>
        </w:r>
      </w:ins>
      <w:r>
        <w:rPr>
          <w:noProof/>
          <w:webHidden/>
        </w:rPr>
      </w:r>
      <w:r>
        <w:rPr>
          <w:noProof/>
          <w:webHidden/>
        </w:rPr>
        <w:fldChar w:fldCharType="separate"/>
      </w:r>
      <w:ins w:id="101" w:author="Olga Karlsbrun" w:date="2016-09-30T04:20:00Z">
        <w:r>
          <w:rPr>
            <w:noProof/>
            <w:webHidden/>
          </w:rPr>
          <w:t>33</w:t>
        </w:r>
        <w:r>
          <w:rPr>
            <w:noProof/>
            <w:webHidden/>
          </w:rPr>
          <w:fldChar w:fldCharType="end"/>
        </w:r>
      </w:ins>
    </w:p>
    <w:p w14:paraId="0CE547BA" w14:textId="77777777" w:rsidR="00A274D6" w:rsidRDefault="00A274D6">
      <w:pPr>
        <w:pStyle w:val="TOC3"/>
        <w:tabs>
          <w:tab w:val="left" w:pos="1685"/>
        </w:tabs>
        <w:rPr>
          <w:ins w:id="102" w:author="Olga Karlsbrun" w:date="2016-09-30T04:20:00Z"/>
          <w:rFonts w:asciiTheme="minorHAnsi" w:eastAsiaTheme="minorEastAsia" w:hAnsiTheme="minorHAnsi" w:cstheme="minorBidi"/>
          <w:noProof/>
          <w:sz w:val="22"/>
          <w:szCs w:val="22"/>
        </w:rPr>
      </w:pPr>
      <w:ins w:id="103" w:author="Olga Karlsbrun" w:date="2016-09-30T04:20:00Z">
        <w:r>
          <w:rPr>
            <w:noProof/>
          </w:rPr>
          <w:t>4.2.4.</w:t>
        </w:r>
        <w:r>
          <w:rPr>
            <w:rFonts w:asciiTheme="minorHAnsi" w:eastAsiaTheme="minorEastAsia" w:hAnsiTheme="minorHAnsi" w:cstheme="minorBidi"/>
            <w:noProof/>
            <w:sz w:val="22"/>
            <w:szCs w:val="22"/>
          </w:rPr>
          <w:tab/>
        </w:r>
        <w:r>
          <w:rPr>
            <w:noProof/>
          </w:rPr>
          <w:t>Incollect Solution Overview</w:t>
        </w:r>
        <w:r>
          <w:rPr>
            <w:noProof/>
            <w:webHidden/>
          </w:rPr>
          <w:tab/>
        </w:r>
        <w:r>
          <w:rPr>
            <w:noProof/>
            <w:webHidden/>
          </w:rPr>
          <w:fldChar w:fldCharType="begin"/>
        </w:r>
        <w:r>
          <w:rPr>
            <w:noProof/>
            <w:webHidden/>
          </w:rPr>
          <w:instrText xml:space="preserve"> PAGEREF _Toc462972597 \h </w:instrText>
        </w:r>
      </w:ins>
      <w:r>
        <w:rPr>
          <w:noProof/>
          <w:webHidden/>
        </w:rPr>
      </w:r>
      <w:r>
        <w:rPr>
          <w:noProof/>
          <w:webHidden/>
        </w:rPr>
        <w:fldChar w:fldCharType="separate"/>
      </w:r>
      <w:ins w:id="104" w:author="Olga Karlsbrun" w:date="2016-09-30T04:20:00Z">
        <w:r>
          <w:rPr>
            <w:noProof/>
            <w:webHidden/>
          </w:rPr>
          <w:t>34</w:t>
        </w:r>
        <w:r>
          <w:rPr>
            <w:noProof/>
            <w:webHidden/>
          </w:rPr>
          <w:fldChar w:fldCharType="end"/>
        </w:r>
      </w:ins>
    </w:p>
    <w:p w14:paraId="0CE547BB" w14:textId="77777777" w:rsidR="00A274D6" w:rsidRDefault="00A274D6">
      <w:pPr>
        <w:pStyle w:val="TOC3"/>
        <w:tabs>
          <w:tab w:val="left" w:pos="1685"/>
        </w:tabs>
        <w:rPr>
          <w:ins w:id="105" w:author="Olga Karlsbrun" w:date="2016-09-30T04:20:00Z"/>
          <w:rFonts w:asciiTheme="minorHAnsi" w:eastAsiaTheme="minorEastAsia" w:hAnsiTheme="minorHAnsi" w:cstheme="minorBidi"/>
          <w:noProof/>
          <w:sz w:val="22"/>
          <w:szCs w:val="22"/>
        </w:rPr>
      </w:pPr>
      <w:ins w:id="106" w:author="Olga Karlsbrun" w:date="2016-09-30T04:20:00Z">
        <w:r>
          <w:rPr>
            <w:noProof/>
          </w:rPr>
          <w:t>4.2.5.</w:t>
        </w:r>
        <w:r>
          <w:rPr>
            <w:rFonts w:asciiTheme="minorHAnsi" w:eastAsiaTheme="minorEastAsia" w:hAnsiTheme="minorHAnsi" w:cstheme="minorBidi"/>
            <w:noProof/>
            <w:sz w:val="22"/>
            <w:szCs w:val="22"/>
          </w:rPr>
          <w:tab/>
        </w:r>
        <w:r>
          <w:rPr>
            <w:noProof/>
          </w:rPr>
          <w:t>Incollect Solution Details</w:t>
        </w:r>
        <w:r>
          <w:rPr>
            <w:noProof/>
            <w:webHidden/>
          </w:rPr>
          <w:tab/>
        </w:r>
        <w:r>
          <w:rPr>
            <w:noProof/>
            <w:webHidden/>
          </w:rPr>
          <w:fldChar w:fldCharType="begin"/>
        </w:r>
        <w:r>
          <w:rPr>
            <w:noProof/>
            <w:webHidden/>
          </w:rPr>
          <w:instrText xml:space="preserve"> PAGEREF _Toc462972598 \h </w:instrText>
        </w:r>
      </w:ins>
      <w:r>
        <w:rPr>
          <w:noProof/>
          <w:webHidden/>
        </w:rPr>
      </w:r>
      <w:r>
        <w:rPr>
          <w:noProof/>
          <w:webHidden/>
        </w:rPr>
        <w:fldChar w:fldCharType="separate"/>
      </w:r>
      <w:ins w:id="107" w:author="Olga Karlsbrun" w:date="2016-09-30T04:20:00Z">
        <w:r>
          <w:rPr>
            <w:noProof/>
            <w:webHidden/>
          </w:rPr>
          <w:t>35</w:t>
        </w:r>
        <w:r>
          <w:rPr>
            <w:noProof/>
            <w:webHidden/>
          </w:rPr>
          <w:fldChar w:fldCharType="end"/>
        </w:r>
      </w:ins>
    </w:p>
    <w:p w14:paraId="0CE547BC" w14:textId="77777777" w:rsidR="00A274D6" w:rsidRDefault="00A274D6">
      <w:pPr>
        <w:pStyle w:val="TOC3"/>
        <w:tabs>
          <w:tab w:val="left" w:pos="1685"/>
        </w:tabs>
        <w:rPr>
          <w:ins w:id="108" w:author="Olga Karlsbrun" w:date="2016-09-30T04:20:00Z"/>
          <w:rFonts w:asciiTheme="minorHAnsi" w:eastAsiaTheme="minorEastAsia" w:hAnsiTheme="minorHAnsi" w:cstheme="minorBidi"/>
          <w:noProof/>
          <w:sz w:val="22"/>
          <w:szCs w:val="22"/>
        </w:rPr>
      </w:pPr>
      <w:ins w:id="109" w:author="Olga Karlsbrun" w:date="2016-09-30T04:20:00Z">
        <w:r>
          <w:rPr>
            <w:noProof/>
          </w:rPr>
          <w:t>4.2.6.</w:t>
        </w:r>
        <w:r>
          <w:rPr>
            <w:rFonts w:asciiTheme="minorHAnsi" w:eastAsiaTheme="minorEastAsia" w:hAnsiTheme="minorHAnsi" w:cstheme="minorBidi"/>
            <w:noProof/>
            <w:sz w:val="22"/>
            <w:szCs w:val="22"/>
          </w:rPr>
          <w:tab/>
        </w:r>
        <w:r>
          <w:rPr>
            <w:noProof/>
          </w:rPr>
          <w:t>Incollect SAP Extract</w:t>
        </w:r>
        <w:r>
          <w:rPr>
            <w:noProof/>
            <w:webHidden/>
          </w:rPr>
          <w:tab/>
        </w:r>
        <w:r>
          <w:rPr>
            <w:noProof/>
            <w:webHidden/>
          </w:rPr>
          <w:fldChar w:fldCharType="begin"/>
        </w:r>
        <w:r>
          <w:rPr>
            <w:noProof/>
            <w:webHidden/>
          </w:rPr>
          <w:instrText xml:space="preserve"> PAGEREF _Toc462972599 \h </w:instrText>
        </w:r>
      </w:ins>
      <w:r>
        <w:rPr>
          <w:noProof/>
          <w:webHidden/>
        </w:rPr>
      </w:r>
      <w:r>
        <w:rPr>
          <w:noProof/>
          <w:webHidden/>
        </w:rPr>
        <w:fldChar w:fldCharType="separate"/>
      </w:r>
      <w:ins w:id="110" w:author="Olga Karlsbrun" w:date="2016-09-30T04:20:00Z">
        <w:r>
          <w:rPr>
            <w:noProof/>
            <w:webHidden/>
          </w:rPr>
          <w:t>36</w:t>
        </w:r>
        <w:r>
          <w:rPr>
            <w:noProof/>
            <w:webHidden/>
          </w:rPr>
          <w:fldChar w:fldCharType="end"/>
        </w:r>
      </w:ins>
    </w:p>
    <w:p w14:paraId="0CE547BD" w14:textId="77777777" w:rsidR="00A274D6" w:rsidRDefault="00A274D6">
      <w:pPr>
        <w:pStyle w:val="TOC1"/>
        <w:rPr>
          <w:ins w:id="111" w:author="Olga Karlsbrun" w:date="2016-09-30T04:20:00Z"/>
          <w:rFonts w:asciiTheme="minorHAnsi" w:eastAsiaTheme="minorEastAsia" w:hAnsiTheme="minorHAnsi" w:cstheme="minorBidi"/>
          <w:b w:val="0"/>
          <w:noProof/>
          <w:color w:val="auto"/>
          <w:sz w:val="22"/>
          <w:szCs w:val="22"/>
        </w:rPr>
      </w:pPr>
      <w:ins w:id="112" w:author="Olga Karlsbrun" w:date="2016-09-30T04:20:00Z">
        <w:r>
          <w:rPr>
            <w:noProof/>
          </w:rPr>
          <w:t>5.</w:t>
        </w:r>
        <w:r>
          <w:rPr>
            <w:rFonts w:asciiTheme="minorHAnsi" w:eastAsiaTheme="minorEastAsia" w:hAnsiTheme="minorHAnsi" w:cstheme="minorBidi"/>
            <w:b w:val="0"/>
            <w:noProof/>
            <w:color w:val="auto"/>
            <w:sz w:val="22"/>
            <w:szCs w:val="22"/>
          </w:rPr>
          <w:tab/>
        </w:r>
        <w:r>
          <w:rPr>
            <w:noProof/>
          </w:rPr>
          <w:t>Customer Software and Third-Party Software</w:t>
        </w:r>
        <w:r>
          <w:rPr>
            <w:noProof/>
            <w:webHidden/>
          </w:rPr>
          <w:tab/>
        </w:r>
        <w:r>
          <w:rPr>
            <w:noProof/>
            <w:webHidden/>
          </w:rPr>
          <w:fldChar w:fldCharType="begin"/>
        </w:r>
        <w:r>
          <w:rPr>
            <w:noProof/>
            <w:webHidden/>
          </w:rPr>
          <w:instrText xml:space="preserve"> PAGEREF _Toc462972600 \h </w:instrText>
        </w:r>
      </w:ins>
      <w:r>
        <w:rPr>
          <w:noProof/>
          <w:webHidden/>
        </w:rPr>
      </w:r>
      <w:r>
        <w:rPr>
          <w:noProof/>
          <w:webHidden/>
        </w:rPr>
        <w:fldChar w:fldCharType="separate"/>
      </w:r>
      <w:ins w:id="113" w:author="Olga Karlsbrun" w:date="2016-09-30T04:20:00Z">
        <w:r>
          <w:rPr>
            <w:noProof/>
            <w:webHidden/>
          </w:rPr>
          <w:t>37</w:t>
        </w:r>
        <w:r>
          <w:rPr>
            <w:noProof/>
            <w:webHidden/>
          </w:rPr>
          <w:fldChar w:fldCharType="end"/>
        </w:r>
      </w:ins>
    </w:p>
    <w:p w14:paraId="0CE547BE" w14:textId="77777777" w:rsidR="00A274D6" w:rsidRDefault="00A274D6">
      <w:pPr>
        <w:pStyle w:val="TOC2"/>
        <w:tabs>
          <w:tab w:val="left" w:pos="1200"/>
        </w:tabs>
        <w:rPr>
          <w:ins w:id="114" w:author="Olga Karlsbrun" w:date="2016-09-30T04:20:00Z"/>
          <w:rFonts w:asciiTheme="minorHAnsi" w:eastAsiaTheme="minorEastAsia" w:hAnsiTheme="minorHAnsi" w:cstheme="minorBidi"/>
          <w:noProof/>
        </w:rPr>
      </w:pPr>
      <w:ins w:id="115" w:author="Olga Karlsbrun" w:date="2016-09-30T04:20:00Z">
        <w:r>
          <w:rPr>
            <w:noProof/>
          </w:rPr>
          <w:t>5.1.</w:t>
        </w:r>
        <w:r>
          <w:rPr>
            <w:rFonts w:asciiTheme="minorHAnsi" w:eastAsiaTheme="minorEastAsia" w:hAnsiTheme="minorHAnsi" w:cstheme="minorBidi"/>
            <w:noProof/>
          </w:rPr>
          <w:tab/>
        </w:r>
        <w:r>
          <w:rPr>
            <w:noProof/>
          </w:rPr>
          <w:t>Integration with External Systems</w:t>
        </w:r>
        <w:r>
          <w:rPr>
            <w:noProof/>
            <w:webHidden/>
          </w:rPr>
          <w:tab/>
        </w:r>
        <w:r>
          <w:rPr>
            <w:noProof/>
            <w:webHidden/>
          </w:rPr>
          <w:fldChar w:fldCharType="begin"/>
        </w:r>
        <w:r>
          <w:rPr>
            <w:noProof/>
            <w:webHidden/>
          </w:rPr>
          <w:instrText xml:space="preserve"> PAGEREF _Toc462972601 \h </w:instrText>
        </w:r>
      </w:ins>
      <w:r>
        <w:rPr>
          <w:noProof/>
          <w:webHidden/>
        </w:rPr>
      </w:r>
      <w:r>
        <w:rPr>
          <w:noProof/>
          <w:webHidden/>
        </w:rPr>
        <w:fldChar w:fldCharType="separate"/>
      </w:r>
      <w:ins w:id="116" w:author="Olga Karlsbrun" w:date="2016-09-30T04:20:00Z">
        <w:r>
          <w:rPr>
            <w:noProof/>
            <w:webHidden/>
          </w:rPr>
          <w:t>37</w:t>
        </w:r>
        <w:r>
          <w:rPr>
            <w:noProof/>
            <w:webHidden/>
          </w:rPr>
          <w:fldChar w:fldCharType="end"/>
        </w:r>
      </w:ins>
    </w:p>
    <w:p w14:paraId="0CE547BF" w14:textId="77777777" w:rsidR="00A274D6" w:rsidRDefault="00A274D6">
      <w:pPr>
        <w:pStyle w:val="TOC2"/>
        <w:tabs>
          <w:tab w:val="left" w:pos="1200"/>
        </w:tabs>
        <w:rPr>
          <w:ins w:id="117" w:author="Olga Karlsbrun" w:date="2016-09-30T04:20:00Z"/>
          <w:rFonts w:asciiTheme="minorHAnsi" w:eastAsiaTheme="minorEastAsia" w:hAnsiTheme="minorHAnsi" w:cstheme="minorBidi"/>
          <w:noProof/>
        </w:rPr>
      </w:pPr>
      <w:ins w:id="118" w:author="Olga Karlsbrun" w:date="2016-09-30T04:20:00Z">
        <w:r>
          <w:rPr>
            <w:noProof/>
          </w:rPr>
          <w:t>5.2.</w:t>
        </w:r>
        <w:r>
          <w:rPr>
            <w:rFonts w:asciiTheme="minorHAnsi" w:eastAsiaTheme="minorEastAsia" w:hAnsiTheme="minorHAnsi" w:cstheme="minorBidi"/>
            <w:noProof/>
          </w:rPr>
          <w:tab/>
        </w:r>
        <w:r>
          <w:rPr>
            <w:noProof/>
          </w:rPr>
          <w:t>Impact on National Retailer Integration – N/A</w:t>
        </w:r>
        <w:r>
          <w:rPr>
            <w:noProof/>
            <w:webHidden/>
          </w:rPr>
          <w:tab/>
        </w:r>
        <w:r>
          <w:rPr>
            <w:noProof/>
            <w:webHidden/>
          </w:rPr>
          <w:fldChar w:fldCharType="begin"/>
        </w:r>
        <w:r>
          <w:rPr>
            <w:noProof/>
            <w:webHidden/>
          </w:rPr>
          <w:instrText xml:space="preserve"> PAGEREF _Toc462972602 \h </w:instrText>
        </w:r>
      </w:ins>
      <w:r>
        <w:rPr>
          <w:noProof/>
          <w:webHidden/>
        </w:rPr>
      </w:r>
      <w:r>
        <w:rPr>
          <w:noProof/>
          <w:webHidden/>
        </w:rPr>
        <w:fldChar w:fldCharType="separate"/>
      </w:r>
      <w:ins w:id="119" w:author="Olga Karlsbrun" w:date="2016-09-30T04:20:00Z">
        <w:r>
          <w:rPr>
            <w:noProof/>
            <w:webHidden/>
          </w:rPr>
          <w:t>37</w:t>
        </w:r>
        <w:r>
          <w:rPr>
            <w:noProof/>
            <w:webHidden/>
          </w:rPr>
          <w:fldChar w:fldCharType="end"/>
        </w:r>
      </w:ins>
    </w:p>
    <w:p w14:paraId="0CE547C0" w14:textId="77777777" w:rsidR="00A274D6" w:rsidRDefault="00A274D6">
      <w:pPr>
        <w:pStyle w:val="TOC1"/>
        <w:rPr>
          <w:ins w:id="120" w:author="Olga Karlsbrun" w:date="2016-09-30T04:20:00Z"/>
          <w:rFonts w:asciiTheme="minorHAnsi" w:eastAsiaTheme="minorEastAsia" w:hAnsiTheme="minorHAnsi" w:cstheme="minorBidi"/>
          <w:b w:val="0"/>
          <w:noProof/>
          <w:color w:val="auto"/>
          <w:sz w:val="22"/>
          <w:szCs w:val="22"/>
        </w:rPr>
      </w:pPr>
      <w:ins w:id="121" w:author="Olga Karlsbrun" w:date="2016-09-30T04:20:00Z">
        <w:r>
          <w:rPr>
            <w:noProof/>
          </w:rPr>
          <w:lastRenderedPageBreak/>
          <w:t>6.</w:t>
        </w:r>
        <w:r>
          <w:rPr>
            <w:rFonts w:asciiTheme="minorHAnsi" w:eastAsiaTheme="minorEastAsia" w:hAnsiTheme="minorHAnsi" w:cstheme="minorBidi"/>
            <w:b w:val="0"/>
            <w:noProof/>
            <w:color w:val="auto"/>
            <w:sz w:val="22"/>
            <w:szCs w:val="22"/>
          </w:rPr>
          <w:tab/>
        </w:r>
        <w:r>
          <w:rPr>
            <w:noProof/>
          </w:rPr>
          <w:t>Data Model Changes – N/A</w:t>
        </w:r>
        <w:r>
          <w:rPr>
            <w:noProof/>
            <w:webHidden/>
          </w:rPr>
          <w:tab/>
        </w:r>
        <w:r>
          <w:rPr>
            <w:noProof/>
            <w:webHidden/>
          </w:rPr>
          <w:fldChar w:fldCharType="begin"/>
        </w:r>
        <w:r>
          <w:rPr>
            <w:noProof/>
            <w:webHidden/>
          </w:rPr>
          <w:instrText xml:space="preserve"> PAGEREF _Toc462972603 \h </w:instrText>
        </w:r>
      </w:ins>
      <w:r>
        <w:rPr>
          <w:noProof/>
          <w:webHidden/>
        </w:rPr>
      </w:r>
      <w:r>
        <w:rPr>
          <w:noProof/>
          <w:webHidden/>
        </w:rPr>
        <w:fldChar w:fldCharType="separate"/>
      </w:r>
      <w:ins w:id="122" w:author="Olga Karlsbrun" w:date="2016-09-30T04:20:00Z">
        <w:r>
          <w:rPr>
            <w:noProof/>
            <w:webHidden/>
          </w:rPr>
          <w:t>38</w:t>
        </w:r>
        <w:r>
          <w:rPr>
            <w:noProof/>
            <w:webHidden/>
          </w:rPr>
          <w:fldChar w:fldCharType="end"/>
        </w:r>
      </w:ins>
    </w:p>
    <w:p w14:paraId="0CE547C1" w14:textId="77777777" w:rsidR="00A274D6" w:rsidRDefault="00A274D6">
      <w:pPr>
        <w:pStyle w:val="TOC2"/>
        <w:tabs>
          <w:tab w:val="left" w:pos="1200"/>
        </w:tabs>
        <w:rPr>
          <w:ins w:id="123" w:author="Olga Karlsbrun" w:date="2016-09-30T04:20:00Z"/>
          <w:rFonts w:asciiTheme="minorHAnsi" w:eastAsiaTheme="minorEastAsia" w:hAnsiTheme="minorHAnsi" w:cstheme="minorBidi"/>
          <w:noProof/>
        </w:rPr>
      </w:pPr>
      <w:ins w:id="124" w:author="Olga Karlsbrun" w:date="2016-09-30T04:20:00Z">
        <w:r>
          <w:rPr>
            <w:noProof/>
          </w:rPr>
          <w:t>6.1.</w:t>
        </w:r>
        <w:r>
          <w:rPr>
            <w:rFonts w:asciiTheme="minorHAnsi" w:eastAsiaTheme="minorEastAsia" w:hAnsiTheme="minorHAnsi" w:cstheme="minorBidi"/>
            <w:noProof/>
          </w:rPr>
          <w:tab/>
        </w:r>
        <w:r>
          <w:rPr>
            <w:noProof/>
          </w:rPr>
          <w:t>Reference Changes</w:t>
        </w:r>
        <w:r>
          <w:rPr>
            <w:noProof/>
            <w:webHidden/>
          </w:rPr>
          <w:tab/>
        </w:r>
        <w:r>
          <w:rPr>
            <w:noProof/>
            <w:webHidden/>
          </w:rPr>
          <w:fldChar w:fldCharType="begin"/>
        </w:r>
        <w:r>
          <w:rPr>
            <w:noProof/>
            <w:webHidden/>
          </w:rPr>
          <w:instrText xml:space="preserve"> PAGEREF _Toc462972604 \h </w:instrText>
        </w:r>
      </w:ins>
      <w:r>
        <w:rPr>
          <w:noProof/>
          <w:webHidden/>
        </w:rPr>
      </w:r>
      <w:r>
        <w:rPr>
          <w:noProof/>
          <w:webHidden/>
        </w:rPr>
        <w:fldChar w:fldCharType="separate"/>
      </w:r>
      <w:ins w:id="125" w:author="Olga Karlsbrun" w:date="2016-09-30T04:20:00Z">
        <w:r>
          <w:rPr>
            <w:noProof/>
            <w:webHidden/>
          </w:rPr>
          <w:t>38</w:t>
        </w:r>
        <w:r>
          <w:rPr>
            <w:noProof/>
            <w:webHidden/>
          </w:rPr>
          <w:fldChar w:fldCharType="end"/>
        </w:r>
      </w:ins>
    </w:p>
    <w:p w14:paraId="0CE547C2" w14:textId="77777777" w:rsidR="00A274D6" w:rsidRDefault="00A274D6">
      <w:pPr>
        <w:pStyle w:val="TOC1"/>
        <w:rPr>
          <w:ins w:id="126" w:author="Olga Karlsbrun" w:date="2016-09-30T04:20:00Z"/>
          <w:rFonts w:asciiTheme="minorHAnsi" w:eastAsiaTheme="minorEastAsia" w:hAnsiTheme="minorHAnsi" w:cstheme="minorBidi"/>
          <w:b w:val="0"/>
          <w:noProof/>
          <w:color w:val="auto"/>
          <w:sz w:val="22"/>
          <w:szCs w:val="22"/>
        </w:rPr>
      </w:pPr>
      <w:ins w:id="127" w:author="Olga Karlsbrun" w:date="2016-09-30T04:20:00Z">
        <w:r>
          <w:rPr>
            <w:noProof/>
          </w:rPr>
          <w:t>7.</w:t>
        </w:r>
        <w:r>
          <w:rPr>
            <w:rFonts w:asciiTheme="minorHAnsi" w:eastAsiaTheme="minorEastAsia" w:hAnsiTheme="minorHAnsi" w:cstheme="minorBidi"/>
            <w:b w:val="0"/>
            <w:noProof/>
            <w:color w:val="auto"/>
            <w:sz w:val="22"/>
            <w:szCs w:val="22"/>
          </w:rPr>
          <w:tab/>
        </w:r>
        <w:r>
          <w:rPr>
            <w:noProof/>
          </w:rPr>
          <w:t>Suggested Implementation Actions</w:t>
        </w:r>
        <w:r>
          <w:rPr>
            <w:noProof/>
            <w:webHidden/>
          </w:rPr>
          <w:tab/>
        </w:r>
        <w:r>
          <w:rPr>
            <w:noProof/>
            <w:webHidden/>
          </w:rPr>
          <w:fldChar w:fldCharType="begin"/>
        </w:r>
        <w:r>
          <w:rPr>
            <w:noProof/>
            <w:webHidden/>
          </w:rPr>
          <w:instrText xml:space="preserve"> PAGEREF _Toc462972605 \h </w:instrText>
        </w:r>
      </w:ins>
      <w:r>
        <w:rPr>
          <w:noProof/>
          <w:webHidden/>
        </w:rPr>
      </w:r>
      <w:r>
        <w:rPr>
          <w:noProof/>
          <w:webHidden/>
        </w:rPr>
        <w:fldChar w:fldCharType="separate"/>
      </w:r>
      <w:ins w:id="128" w:author="Olga Karlsbrun" w:date="2016-09-30T04:20:00Z">
        <w:r>
          <w:rPr>
            <w:noProof/>
            <w:webHidden/>
          </w:rPr>
          <w:t>39</w:t>
        </w:r>
        <w:r>
          <w:rPr>
            <w:noProof/>
            <w:webHidden/>
          </w:rPr>
          <w:fldChar w:fldCharType="end"/>
        </w:r>
      </w:ins>
    </w:p>
    <w:p w14:paraId="0CE547C3" w14:textId="77777777" w:rsidR="00A274D6" w:rsidRDefault="00A274D6">
      <w:pPr>
        <w:pStyle w:val="TOC2"/>
        <w:tabs>
          <w:tab w:val="left" w:pos="1200"/>
        </w:tabs>
        <w:rPr>
          <w:ins w:id="129" w:author="Olga Karlsbrun" w:date="2016-09-30T04:20:00Z"/>
          <w:rFonts w:asciiTheme="minorHAnsi" w:eastAsiaTheme="minorEastAsia" w:hAnsiTheme="minorHAnsi" w:cstheme="minorBidi"/>
          <w:noProof/>
        </w:rPr>
      </w:pPr>
      <w:ins w:id="130" w:author="Olga Karlsbrun" w:date="2016-09-30T04:20:00Z">
        <w:r>
          <w:rPr>
            <w:noProof/>
          </w:rPr>
          <w:t>7.1.</w:t>
        </w:r>
        <w:r>
          <w:rPr>
            <w:rFonts w:asciiTheme="minorHAnsi" w:eastAsiaTheme="minorEastAsia" w:hAnsiTheme="minorHAnsi" w:cstheme="minorBidi"/>
            <w:noProof/>
          </w:rPr>
          <w:tab/>
        </w:r>
        <w:r>
          <w:rPr>
            <w:noProof/>
          </w:rPr>
          <w:t>Implementation Changes</w:t>
        </w:r>
        <w:r>
          <w:rPr>
            <w:noProof/>
            <w:webHidden/>
          </w:rPr>
          <w:tab/>
        </w:r>
        <w:r>
          <w:rPr>
            <w:noProof/>
            <w:webHidden/>
          </w:rPr>
          <w:fldChar w:fldCharType="begin"/>
        </w:r>
        <w:r>
          <w:rPr>
            <w:noProof/>
            <w:webHidden/>
          </w:rPr>
          <w:instrText xml:space="preserve"> PAGEREF _Toc462972606 \h </w:instrText>
        </w:r>
      </w:ins>
      <w:r>
        <w:rPr>
          <w:noProof/>
          <w:webHidden/>
        </w:rPr>
      </w:r>
      <w:r>
        <w:rPr>
          <w:noProof/>
          <w:webHidden/>
        </w:rPr>
        <w:fldChar w:fldCharType="separate"/>
      </w:r>
      <w:ins w:id="131" w:author="Olga Karlsbrun" w:date="2016-09-30T04:20:00Z">
        <w:r>
          <w:rPr>
            <w:noProof/>
            <w:webHidden/>
          </w:rPr>
          <w:t>39</w:t>
        </w:r>
        <w:r>
          <w:rPr>
            <w:noProof/>
            <w:webHidden/>
          </w:rPr>
          <w:fldChar w:fldCharType="end"/>
        </w:r>
      </w:ins>
    </w:p>
    <w:p w14:paraId="0CE547C4" w14:textId="77777777" w:rsidR="00A274D6" w:rsidRDefault="00A274D6">
      <w:pPr>
        <w:pStyle w:val="TOC3"/>
        <w:tabs>
          <w:tab w:val="left" w:pos="1685"/>
        </w:tabs>
        <w:rPr>
          <w:ins w:id="132" w:author="Olga Karlsbrun" w:date="2016-09-30T04:20:00Z"/>
          <w:rFonts w:asciiTheme="minorHAnsi" w:eastAsiaTheme="minorEastAsia" w:hAnsiTheme="minorHAnsi" w:cstheme="minorBidi"/>
          <w:noProof/>
          <w:sz w:val="22"/>
          <w:szCs w:val="22"/>
        </w:rPr>
      </w:pPr>
      <w:ins w:id="133" w:author="Olga Karlsbrun" w:date="2016-09-30T04:20:00Z">
        <w:r>
          <w:rPr>
            <w:noProof/>
          </w:rPr>
          <w:t>7.1.1.</w:t>
        </w:r>
        <w:r>
          <w:rPr>
            <w:rFonts w:asciiTheme="minorHAnsi" w:eastAsiaTheme="minorEastAsia" w:hAnsiTheme="minorHAnsi" w:cstheme="minorBidi"/>
            <w:noProof/>
            <w:sz w:val="22"/>
            <w:szCs w:val="22"/>
          </w:rPr>
          <w:tab/>
        </w:r>
        <w:r>
          <w:rPr>
            <w:noProof/>
          </w:rPr>
          <w:t>EPC</w:t>
        </w:r>
        <w:r>
          <w:rPr>
            <w:noProof/>
            <w:webHidden/>
          </w:rPr>
          <w:tab/>
        </w:r>
        <w:r>
          <w:rPr>
            <w:noProof/>
            <w:webHidden/>
          </w:rPr>
          <w:fldChar w:fldCharType="begin"/>
        </w:r>
        <w:r>
          <w:rPr>
            <w:noProof/>
            <w:webHidden/>
          </w:rPr>
          <w:instrText xml:space="preserve"> PAGEREF _Toc462972607 \h </w:instrText>
        </w:r>
      </w:ins>
      <w:r>
        <w:rPr>
          <w:noProof/>
          <w:webHidden/>
        </w:rPr>
      </w:r>
      <w:r>
        <w:rPr>
          <w:noProof/>
          <w:webHidden/>
        </w:rPr>
        <w:fldChar w:fldCharType="separate"/>
      </w:r>
      <w:ins w:id="134" w:author="Olga Karlsbrun" w:date="2016-09-30T04:20:00Z">
        <w:r>
          <w:rPr>
            <w:noProof/>
            <w:webHidden/>
          </w:rPr>
          <w:t>39</w:t>
        </w:r>
        <w:r>
          <w:rPr>
            <w:noProof/>
            <w:webHidden/>
          </w:rPr>
          <w:fldChar w:fldCharType="end"/>
        </w:r>
      </w:ins>
    </w:p>
    <w:p w14:paraId="0CE547C5" w14:textId="77777777" w:rsidR="00A274D6" w:rsidRDefault="00A274D6">
      <w:pPr>
        <w:pStyle w:val="TOC3"/>
        <w:tabs>
          <w:tab w:val="left" w:pos="1685"/>
        </w:tabs>
        <w:rPr>
          <w:ins w:id="135" w:author="Olga Karlsbrun" w:date="2016-09-30T04:20:00Z"/>
          <w:rFonts w:asciiTheme="minorHAnsi" w:eastAsiaTheme="minorEastAsia" w:hAnsiTheme="minorHAnsi" w:cstheme="minorBidi"/>
          <w:noProof/>
          <w:sz w:val="22"/>
          <w:szCs w:val="22"/>
        </w:rPr>
      </w:pPr>
      <w:ins w:id="136" w:author="Olga Karlsbrun" w:date="2016-09-30T04:20:00Z">
        <w:r>
          <w:rPr>
            <w:noProof/>
          </w:rPr>
          <w:t>7.1.2.</w:t>
        </w:r>
        <w:r>
          <w:rPr>
            <w:rFonts w:asciiTheme="minorHAnsi" w:eastAsiaTheme="minorEastAsia" w:hAnsiTheme="minorHAnsi" w:cstheme="minorBidi"/>
            <w:noProof/>
            <w:sz w:val="22"/>
            <w:szCs w:val="22"/>
          </w:rPr>
          <w:tab/>
        </w:r>
        <w:r>
          <w:rPr>
            <w:noProof/>
          </w:rPr>
          <w:t>BPT</w:t>
        </w:r>
        <w:r>
          <w:rPr>
            <w:noProof/>
            <w:webHidden/>
          </w:rPr>
          <w:tab/>
        </w:r>
        <w:r>
          <w:rPr>
            <w:noProof/>
            <w:webHidden/>
          </w:rPr>
          <w:fldChar w:fldCharType="begin"/>
        </w:r>
        <w:r>
          <w:rPr>
            <w:noProof/>
            <w:webHidden/>
          </w:rPr>
          <w:instrText xml:space="preserve"> PAGEREF _Toc462972608 \h </w:instrText>
        </w:r>
      </w:ins>
      <w:r>
        <w:rPr>
          <w:noProof/>
          <w:webHidden/>
        </w:rPr>
      </w:r>
      <w:r>
        <w:rPr>
          <w:noProof/>
          <w:webHidden/>
        </w:rPr>
        <w:fldChar w:fldCharType="separate"/>
      </w:r>
      <w:ins w:id="137" w:author="Olga Karlsbrun" w:date="2016-09-30T04:20:00Z">
        <w:r>
          <w:rPr>
            <w:noProof/>
            <w:webHidden/>
          </w:rPr>
          <w:t>39</w:t>
        </w:r>
        <w:r>
          <w:rPr>
            <w:noProof/>
            <w:webHidden/>
          </w:rPr>
          <w:fldChar w:fldCharType="end"/>
        </w:r>
      </w:ins>
    </w:p>
    <w:p w14:paraId="0CE547C6" w14:textId="77777777" w:rsidR="00A274D6" w:rsidRDefault="00A274D6">
      <w:pPr>
        <w:pStyle w:val="TOC3"/>
        <w:tabs>
          <w:tab w:val="left" w:pos="1685"/>
        </w:tabs>
        <w:rPr>
          <w:ins w:id="138" w:author="Olga Karlsbrun" w:date="2016-09-30T04:20:00Z"/>
          <w:rFonts w:asciiTheme="minorHAnsi" w:eastAsiaTheme="minorEastAsia" w:hAnsiTheme="minorHAnsi" w:cstheme="minorBidi"/>
          <w:noProof/>
          <w:sz w:val="22"/>
          <w:szCs w:val="22"/>
        </w:rPr>
      </w:pPr>
      <w:ins w:id="139" w:author="Olga Karlsbrun" w:date="2016-09-30T04:20:00Z">
        <w:r>
          <w:rPr>
            <w:noProof/>
          </w:rPr>
          <w:t>7.1.3.</w:t>
        </w:r>
        <w:r>
          <w:rPr>
            <w:rFonts w:asciiTheme="minorHAnsi" w:eastAsiaTheme="minorEastAsia" w:hAnsiTheme="minorHAnsi" w:cstheme="minorBidi"/>
            <w:noProof/>
            <w:sz w:val="22"/>
            <w:szCs w:val="22"/>
          </w:rPr>
          <w:tab/>
        </w:r>
        <w:r>
          <w:rPr>
            <w:noProof/>
          </w:rPr>
          <w:t>JGL</w:t>
        </w:r>
        <w:r>
          <w:rPr>
            <w:noProof/>
            <w:webHidden/>
          </w:rPr>
          <w:tab/>
        </w:r>
        <w:r>
          <w:rPr>
            <w:noProof/>
            <w:webHidden/>
          </w:rPr>
          <w:fldChar w:fldCharType="begin"/>
        </w:r>
        <w:r>
          <w:rPr>
            <w:noProof/>
            <w:webHidden/>
          </w:rPr>
          <w:instrText xml:space="preserve"> PAGEREF _Toc462972609 \h </w:instrText>
        </w:r>
      </w:ins>
      <w:r>
        <w:rPr>
          <w:noProof/>
          <w:webHidden/>
        </w:rPr>
      </w:r>
      <w:r>
        <w:rPr>
          <w:noProof/>
          <w:webHidden/>
        </w:rPr>
        <w:fldChar w:fldCharType="separate"/>
      </w:r>
      <w:ins w:id="140" w:author="Olga Karlsbrun" w:date="2016-09-30T04:20:00Z">
        <w:r>
          <w:rPr>
            <w:noProof/>
            <w:webHidden/>
          </w:rPr>
          <w:t>39</w:t>
        </w:r>
        <w:r>
          <w:rPr>
            <w:noProof/>
            <w:webHidden/>
          </w:rPr>
          <w:fldChar w:fldCharType="end"/>
        </w:r>
      </w:ins>
    </w:p>
    <w:p w14:paraId="0CE547C7" w14:textId="77777777" w:rsidR="00A274D6" w:rsidRDefault="00A274D6">
      <w:pPr>
        <w:pStyle w:val="TOC3"/>
        <w:tabs>
          <w:tab w:val="left" w:pos="1685"/>
        </w:tabs>
        <w:rPr>
          <w:ins w:id="141" w:author="Olga Karlsbrun" w:date="2016-09-30T04:20:00Z"/>
          <w:rFonts w:asciiTheme="minorHAnsi" w:eastAsiaTheme="minorEastAsia" w:hAnsiTheme="minorHAnsi" w:cstheme="minorBidi"/>
          <w:noProof/>
          <w:sz w:val="22"/>
          <w:szCs w:val="22"/>
        </w:rPr>
      </w:pPr>
      <w:ins w:id="142" w:author="Olga Karlsbrun" w:date="2016-09-30T04:20:00Z">
        <w:r>
          <w:rPr>
            <w:noProof/>
          </w:rPr>
          <w:t>7.1.4.</w:t>
        </w:r>
        <w:r>
          <w:rPr>
            <w:rFonts w:asciiTheme="minorHAnsi" w:eastAsiaTheme="minorEastAsia" w:hAnsiTheme="minorHAnsi" w:cstheme="minorBidi"/>
            <w:noProof/>
            <w:sz w:val="22"/>
            <w:szCs w:val="22"/>
          </w:rPr>
          <w:tab/>
        </w:r>
        <w:r>
          <w:rPr>
            <w:noProof/>
          </w:rPr>
          <w:t>User Role Changes</w:t>
        </w:r>
        <w:r>
          <w:rPr>
            <w:noProof/>
            <w:webHidden/>
          </w:rPr>
          <w:tab/>
        </w:r>
        <w:r>
          <w:rPr>
            <w:noProof/>
            <w:webHidden/>
          </w:rPr>
          <w:fldChar w:fldCharType="begin"/>
        </w:r>
        <w:r>
          <w:rPr>
            <w:noProof/>
            <w:webHidden/>
          </w:rPr>
          <w:instrText xml:space="preserve"> PAGEREF _Toc462972610 \h </w:instrText>
        </w:r>
      </w:ins>
      <w:r>
        <w:rPr>
          <w:noProof/>
          <w:webHidden/>
        </w:rPr>
      </w:r>
      <w:r>
        <w:rPr>
          <w:noProof/>
          <w:webHidden/>
        </w:rPr>
        <w:fldChar w:fldCharType="separate"/>
      </w:r>
      <w:ins w:id="143" w:author="Olga Karlsbrun" w:date="2016-09-30T04:20:00Z">
        <w:r>
          <w:rPr>
            <w:noProof/>
            <w:webHidden/>
          </w:rPr>
          <w:t>39</w:t>
        </w:r>
        <w:r>
          <w:rPr>
            <w:noProof/>
            <w:webHidden/>
          </w:rPr>
          <w:fldChar w:fldCharType="end"/>
        </w:r>
      </w:ins>
    </w:p>
    <w:p w14:paraId="0CE547C8" w14:textId="77777777" w:rsidR="00A274D6" w:rsidRDefault="00A274D6">
      <w:pPr>
        <w:pStyle w:val="TOC1"/>
        <w:rPr>
          <w:ins w:id="144" w:author="Olga Karlsbrun" w:date="2016-09-30T04:20:00Z"/>
          <w:rFonts w:asciiTheme="minorHAnsi" w:eastAsiaTheme="minorEastAsia" w:hAnsiTheme="minorHAnsi" w:cstheme="minorBidi"/>
          <w:b w:val="0"/>
          <w:noProof/>
          <w:color w:val="auto"/>
          <w:sz w:val="22"/>
          <w:szCs w:val="22"/>
        </w:rPr>
      </w:pPr>
      <w:ins w:id="145" w:author="Olga Karlsbrun" w:date="2016-09-30T04:20:00Z">
        <w:r>
          <w:rPr>
            <w:noProof/>
          </w:rPr>
          <w:t>8.</w:t>
        </w:r>
        <w:r>
          <w:rPr>
            <w:rFonts w:asciiTheme="minorHAnsi" w:eastAsiaTheme="minorEastAsia" w:hAnsiTheme="minorHAnsi" w:cstheme="minorBidi"/>
            <w:b w:val="0"/>
            <w:noProof/>
            <w:color w:val="auto"/>
            <w:sz w:val="22"/>
            <w:szCs w:val="22"/>
          </w:rPr>
          <w:tab/>
        </w:r>
        <w:r>
          <w:rPr>
            <w:noProof/>
          </w:rPr>
          <w:t>Operational Concept</w:t>
        </w:r>
        <w:r>
          <w:rPr>
            <w:noProof/>
            <w:webHidden/>
          </w:rPr>
          <w:tab/>
        </w:r>
        <w:r>
          <w:rPr>
            <w:noProof/>
            <w:webHidden/>
          </w:rPr>
          <w:fldChar w:fldCharType="begin"/>
        </w:r>
        <w:r>
          <w:rPr>
            <w:noProof/>
            <w:webHidden/>
          </w:rPr>
          <w:instrText xml:space="preserve"> PAGEREF _Toc462972611 \h </w:instrText>
        </w:r>
      </w:ins>
      <w:r>
        <w:rPr>
          <w:noProof/>
          <w:webHidden/>
        </w:rPr>
      </w:r>
      <w:r>
        <w:rPr>
          <w:noProof/>
          <w:webHidden/>
        </w:rPr>
        <w:fldChar w:fldCharType="separate"/>
      </w:r>
      <w:ins w:id="146" w:author="Olga Karlsbrun" w:date="2016-09-30T04:20:00Z">
        <w:r>
          <w:rPr>
            <w:noProof/>
            <w:webHidden/>
          </w:rPr>
          <w:t>40</w:t>
        </w:r>
        <w:r>
          <w:rPr>
            <w:noProof/>
            <w:webHidden/>
          </w:rPr>
          <w:fldChar w:fldCharType="end"/>
        </w:r>
      </w:ins>
    </w:p>
    <w:p w14:paraId="0CE547C9" w14:textId="77777777" w:rsidR="00A274D6" w:rsidRDefault="00A274D6">
      <w:pPr>
        <w:pStyle w:val="TOC2"/>
        <w:tabs>
          <w:tab w:val="left" w:pos="1200"/>
        </w:tabs>
        <w:rPr>
          <w:ins w:id="147" w:author="Olga Karlsbrun" w:date="2016-09-30T04:20:00Z"/>
          <w:rFonts w:asciiTheme="minorHAnsi" w:eastAsiaTheme="minorEastAsia" w:hAnsiTheme="minorHAnsi" w:cstheme="minorBidi"/>
          <w:noProof/>
        </w:rPr>
      </w:pPr>
      <w:ins w:id="148" w:author="Olga Karlsbrun" w:date="2016-09-30T04:20:00Z">
        <w:r>
          <w:rPr>
            <w:noProof/>
          </w:rPr>
          <w:t>8.1.</w:t>
        </w:r>
        <w:r>
          <w:rPr>
            <w:rFonts w:asciiTheme="minorHAnsi" w:eastAsiaTheme="minorEastAsia" w:hAnsiTheme="minorHAnsi" w:cstheme="minorBidi"/>
            <w:noProof/>
          </w:rPr>
          <w:tab/>
        </w:r>
        <w:r>
          <w:rPr>
            <w:noProof/>
          </w:rPr>
          <w:t>Operational / SLA Impact</w:t>
        </w:r>
        <w:r>
          <w:rPr>
            <w:noProof/>
            <w:webHidden/>
          </w:rPr>
          <w:tab/>
        </w:r>
        <w:r>
          <w:rPr>
            <w:noProof/>
            <w:webHidden/>
          </w:rPr>
          <w:fldChar w:fldCharType="begin"/>
        </w:r>
        <w:r>
          <w:rPr>
            <w:noProof/>
            <w:webHidden/>
          </w:rPr>
          <w:instrText xml:space="preserve"> PAGEREF _Toc462972612 \h </w:instrText>
        </w:r>
      </w:ins>
      <w:r>
        <w:rPr>
          <w:noProof/>
          <w:webHidden/>
        </w:rPr>
      </w:r>
      <w:r>
        <w:rPr>
          <w:noProof/>
          <w:webHidden/>
        </w:rPr>
        <w:fldChar w:fldCharType="separate"/>
      </w:r>
      <w:ins w:id="149" w:author="Olga Karlsbrun" w:date="2016-09-30T04:20:00Z">
        <w:r>
          <w:rPr>
            <w:noProof/>
            <w:webHidden/>
          </w:rPr>
          <w:t>40</w:t>
        </w:r>
        <w:r>
          <w:rPr>
            <w:noProof/>
            <w:webHidden/>
          </w:rPr>
          <w:fldChar w:fldCharType="end"/>
        </w:r>
      </w:ins>
    </w:p>
    <w:p w14:paraId="0CE547CA" w14:textId="77777777" w:rsidR="00A274D6" w:rsidRDefault="00A274D6">
      <w:pPr>
        <w:pStyle w:val="TOC2"/>
        <w:tabs>
          <w:tab w:val="left" w:pos="1200"/>
        </w:tabs>
        <w:rPr>
          <w:ins w:id="150" w:author="Olga Karlsbrun" w:date="2016-09-30T04:20:00Z"/>
          <w:rFonts w:asciiTheme="minorHAnsi" w:eastAsiaTheme="minorEastAsia" w:hAnsiTheme="minorHAnsi" w:cstheme="minorBidi"/>
          <w:noProof/>
        </w:rPr>
      </w:pPr>
      <w:ins w:id="151" w:author="Olga Karlsbrun" w:date="2016-09-30T04:20:00Z">
        <w:r>
          <w:rPr>
            <w:noProof/>
          </w:rPr>
          <w:t>8.2.</w:t>
        </w:r>
        <w:r>
          <w:rPr>
            <w:rFonts w:asciiTheme="minorHAnsi" w:eastAsiaTheme="minorEastAsia" w:hAnsiTheme="minorHAnsi" w:cstheme="minorBidi"/>
            <w:noProof/>
          </w:rPr>
          <w:tab/>
        </w:r>
        <w:r>
          <w:rPr>
            <w:noProof/>
          </w:rPr>
          <w:t>Dormant Functionality (On/Off Flag)</w:t>
        </w:r>
        <w:r>
          <w:rPr>
            <w:noProof/>
            <w:webHidden/>
          </w:rPr>
          <w:tab/>
        </w:r>
        <w:r>
          <w:rPr>
            <w:noProof/>
            <w:webHidden/>
          </w:rPr>
          <w:fldChar w:fldCharType="begin"/>
        </w:r>
        <w:r>
          <w:rPr>
            <w:noProof/>
            <w:webHidden/>
          </w:rPr>
          <w:instrText xml:space="preserve"> PAGEREF _Toc462972613 \h </w:instrText>
        </w:r>
      </w:ins>
      <w:r>
        <w:rPr>
          <w:noProof/>
          <w:webHidden/>
        </w:rPr>
      </w:r>
      <w:r>
        <w:rPr>
          <w:noProof/>
          <w:webHidden/>
        </w:rPr>
        <w:fldChar w:fldCharType="separate"/>
      </w:r>
      <w:ins w:id="152" w:author="Olga Karlsbrun" w:date="2016-09-30T04:20:00Z">
        <w:r>
          <w:rPr>
            <w:noProof/>
            <w:webHidden/>
          </w:rPr>
          <w:t>40</w:t>
        </w:r>
        <w:r>
          <w:rPr>
            <w:noProof/>
            <w:webHidden/>
          </w:rPr>
          <w:fldChar w:fldCharType="end"/>
        </w:r>
      </w:ins>
    </w:p>
    <w:p w14:paraId="0CE547CB" w14:textId="77777777" w:rsidR="00A274D6" w:rsidRDefault="00A274D6">
      <w:pPr>
        <w:pStyle w:val="TOC2"/>
        <w:tabs>
          <w:tab w:val="left" w:pos="1200"/>
        </w:tabs>
        <w:rPr>
          <w:ins w:id="153" w:author="Olga Karlsbrun" w:date="2016-09-30T04:20:00Z"/>
          <w:rFonts w:asciiTheme="minorHAnsi" w:eastAsiaTheme="minorEastAsia" w:hAnsiTheme="minorHAnsi" w:cstheme="minorBidi"/>
          <w:noProof/>
        </w:rPr>
      </w:pPr>
      <w:ins w:id="154" w:author="Olga Karlsbrun" w:date="2016-09-30T04:20:00Z">
        <w:r>
          <w:rPr>
            <w:noProof/>
          </w:rPr>
          <w:t>8.3.</w:t>
        </w:r>
        <w:r>
          <w:rPr>
            <w:rFonts w:asciiTheme="minorHAnsi" w:eastAsiaTheme="minorEastAsia" w:hAnsiTheme="minorHAnsi" w:cstheme="minorBidi"/>
            <w:noProof/>
          </w:rPr>
          <w:tab/>
        </w:r>
        <w:r>
          <w:rPr>
            <w:noProof/>
          </w:rPr>
          <w:t>Impacted Components</w:t>
        </w:r>
        <w:r>
          <w:rPr>
            <w:noProof/>
            <w:webHidden/>
          </w:rPr>
          <w:tab/>
        </w:r>
        <w:r>
          <w:rPr>
            <w:noProof/>
            <w:webHidden/>
          </w:rPr>
          <w:fldChar w:fldCharType="begin"/>
        </w:r>
        <w:r>
          <w:rPr>
            <w:noProof/>
            <w:webHidden/>
          </w:rPr>
          <w:instrText xml:space="preserve"> PAGEREF _Toc462972614 \h </w:instrText>
        </w:r>
      </w:ins>
      <w:r>
        <w:rPr>
          <w:noProof/>
          <w:webHidden/>
        </w:rPr>
      </w:r>
      <w:r>
        <w:rPr>
          <w:noProof/>
          <w:webHidden/>
        </w:rPr>
        <w:fldChar w:fldCharType="separate"/>
      </w:r>
      <w:ins w:id="155" w:author="Olga Karlsbrun" w:date="2016-09-30T04:20:00Z">
        <w:r>
          <w:rPr>
            <w:noProof/>
            <w:webHidden/>
          </w:rPr>
          <w:t>41</w:t>
        </w:r>
        <w:r>
          <w:rPr>
            <w:noProof/>
            <w:webHidden/>
          </w:rPr>
          <w:fldChar w:fldCharType="end"/>
        </w:r>
      </w:ins>
    </w:p>
    <w:p w14:paraId="0CE547CC" w14:textId="77777777" w:rsidR="00A274D6" w:rsidRDefault="00A274D6">
      <w:pPr>
        <w:pStyle w:val="TOC1"/>
        <w:rPr>
          <w:ins w:id="156" w:author="Olga Karlsbrun" w:date="2016-09-30T04:20:00Z"/>
          <w:rFonts w:asciiTheme="minorHAnsi" w:eastAsiaTheme="minorEastAsia" w:hAnsiTheme="minorHAnsi" w:cstheme="minorBidi"/>
          <w:b w:val="0"/>
          <w:noProof/>
          <w:color w:val="auto"/>
          <w:sz w:val="22"/>
          <w:szCs w:val="22"/>
        </w:rPr>
      </w:pPr>
      <w:ins w:id="157" w:author="Olga Karlsbrun" w:date="2016-09-30T04:20:00Z">
        <w:r>
          <w:rPr>
            <w:noProof/>
          </w:rPr>
          <w:t>9.</w:t>
        </w:r>
        <w:r>
          <w:rPr>
            <w:rFonts w:asciiTheme="minorHAnsi" w:eastAsiaTheme="minorEastAsia" w:hAnsiTheme="minorHAnsi" w:cstheme="minorBidi"/>
            <w:b w:val="0"/>
            <w:noProof/>
            <w:color w:val="auto"/>
            <w:sz w:val="22"/>
            <w:szCs w:val="22"/>
          </w:rPr>
          <w:tab/>
        </w:r>
        <w:r>
          <w:rPr>
            <w:noProof/>
          </w:rPr>
          <w:t>Impact on Infrastructure</w:t>
        </w:r>
        <w:r>
          <w:rPr>
            <w:noProof/>
            <w:webHidden/>
          </w:rPr>
          <w:tab/>
        </w:r>
        <w:r>
          <w:rPr>
            <w:noProof/>
            <w:webHidden/>
          </w:rPr>
          <w:fldChar w:fldCharType="begin"/>
        </w:r>
        <w:r>
          <w:rPr>
            <w:noProof/>
            <w:webHidden/>
          </w:rPr>
          <w:instrText xml:space="preserve"> PAGEREF _Toc462972615 \h </w:instrText>
        </w:r>
      </w:ins>
      <w:r>
        <w:rPr>
          <w:noProof/>
          <w:webHidden/>
        </w:rPr>
      </w:r>
      <w:r>
        <w:rPr>
          <w:noProof/>
          <w:webHidden/>
        </w:rPr>
        <w:fldChar w:fldCharType="separate"/>
      </w:r>
      <w:ins w:id="158" w:author="Olga Karlsbrun" w:date="2016-09-30T04:20:00Z">
        <w:r>
          <w:rPr>
            <w:noProof/>
            <w:webHidden/>
          </w:rPr>
          <w:t>42</w:t>
        </w:r>
        <w:r>
          <w:rPr>
            <w:noProof/>
            <w:webHidden/>
          </w:rPr>
          <w:fldChar w:fldCharType="end"/>
        </w:r>
      </w:ins>
    </w:p>
    <w:p w14:paraId="0CE547CD" w14:textId="77777777" w:rsidR="00A274D6" w:rsidRDefault="00A274D6">
      <w:pPr>
        <w:pStyle w:val="TOC2"/>
        <w:tabs>
          <w:tab w:val="left" w:pos="1200"/>
        </w:tabs>
        <w:rPr>
          <w:ins w:id="159" w:author="Olga Karlsbrun" w:date="2016-09-30T04:20:00Z"/>
          <w:rFonts w:asciiTheme="minorHAnsi" w:eastAsiaTheme="minorEastAsia" w:hAnsiTheme="minorHAnsi" w:cstheme="minorBidi"/>
          <w:noProof/>
        </w:rPr>
      </w:pPr>
      <w:ins w:id="160" w:author="Olga Karlsbrun" w:date="2016-09-30T04:20:00Z">
        <w:r>
          <w:rPr>
            <w:noProof/>
          </w:rPr>
          <w:t>9.1.</w:t>
        </w:r>
        <w:r>
          <w:rPr>
            <w:rFonts w:asciiTheme="minorHAnsi" w:eastAsiaTheme="minorEastAsia" w:hAnsiTheme="minorHAnsi" w:cstheme="minorBidi"/>
            <w:noProof/>
          </w:rPr>
          <w:tab/>
        </w:r>
        <w:r>
          <w:rPr>
            <w:noProof/>
          </w:rPr>
          <w:t>Changes and Upgrades</w:t>
        </w:r>
        <w:r>
          <w:rPr>
            <w:noProof/>
            <w:webHidden/>
          </w:rPr>
          <w:tab/>
        </w:r>
        <w:r>
          <w:rPr>
            <w:noProof/>
            <w:webHidden/>
          </w:rPr>
          <w:fldChar w:fldCharType="begin"/>
        </w:r>
        <w:r>
          <w:rPr>
            <w:noProof/>
            <w:webHidden/>
          </w:rPr>
          <w:instrText xml:space="preserve"> PAGEREF _Toc462972616 \h </w:instrText>
        </w:r>
      </w:ins>
      <w:r>
        <w:rPr>
          <w:noProof/>
          <w:webHidden/>
        </w:rPr>
      </w:r>
      <w:r>
        <w:rPr>
          <w:noProof/>
          <w:webHidden/>
        </w:rPr>
        <w:fldChar w:fldCharType="separate"/>
      </w:r>
      <w:ins w:id="161" w:author="Olga Karlsbrun" w:date="2016-09-30T04:20:00Z">
        <w:r>
          <w:rPr>
            <w:noProof/>
            <w:webHidden/>
          </w:rPr>
          <w:t>42</w:t>
        </w:r>
        <w:r>
          <w:rPr>
            <w:noProof/>
            <w:webHidden/>
          </w:rPr>
          <w:fldChar w:fldCharType="end"/>
        </w:r>
      </w:ins>
    </w:p>
    <w:p w14:paraId="0CE547CE" w14:textId="77777777" w:rsidR="00A274D6" w:rsidRDefault="00A274D6">
      <w:pPr>
        <w:pStyle w:val="TOC3"/>
        <w:tabs>
          <w:tab w:val="left" w:pos="1685"/>
        </w:tabs>
        <w:rPr>
          <w:ins w:id="162" w:author="Olga Karlsbrun" w:date="2016-09-30T04:20:00Z"/>
          <w:rFonts w:asciiTheme="minorHAnsi" w:eastAsiaTheme="minorEastAsia" w:hAnsiTheme="minorHAnsi" w:cstheme="minorBidi"/>
          <w:noProof/>
          <w:sz w:val="22"/>
          <w:szCs w:val="22"/>
        </w:rPr>
      </w:pPr>
      <w:ins w:id="163" w:author="Olga Karlsbrun" w:date="2016-09-30T04:20:00Z">
        <w:r>
          <w:rPr>
            <w:noProof/>
          </w:rPr>
          <w:t>9.1.1.</w:t>
        </w:r>
        <w:r>
          <w:rPr>
            <w:rFonts w:asciiTheme="minorHAnsi" w:eastAsiaTheme="minorEastAsia" w:hAnsiTheme="minorHAnsi" w:cstheme="minorBidi"/>
            <w:noProof/>
            <w:sz w:val="22"/>
            <w:szCs w:val="22"/>
          </w:rPr>
          <w:tab/>
        </w:r>
        <w:r>
          <w:rPr>
            <w:noProof/>
          </w:rPr>
          <w:t>Hardware – N/A</w:t>
        </w:r>
        <w:r>
          <w:rPr>
            <w:noProof/>
            <w:webHidden/>
          </w:rPr>
          <w:tab/>
        </w:r>
        <w:r>
          <w:rPr>
            <w:noProof/>
            <w:webHidden/>
          </w:rPr>
          <w:fldChar w:fldCharType="begin"/>
        </w:r>
        <w:r>
          <w:rPr>
            <w:noProof/>
            <w:webHidden/>
          </w:rPr>
          <w:instrText xml:space="preserve"> PAGEREF _Toc462972617 \h </w:instrText>
        </w:r>
      </w:ins>
      <w:r>
        <w:rPr>
          <w:noProof/>
          <w:webHidden/>
        </w:rPr>
      </w:r>
      <w:r>
        <w:rPr>
          <w:noProof/>
          <w:webHidden/>
        </w:rPr>
        <w:fldChar w:fldCharType="separate"/>
      </w:r>
      <w:ins w:id="164" w:author="Olga Karlsbrun" w:date="2016-09-30T04:20:00Z">
        <w:r>
          <w:rPr>
            <w:noProof/>
            <w:webHidden/>
          </w:rPr>
          <w:t>42</w:t>
        </w:r>
        <w:r>
          <w:rPr>
            <w:noProof/>
            <w:webHidden/>
          </w:rPr>
          <w:fldChar w:fldCharType="end"/>
        </w:r>
      </w:ins>
    </w:p>
    <w:p w14:paraId="0CE547CF" w14:textId="77777777" w:rsidR="00A274D6" w:rsidRDefault="00A274D6">
      <w:pPr>
        <w:pStyle w:val="TOC3"/>
        <w:tabs>
          <w:tab w:val="left" w:pos="1685"/>
        </w:tabs>
        <w:rPr>
          <w:ins w:id="165" w:author="Olga Karlsbrun" w:date="2016-09-30T04:20:00Z"/>
          <w:rFonts w:asciiTheme="minorHAnsi" w:eastAsiaTheme="minorEastAsia" w:hAnsiTheme="minorHAnsi" w:cstheme="minorBidi"/>
          <w:noProof/>
          <w:sz w:val="22"/>
          <w:szCs w:val="22"/>
        </w:rPr>
      </w:pPr>
      <w:ins w:id="166" w:author="Olga Karlsbrun" w:date="2016-09-30T04:20:00Z">
        <w:r>
          <w:rPr>
            <w:noProof/>
          </w:rPr>
          <w:t>9.1.2.</w:t>
        </w:r>
        <w:r>
          <w:rPr>
            <w:rFonts w:asciiTheme="minorHAnsi" w:eastAsiaTheme="minorEastAsia" w:hAnsiTheme="minorHAnsi" w:cstheme="minorBidi"/>
            <w:noProof/>
            <w:sz w:val="22"/>
            <w:szCs w:val="22"/>
          </w:rPr>
          <w:tab/>
        </w:r>
        <w:r>
          <w:rPr>
            <w:noProof/>
          </w:rPr>
          <w:t>Software</w:t>
        </w:r>
        <w:r>
          <w:rPr>
            <w:noProof/>
            <w:webHidden/>
          </w:rPr>
          <w:tab/>
        </w:r>
        <w:r>
          <w:rPr>
            <w:noProof/>
            <w:webHidden/>
          </w:rPr>
          <w:fldChar w:fldCharType="begin"/>
        </w:r>
        <w:r>
          <w:rPr>
            <w:noProof/>
            <w:webHidden/>
          </w:rPr>
          <w:instrText xml:space="preserve"> PAGEREF _Toc462972618 \h </w:instrText>
        </w:r>
      </w:ins>
      <w:r>
        <w:rPr>
          <w:noProof/>
          <w:webHidden/>
        </w:rPr>
      </w:r>
      <w:r>
        <w:rPr>
          <w:noProof/>
          <w:webHidden/>
        </w:rPr>
        <w:fldChar w:fldCharType="separate"/>
      </w:r>
      <w:ins w:id="167" w:author="Olga Karlsbrun" w:date="2016-09-30T04:20:00Z">
        <w:r>
          <w:rPr>
            <w:noProof/>
            <w:webHidden/>
          </w:rPr>
          <w:t>43</w:t>
        </w:r>
        <w:r>
          <w:rPr>
            <w:noProof/>
            <w:webHidden/>
          </w:rPr>
          <w:fldChar w:fldCharType="end"/>
        </w:r>
      </w:ins>
    </w:p>
    <w:p w14:paraId="0CE547D0" w14:textId="77777777" w:rsidR="00A274D6" w:rsidRDefault="00A274D6">
      <w:pPr>
        <w:pStyle w:val="TOC2"/>
        <w:tabs>
          <w:tab w:val="left" w:pos="1200"/>
        </w:tabs>
        <w:rPr>
          <w:ins w:id="168" w:author="Olga Karlsbrun" w:date="2016-09-30T04:20:00Z"/>
          <w:rFonts w:asciiTheme="minorHAnsi" w:eastAsiaTheme="minorEastAsia" w:hAnsiTheme="minorHAnsi" w:cstheme="minorBidi"/>
          <w:noProof/>
        </w:rPr>
      </w:pPr>
      <w:ins w:id="169" w:author="Olga Karlsbrun" w:date="2016-09-30T04:20:00Z">
        <w:r>
          <w:rPr>
            <w:noProof/>
          </w:rPr>
          <w:t>9.2.</w:t>
        </w:r>
        <w:r>
          <w:rPr>
            <w:rFonts w:asciiTheme="minorHAnsi" w:eastAsiaTheme="minorEastAsia" w:hAnsiTheme="minorHAnsi" w:cstheme="minorBidi"/>
            <w:noProof/>
          </w:rPr>
          <w:tab/>
        </w:r>
        <w:r>
          <w:rPr>
            <w:noProof/>
          </w:rPr>
          <w:t>Third Party</w:t>
        </w:r>
        <w:r>
          <w:rPr>
            <w:noProof/>
            <w:webHidden/>
          </w:rPr>
          <w:tab/>
        </w:r>
        <w:r>
          <w:rPr>
            <w:noProof/>
            <w:webHidden/>
          </w:rPr>
          <w:fldChar w:fldCharType="begin"/>
        </w:r>
        <w:r>
          <w:rPr>
            <w:noProof/>
            <w:webHidden/>
          </w:rPr>
          <w:instrText xml:space="preserve"> PAGEREF _Toc462972619 \h </w:instrText>
        </w:r>
      </w:ins>
      <w:r>
        <w:rPr>
          <w:noProof/>
          <w:webHidden/>
        </w:rPr>
      </w:r>
      <w:r>
        <w:rPr>
          <w:noProof/>
          <w:webHidden/>
        </w:rPr>
        <w:fldChar w:fldCharType="separate"/>
      </w:r>
      <w:ins w:id="170" w:author="Olga Karlsbrun" w:date="2016-09-30T04:20:00Z">
        <w:r>
          <w:rPr>
            <w:noProof/>
            <w:webHidden/>
          </w:rPr>
          <w:t>43</w:t>
        </w:r>
        <w:r>
          <w:rPr>
            <w:noProof/>
            <w:webHidden/>
          </w:rPr>
          <w:fldChar w:fldCharType="end"/>
        </w:r>
      </w:ins>
    </w:p>
    <w:p w14:paraId="0CE547D1" w14:textId="77777777" w:rsidR="00A274D6" w:rsidRDefault="00A274D6">
      <w:pPr>
        <w:pStyle w:val="TOC3"/>
        <w:tabs>
          <w:tab w:val="left" w:pos="1685"/>
        </w:tabs>
        <w:rPr>
          <w:ins w:id="171" w:author="Olga Karlsbrun" w:date="2016-09-30T04:20:00Z"/>
          <w:rFonts w:asciiTheme="minorHAnsi" w:eastAsiaTheme="minorEastAsia" w:hAnsiTheme="minorHAnsi" w:cstheme="minorBidi"/>
          <w:noProof/>
          <w:sz w:val="22"/>
          <w:szCs w:val="22"/>
        </w:rPr>
      </w:pPr>
      <w:ins w:id="172" w:author="Olga Karlsbrun" w:date="2016-09-30T04:20:00Z">
        <w:r>
          <w:rPr>
            <w:noProof/>
          </w:rPr>
          <w:t>9.2.1.</w:t>
        </w:r>
        <w:r>
          <w:rPr>
            <w:rFonts w:asciiTheme="minorHAnsi" w:eastAsiaTheme="minorEastAsia" w:hAnsiTheme="minorHAnsi" w:cstheme="minorBidi"/>
            <w:noProof/>
            <w:sz w:val="22"/>
            <w:szCs w:val="22"/>
          </w:rPr>
          <w:tab/>
        </w:r>
        <w:r>
          <w:rPr>
            <w:noProof/>
          </w:rPr>
          <w:t>Hardware</w:t>
        </w:r>
        <w:r>
          <w:rPr>
            <w:noProof/>
            <w:webHidden/>
          </w:rPr>
          <w:tab/>
        </w:r>
        <w:r>
          <w:rPr>
            <w:noProof/>
            <w:webHidden/>
          </w:rPr>
          <w:fldChar w:fldCharType="begin"/>
        </w:r>
        <w:r>
          <w:rPr>
            <w:noProof/>
            <w:webHidden/>
          </w:rPr>
          <w:instrText xml:space="preserve"> PAGEREF _Toc462972620 \h </w:instrText>
        </w:r>
      </w:ins>
      <w:r>
        <w:rPr>
          <w:noProof/>
          <w:webHidden/>
        </w:rPr>
      </w:r>
      <w:r>
        <w:rPr>
          <w:noProof/>
          <w:webHidden/>
        </w:rPr>
        <w:fldChar w:fldCharType="separate"/>
      </w:r>
      <w:ins w:id="173" w:author="Olga Karlsbrun" w:date="2016-09-30T04:20:00Z">
        <w:r>
          <w:rPr>
            <w:noProof/>
            <w:webHidden/>
          </w:rPr>
          <w:t>43</w:t>
        </w:r>
        <w:r>
          <w:rPr>
            <w:noProof/>
            <w:webHidden/>
          </w:rPr>
          <w:fldChar w:fldCharType="end"/>
        </w:r>
      </w:ins>
    </w:p>
    <w:p w14:paraId="0CE547D2" w14:textId="77777777" w:rsidR="00A274D6" w:rsidRDefault="00A274D6">
      <w:pPr>
        <w:pStyle w:val="TOC3"/>
        <w:tabs>
          <w:tab w:val="left" w:pos="1685"/>
        </w:tabs>
        <w:rPr>
          <w:ins w:id="174" w:author="Olga Karlsbrun" w:date="2016-09-30T04:20:00Z"/>
          <w:rFonts w:asciiTheme="minorHAnsi" w:eastAsiaTheme="minorEastAsia" w:hAnsiTheme="minorHAnsi" w:cstheme="minorBidi"/>
          <w:noProof/>
          <w:sz w:val="22"/>
          <w:szCs w:val="22"/>
        </w:rPr>
      </w:pPr>
      <w:ins w:id="175" w:author="Olga Karlsbrun" w:date="2016-09-30T04:20:00Z">
        <w:r>
          <w:rPr>
            <w:noProof/>
          </w:rPr>
          <w:t>9.2.2.</w:t>
        </w:r>
        <w:r>
          <w:rPr>
            <w:rFonts w:asciiTheme="minorHAnsi" w:eastAsiaTheme="minorEastAsia" w:hAnsiTheme="minorHAnsi" w:cstheme="minorBidi"/>
            <w:noProof/>
            <w:sz w:val="22"/>
            <w:szCs w:val="22"/>
          </w:rPr>
          <w:tab/>
        </w:r>
        <w:r>
          <w:rPr>
            <w:noProof/>
          </w:rPr>
          <w:t>Software</w:t>
        </w:r>
        <w:r>
          <w:rPr>
            <w:noProof/>
            <w:webHidden/>
          </w:rPr>
          <w:tab/>
        </w:r>
        <w:r>
          <w:rPr>
            <w:noProof/>
            <w:webHidden/>
          </w:rPr>
          <w:fldChar w:fldCharType="begin"/>
        </w:r>
        <w:r>
          <w:rPr>
            <w:noProof/>
            <w:webHidden/>
          </w:rPr>
          <w:instrText xml:space="preserve"> PAGEREF _Toc462972621 \h </w:instrText>
        </w:r>
      </w:ins>
      <w:r>
        <w:rPr>
          <w:noProof/>
          <w:webHidden/>
        </w:rPr>
      </w:r>
      <w:r>
        <w:rPr>
          <w:noProof/>
          <w:webHidden/>
        </w:rPr>
        <w:fldChar w:fldCharType="separate"/>
      </w:r>
      <w:ins w:id="176" w:author="Olga Karlsbrun" w:date="2016-09-30T04:20:00Z">
        <w:r>
          <w:rPr>
            <w:noProof/>
            <w:webHidden/>
          </w:rPr>
          <w:t>43</w:t>
        </w:r>
        <w:r>
          <w:rPr>
            <w:noProof/>
            <w:webHidden/>
          </w:rPr>
          <w:fldChar w:fldCharType="end"/>
        </w:r>
      </w:ins>
    </w:p>
    <w:p w14:paraId="0CE547D3" w14:textId="77777777" w:rsidR="00A274D6" w:rsidRDefault="00A274D6">
      <w:pPr>
        <w:pStyle w:val="TOC1"/>
        <w:rPr>
          <w:ins w:id="177" w:author="Olga Karlsbrun" w:date="2016-09-30T04:20:00Z"/>
          <w:rFonts w:asciiTheme="minorHAnsi" w:eastAsiaTheme="minorEastAsia" w:hAnsiTheme="minorHAnsi" w:cstheme="minorBidi"/>
          <w:b w:val="0"/>
          <w:noProof/>
          <w:color w:val="auto"/>
          <w:sz w:val="22"/>
          <w:szCs w:val="22"/>
        </w:rPr>
      </w:pPr>
      <w:ins w:id="178" w:author="Olga Karlsbrun" w:date="2016-09-30T04:20:00Z">
        <w:r>
          <w:rPr>
            <w:noProof/>
          </w:rPr>
          <w:t>10.</w:t>
        </w:r>
        <w:r>
          <w:rPr>
            <w:rFonts w:asciiTheme="minorHAnsi" w:eastAsiaTheme="minorEastAsia" w:hAnsiTheme="minorHAnsi" w:cstheme="minorBidi"/>
            <w:b w:val="0"/>
            <w:noProof/>
            <w:color w:val="auto"/>
            <w:sz w:val="22"/>
            <w:szCs w:val="22"/>
          </w:rPr>
          <w:tab/>
        </w:r>
        <w:r>
          <w:rPr>
            <w:noProof/>
          </w:rPr>
          <w:t>Upgrade of Production Data –</w:t>
        </w:r>
        <w:r>
          <w:rPr>
            <w:noProof/>
            <w:webHidden/>
          </w:rPr>
          <w:tab/>
        </w:r>
        <w:r>
          <w:rPr>
            <w:noProof/>
            <w:webHidden/>
          </w:rPr>
          <w:fldChar w:fldCharType="begin"/>
        </w:r>
        <w:r>
          <w:rPr>
            <w:noProof/>
            <w:webHidden/>
          </w:rPr>
          <w:instrText xml:space="preserve"> PAGEREF _Toc462972622 \h </w:instrText>
        </w:r>
      </w:ins>
      <w:r>
        <w:rPr>
          <w:noProof/>
          <w:webHidden/>
        </w:rPr>
      </w:r>
      <w:r>
        <w:rPr>
          <w:noProof/>
          <w:webHidden/>
        </w:rPr>
        <w:fldChar w:fldCharType="separate"/>
      </w:r>
      <w:ins w:id="179" w:author="Olga Karlsbrun" w:date="2016-09-30T04:20:00Z">
        <w:r>
          <w:rPr>
            <w:noProof/>
            <w:webHidden/>
          </w:rPr>
          <w:t>44</w:t>
        </w:r>
        <w:r>
          <w:rPr>
            <w:noProof/>
            <w:webHidden/>
          </w:rPr>
          <w:fldChar w:fldCharType="end"/>
        </w:r>
      </w:ins>
    </w:p>
    <w:p w14:paraId="0CE547D4" w14:textId="77777777" w:rsidR="00A274D6" w:rsidRDefault="00A274D6">
      <w:pPr>
        <w:pStyle w:val="TOC2"/>
        <w:tabs>
          <w:tab w:val="left" w:pos="1440"/>
        </w:tabs>
        <w:rPr>
          <w:ins w:id="180" w:author="Olga Karlsbrun" w:date="2016-09-30T04:20:00Z"/>
          <w:rFonts w:asciiTheme="minorHAnsi" w:eastAsiaTheme="minorEastAsia" w:hAnsiTheme="minorHAnsi" w:cstheme="minorBidi"/>
          <w:noProof/>
        </w:rPr>
      </w:pPr>
      <w:ins w:id="181" w:author="Olga Karlsbrun" w:date="2016-09-30T04:20:00Z">
        <w:r>
          <w:rPr>
            <w:noProof/>
          </w:rPr>
          <w:t>10.1.</w:t>
        </w:r>
        <w:r>
          <w:rPr>
            <w:rFonts w:asciiTheme="minorHAnsi" w:eastAsiaTheme="minorEastAsia" w:hAnsiTheme="minorHAnsi" w:cstheme="minorBidi"/>
            <w:noProof/>
          </w:rPr>
          <w:tab/>
        </w:r>
        <w:r>
          <w:rPr>
            <w:noProof/>
          </w:rPr>
          <w:t>Existing Customers Impact</w:t>
        </w:r>
        <w:r>
          <w:rPr>
            <w:noProof/>
            <w:webHidden/>
          </w:rPr>
          <w:tab/>
        </w:r>
        <w:r>
          <w:rPr>
            <w:noProof/>
            <w:webHidden/>
          </w:rPr>
          <w:fldChar w:fldCharType="begin"/>
        </w:r>
        <w:r>
          <w:rPr>
            <w:noProof/>
            <w:webHidden/>
          </w:rPr>
          <w:instrText xml:space="preserve"> PAGEREF _Toc462972623 \h </w:instrText>
        </w:r>
      </w:ins>
      <w:r>
        <w:rPr>
          <w:noProof/>
          <w:webHidden/>
        </w:rPr>
      </w:r>
      <w:r>
        <w:rPr>
          <w:noProof/>
          <w:webHidden/>
        </w:rPr>
        <w:fldChar w:fldCharType="separate"/>
      </w:r>
      <w:ins w:id="182" w:author="Olga Karlsbrun" w:date="2016-09-30T04:20:00Z">
        <w:r>
          <w:rPr>
            <w:noProof/>
            <w:webHidden/>
          </w:rPr>
          <w:t>44</w:t>
        </w:r>
        <w:r>
          <w:rPr>
            <w:noProof/>
            <w:webHidden/>
          </w:rPr>
          <w:fldChar w:fldCharType="end"/>
        </w:r>
      </w:ins>
    </w:p>
    <w:p w14:paraId="0CE547D5" w14:textId="77777777" w:rsidR="00A274D6" w:rsidRDefault="00A274D6">
      <w:pPr>
        <w:pStyle w:val="TOC2"/>
        <w:tabs>
          <w:tab w:val="left" w:pos="1440"/>
        </w:tabs>
        <w:rPr>
          <w:ins w:id="183" w:author="Olga Karlsbrun" w:date="2016-09-30T04:20:00Z"/>
          <w:rFonts w:asciiTheme="minorHAnsi" w:eastAsiaTheme="minorEastAsia" w:hAnsiTheme="minorHAnsi" w:cstheme="minorBidi"/>
          <w:noProof/>
        </w:rPr>
      </w:pPr>
      <w:ins w:id="184" w:author="Olga Karlsbrun" w:date="2016-09-30T04:20:00Z">
        <w:r>
          <w:rPr>
            <w:noProof/>
          </w:rPr>
          <w:t>10.2.</w:t>
        </w:r>
        <w:r>
          <w:rPr>
            <w:rFonts w:asciiTheme="minorHAnsi" w:eastAsiaTheme="minorEastAsia" w:hAnsiTheme="minorHAnsi" w:cstheme="minorBidi"/>
            <w:noProof/>
          </w:rPr>
          <w:tab/>
        </w:r>
        <w:r>
          <w:rPr>
            <w:noProof/>
          </w:rPr>
          <w:t>Wholesale impact</w:t>
        </w:r>
        <w:r>
          <w:rPr>
            <w:noProof/>
            <w:webHidden/>
          </w:rPr>
          <w:tab/>
        </w:r>
        <w:r>
          <w:rPr>
            <w:noProof/>
            <w:webHidden/>
          </w:rPr>
          <w:fldChar w:fldCharType="begin"/>
        </w:r>
        <w:r>
          <w:rPr>
            <w:noProof/>
            <w:webHidden/>
          </w:rPr>
          <w:instrText xml:space="preserve"> PAGEREF _Toc462972624 \h </w:instrText>
        </w:r>
      </w:ins>
      <w:r>
        <w:rPr>
          <w:noProof/>
          <w:webHidden/>
        </w:rPr>
      </w:r>
      <w:r>
        <w:rPr>
          <w:noProof/>
          <w:webHidden/>
        </w:rPr>
        <w:fldChar w:fldCharType="separate"/>
      </w:r>
      <w:ins w:id="185" w:author="Olga Karlsbrun" w:date="2016-09-30T04:20:00Z">
        <w:r>
          <w:rPr>
            <w:noProof/>
            <w:webHidden/>
          </w:rPr>
          <w:t>44</w:t>
        </w:r>
        <w:r>
          <w:rPr>
            <w:noProof/>
            <w:webHidden/>
          </w:rPr>
          <w:fldChar w:fldCharType="end"/>
        </w:r>
      </w:ins>
    </w:p>
    <w:p w14:paraId="0CE547D6" w14:textId="77777777" w:rsidR="00A274D6" w:rsidRDefault="00A274D6">
      <w:pPr>
        <w:pStyle w:val="TOC2"/>
        <w:tabs>
          <w:tab w:val="left" w:pos="1440"/>
        </w:tabs>
        <w:rPr>
          <w:ins w:id="186" w:author="Olga Karlsbrun" w:date="2016-09-30T04:20:00Z"/>
          <w:rFonts w:asciiTheme="minorHAnsi" w:eastAsiaTheme="minorEastAsia" w:hAnsiTheme="minorHAnsi" w:cstheme="minorBidi"/>
          <w:noProof/>
        </w:rPr>
      </w:pPr>
      <w:ins w:id="187" w:author="Olga Karlsbrun" w:date="2016-09-30T04:20:00Z">
        <w:r>
          <w:rPr>
            <w:noProof/>
          </w:rPr>
          <w:t>10.3.</w:t>
        </w:r>
        <w:r>
          <w:rPr>
            <w:rFonts w:asciiTheme="minorHAnsi" w:eastAsiaTheme="minorEastAsia" w:hAnsiTheme="minorHAnsi" w:cstheme="minorBidi"/>
            <w:noProof/>
          </w:rPr>
          <w:tab/>
        </w:r>
        <w:r>
          <w:rPr>
            <w:noProof/>
          </w:rPr>
          <w:t>Adding VoLTE services to an existing partner agreement (ARCM and APRM)</w:t>
        </w:r>
        <w:r>
          <w:rPr>
            <w:noProof/>
            <w:webHidden/>
          </w:rPr>
          <w:tab/>
        </w:r>
        <w:r>
          <w:rPr>
            <w:noProof/>
            <w:webHidden/>
          </w:rPr>
          <w:fldChar w:fldCharType="begin"/>
        </w:r>
        <w:r>
          <w:rPr>
            <w:noProof/>
            <w:webHidden/>
          </w:rPr>
          <w:instrText xml:space="preserve"> PAGEREF _Toc462972625 \h </w:instrText>
        </w:r>
      </w:ins>
      <w:r>
        <w:rPr>
          <w:noProof/>
          <w:webHidden/>
        </w:rPr>
      </w:r>
      <w:r>
        <w:rPr>
          <w:noProof/>
          <w:webHidden/>
        </w:rPr>
        <w:fldChar w:fldCharType="separate"/>
      </w:r>
      <w:ins w:id="188" w:author="Olga Karlsbrun" w:date="2016-09-30T04:20:00Z">
        <w:r>
          <w:rPr>
            <w:noProof/>
            <w:webHidden/>
          </w:rPr>
          <w:t>44</w:t>
        </w:r>
        <w:r>
          <w:rPr>
            <w:noProof/>
            <w:webHidden/>
          </w:rPr>
          <w:fldChar w:fldCharType="end"/>
        </w:r>
      </w:ins>
    </w:p>
    <w:p w14:paraId="0CE547D7" w14:textId="77777777" w:rsidR="00A274D6" w:rsidRDefault="00A274D6">
      <w:pPr>
        <w:pStyle w:val="TOC1"/>
        <w:rPr>
          <w:ins w:id="189" w:author="Olga Karlsbrun" w:date="2016-09-30T04:20:00Z"/>
          <w:rFonts w:asciiTheme="minorHAnsi" w:eastAsiaTheme="minorEastAsia" w:hAnsiTheme="minorHAnsi" w:cstheme="minorBidi"/>
          <w:b w:val="0"/>
          <w:noProof/>
          <w:color w:val="auto"/>
          <w:sz w:val="22"/>
          <w:szCs w:val="22"/>
        </w:rPr>
      </w:pPr>
      <w:ins w:id="190" w:author="Olga Karlsbrun" w:date="2016-09-30T04:20:00Z">
        <w:r>
          <w:rPr>
            <w:noProof/>
          </w:rPr>
          <w:t>11.</w:t>
        </w:r>
        <w:r>
          <w:rPr>
            <w:rFonts w:asciiTheme="minorHAnsi" w:eastAsiaTheme="minorEastAsia" w:hAnsiTheme="minorHAnsi" w:cstheme="minorBidi"/>
            <w:b w:val="0"/>
            <w:noProof/>
            <w:color w:val="auto"/>
            <w:sz w:val="22"/>
            <w:szCs w:val="22"/>
          </w:rPr>
          <w:tab/>
        </w:r>
        <w:r>
          <w:rPr>
            <w:noProof/>
          </w:rPr>
          <w:t>Test Guidelines</w:t>
        </w:r>
        <w:r>
          <w:rPr>
            <w:noProof/>
            <w:webHidden/>
          </w:rPr>
          <w:tab/>
        </w:r>
        <w:r>
          <w:rPr>
            <w:noProof/>
            <w:webHidden/>
          </w:rPr>
          <w:fldChar w:fldCharType="begin"/>
        </w:r>
        <w:r>
          <w:rPr>
            <w:noProof/>
            <w:webHidden/>
          </w:rPr>
          <w:instrText xml:space="preserve"> PAGEREF _Toc462972626 \h </w:instrText>
        </w:r>
      </w:ins>
      <w:r>
        <w:rPr>
          <w:noProof/>
          <w:webHidden/>
        </w:rPr>
      </w:r>
      <w:r>
        <w:rPr>
          <w:noProof/>
          <w:webHidden/>
        </w:rPr>
        <w:fldChar w:fldCharType="separate"/>
      </w:r>
      <w:ins w:id="191" w:author="Olga Karlsbrun" w:date="2016-09-30T04:20:00Z">
        <w:r>
          <w:rPr>
            <w:noProof/>
            <w:webHidden/>
          </w:rPr>
          <w:t>46</w:t>
        </w:r>
        <w:r>
          <w:rPr>
            <w:noProof/>
            <w:webHidden/>
          </w:rPr>
          <w:fldChar w:fldCharType="end"/>
        </w:r>
      </w:ins>
    </w:p>
    <w:p w14:paraId="0CE547D8" w14:textId="77777777" w:rsidR="00A274D6" w:rsidRDefault="00A274D6">
      <w:pPr>
        <w:pStyle w:val="TOC2"/>
        <w:tabs>
          <w:tab w:val="left" w:pos="1440"/>
        </w:tabs>
        <w:rPr>
          <w:ins w:id="192" w:author="Olga Karlsbrun" w:date="2016-09-30T04:20:00Z"/>
          <w:rFonts w:asciiTheme="minorHAnsi" w:eastAsiaTheme="minorEastAsia" w:hAnsiTheme="minorHAnsi" w:cstheme="minorBidi"/>
          <w:noProof/>
        </w:rPr>
      </w:pPr>
      <w:ins w:id="193" w:author="Olga Karlsbrun" w:date="2016-09-30T04:20:00Z">
        <w:r>
          <w:rPr>
            <w:noProof/>
          </w:rPr>
          <w:t>11.1.</w:t>
        </w:r>
        <w:r>
          <w:rPr>
            <w:rFonts w:asciiTheme="minorHAnsi" w:eastAsiaTheme="minorEastAsia" w:hAnsiTheme="minorHAnsi" w:cstheme="minorBidi"/>
            <w:noProof/>
          </w:rPr>
          <w:tab/>
        </w:r>
        <w:r>
          <w:rPr>
            <w:noProof/>
          </w:rPr>
          <w:t>Business Testing</w:t>
        </w:r>
        <w:r>
          <w:rPr>
            <w:noProof/>
            <w:webHidden/>
          </w:rPr>
          <w:tab/>
        </w:r>
        <w:r>
          <w:rPr>
            <w:noProof/>
            <w:webHidden/>
          </w:rPr>
          <w:fldChar w:fldCharType="begin"/>
        </w:r>
        <w:r>
          <w:rPr>
            <w:noProof/>
            <w:webHidden/>
          </w:rPr>
          <w:instrText xml:space="preserve"> PAGEREF _Toc462972627 \h </w:instrText>
        </w:r>
      </w:ins>
      <w:r>
        <w:rPr>
          <w:noProof/>
          <w:webHidden/>
        </w:rPr>
      </w:r>
      <w:r>
        <w:rPr>
          <w:noProof/>
          <w:webHidden/>
        </w:rPr>
        <w:fldChar w:fldCharType="separate"/>
      </w:r>
      <w:ins w:id="194" w:author="Olga Karlsbrun" w:date="2016-09-30T04:20:00Z">
        <w:r>
          <w:rPr>
            <w:noProof/>
            <w:webHidden/>
          </w:rPr>
          <w:t>46</w:t>
        </w:r>
        <w:r>
          <w:rPr>
            <w:noProof/>
            <w:webHidden/>
          </w:rPr>
          <w:fldChar w:fldCharType="end"/>
        </w:r>
      </w:ins>
    </w:p>
    <w:p w14:paraId="0CE547D9" w14:textId="77777777" w:rsidR="00A274D6" w:rsidRDefault="00A274D6">
      <w:pPr>
        <w:pStyle w:val="TOC3"/>
        <w:tabs>
          <w:tab w:val="left" w:pos="1797"/>
        </w:tabs>
        <w:rPr>
          <w:ins w:id="195" w:author="Olga Karlsbrun" w:date="2016-09-30T04:20:00Z"/>
          <w:rFonts w:asciiTheme="minorHAnsi" w:eastAsiaTheme="minorEastAsia" w:hAnsiTheme="minorHAnsi" w:cstheme="minorBidi"/>
          <w:noProof/>
          <w:sz w:val="22"/>
          <w:szCs w:val="22"/>
        </w:rPr>
      </w:pPr>
      <w:ins w:id="196" w:author="Olga Karlsbrun" w:date="2016-09-30T04:20:00Z">
        <w:r>
          <w:rPr>
            <w:noProof/>
          </w:rPr>
          <w:t>11.1.1.</w:t>
        </w:r>
        <w:r>
          <w:rPr>
            <w:rFonts w:asciiTheme="minorHAnsi" w:eastAsiaTheme="minorEastAsia" w:hAnsiTheme="minorHAnsi" w:cstheme="minorBidi"/>
            <w:noProof/>
            <w:sz w:val="22"/>
            <w:szCs w:val="22"/>
          </w:rPr>
          <w:tab/>
        </w:r>
        <w:r>
          <w:rPr>
            <w:noProof/>
          </w:rPr>
          <w:t>APRM</w:t>
        </w:r>
        <w:r>
          <w:rPr>
            <w:noProof/>
            <w:webHidden/>
          </w:rPr>
          <w:tab/>
        </w:r>
        <w:r>
          <w:rPr>
            <w:noProof/>
            <w:webHidden/>
          </w:rPr>
          <w:fldChar w:fldCharType="begin"/>
        </w:r>
        <w:r>
          <w:rPr>
            <w:noProof/>
            <w:webHidden/>
          </w:rPr>
          <w:instrText xml:space="preserve"> PAGEREF _Toc462972628 \h </w:instrText>
        </w:r>
      </w:ins>
      <w:r>
        <w:rPr>
          <w:noProof/>
          <w:webHidden/>
        </w:rPr>
      </w:r>
      <w:r>
        <w:rPr>
          <w:noProof/>
          <w:webHidden/>
        </w:rPr>
        <w:fldChar w:fldCharType="separate"/>
      </w:r>
      <w:ins w:id="197" w:author="Olga Karlsbrun" w:date="2016-09-30T04:20:00Z">
        <w:r>
          <w:rPr>
            <w:noProof/>
            <w:webHidden/>
          </w:rPr>
          <w:t>46</w:t>
        </w:r>
        <w:r>
          <w:rPr>
            <w:noProof/>
            <w:webHidden/>
          </w:rPr>
          <w:fldChar w:fldCharType="end"/>
        </w:r>
      </w:ins>
    </w:p>
    <w:p w14:paraId="0CE547DA" w14:textId="77777777" w:rsidR="00A274D6" w:rsidRDefault="00A274D6">
      <w:pPr>
        <w:pStyle w:val="TOC3"/>
        <w:tabs>
          <w:tab w:val="left" w:pos="1797"/>
        </w:tabs>
        <w:rPr>
          <w:ins w:id="198" w:author="Olga Karlsbrun" w:date="2016-09-30T04:20:00Z"/>
          <w:rFonts w:asciiTheme="minorHAnsi" w:eastAsiaTheme="minorEastAsia" w:hAnsiTheme="minorHAnsi" w:cstheme="minorBidi"/>
          <w:noProof/>
          <w:sz w:val="22"/>
          <w:szCs w:val="22"/>
        </w:rPr>
      </w:pPr>
      <w:ins w:id="199" w:author="Olga Karlsbrun" w:date="2016-09-30T04:20:00Z">
        <w:r>
          <w:rPr>
            <w:noProof/>
          </w:rPr>
          <w:t>11.1.2.</w:t>
        </w:r>
        <w:r>
          <w:rPr>
            <w:rFonts w:asciiTheme="minorHAnsi" w:eastAsiaTheme="minorEastAsia" w:hAnsiTheme="minorHAnsi" w:cstheme="minorBidi"/>
            <w:noProof/>
            <w:sz w:val="22"/>
            <w:szCs w:val="22"/>
          </w:rPr>
          <w:tab/>
        </w:r>
        <w:r>
          <w:rPr>
            <w:noProof/>
          </w:rPr>
          <w:t>ARCM</w:t>
        </w:r>
        <w:r>
          <w:rPr>
            <w:noProof/>
            <w:webHidden/>
          </w:rPr>
          <w:tab/>
        </w:r>
        <w:r>
          <w:rPr>
            <w:noProof/>
            <w:webHidden/>
          </w:rPr>
          <w:fldChar w:fldCharType="begin"/>
        </w:r>
        <w:r>
          <w:rPr>
            <w:noProof/>
            <w:webHidden/>
          </w:rPr>
          <w:instrText xml:space="preserve"> PAGEREF _Toc462972629 \h </w:instrText>
        </w:r>
      </w:ins>
      <w:r>
        <w:rPr>
          <w:noProof/>
          <w:webHidden/>
        </w:rPr>
      </w:r>
      <w:r>
        <w:rPr>
          <w:noProof/>
          <w:webHidden/>
        </w:rPr>
        <w:fldChar w:fldCharType="separate"/>
      </w:r>
      <w:ins w:id="200" w:author="Olga Karlsbrun" w:date="2016-09-30T04:20:00Z">
        <w:r>
          <w:rPr>
            <w:noProof/>
            <w:webHidden/>
          </w:rPr>
          <w:t>46</w:t>
        </w:r>
        <w:r>
          <w:rPr>
            <w:noProof/>
            <w:webHidden/>
          </w:rPr>
          <w:fldChar w:fldCharType="end"/>
        </w:r>
      </w:ins>
    </w:p>
    <w:p w14:paraId="0CE547DB" w14:textId="77777777" w:rsidR="00A274D6" w:rsidRDefault="00A274D6">
      <w:pPr>
        <w:pStyle w:val="TOC3"/>
        <w:tabs>
          <w:tab w:val="left" w:pos="1797"/>
        </w:tabs>
        <w:rPr>
          <w:ins w:id="201" w:author="Olga Karlsbrun" w:date="2016-09-30T04:20:00Z"/>
          <w:rFonts w:asciiTheme="minorHAnsi" w:eastAsiaTheme="minorEastAsia" w:hAnsiTheme="minorHAnsi" w:cstheme="minorBidi"/>
          <w:noProof/>
          <w:sz w:val="22"/>
          <w:szCs w:val="22"/>
        </w:rPr>
      </w:pPr>
      <w:ins w:id="202" w:author="Olga Karlsbrun" w:date="2016-09-30T04:20:00Z">
        <w:r>
          <w:rPr>
            <w:noProof/>
          </w:rPr>
          <w:t>11.1.3.</w:t>
        </w:r>
        <w:r>
          <w:rPr>
            <w:rFonts w:asciiTheme="minorHAnsi" w:eastAsiaTheme="minorEastAsia" w:hAnsiTheme="minorHAnsi" w:cstheme="minorBidi"/>
            <w:noProof/>
            <w:sz w:val="22"/>
            <w:szCs w:val="22"/>
          </w:rPr>
          <w:tab/>
        </w:r>
        <w:r>
          <w:rPr>
            <w:noProof/>
          </w:rPr>
          <w:t>Regression Scenarios</w:t>
        </w:r>
        <w:r>
          <w:rPr>
            <w:noProof/>
            <w:webHidden/>
          </w:rPr>
          <w:tab/>
        </w:r>
        <w:r>
          <w:rPr>
            <w:noProof/>
            <w:webHidden/>
          </w:rPr>
          <w:fldChar w:fldCharType="begin"/>
        </w:r>
        <w:r>
          <w:rPr>
            <w:noProof/>
            <w:webHidden/>
          </w:rPr>
          <w:instrText xml:space="preserve"> PAGEREF _Toc462972630 \h </w:instrText>
        </w:r>
      </w:ins>
      <w:r>
        <w:rPr>
          <w:noProof/>
          <w:webHidden/>
        </w:rPr>
      </w:r>
      <w:r>
        <w:rPr>
          <w:noProof/>
          <w:webHidden/>
        </w:rPr>
        <w:fldChar w:fldCharType="separate"/>
      </w:r>
      <w:ins w:id="203" w:author="Olga Karlsbrun" w:date="2016-09-30T04:20:00Z">
        <w:r>
          <w:rPr>
            <w:noProof/>
            <w:webHidden/>
          </w:rPr>
          <w:t>47</w:t>
        </w:r>
        <w:r>
          <w:rPr>
            <w:noProof/>
            <w:webHidden/>
          </w:rPr>
          <w:fldChar w:fldCharType="end"/>
        </w:r>
      </w:ins>
    </w:p>
    <w:p w14:paraId="0CE547DC" w14:textId="77777777" w:rsidR="00A274D6" w:rsidRDefault="00A274D6">
      <w:pPr>
        <w:pStyle w:val="TOC2"/>
        <w:tabs>
          <w:tab w:val="left" w:pos="1440"/>
        </w:tabs>
        <w:rPr>
          <w:ins w:id="204" w:author="Olga Karlsbrun" w:date="2016-09-30T04:20:00Z"/>
          <w:rFonts w:asciiTheme="minorHAnsi" w:eastAsiaTheme="minorEastAsia" w:hAnsiTheme="minorHAnsi" w:cstheme="minorBidi"/>
          <w:noProof/>
        </w:rPr>
      </w:pPr>
      <w:ins w:id="205" w:author="Olga Karlsbrun" w:date="2016-09-30T04:20:00Z">
        <w:r>
          <w:rPr>
            <w:noProof/>
          </w:rPr>
          <w:t>11.2.</w:t>
        </w:r>
        <w:r>
          <w:rPr>
            <w:rFonts w:asciiTheme="minorHAnsi" w:eastAsiaTheme="minorEastAsia" w:hAnsiTheme="minorHAnsi" w:cstheme="minorBidi"/>
            <w:noProof/>
          </w:rPr>
          <w:tab/>
        </w:r>
        <w:r>
          <w:rPr>
            <w:noProof/>
          </w:rPr>
          <w:t>Operational Testing</w:t>
        </w:r>
        <w:r>
          <w:rPr>
            <w:noProof/>
            <w:webHidden/>
          </w:rPr>
          <w:tab/>
        </w:r>
        <w:r>
          <w:rPr>
            <w:noProof/>
            <w:webHidden/>
          </w:rPr>
          <w:fldChar w:fldCharType="begin"/>
        </w:r>
        <w:r>
          <w:rPr>
            <w:noProof/>
            <w:webHidden/>
          </w:rPr>
          <w:instrText xml:space="preserve"> PAGEREF _Toc462972631 \h </w:instrText>
        </w:r>
      </w:ins>
      <w:r>
        <w:rPr>
          <w:noProof/>
          <w:webHidden/>
        </w:rPr>
      </w:r>
      <w:r>
        <w:rPr>
          <w:noProof/>
          <w:webHidden/>
        </w:rPr>
        <w:fldChar w:fldCharType="separate"/>
      </w:r>
      <w:ins w:id="206" w:author="Olga Karlsbrun" w:date="2016-09-30T04:20:00Z">
        <w:r>
          <w:rPr>
            <w:noProof/>
            <w:webHidden/>
          </w:rPr>
          <w:t>51</w:t>
        </w:r>
        <w:r>
          <w:rPr>
            <w:noProof/>
            <w:webHidden/>
          </w:rPr>
          <w:fldChar w:fldCharType="end"/>
        </w:r>
      </w:ins>
    </w:p>
    <w:p w14:paraId="0CE547DD" w14:textId="77777777" w:rsidR="00A274D6" w:rsidRDefault="00A274D6">
      <w:pPr>
        <w:pStyle w:val="TOC3"/>
        <w:tabs>
          <w:tab w:val="left" w:pos="1797"/>
        </w:tabs>
        <w:rPr>
          <w:ins w:id="207" w:author="Olga Karlsbrun" w:date="2016-09-30T04:20:00Z"/>
          <w:rFonts w:asciiTheme="minorHAnsi" w:eastAsiaTheme="minorEastAsia" w:hAnsiTheme="minorHAnsi" w:cstheme="minorBidi"/>
          <w:noProof/>
          <w:sz w:val="22"/>
          <w:szCs w:val="22"/>
        </w:rPr>
      </w:pPr>
      <w:ins w:id="208" w:author="Olga Karlsbrun" w:date="2016-09-30T04:20:00Z">
        <w:r>
          <w:rPr>
            <w:noProof/>
          </w:rPr>
          <w:t>11.2.1.</w:t>
        </w:r>
        <w:r>
          <w:rPr>
            <w:rFonts w:asciiTheme="minorHAnsi" w:eastAsiaTheme="minorEastAsia" w:hAnsiTheme="minorHAnsi" w:cstheme="minorBidi"/>
            <w:noProof/>
            <w:sz w:val="22"/>
            <w:szCs w:val="22"/>
          </w:rPr>
          <w:tab/>
        </w:r>
        <w:r>
          <w:rPr>
            <w:noProof/>
          </w:rPr>
          <w:t>Performance Testing</w:t>
        </w:r>
        <w:r>
          <w:rPr>
            <w:noProof/>
            <w:webHidden/>
          </w:rPr>
          <w:tab/>
        </w:r>
        <w:r>
          <w:rPr>
            <w:noProof/>
            <w:webHidden/>
          </w:rPr>
          <w:fldChar w:fldCharType="begin"/>
        </w:r>
        <w:r>
          <w:rPr>
            <w:noProof/>
            <w:webHidden/>
          </w:rPr>
          <w:instrText xml:space="preserve"> PAGEREF _Toc462972632 \h </w:instrText>
        </w:r>
      </w:ins>
      <w:r>
        <w:rPr>
          <w:noProof/>
          <w:webHidden/>
        </w:rPr>
      </w:r>
      <w:r>
        <w:rPr>
          <w:noProof/>
          <w:webHidden/>
        </w:rPr>
        <w:fldChar w:fldCharType="separate"/>
      </w:r>
      <w:ins w:id="209" w:author="Olga Karlsbrun" w:date="2016-09-30T04:20:00Z">
        <w:r>
          <w:rPr>
            <w:noProof/>
            <w:webHidden/>
          </w:rPr>
          <w:t>51</w:t>
        </w:r>
        <w:r>
          <w:rPr>
            <w:noProof/>
            <w:webHidden/>
          </w:rPr>
          <w:fldChar w:fldCharType="end"/>
        </w:r>
      </w:ins>
    </w:p>
    <w:p w14:paraId="0CE547DE" w14:textId="77777777" w:rsidR="00A274D6" w:rsidRDefault="00A274D6">
      <w:pPr>
        <w:pStyle w:val="TOC1"/>
        <w:rPr>
          <w:ins w:id="210" w:author="Olga Karlsbrun" w:date="2016-09-30T04:20:00Z"/>
          <w:rFonts w:asciiTheme="minorHAnsi" w:eastAsiaTheme="minorEastAsia" w:hAnsiTheme="minorHAnsi" w:cstheme="minorBidi"/>
          <w:b w:val="0"/>
          <w:noProof/>
          <w:color w:val="auto"/>
          <w:sz w:val="22"/>
          <w:szCs w:val="22"/>
        </w:rPr>
      </w:pPr>
      <w:ins w:id="211" w:author="Olga Karlsbrun" w:date="2016-09-30T04:20:00Z">
        <w:r>
          <w:rPr>
            <w:noProof/>
          </w:rPr>
          <w:lastRenderedPageBreak/>
          <w:t>12.</w:t>
        </w:r>
        <w:r>
          <w:rPr>
            <w:rFonts w:asciiTheme="minorHAnsi" w:eastAsiaTheme="minorEastAsia" w:hAnsiTheme="minorHAnsi" w:cstheme="minorBidi"/>
            <w:b w:val="0"/>
            <w:noProof/>
            <w:color w:val="auto"/>
            <w:sz w:val="22"/>
            <w:szCs w:val="22"/>
          </w:rPr>
          <w:tab/>
        </w:r>
        <w:r>
          <w:rPr>
            <w:noProof/>
          </w:rPr>
          <w:t>Risks</w:t>
        </w:r>
        <w:r>
          <w:rPr>
            <w:noProof/>
            <w:webHidden/>
          </w:rPr>
          <w:tab/>
        </w:r>
        <w:r>
          <w:rPr>
            <w:noProof/>
            <w:webHidden/>
          </w:rPr>
          <w:fldChar w:fldCharType="begin"/>
        </w:r>
        <w:r>
          <w:rPr>
            <w:noProof/>
            <w:webHidden/>
          </w:rPr>
          <w:instrText xml:space="preserve"> PAGEREF _Toc462972633 \h </w:instrText>
        </w:r>
      </w:ins>
      <w:r>
        <w:rPr>
          <w:noProof/>
          <w:webHidden/>
        </w:rPr>
      </w:r>
      <w:r>
        <w:rPr>
          <w:noProof/>
          <w:webHidden/>
        </w:rPr>
        <w:fldChar w:fldCharType="separate"/>
      </w:r>
      <w:ins w:id="212" w:author="Olga Karlsbrun" w:date="2016-09-30T04:20:00Z">
        <w:r>
          <w:rPr>
            <w:noProof/>
            <w:webHidden/>
          </w:rPr>
          <w:t>52</w:t>
        </w:r>
        <w:r>
          <w:rPr>
            <w:noProof/>
            <w:webHidden/>
          </w:rPr>
          <w:fldChar w:fldCharType="end"/>
        </w:r>
      </w:ins>
    </w:p>
    <w:p w14:paraId="0CE547DF" w14:textId="77777777" w:rsidR="00A274D6" w:rsidRDefault="00A274D6">
      <w:pPr>
        <w:pStyle w:val="TOC1"/>
        <w:rPr>
          <w:ins w:id="213" w:author="Olga Karlsbrun" w:date="2016-09-30T04:20:00Z"/>
          <w:rFonts w:asciiTheme="minorHAnsi" w:eastAsiaTheme="minorEastAsia" w:hAnsiTheme="minorHAnsi" w:cstheme="minorBidi"/>
          <w:b w:val="0"/>
          <w:noProof/>
          <w:color w:val="auto"/>
          <w:sz w:val="22"/>
          <w:szCs w:val="22"/>
        </w:rPr>
      </w:pPr>
      <w:ins w:id="214" w:author="Olga Karlsbrun" w:date="2016-09-30T04:20:00Z">
        <w:r>
          <w:rPr>
            <w:noProof/>
          </w:rPr>
          <w:t>13.</w:t>
        </w:r>
        <w:r>
          <w:rPr>
            <w:rFonts w:asciiTheme="minorHAnsi" w:eastAsiaTheme="minorEastAsia" w:hAnsiTheme="minorHAnsi" w:cstheme="minorBidi"/>
            <w:b w:val="0"/>
            <w:noProof/>
            <w:color w:val="auto"/>
            <w:sz w:val="22"/>
            <w:szCs w:val="22"/>
          </w:rPr>
          <w:tab/>
        </w:r>
        <w:r>
          <w:rPr>
            <w:noProof/>
          </w:rPr>
          <w:t>Open Issues</w:t>
        </w:r>
        <w:r>
          <w:rPr>
            <w:noProof/>
            <w:webHidden/>
          </w:rPr>
          <w:tab/>
        </w:r>
        <w:r>
          <w:rPr>
            <w:noProof/>
            <w:webHidden/>
          </w:rPr>
          <w:fldChar w:fldCharType="begin"/>
        </w:r>
        <w:r>
          <w:rPr>
            <w:noProof/>
            <w:webHidden/>
          </w:rPr>
          <w:instrText xml:space="preserve"> PAGEREF _Toc462972634 \h </w:instrText>
        </w:r>
      </w:ins>
      <w:r>
        <w:rPr>
          <w:noProof/>
          <w:webHidden/>
        </w:rPr>
      </w:r>
      <w:r>
        <w:rPr>
          <w:noProof/>
          <w:webHidden/>
        </w:rPr>
        <w:fldChar w:fldCharType="separate"/>
      </w:r>
      <w:ins w:id="215" w:author="Olga Karlsbrun" w:date="2016-09-30T04:20:00Z">
        <w:r>
          <w:rPr>
            <w:noProof/>
            <w:webHidden/>
          </w:rPr>
          <w:t>53</w:t>
        </w:r>
        <w:r>
          <w:rPr>
            <w:noProof/>
            <w:webHidden/>
          </w:rPr>
          <w:fldChar w:fldCharType="end"/>
        </w:r>
      </w:ins>
    </w:p>
    <w:p w14:paraId="0CE547E0" w14:textId="77777777" w:rsidR="00A274D6" w:rsidRDefault="00A274D6">
      <w:pPr>
        <w:pStyle w:val="TOC1"/>
        <w:rPr>
          <w:ins w:id="216" w:author="Olga Karlsbrun" w:date="2016-09-30T04:20:00Z"/>
          <w:rFonts w:asciiTheme="minorHAnsi" w:eastAsiaTheme="minorEastAsia" w:hAnsiTheme="minorHAnsi" w:cstheme="minorBidi"/>
          <w:b w:val="0"/>
          <w:noProof/>
          <w:color w:val="auto"/>
          <w:sz w:val="22"/>
          <w:szCs w:val="22"/>
        </w:rPr>
      </w:pPr>
      <w:ins w:id="217" w:author="Olga Karlsbrun" w:date="2016-09-30T04:20:00Z">
        <w:r>
          <w:rPr>
            <w:noProof/>
          </w:rPr>
          <w:t>Appendix A. Error Messages – N/A</w:t>
        </w:r>
        <w:r>
          <w:rPr>
            <w:noProof/>
            <w:webHidden/>
          </w:rPr>
          <w:tab/>
        </w:r>
        <w:r>
          <w:rPr>
            <w:noProof/>
            <w:webHidden/>
          </w:rPr>
          <w:fldChar w:fldCharType="begin"/>
        </w:r>
        <w:r>
          <w:rPr>
            <w:noProof/>
            <w:webHidden/>
          </w:rPr>
          <w:instrText xml:space="preserve"> PAGEREF _Toc462972635 \h </w:instrText>
        </w:r>
      </w:ins>
      <w:r>
        <w:rPr>
          <w:noProof/>
          <w:webHidden/>
        </w:rPr>
      </w:r>
      <w:r>
        <w:rPr>
          <w:noProof/>
          <w:webHidden/>
        </w:rPr>
        <w:fldChar w:fldCharType="separate"/>
      </w:r>
      <w:ins w:id="218" w:author="Olga Karlsbrun" w:date="2016-09-30T04:20:00Z">
        <w:r>
          <w:rPr>
            <w:noProof/>
            <w:webHidden/>
          </w:rPr>
          <w:t>55</w:t>
        </w:r>
        <w:r>
          <w:rPr>
            <w:noProof/>
            <w:webHidden/>
          </w:rPr>
          <w:fldChar w:fldCharType="end"/>
        </w:r>
      </w:ins>
    </w:p>
    <w:p w14:paraId="0CE547E1" w14:textId="77777777" w:rsidR="00A274D6" w:rsidRDefault="00A274D6">
      <w:pPr>
        <w:pStyle w:val="TOC1"/>
        <w:rPr>
          <w:ins w:id="219" w:author="Olga Karlsbrun" w:date="2016-09-30T04:20:00Z"/>
          <w:rFonts w:asciiTheme="minorHAnsi" w:eastAsiaTheme="minorEastAsia" w:hAnsiTheme="minorHAnsi" w:cstheme="minorBidi"/>
          <w:b w:val="0"/>
          <w:noProof/>
          <w:color w:val="auto"/>
          <w:sz w:val="22"/>
          <w:szCs w:val="22"/>
        </w:rPr>
      </w:pPr>
      <w:ins w:id="220" w:author="Olga Karlsbrun" w:date="2016-09-30T04:20:00Z">
        <w:r>
          <w:rPr>
            <w:noProof/>
          </w:rPr>
          <w:t>Appendix B. M&amp;P – N/A</w:t>
        </w:r>
        <w:r>
          <w:rPr>
            <w:noProof/>
            <w:webHidden/>
          </w:rPr>
          <w:tab/>
        </w:r>
        <w:r>
          <w:rPr>
            <w:noProof/>
            <w:webHidden/>
          </w:rPr>
          <w:fldChar w:fldCharType="begin"/>
        </w:r>
        <w:r>
          <w:rPr>
            <w:noProof/>
            <w:webHidden/>
          </w:rPr>
          <w:instrText xml:space="preserve"> PAGEREF _Toc462972636 \h </w:instrText>
        </w:r>
      </w:ins>
      <w:r>
        <w:rPr>
          <w:noProof/>
          <w:webHidden/>
        </w:rPr>
      </w:r>
      <w:r>
        <w:rPr>
          <w:noProof/>
          <w:webHidden/>
        </w:rPr>
        <w:fldChar w:fldCharType="separate"/>
      </w:r>
      <w:ins w:id="221" w:author="Olga Karlsbrun" w:date="2016-09-30T04:20:00Z">
        <w:r>
          <w:rPr>
            <w:noProof/>
            <w:webHidden/>
          </w:rPr>
          <w:t>56</w:t>
        </w:r>
        <w:r>
          <w:rPr>
            <w:noProof/>
            <w:webHidden/>
          </w:rPr>
          <w:fldChar w:fldCharType="end"/>
        </w:r>
      </w:ins>
    </w:p>
    <w:p w14:paraId="0CE547E2" w14:textId="77777777" w:rsidR="008A5A21" w:rsidDel="00A274D6" w:rsidRDefault="008A5A21">
      <w:pPr>
        <w:pStyle w:val="TOC1"/>
        <w:rPr>
          <w:del w:id="222" w:author="Olga Karlsbrun" w:date="2016-09-30T04:20:00Z"/>
          <w:rFonts w:asciiTheme="minorHAnsi" w:eastAsiaTheme="minorEastAsia" w:hAnsiTheme="minorHAnsi" w:cstheme="minorBidi"/>
          <w:b w:val="0"/>
          <w:noProof/>
          <w:color w:val="auto"/>
          <w:sz w:val="22"/>
          <w:szCs w:val="22"/>
        </w:rPr>
      </w:pPr>
      <w:del w:id="223" w:author="Olga Karlsbrun" w:date="2016-09-30T04:20:00Z">
        <w:r w:rsidDel="00A274D6">
          <w:rPr>
            <w:noProof/>
          </w:rPr>
          <w:delText>1.</w:delText>
        </w:r>
        <w:r w:rsidDel="00A274D6">
          <w:rPr>
            <w:rFonts w:asciiTheme="minorHAnsi" w:eastAsiaTheme="minorEastAsia" w:hAnsiTheme="minorHAnsi" w:cstheme="minorBidi"/>
            <w:b w:val="0"/>
            <w:noProof/>
            <w:color w:val="auto"/>
            <w:sz w:val="22"/>
            <w:szCs w:val="22"/>
          </w:rPr>
          <w:tab/>
        </w:r>
        <w:r w:rsidDel="00A274D6">
          <w:rPr>
            <w:noProof/>
          </w:rPr>
          <w:delText>Introduction</w:delText>
        </w:r>
        <w:r w:rsidDel="00A274D6">
          <w:rPr>
            <w:noProof/>
            <w:webHidden/>
          </w:rPr>
          <w:tab/>
          <w:delText>1</w:delText>
        </w:r>
      </w:del>
    </w:p>
    <w:p w14:paraId="0CE547E3" w14:textId="77777777" w:rsidR="008A5A21" w:rsidDel="00A274D6" w:rsidRDefault="008A5A21">
      <w:pPr>
        <w:pStyle w:val="TOC2"/>
        <w:tabs>
          <w:tab w:val="left" w:pos="1200"/>
        </w:tabs>
        <w:rPr>
          <w:del w:id="224" w:author="Olga Karlsbrun" w:date="2016-09-30T04:20:00Z"/>
          <w:rFonts w:asciiTheme="minorHAnsi" w:eastAsiaTheme="minorEastAsia" w:hAnsiTheme="minorHAnsi" w:cstheme="minorBidi"/>
          <w:noProof/>
        </w:rPr>
      </w:pPr>
      <w:del w:id="225" w:author="Olga Karlsbrun" w:date="2016-09-30T04:20:00Z">
        <w:r w:rsidDel="00A274D6">
          <w:rPr>
            <w:noProof/>
          </w:rPr>
          <w:delText>1.1.</w:delText>
        </w:r>
        <w:r w:rsidDel="00A274D6">
          <w:rPr>
            <w:rFonts w:asciiTheme="minorHAnsi" w:eastAsiaTheme="minorEastAsia" w:hAnsiTheme="minorHAnsi" w:cstheme="minorBidi"/>
            <w:noProof/>
          </w:rPr>
          <w:tab/>
        </w:r>
        <w:r w:rsidDel="00A274D6">
          <w:rPr>
            <w:noProof/>
          </w:rPr>
          <w:delText>Purpose and Scope</w:delText>
        </w:r>
        <w:r w:rsidDel="00A274D6">
          <w:rPr>
            <w:noProof/>
            <w:webHidden/>
          </w:rPr>
          <w:tab/>
          <w:delText>1</w:delText>
        </w:r>
      </w:del>
    </w:p>
    <w:p w14:paraId="0CE547E4" w14:textId="77777777" w:rsidR="008A5A21" w:rsidDel="00A274D6" w:rsidRDefault="008A5A21">
      <w:pPr>
        <w:pStyle w:val="TOC2"/>
        <w:tabs>
          <w:tab w:val="left" w:pos="1200"/>
        </w:tabs>
        <w:rPr>
          <w:del w:id="226" w:author="Olga Karlsbrun" w:date="2016-09-30T04:20:00Z"/>
          <w:rFonts w:asciiTheme="minorHAnsi" w:eastAsiaTheme="minorEastAsia" w:hAnsiTheme="minorHAnsi" w:cstheme="minorBidi"/>
          <w:noProof/>
        </w:rPr>
      </w:pPr>
      <w:del w:id="227" w:author="Olga Karlsbrun" w:date="2016-09-30T04:20:00Z">
        <w:r w:rsidDel="00A274D6">
          <w:rPr>
            <w:noProof/>
          </w:rPr>
          <w:delText>1.2.</w:delText>
        </w:r>
        <w:r w:rsidDel="00A274D6">
          <w:rPr>
            <w:rFonts w:asciiTheme="minorHAnsi" w:eastAsiaTheme="minorEastAsia" w:hAnsiTheme="minorHAnsi" w:cstheme="minorBidi"/>
            <w:noProof/>
          </w:rPr>
          <w:tab/>
        </w:r>
        <w:r w:rsidDel="00A274D6">
          <w:rPr>
            <w:noProof/>
          </w:rPr>
          <w:delText>Related Documentation</w:delText>
        </w:r>
        <w:r w:rsidDel="00A274D6">
          <w:rPr>
            <w:noProof/>
            <w:webHidden/>
          </w:rPr>
          <w:tab/>
          <w:delText>1</w:delText>
        </w:r>
      </w:del>
    </w:p>
    <w:p w14:paraId="0CE547E5" w14:textId="77777777" w:rsidR="008A5A21" w:rsidDel="00A274D6" w:rsidRDefault="008A5A21">
      <w:pPr>
        <w:pStyle w:val="TOC2"/>
        <w:tabs>
          <w:tab w:val="left" w:pos="1200"/>
        </w:tabs>
        <w:rPr>
          <w:del w:id="228" w:author="Olga Karlsbrun" w:date="2016-09-30T04:20:00Z"/>
          <w:rFonts w:asciiTheme="minorHAnsi" w:eastAsiaTheme="minorEastAsia" w:hAnsiTheme="minorHAnsi" w:cstheme="minorBidi"/>
          <w:noProof/>
        </w:rPr>
      </w:pPr>
      <w:del w:id="229" w:author="Olga Karlsbrun" w:date="2016-09-30T04:20:00Z">
        <w:r w:rsidDel="00A274D6">
          <w:rPr>
            <w:noProof/>
          </w:rPr>
          <w:delText>1.3.</w:delText>
        </w:r>
        <w:r w:rsidDel="00A274D6">
          <w:rPr>
            <w:rFonts w:asciiTheme="minorHAnsi" w:eastAsiaTheme="minorEastAsia" w:hAnsiTheme="minorHAnsi" w:cstheme="minorBidi"/>
            <w:noProof/>
          </w:rPr>
          <w:tab/>
        </w:r>
        <w:r w:rsidDel="00A274D6">
          <w:rPr>
            <w:noProof/>
          </w:rPr>
          <w:delText>Terms and Definitions</w:delText>
        </w:r>
        <w:r w:rsidDel="00A274D6">
          <w:rPr>
            <w:noProof/>
            <w:webHidden/>
          </w:rPr>
          <w:tab/>
          <w:delText>1</w:delText>
        </w:r>
      </w:del>
    </w:p>
    <w:p w14:paraId="0CE547E6" w14:textId="77777777" w:rsidR="008A5A21" w:rsidDel="00A274D6" w:rsidRDefault="008A5A21">
      <w:pPr>
        <w:pStyle w:val="TOC1"/>
        <w:rPr>
          <w:del w:id="230" w:author="Olga Karlsbrun" w:date="2016-09-30T04:20:00Z"/>
          <w:rFonts w:asciiTheme="minorHAnsi" w:eastAsiaTheme="minorEastAsia" w:hAnsiTheme="minorHAnsi" w:cstheme="minorBidi"/>
          <w:b w:val="0"/>
          <w:noProof/>
          <w:color w:val="auto"/>
          <w:sz w:val="22"/>
          <w:szCs w:val="22"/>
        </w:rPr>
      </w:pPr>
      <w:del w:id="231" w:author="Olga Karlsbrun" w:date="2016-09-30T04:20:00Z">
        <w:r w:rsidDel="00A274D6">
          <w:rPr>
            <w:noProof/>
          </w:rPr>
          <w:delText>2.</w:delText>
        </w:r>
        <w:r w:rsidDel="00A274D6">
          <w:rPr>
            <w:rFonts w:asciiTheme="minorHAnsi" w:eastAsiaTheme="minorEastAsia" w:hAnsiTheme="minorHAnsi" w:cstheme="minorBidi"/>
            <w:b w:val="0"/>
            <w:noProof/>
            <w:color w:val="auto"/>
            <w:sz w:val="22"/>
            <w:szCs w:val="22"/>
          </w:rPr>
          <w:tab/>
        </w:r>
        <w:r w:rsidDel="00A274D6">
          <w:rPr>
            <w:noProof/>
          </w:rPr>
          <w:delText>Requirements</w:delText>
        </w:r>
        <w:r w:rsidDel="00A274D6">
          <w:rPr>
            <w:noProof/>
            <w:webHidden/>
          </w:rPr>
          <w:tab/>
          <w:delText>2</w:delText>
        </w:r>
      </w:del>
    </w:p>
    <w:p w14:paraId="0CE547E7" w14:textId="77777777" w:rsidR="008A5A21" w:rsidDel="00A274D6" w:rsidRDefault="008A5A21">
      <w:pPr>
        <w:pStyle w:val="TOC2"/>
        <w:tabs>
          <w:tab w:val="left" w:pos="1200"/>
        </w:tabs>
        <w:rPr>
          <w:del w:id="232" w:author="Olga Karlsbrun" w:date="2016-09-30T04:20:00Z"/>
          <w:rFonts w:asciiTheme="minorHAnsi" w:eastAsiaTheme="minorEastAsia" w:hAnsiTheme="minorHAnsi" w:cstheme="minorBidi"/>
          <w:noProof/>
        </w:rPr>
      </w:pPr>
      <w:del w:id="233" w:author="Olga Karlsbrun" w:date="2016-09-30T04:20:00Z">
        <w:r w:rsidDel="00A274D6">
          <w:rPr>
            <w:noProof/>
          </w:rPr>
          <w:delText>2.1.</w:delText>
        </w:r>
        <w:r w:rsidDel="00A274D6">
          <w:rPr>
            <w:rFonts w:asciiTheme="minorHAnsi" w:eastAsiaTheme="minorEastAsia" w:hAnsiTheme="minorHAnsi" w:cstheme="minorBidi"/>
            <w:noProof/>
          </w:rPr>
          <w:tab/>
        </w:r>
        <w:r w:rsidDel="00A274D6">
          <w:rPr>
            <w:noProof/>
          </w:rPr>
          <w:delText>Current Functionality</w:delText>
        </w:r>
        <w:r w:rsidDel="00A274D6">
          <w:rPr>
            <w:noProof/>
            <w:webHidden/>
          </w:rPr>
          <w:tab/>
          <w:delText>2</w:delText>
        </w:r>
      </w:del>
    </w:p>
    <w:p w14:paraId="0CE547E8" w14:textId="77777777" w:rsidR="008A5A21" w:rsidDel="00A274D6" w:rsidRDefault="008A5A21">
      <w:pPr>
        <w:pStyle w:val="TOC3"/>
        <w:tabs>
          <w:tab w:val="left" w:pos="1685"/>
        </w:tabs>
        <w:rPr>
          <w:del w:id="234" w:author="Olga Karlsbrun" w:date="2016-09-30T04:20:00Z"/>
          <w:rFonts w:asciiTheme="minorHAnsi" w:eastAsiaTheme="minorEastAsia" w:hAnsiTheme="minorHAnsi" w:cstheme="minorBidi"/>
          <w:noProof/>
          <w:sz w:val="22"/>
          <w:szCs w:val="22"/>
        </w:rPr>
      </w:pPr>
      <w:del w:id="235" w:author="Olga Karlsbrun" w:date="2016-09-30T04:20:00Z">
        <w:r w:rsidDel="00A274D6">
          <w:rPr>
            <w:noProof/>
          </w:rPr>
          <w:delText>2.1.1.</w:delText>
        </w:r>
        <w:r w:rsidDel="00A274D6">
          <w:rPr>
            <w:rFonts w:asciiTheme="minorHAnsi" w:eastAsiaTheme="minorEastAsia" w:hAnsiTheme="minorHAnsi" w:cstheme="minorBidi"/>
            <w:noProof/>
            <w:sz w:val="22"/>
            <w:szCs w:val="22"/>
          </w:rPr>
          <w:tab/>
        </w:r>
        <w:r w:rsidDel="00A274D6">
          <w:rPr>
            <w:noProof/>
          </w:rPr>
          <w:delText>Current Functionality</w:delText>
        </w:r>
        <w:r w:rsidDel="00A274D6">
          <w:rPr>
            <w:noProof/>
            <w:webHidden/>
          </w:rPr>
          <w:tab/>
          <w:delText>2</w:delText>
        </w:r>
      </w:del>
    </w:p>
    <w:p w14:paraId="0CE547E9" w14:textId="77777777" w:rsidR="008A5A21" w:rsidDel="00A274D6" w:rsidRDefault="008A5A21">
      <w:pPr>
        <w:pStyle w:val="TOC3"/>
        <w:tabs>
          <w:tab w:val="left" w:pos="1685"/>
        </w:tabs>
        <w:rPr>
          <w:del w:id="236" w:author="Olga Karlsbrun" w:date="2016-09-30T04:20:00Z"/>
          <w:rFonts w:asciiTheme="minorHAnsi" w:eastAsiaTheme="minorEastAsia" w:hAnsiTheme="minorHAnsi" w:cstheme="minorBidi"/>
          <w:noProof/>
          <w:sz w:val="22"/>
          <w:szCs w:val="22"/>
        </w:rPr>
      </w:pPr>
      <w:del w:id="237" w:author="Olga Karlsbrun" w:date="2016-09-30T04:20:00Z">
        <w:r w:rsidDel="00A274D6">
          <w:rPr>
            <w:noProof/>
          </w:rPr>
          <w:delText>2.1.2.</w:delText>
        </w:r>
        <w:r w:rsidDel="00A274D6">
          <w:rPr>
            <w:rFonts w:asciiTheme="minorHAnsi" w:eastAsiaTheme="minorEastAsia" w:hAnsiTheme="minorHAnsi" w:cstheme="minorBidi"/>
            <w:noProof/>
            <w:sz w:val="22"/>
            <w:szCs w:val="22"/>
          </w:rPr>
          <w:tab/>
        </w:r>
        <w:r w:rsidDel="00A274D6">
          <w:rPr>
            <w:noProof/>
          </w:rPr>
          <w:delText>Reasons for Change</w:delText>
        </w:r>
        <w:r w:rsidDel="00A274D6">
          <w:rPr>
            <w:noProof/>
            <w:webHidden/>
          </w:rPr>
          <w:tab/>
          <w:delText>2</w:delText>
        </w:r>
      </w:del>
    </w:p>
    <w:p w14:paraId="0CE547EA" w14:textId="77777777" w:rsidR="008A5A21" w:rsidDel="00A274D6" w:rsidRDefault="008A5A21">
      <w:pPr>
        <w:pStyle w:val="TOC3"/>
        <w:tabs>
          <w:tab w:val="left" w:pos="1685"/>
        </w:tabs>
        <w:rPr>
          <w:del w:id="238" w:author="Olga Karlsbrun" w:date="2016-09-30T04:20:00Z"/>
          <w:rFonts w:asciiTheme="minorHAnsi" w:eastAsiaTheme="minorEastAsia" w:hAnsiTheme="minorHAnsi" w:cstheme="minorBidi"/>
          <w:noProof/>
          <w:sz w:val="22"/>
          <w:szCs w:val="22"/>
        </w:rPr>
      </w:pPr>
      <w:del w:id="239" w:author="Olga Karlsbrun" w:date="2016-09-30T04:20:00Z">
        <w:r w:rsidDel="00A274D6">
          <w:rPr>
            <w:noProof/>
          </w:rPr>
          <w:delText>2.1.3.</w:delText>
        </w:r>
        <w:r w:rsidDel="00A274D6">
          <w:rPr>
            <w:rFonts w:asciiTheme="minorHAnsi" w:eastAsiaTheme="minorEastAsia" w:hAnsiTheme="minorHAnsi" w:cstheme="minorBidi"/>
            <w:noProof/>
            <w:sz w:val="22"/>
            <w:szCs w:val="22"/>
          </w:rPr>
          <w:tab/>
        </w:r>
        <w:r w:rsidDel="00A274D6">
          <w:rPr>
            <w:noProof/>
          </w:rPr>
          <w:delText>Business Impact</w:delText>
        </w:r>
        <w:r w:rsidDel="00A274D6">
          <w:rPr>
            <w:noProof/>
            <w:webHidden/>
          </w:rPr>
          <w:tab/>
          <w:delText>2</w:delText>
        </w:r>
      </w:del>
    </w:p>
    <w:p w14:paraId="0CE547EB" w14:textId="77777777" w:rsidR="008A5A21" w:rsidDel="00A274D6" w:rsidRDefault="008A5A21">
      <w:pPr>
        <w:pStyle w:val="TOC2"/>
        <w:tabs>
          <w:tab w:val="left" w:pos="1200"/>
        </w:tabs>
        <w:rPr>
          <w:del w:id="240" w:author="Olga Karlsbrun" w:date="2016-09-30T04:20:00Z"/>
          <w:rFonts w:asciiTheme="minorHAnsi" w:eastAsiaTheme="minorEastAsia" w:hAnsiTheme="minorHAnsi" w:cstheme="minorBidi"/>
          <w:noProof/>
        </w:rPr>
      </w:pPr>
      <w:del w:id="241" w:author="Olga Karlsbrun" w:date="2016-09-30T04:20:00Z">
        <w:r w:rsidDel="00A274D6">
          <w:rPr>
            <w:noProof/>
          </w:rPr>
          <w:delText>2.2.</w:delText>
        </w:r>
        <w:r w:rsidDel="00A274D6">
          <w:rPr>
            <w:rFonts w:asciiTheme="minorHAnsi" w:eastAsiaTheme="minorEastAsia" w:hAnsiTheme="minorHAnsi" w:cstheme="minorBidi"/>
            <w:noProof/>
          </w:rPr>
          <w:tab/>
        </w:r>
        <w:r w:rsidDel="00A274D6">
          <w:rPr>
            <w:noProof/>
          </w:rPr>
          <w:delText>Traceability Matrix</w:delText>
        </w:r>
        <w:r w:rsidDel="00A274D6">
          <w:rPr>
            <w:noProof/>
            <w:webHidden/>
          </w:rPr>
          <w:tab/>
          <w:delText>3</w:delText>
        </w:r>
      </w:del>
    </w:p>
    <w:p w14:paraId="0CE547EC" w14:textId="77777777" w:rsidR="008A5A21" w:rsidDel="00A274D6" w:rsidRDefault="008A5A21">
      <w:pPr>
        <w:pStyle w:val="TOC1"/>
        <w:rPr>
          <w:del w:id="242" w:author="Olga Karlsbrun" w:date="2016-09-30T04:20:00Z"/>
          <w:rFonts w:asciiTheme="minorHAnsi" w:eastAsiaTheme="minorEastAsia" w:hAnsiTheme="minorHAnsi" w:cstheme="minorBidi"/>
          <w:b w:val="0"/>
          <w:noProof/>
          <w:color w:val="auto"/>
          <w:sz w:val="22"/>
          <w:szCs w:val="22"/>
        </w:rPr>
      </w:pPr>
      <w:del w:id="243" w:author="Olga Karlsbrun" w:date="2016-09-30T04:20:00Z">
        <w:r w:rsidDel="00A274D6">
          <w:rPr>
            <w:noProof/>
          </w:rPr>
          <w:delText>3.</w:delText>
        </w:r>
        <w:r w:rsidDel="00A274D6">
          <w:rPr>
            <w:rFonts w:asciiTheme="minorHAnsi" w:eastAsiaTheme="minorEastAsia" w:hAnsiTheme="minorHAnsi" w:cstheme="minorBidi"/>
            <w:b w:val="0"/>
            <w:noProof/>
            <w:color w:val="auto"/>
            <w:sz w:val="22"/>
            <w:szCs w:val="22"/>
          </w:rPr>
          <w:tab/>
        </w:r>
        <w:r w:rsidDel="00A274D6">
          <w:rPr>
            <w:noProof/>
          </w:rPr>
          <w:delText>Overall Solution</w:delText>
        </w:r>
        <w:r w:rsidDel="00A274D6">
          <w:rPr>
            <w:noProof/>
            <w:webHidden/>
          </w:rPr>
          <w:tab/>
          <w:delText>23</w:delText>
        </w:r>
      </w:del>
    </w:p>
    <w:p w14:paraId="0CE547ED" w14:textId="77777777" w:rsidR="008A5A21" w:rsidDel="00A274D6" w:rsidRDefault="008A5A21">
      <w:pPr>
        <w:pStyle w:val="TOC2"/>
        <w:tabs>
          <w:tab w:val="left" w:pos="1200"/>
        </w:tabs>
        <w:rPr>
          <w:del w:id="244" w:author="Olga Karlsbrun" w:date="2016-09-30T04:20:00Z"/>
          <w:rFonts w:asciiTheme="minorHAnsi" w:eastAsiaTheme="minorEastAsia" w:hAnsiTheme="minorHAnsi" w:cstheme="minorBidi"/>
          <w:noProof/>
        </w:rPr>
      </w:pPr>
      <w:del w:id="245" w:author="Olga Karlsbrun" w:date="2016-09-30T04:20:00Z">
        <w:r w:rsidDel="00A274D6">
          <w:rPr>
            <w:noProof/>
          </w:rPr>
          <w:delText>3.1.</w:delText>
        </w:r>
        <w:r w:rsidDel="00A274D6">
          <w:rPr>
            <w:rFonts w:asciiTheme="minorHAnsi" w:eastAsiaTheme="minorEastAsia" w:hAnsiTheme="minorHAnsi" w:cstheme="minorBidi"/>
            <w:noProof/>
          </w:rPr>
          <w:tab/>
        </w:r>
        <w:r w:rsidDel="00A274D6">
          <w:rPr>
            <w:noProof/>
          </w:rPr>
          <w:delText>Impacted Components</w:delText>
        </w:r>
        <w:r w:rsidDel="00A274D6">
          <w:rPr>
            <w:noProof/>
            <w:webHidden/>
          </w:rPr>
          <w:tab/>
          <w:delText>23</w:delText>
        </w:r>
      </w:del>
    </w:p>
    <w:p w14:paraId="0CE547EE" w14:textId="77777777" w:rsidR="008A5A21" w:rsidDel="00A274D6" w:rsidRDefault="008A5A21">
      <w:pPr>
        <w:pStyle w:val="TOC3"/>
        <w:tabs>
          <w:tab w:val="left" w:pos="1685"/>
        </w:tabs>
        <w:rPr>
          <w:del w:id="246" w:author="Olga Karlsbrun" w:date="2016-09-30T04:20:00Z"/>
          <w:rFonts w:asciiTheme="minorHAnsi" w:eastAsiaTheme="minorEastAsia" w:hAnsiTheme="minorHAnsi" w:cstheme="minorBidi"/>
          <w:noProof/>
          <w:sz w:val="22"/>
          <w:szCs w:val="22"/>
        </w:rPr>
      </w:pPr>
      <w:del w:id="247" w:author="Olga Karlsbrun" w:date="2016-09-30T04:20:00Z">
        <w:r w:rsidDel="00A274D6">
          <w:rPr>
            <w:noProof/>
          </w:rPr>
          <w:delText>3.1.1.</w:delText>
        </w:r>
        <w:r w:rsidDel="00A274D6">
          <w:rPr>
            <w:rFonts w:asciiTheme="minorHAnsi" w:eastAsiaTheme="minorEastAsia" w:hAnsiTheme="minorHAnsi" w:cstheme="minorBidi"/>
            <w:noProof/>
            <w:sz w:val="22"/>
            <w:szCs w:val="22"/>
          </w:rPr>
          <w:tab/>
        </w:r>
        <w:r w:rsidDel="00A274D6">
          <w:rPr>
            <w:noProof/>
          </w:rPr>
          <w:delText>Impacted Applications</w:delText>
        </w:r>
        <w:r w:rsidDel="00A274D6">
          <w:rPr>
            <w:noProof/>
            <w:webHidden/>
          </w:rPr>
          <w:tab/>
          <w:delText>23</w:delText>
        </w:r>
      </w:del>
    </w:p>
    <w:p w14:paraId="0CE547EF" w14:textId="77777777" w:rsidR="008A5A21" w:rsidDel="00A274D6" w:rsidRDefault="008A5A21">
      <w:pPr>
        <w:pStyle w:val="TOC3"/>
        <w:tabs>
          <w:tab w:val="left" w:pos="1685"/>
        </w:tabs>
        <w:rPr>
          <w:del w:id="248" w:author="Olga Karlsbrun" w:date="2016-09-30T04:20:00Z"/>
          <w:rFonts w:asciiTheme="minorHAnsi" w:eastAsiaTheme="minorEastAsia" w:hAnsiTheme="minorHAnsi" w:cstheme="minorBidi"/>
          <w:noProof/>
          <w:sz w:val="22"/>
          <w:szCs w:val="22"/>
        </w:rPr>
      </w:pPr>
      <w:del w:id="249" w:author="Olga Karlsbrun" w:date="2016-09-30T04:20:00Z">
        <w:r w:rsidDel="00A274D6">
          <w:rPr>
            <w:noProof/>
          </w:rPr>
          <w:delText>3.1.2.</w:delText>
        </w:r>
        <w:r w:rsidDel="00A274D6">
          <w:rPr>
            <w:rFonts w:asciiTheme="minorHAnsi" w:eastAsiaTheme="minorEastAsia" w:hAnsiTheme="minorHAnsi" w:cstheme="minorBidi"/>
            <w:noProof/>
            <w:sz w:val="22"/>
            <w:szCs w:val="22"/>
          </w:rPr>
          <w:tab/>
        </w:r>
        <w:r w:rsidDel="00A274D6">
          <w:rPr>
            <w:noProof/>
          </w:rPr>
          <w:delText>Potential Critical Data Flow</w:delText>
        </w:r>
        <w:r w:rsidDel="00A274D6">
          <w:rPr>
            <w:noProof/>
            <w:webHidden/>
          </w:rPr>
          <w:tab/>
          <w:delText>23</w:delText>
        </w:r>
      </w:del>
    </w:p>
    <w:p w14:paraId="0CE547F0" w14:textId="77777777" w:rsidR="008A5A21" w:rsidDel="00A274D6" w:rsidRDefault="008A5A21">
      <w:pPr>
        <w:pStyle w:val="TOC2"/>
        <w:tabs>
          <w:tab w:val="left" w:pos="1200"/>
        </w:tabs>
        <w:rPr>
          <w:del w:id="250" w:author="Olga Karlsbrun" w:date="2016-09-30T04:20:00Z"/>
          <w:rFonts w:asciiTheme="minorHAnsi" w:eastAsiaTheme="minorEastAsia" w:hAnsiTheme="minorHAnsi" w:cstheme="minorBidi"/>
          <w:noProof/>
        </w:rPr>
      </w:pPr>
      <w:del w:id="251" w:author="Olga Karlsbrun" w:date="2016-09-30T04:20:00Z">
        <w:r w:rsidDel="00A274D6">
          <w:rPr>
            <w:noProof/>
          </w:rPr>
          <w:delText>3.2.</w:delText>
        </w:r>
        <w:r w:rsidDel="00A274D6">
          <w:rPr>
            <w:rFonts w:asciiTheme="minorHAnsi" w:eastAsiaTheme="minorEastAsia" w:hAnsiTheme="minorHAnsi" w:cstheme="minorBidi"/>
            <w:noProof/>
          </w:rPr>
          <w:tab/>
        </w:r>
        <w:r w:rsidDel="00A274D6">
          <w:rPr>
            <w:noProof/>
          </w:rPr>
          <w:delText>Assumptions, Risks and Constraints</w:delText>
        </w:r>
        <w:r w:rsidDel="00A274D6">
          <w:rPr>
            <w:noProof/>
            <w:webHidden/>
          </w:rPr>
          <w:tab/>
          <w:delText>23</w:delText>
        </w:r>
      </w:del>
    </w:p>
    <w:p w14:paraId="0CE547F1" w14:textId="77777777" w:rsidR="008A5A21" w:rsidDel="00A274D6" w:rsidRDefault="008A5A21">
      <w:pPr>
        <w:pStyle w:val="TOC3"/>
        <w:tabs>
          <w:tab w:val="left" w:pos="1685"/>
        </w:tabs>
        <w:rPr>
          <w:del w:id="252" w:author="Olga Karlsbrun" w:date="2016-09-30T04:20:00Z"/>
          <w:rFonts w:asciiTheme="minorHAnsi" w:eastAsiaTheme="minorEastAsia" w:hAnsiTheme="minorHAnsi" w:cstheme="minorBidi"/>
          <w:noProof/>
          <w:sz w:val="22"/>
          <w:szCs w:val="22"/>
        </w:rPr>
      </w:pPr>
      <w:del w:id="253" w:author="Olga Karlsbrun" w:date="2016-09-30T04:20:00Z">
        <w:r w:rsidDel="00A274D6">
          <w:rPr>
            <w:noProof/>
          </w:rPr>
          <w:delText>3.2.1.</w:delText>
        </w:r>
        <w:r w:rsidDel="00A274D6">
          <w:rPr>
            <w:rFonts w:asciiTheme="minorHAnsi" w:eastAsiaTheme="minorEastAsia" w:hAnsiTheme="minorHAnsi" w:cstheme="minorBidi"/>
            <w:noProof/>
            <w:sz w:val="22"/>
            <w:szCs w:val="22"/>
          </w:rPr>
          <w:tab/>
        </w:r>
        <w:r w:rsidDel="00A274D6">
          <w:rPr>
            <w:noProof/>
          </w:rPr>
          <w:delText>Assumptions</w:delText>
        </w:r>
        <w:r w:rsidDel="00A274D6">
          <w:rPr>
            <w:noProof/>
            <w:webHidden/>
          </w:rPr>
          <w:tab/>
          <w:delText>23</w:delText>
        </w:r>
      </w:del>
    </w:p>
    <w:p w14:paraId="0CE547F2" w14:textId="77777777" w:rsidR="008A5A21" w:rsidDel="00A274D6" w:rsidRDefault="008A5A21">
      <w:pPr>
        <w:pStyle w:val="TOC3"/>
        <w:tabs>
          <w:tab w:val="left" w:pos="1685"/>
        </w:tabs>
        <w:rPr>
          <w:del w:id="254" w:author="Olga Karlsbrun" w:date="2016-09-30T04:20:00Z"/>
          <w:rFonts w:asciiTheme="minorHAnsi" w:eastAsiaTheme="minorEastAsia" w:hAnsiTheme="minorHAnsi" w:cstheme="minorBidi"/>
          <w:noProof/>
          <w:sz w:val="22"/>
          <w:szCs w:val="22"/>
        </w:rPr>
      </w:pPr>
      <w:del w:id="255" w:author="Olga Karlsbrun" w:date="2016-09-30T04:20:00Z">
        <w:r w:rsidDel="00A274D6">
          <w:rPr>
            <w:noProof/>
          </w:rPr>
          <w:delText>3.2.2.</w:delText>
        </w:r>
        <w:r w:rsidDel="00A274D6">
          <w:rPr>
            <w:rFonts w:asciiTheme="minorHAnsi" w:eastAsiaTheme="minorEastAsia" w:hAnsiTheme="minorHAnsi" w:cstheme="minorBidi"/>
            <w:noProof/>
            <w:sz w:val="22"/>
            <w:szCs w:val="22"/>
          </w:rPr>
          <w:tab/>
        </w:r>
        <w:r w:rsidDel="00A274D6">
          <w:rPr>
            <w:noProof/>
          </w:rPr>
          <w:delText>Constraints and Dependencies</w:delText>
        </w:r>
        <w:r w:rsidDel="00A274D6">
          <w:rPr>
            <w:noProof/>
            <w:webHidden/>
          </w:rPr>
          <w:tab/>
          <w:delText>24</w:delText>
        </w:r>
      </w:del>
    </w:p>
    <w:p w14:paraId="0CE547F3" w14:textId="77777777" w:rsidR="008A5A21" w:rsidDel="00A274D6" w:rsidRDefault="008A5A21">
      <w:pPr>
        <w:pStyle w:val="TOC2"/>
        <w:tabs>
          <w:tab w:val="left" w:pos="1200"/>
        </w:tabs>
        <w:rPr>
          <w:del w:id="256" w:author="Olga Karlsbrun" w:date="2016-09-30T04:20:00Z"/>
          <w:rFonts w:asciiTheme="minorHAnsi" w:eastAsiaTheme="minorEastAsia" w:hAnsiTheme="minorHAnsi" w:cstheme="minorBidi"/>
          <w:noProof/>
        </w:rPr>
      </w:pPr>
      <w:del w:id="257" w:author="Olga Karlsbrun" w:date="2016-09-30T04:20:00Z">
        <w:r w:rsidDel="00A274D6">
          <w:rPr>
            <w:noProof/>
          </w:rPr>
          <w:delText>3.3.</w:delText>
        </w:r>
        <w:r w:rsidDel="00A274D6">
          <w:rPr>
            <w:rFonts w:asciiTheme="minorHAnsi" w:eastAsiaTheme="minorEastAsia" w:hAnsiTheme="minorHAnsi" w:cstheme="minorBidi"/>
            <w:noProof/>
          </w:rPr>
          <w:tab/>
        </w:r>
        <w:r w:rsidDel="00A274D6">
          <w:rPr>
            <w:noProof/>
          </w:rPr>
          <w:delText>High-Level Solution</w:delText>
        </w:r>
        <w:r w:rsidDel="00A274D6">
          <w:rPr>
            <w:noProof/>
            <w:webHidden/>
          </w:rPr>
          <w:tab/>
          <w:delText>25</w:delText>
        </w:r>
      </w:del>
    </w:p>
    <w:p w14:paraId="0CE547F4" w14:textId="77777777" w:rsidR="008A5A21" w:rsidDel="00A274D6" w:rsidRDefault="008A5A21">
      <w:pPr>
        <w:pStyle w:val="TOC3"/>
        <w:tabs>
          <w:tab w:val="left" w:pos="1685"/>
        </w:tabs>
        <w:rPr>
          <w:del w:id="258" w:author="Olga Karlsbrun" w:date="2016-09-30T04:20:00Z"/>
          <w:rFonts w:asciiTheme="minorHAnsi" w:eastAsiaTheme="minorEastAsia" w:hAnsiTheme="minorHAnsi" w:cstheme="minorBidi"/>
          <w:noProof/>
          <w:sz w:val="22"/>
          <w:szCs w:val="22"/>
        </w:rPr>
      </w:pPr>
      <w:del w:id="259" w:author="Olga Karlsbrun" w:date="2016-09-30T04:20:00Z">
        <w:r w:rsidDel="00A274D6">
          <w:rPr>
            <w:noProof/>
          </w:rPr>
          <w:delText>3.3.1.</w:delText>
        </w:r>
        <w:r w:rsidDel="00A274D6">
          <w:rPr>
            <w:rFonts w:asciiTheme="minorHAnsi" w:eastAsiaTheme="minorEastAsia" w:hAnsiTheme="minorHAnsi" w:cstheme="minorBidi"/>
            <w:noProof/>
            <w:sz w:val="22"/>
            <w:szCs w:val="22"/>
          </w:rPr>
          <w:tab/>
        </w:r>
        <w:r w:rsidDel="00A274D6">
          <w:rPr>
            <w:noProof/>
          </w:rPr>
          <w:delText>Solution Description per Functional Area</w:delText>
        </w:r>
        <w:r w:rsidDel="00A274D6">
          <w:rPr>
            <w:noProof/>
            <w:webHidden/>
          </w:rPr>
          <w:tab/>
          <w:delText>25</w:delText>
        </w:r>
      </w:del>
    </w:p>
    <w:p w14:paraId="0CE547F5" w14:textId="77777777" w:rsidR="008A5A21" w:rsidDel="00A274D6" w:rsidRDefault="008A5A21">
      <w:pPr>
        <w:pStyle w:val="TOC1"/>
        <w:rPr>
          <w:del w:id="260" w:author="Olga Karlsbrun" w:date="2016-09-30T04:20:00Z"/>
          <w:rFonts w:asciiTheme="minorHAnsi" w:eastAsiaTheme="minorEastAsia" w:hAnsiTheme="minorHAnsi" w:cstheme="minorBidi"/>
          <w:b w:val="0"/>
          <w:noProof/>
          <w:color w:val="auto"/>
          <w:sz w:val="22"/>
          <w:szCs w:val="22"/>
        </w:rPr>
      </w:pPr>
      <w:del w:id="261" w:author="Olga Karlsbrun" w:date="2016-09-30T04:20:00Z">
        <w:r w:rsidDel="00A274D6">
          <w:rPr>
            <w:noProof/>
          </w:rPr>
          <w:delText>4.</w:delText>
        </w:r>
        <w:r w:rsidDel="00A274D6">
          <w:rPr>
            <w:rFonts w:asciiTheme="minorHAnsi" w:eastAsiaTheme="minorEastAsia" w:hAnsiTheme="minorHAnsi" w:cstheme="minorBidi"/>
            <w:b w:val="0"/>
            <w:noProof/>
            <w:color w:val="auto"/>
            <w:sz w:val="22"/>
            <w:szCs w:val="22"/>
          </w:rPr>
          <w:tab/>
        </w:r>
        <w:r w:rsidDel="00A274D6">
          <w:rPr>
            <w:noProof/>
          </w:rPr>
          <w:delText>Impacted Processes/ Components/Interfaces</w:delText>
        </w:r>
        <w:r w:rsidDel="00A274D6">
          <w:rPr>
            <w:noProof/>
            <w:webHidden/>
          </w:rPr>
          <w:tab/>
          <w:delText>27</w:delText>
        </w:r>
      </w:del>
    </w:p>
    <w:p w14:paraId="0CE547F6" w14:textId="77777777" w:rsidR="008A5A21" w:rsidDel="00A274D6" w:rsidRDefault="008A5A21">
      <w:pPr>
        <w:pStyle w:val="TOC2"/>
        <w:tabs>
          <w:tab w:val="left" w:pos="1200"/>
        </w:tabs>
        <w:rPr>
          <w:del w:id="262" w:author="Olga Karlsbrun" w:date="2016-09-30T04:20:00Z"/>
          <w:rFonts w:asciiTheme="minorHAnsi" w:eastAsiaTheme="minorEastAsia" w:hAnsiTheme="minorHAnsi" w:cstheme="minorBidi"/>
          <w:noProof/>
        </w:rPr>
      </w:pPr>
      <w:del w:id="263" w:author="Olga Karlsbrun" w:date="2016-09-30T04:20:00Z">
        <w:r w:rsidDel="00A274D6">
          <w:rPr>
            <w:noProof/>
          </w:rPr>
          <w:delText>4.1.</w:delText>
        </w:r>
        <w:r w:rsidDel="00A274D6">
          <w:rPr>
            <w:rFonts w:asciiTheme="minorHAnsi" w:eastAsiaTheme="minorEastAsia" w:hAnsiTheme="minorHAnsi" w:cstheme="minorBidi"/>
            <w:noProof/>
          </w:rPr>
          <w:tab/>
        </w:r>
        <w:r w:rsidDel="00A274D6">
          <w:rPr>
            <w:noProof/>
          </w:rPr>
          <w:delText>ARCM</w:delText>
        </w:r>
        <w:r w:rsidDel="00A274D6">
          <w:rPr>
            <w:noProof/>
            <w:webHidden/>
          </w:rPr>
          <w:tab/>
          <w:delText>27</w:delText>
        </w:r>
      </w:del>
    </w:p>
    <w:p w14:paraId="0CE547F7" w14:textId="77777777" w:rsidR="008A5A21" w:rsidDel="00A274D6" w:rsidRDefault="008A5A21">
      <w:pPr>
        <w:pStyle w:val="TOC3"/>
        <w:tabs>
          <w:tab w:val="left" w:pos="1685"/>
        </w:tabs>
        <w:rPr>
          <w:del w:id="264" w:author="Olga Karlsbrun" w:date="2016-09-30T04:20:00Z"/>
          <w:rFonts w:asciiTheme="minorHAnsi" w:eastAsiaTheme="minorEastAsia" w:hAnsiTheme="minorHAnsi" w:cstheme="minorBidi"/>
          <w:noProof/>
          <w:sz w:val="22"/>
          <w:szCs w:val="22"/>
        </w:rPr>
      </w:pPr>
      <w:del w:id="265" w:author="Olga Karlsbrun" w:date="2016-09-30T04:20:00Z">
        <w:r w:rsidDel="00A274D6">
          <w:rPr>
            <w:noProof/>
          </w:rPr>
          <w:delText>4.1.1.</w:delText>
        </w:r>
        <w:r w:rsidDel="00A274D6">
          <w:rPr>
            <w:rFonts w:asciiTheme="minorHAnsi" w:eastAsiaTheme="minorEastAsia" w:hAnsiTheme="minorHAnsi" w:cstheme="minorBidi"/>
            <w:noProof/>
            <w:sz w:val="22"/>
            <w:szCs w:val="22"/>
          </w:rPr>
          <w:tab/>
        </w:r>
        <w:r w:rsidDel="00A274D6">
          <w:rPr>
            <w:noProof/>
          </w:rPr>
          <w:delText>ARCM Management console</w:delText>
        </w:r>
        <w:r w:rsidDel="00A274D6">
          <w:rPr>
            <w:noProof/>
            <w:webHidden/>
          </w:rPr>
          <w:tab/>
          <w:delText>27</w:delText>
        </w:r>
      </w:del>
    </w:p>
    <w:p w14:paraId="0CE547F8" w14:textId="77777777" w:rsidR="008A5A21" w:rsidDel="00A274D6" w:rsidRDefault="008A5A21">
      <w:pPr>
        <w:pStyle w:val="TOC3"/>
        <w:tabs>
          <w:tab w:val="left" w:pos="1685"/>
        </w:tabs>
        <w:rPr>
          <w:del w:id="266" w:author="Olga Karlsbrun" w:date="2016-09-30T04:20:00Z"/>
          <w:rFonts w:asciiTheme="minorHAnsi" w:eastAsiaTheme="minorEastAsia" w:hAnsiTheme="minorHAnsi" w:cstheme="minorBidi"/>
          <w:noProof/>
          <w:sz w:val="22"/>
          <w:szCs w:val="22"/>
        </w:rPr>
      </w:pPr>
      <w:del w:id="267" w:author="Olga Karlsbrun" w:date="2016-09-30T04:20:00Z">
        <w:r w:rsidDel="00A274D6">
          <w:rPr>
            <w:noProof/>
          </w:rPr>
          <w:delText>4.1.2.</w:delText>
        </w:r>
        <w:r w:rsidDel="00A274D6">
          <w:rPr>
            <w:rFonts w:asciiTheme="minorHAnsi" w:eastAsiaTheme="minorEastAsia" w:hAnsiTheme="minorHAnsi" w:cstheme="minorBidi"/>
            <w:noProof/>
            <w:sz w:val="22"/>
            <w:szCs w:val="22"/>
          </w:rPr>
          <w:tab/>
        </w:r>
        <w:r w:rsidDel="00A274D6">
          <w:rPr>
            <w:noProof/>
          </w:rPr>
          <w:delText>ARCM Incollect</w:delText>
        </w:r>
        <w:r w:rsidDel="00A274D6">
          <w:rPr>
            <w:noProof/>
            <w:webHidden/>
          </w:rPr>
          <w:tab/>
          <w:delText>27</w:delText>
        </w:r>
      </w:del>
    </w:p>
    <w:p w14:paraId="0CE547F9" w14:textId="77777777" w:rsidR="008A5A21" w:rsidDel="00A274D6" w:rsidRDefault="008A5A21">
      <w:pPr>
        <w:pStyle w:val="TOC3"/>
        <w:tabs>
          <w:tab w:val="left" w:pos="1685"/>
        </w:tabs>
        <w:rPr>
          <w:del w:id="268" w:author="Olga Karlsbrun" w:date="2016-09-30T04:20:00Z"/>
          <w:rFonts w:asciiTheme="minorHAnsi" w:eastAsiaTheme="minorEastAsia" w:hAnsiTheme="minorHAnsi" w:cstheme="minorBidi"/>
          <w:noProof/>
          <w:sz w:val="22"/>
          <w:szCs w:val="22"/>
        </w:rPr>
      </w:pPr>
      <w:del w:id="269" w:author="Olga Karlsbrun" w:date="2016-09-30T04:20:00Z">
        <w:r w:rsidDel="00A274D6">
          <w:rPr>
            <w:noProof/>
          </w:rPr>
          <w:delText>4.1.3.</w:delText>
        </w:r>
        <w:r w:rsidDel="00A274D6">
          <w:rPr>
            <w:rFonts w:asciiTheme="minorHAnsi" w:eastAsiaTheme="minorEastAsia" w:hAnsiTheme="minorHAnsi" w:cstheme="minorBidi"/>
            <w:noProof/>
            <w:sz w:val="22"/>
            <w:szCs w:val="22"/>
          </w:rPr>
          <w:tab/>
        </w:r>
        <w:r w:rsidDel="00A274D6">
          <w:rPr>
            <w:noProof/>
          </w:rPr>
          <w:delText>ARCM Outcollect</w:delText>
        </w:r>
        <w:r w:rsidDel="00A274D6">
          <w:rPr>
            <w:noProof/>
            <w:webHidden/>
          </w:rPr>
          <w:tab/>
          <w:delText>28</w:delText>
        </w:r>
      </w:del>
    </w:p>
    <w:p w14:paraId="0CE547FA" w14:textId="77777777" w:rsidR="008A5A21" w:rsidDel="00A274D6" w:rsidRDefault="008A5A21">
      <w:pPr>
        <w:pStyle w:val="TOC3"/>
        <w:tabs>
          <w:tab w:val="left" w:pos="1685"/>
        </w:tabs>
        <w:rPr>
          <w:del w:id="270" w:author="Olga Karlsbrun" w:date="2016-09-30T04:20:00Z"/>
          <w:rFonts w:asciiTheme="minorHAnsi" w:eastAsiaTheme="minorEastAsia" w:hAnsiTheme="minorHAnsi" w:cstheme="minorBidi"/>
          <w:noProof/>
          <w:sz w:val="22"/>
          <w:szCs w:val="22"/>
        </w:rPr>
      </w:pPr>
      <w:del w:id="271" w:author="Olga Karlsbrun" w:date="2016-09-30T04:20:00Z">
        <w:r w:rsidDel="00A274D6">
          <w:rPr>
            <w:noProof/>
          </w:rPr>
          <w:delText>4.1.4.</w:delText>
        </w:r>
        <w:r w:rsidDel="00A274D6">
          <w:rPr>
            <w:rFonts w:asciiTheme="minorHAnsi" w:eastAsiaTheme="minorEastAsia" w:hAnsiTheme="minorHAnsi" w:cstheme="minorBidi"/>
            <w:noProof/>
            <w:sz w:val="22"/>
            <w:szCs w:val="22"/>
          </w:rPr>
          <w:tab/>
        </w:r>
        <w:r w:rsidDel="00A274D6">
          <w:rPr>
            <w:noProof/>
          </w:rPr>
          <w:delText>Internal Interfaces</w:delText>
        </w:r>
        <w:r w:rsidDel="00A274D6">
          <w:rPr>
            <w:noProof/>
            <w:webHidden/>
          </w:rPr>
          <w:tab/>
          <w:delText>28</w:delText>
        </w:r>
      </w:del>
    </w:p>
    <w:p w14:paraId="0CE547FB" w14:textId="77777777" w:rsidR="008A5A21" w:rsidDel="00A274D6" w:rsidRDefault="008A5A21">
      <w:pPr>
        <w:pStyle w:val="TOC2"/>
        <w:tabs>
          <w:tab w:val="left" w:pos="1200"/>
        </w:tabs>
        <w:rPr>
          <w:del w:id="272" w:author="Olga Karlsbrun" w:date="2016-09-30T04:20:00Z"/>
          <w:rFonts w:asciiTheme="minorHAnsi" w:eastAsiaTheme="minorEastAsia" w:hAnsiTheme="minorHAnsi" w:cstheme="minorBidi"/>
          <w:noProof/>
        </w:rPr>
      </w:pPr>
      <w:del w:id="273" w:author="Olga Karlsbrun" w:date="2016-09-30T04:20:00Z">
        <w:r w:rsidDel="00A274D6">
          <w:rPr>
            <w:noProof/>
          </w:rPr>
          <w:delText>4.2.</w:delText>
        </w:r>
        <w:r w:rsidDel="00A274D6">
          <w:rPr>
            <w:rFonts w:asciiTheme="minorHAnsi" w:eastAsiaTheme="minorEastAsia" w:hAnsiTheme="minorHAnsi" w:cstheme="minorBidi"/>
            <w:noProof/>
          </w:rPr>
          <w:tab/>
        </w:r>
        <w:r w:rsidDel="00A274D6">
          <w:rPr>
            <w:noProof/>
          </w:rPr>
          <w:delText>APRM</w:delText>
        </w:r>
        <w:r w:rsidDel="00A274D6">
          <w:rPr>
            <w:noProof/>
            <w:webHidden/>
          </w:rPr>
          <w:tab/>
          <w:delText>29</w:delText>
        </w:r>
      </w:del>
    </w:p>
    <w:p w14:paraId="0CE547FC" w14:textId="77777777" w:rsidR="008A5A21" w:rsidDel="00A274D6" w:rsidRDefault="008A5A21">
      <w:pPr>
        <w:pStyle w:val="TOC3"/>
        <w:tabs>
          <w:tab w:val="left" w:pos="1685"/>
        </w:tabs>
        <w:rPr>
          <w:del w:id="274" w:author="Olga Karlsbrun" w:date="2016-09-30T04:20:00Z"/>
          <w:rFonts w:asciiTheme="minorHAnsi" w:eastAsiaTheme="minorEastAsia" w:hAnsiTheme="minorHAnsi" w:cstheme="minorBidi"/>
          <w:noProof/>
          <w:sz w:val="22"/>
          <w:szCs w:val="22"/>
        </w:rPr>
      </w:pPr>
      <w:del w:id="275" w:author="Olga Karlsbrun" w:date="2016-09-30T04:20:00Z">
        <w:r w:rsidDel="00A274D6">
          <w:rPr>
            <w:noProof/>
          </w:rPr>
          <w:delText>4.2.1.</w:delText>
        </w:r>
        <w:r w:rsidDel="00A274D6">
          <w:rPr>
            <w:rFonts w:asciiTheme="minorHAnsi" w:eastAsiaTheme="minorEastAsia" w:hAnsiTheme="minorHAnsi" w:cstheme="minorBidi"/>
            <w:noProof/>
            <w:sz w:val="22"/>
            <w:szCs w:val="22"/>
          </w:rPr>
          <w:tab/>
        </w:r>
        <w:r w:rsidDel="00A274D6">
          <w:rPr>
            <w:noProof/>
          </w:rPr>
          <w:delText>Outcollect Solution Overview</w:delText>
        </w:r>
        <w:r w:rsidDel="00A274D6">
          <w:rPr>
            <w:noProof/>
            <w:webHidden/>
          </w:rPr>
          <w:tab/>
          <w:delText>29</w:delText>
        </w:r>
      </w:del>
    </w:p>
    <w:p w14:paraId="0CE547FD" w14:textId="77777777" w:rsidR="008A5A21" w:rsidDel="00A274D6" w:rsidRDefault="008A5A21">
      <w:pPr>
        <w:pStyle w:val="TOC3"/>
        <w:tabs>
          <w:tab w:val="left" w:pos="1685"/>
        </w:tabs>
        <w:rPr>
          <w:del w:id="276" w:author="Olga Karlsbrun" w:date="2016-09-30T04:20:00Z"/>
          <w:rFonts w:asciiTheme="minorHAnsi" w:eastAsiaTheme="minorEastAsia" w:hAnsiTheme="minorHAnsi" w:cstheme="minorBidi"/>
          <w:noProof/>
          <w:sz w:val="22"/>
          <w:szCs w:val="22"/>
        </w:rPr>
      </w:pPr>
      <w:del w:id="277" w:author="Olga Karlsbrun" w:date="2016-09-30T04:20:00Z">
        <w:r w:rsidDel="00A274D6">
          <w:rPr>
            <w:noProof/>
          </w:rPr>
          <w:delText>4.2.2.</w:delText>
        </w:r>
        <w:r w:rsidDel="00A274D6">
          <w:rPr>
            <w:rFonts w:asciiTheme="minorHAnsi" w:eastAsiaTheme="minorEastAsia" w:hAnsiTheme="minorHAnsi" w:cstheme="minorBidi"/>
            <w:noProof/>
            <w:sz w:val="22"/>
            <w:szCs w:val="22"/>
          </w:rPr>
          <w:tab/>
        </w:r>
        <w:r w:rsidDel="00A274D6">
          <w:rPr>
            <w:noProof/>
          </w:rPr>
          <w:delText>Outcollect Solution Details</w:delText>
        </w:r>
        <w:r w:rsidDel="00A274D6">
          <w:rPr>
            <w:noProof/>
            <w:webHidden/>
          </w:rPr>
          <w:tab/>
          <w:delText>30</w:delText>
        </w:r>
      </w:del>
    </w:p>
    <w:p w14:paraId="0CE547FE" w14:textId="77777777" w:rsidR="008A5A21" w:rsidDel="00A274D6" w:rsidRDefault="008A5A21">
      <w:pPr>
        <w:pStyle w:val="TOC3"/>
        <w:tabs>
          <w:tab w:val="left" w:pos="1685"/>
        </w:tabs>
        <w:rPr>
          <w:del w:id="278" w:author="Olga Karlsbrun" w:date="2016-09-30T04:20:00Z"/>
          <w:rFonts w:asciiTheme="minorHAnsi" w:eastAsiaTheme="minorEastAsia" w:hAnsiTheme="minorHAnsi" w:cstheme="minorBidi"/>
          <w:noProof/>
          <w:sz w:val="22"/>
          <w:szCs w:val="22"/>
        </w:rPr>
      </w:pPr>
      <w:del w:id="279" w:author="Olga Karlsbrun" w:date="2016-09-30T04:20:00Z">
        <w:r w:rsidDel="00A274D6">
          <w:rPr>
            <w:noProof/>
          </w:rPr>
          <w:delText>4.2.3.</w:delText>
        </w:r>
        <w:r w:rsidDel="00A274D6">
          <w:rPr>
            <w:rFonts w:asciiTheme="minorHAnsi" w:eastAsiaTheme="minorEastAsia" w:hAnsiTheme="minorHAnsi" w:cstheme="minorBidi"/>
            <w:noProof/>
            <w:sz w:val="22"/>
            <w:szCs w:val="22"/>
          </w:rPr>
          <w:tab/>
        </w:r>
        <w:r w:rsidDel="00A274D6">
          <w:rPr>
            <w:noProof/>
          </w:rPr>
          <w:delText>Outcollect SAP Extract</w:delText>
        </w:r>
        <w:r w:rsidDel="00A274D6">
          <w:rPr>
            <w:noProof/>
            <w:webHidden/>
          </w:rPr>
          <w:tab/>
          <w:delText>33</w:delText>
        </w:r>
      </w:del>
    </w:p>
    <w:p w14:paraId="0CE547FF" w14:textId="77777777" w:rsidR="008A5A21" w:rsidDel="00A274D6" w:rsidRDefault="008A5A21">
      <w:pPr>
        <w:pStyle w:val="TOC3"/>
        <w:tabs>
          <w:tab w:val="left" w:pos="1685"/>
        </w:tabs>
        <w:rPr>
          <w:del w:id="280" w:author="Olga Karlsbrun" w:date="2016-09-30T04:20:00Z"/>
          <w:rFonts w:asciiTheme="minorHAnsi" w:eastAsiaTheme="minorEastAsia" w:hAnsiTheme="minorHAnsi" w:cstheme="minorBidi"/>
          <w:noProof/>
          <w:sz w:val="22"/>
          <w:szCs w:val="22"/>
        </w:rPr>
      </w:pPr>
      <w:del w:id="281" w:author="Olga Karlsbrun" w:date="2016-09-30T04:20:00Z">
        <w:r w:rsidDel="00A274D6">
          <w:rPr>
            <w:noProof/>
          </w:rPr>
          <w:delText>4.2.4.</w:delText>
        </w:r>
        <w:r w:rsidDel="00A274D6">
          <w:rPr>
            <w:rFonts w:asciiTheme="minorHAnsi" w:eastAsiaTheme="minorEastAsia" w:hAnsiTheme="minorHAnsi" w:cstheme="minorBidi"/>
            <w:noProof/>
            <w:sz w:val="22"/>
            <w:szCs w:val="22"/>
          </w:rPr>
          <w:tab/>
        </w:r>
        <w:r w:rsidDel="00A274D6">
          <w:rPr>
            <w:noProof/>
          </w:rPr>
          <w:delText>Incollect Solution Overview</w:delText>
        </w:r>
        <w:r w:rsidDel="00A274D6">
          <w:rPr>
            <w:noProof/>
            <w:webHidden/>
          </w:rPr>
          <w:tab/>
          <w:delText>34</w:delText>
        </w:r>
      </w:del>
    </w:p>
    <w:p w14:paraId="0CE54800" w14:textId="77777777" w:rsidR="008A5A21" w:rsidDel="00A274D6" w:rsidRDefault="008A5A21">
      <w:pPr>
        <w:pStyle w:val="TOC3"/>
        <w:tabs>
          <w:tab w:val="left" w:pos="1685"/>
        </w:tabs>
        <w:rPr>
          <w:del w:id="282" w:author="Olga Karlsbrun" w:date="2016-09-30T04:20:00Z"/>
          <w:rFonts w:asciiTheme="minorHAnsi" w:eastAsiaTheme="minorEastAsia" w:hAnsiTheme="minorHAnsi" w:cstheme="minorBidi"/>
          <w:noProof/>
          <w:sz w:val="22"/>
          <w:szCs w:val="22"/>
        </w:rPr>
      </w:pPr>
      <w:del w:id="283" w:author="Olga Karlsbrun" w:date="2016-09-30T04:20:00Z">
        <w:r w:rsidDel="00A274D6">
          <w:rPr>
            <w:noProof/>
          </w:rPr>
          <w:delText>4.2.5.</w:delText>
        </w:r>
        <w:r w:rsidDel="00A274D6">
          <w:rPr>
            <w:rFonts w:asciiTheme="minorHAnsi" w:eastAsiaTheme="minorEastAsia" w:hAnsiTheme="minorHAnsi" w:cstheme="minorBidi"/>
            <w:noProof/>
            <w:sz w:val="22"/>
            <w:szCs w:val="22"/>
          </w:rPr>
          <w:tab/>
        </w:r>
        <w:r w:rsidDel="00A274D6">
          <w:rPr>
            <w:noProof/>
          </w:rPr>
          <w:delText>Incollect Solution Details</w:delText>
        </w:r>
        <w:r w:rsidDel="00A274D6">
          <w:rPr>
            <w:noProof/>
            <w:webHidden/>
          </w:rPr>
          <w:tab/>
          <w:delText>34</w:delText>
        </w:r>
      </w:del>
    </w:p>
    <w:p w14:paraId="0CE54801" w14:textId="77777777" w:rsidR="008A5A21" w:rsidDel="00A274D6" w:rsidRDefault="008A5A21">
      <w:pPr>
        <w:pStyle w:val="TOC3"/>
        <w:tabs>
          <w:tab w:val="left" w:pos="1685"/>
        </w:tabs>
        <w:rPr>
          <w:del w:id="284" w:author="Olga Karlsbrun" w:date="2016-09-30T04:20:00Z"/>
          <w:rFonts w:asciiTheme="minorHAnsi" w:eastAsiaTheme="minorEastAsia" w:hAnsiTheme="minorHAnsi" w:cstheme="minorBidi"/>
          <w:noProof/>
          <w:sz w:val="22"/>
          <w:szCs w:val="22"/>
        </w:rPr>
      </w:pPr>
      <w:del w:id="285" w:author="Olga Karlsbrun" w:date="2016-09-30T04:20:00Z">
        <w:r w:rsidDel="00A274D6">
          <w:rPr>
            <w:noProof/>
          </w:rPr>
          <w:delText>4.2.6.</w:delText>
        </w:r>
        <w:r w:rsidDel="00A274D6">
          <w:rPr>
            <w:rFonts w:asciiTheme="minorHAnsi" w:eastAsiaTheme="minorEastAsia" w:hAnsiTheme="minorHAnsi" w:cstheme="minorBidi"/>
            <w:noProof/>
            <w:sz w:val="22"/>
            <w:szCs w:val="22"/>
          </w:rPr>
          <w:tab/>
        </w:r>
        <w:r w:rsidDel="00A274D6">
          <w:rPr>
            <w:noProof/>
          </w:rPr>
          <w:delText>Incollect SAP Extract</w:delText>
        </w:r>
        <w:r w:rsidDel="00A274D6">
          <w:rPr>
            <w:noProof/>
            <w:webHidden/>
          </w:rPr>
          <w:tab/>
          <w:delText>35</w:delText>
        </w:r>
      </w:del>
    </w:p>
    <w:p w14:paraId="0CE54802" w14:textId="77777777" w:rsidR="008A5A21" w:rsidDel="00A274D6" w:rsidRDefault="008A5A21">
      <w:pPr>
        <w:pStyle w:val="TOC1"/>
        <w:rPr>
          <w:del w:id="286" w:author="Olga Karlsbrun" w:date="2016-09-30T04:20:00Z"/>
          <w:rFonts w:asciiTheme="minorHAnsi" w:eastAsiaTheme="minorEastAsia" w:hAnsiTheme="minorHAnsi" w:cstheme="minorBidi"/>
          <w:b w:val="0"/>
          <w:noProof/>
          <w:color w:val="auto"/>
          <w:sz w:val="22"/>
          <w:szCs w:val="22"/>
        </w:rPr>
      </w:pPr>
      <w:del w:id="287" w:author="Olga Karlsbrun" w:date="2016-09-30T04:20:00Z">
        <w:r w:rsidDel="00A274D6">
          <w:rPr>
            <w:noProof/>
          </w:rPr>
          <w:delText>5.</w:delText>
        </w:r>
        <w:r w:rsidDel="00A274D6">
          <w:rPr>
            <w:rFonts w:asciiTheme="minorHAnsi" w:eastAsiaTheme="minorEastAsia" w:hAnsiTheme="minorHAnsi" w:cstheme="minorBidi"/>
            <w:b w:val="0"/>
            <w:noProof/>
            <w:color w:val="auto"/>
            <w:sz w:val="22"/>
            <w:szCs w:val="22"/>
          </w:rPr>
          <w:tab/>
        </w:r>
        <w:r w:rsidDel="00A274D6">
          <w:rPr>
            <w:noProof/>
          </w:rPr>
          <w:delText>Customer Software and Third-Party Software</w:delText>
        </w:r>
        <w:r w:rsidDel="00A274D6">
          <w:rPr>
            <w:noProof/>
            <w:webHidden/>
          </w:rPr>
          <w:tab/>
          <w:delText>37</w:delText>
        </w:r>
      </w:del>
    </w:p>
    <w:p w14:paraId="0CE54803" w14:textId="77777777" w:rsidR="008A5A21" w:rsidDel="00A274D6" w:rsidRDefault="008A5A21">
      <w:pPr>
        <w:pStyle w:val="TOC2"/>
        <w:tabs>
          <w:tab w:val="left" w:pos="1200"/>
        </w:tabs>
        <w:rPr>
          <w:del w:id="288" w:author="Olga Karlsbrun" w:date="2016-09-30T04:20:00Z"/>
          <w:rFonts w:asciiTheme="minorHAnsi" w:eastAsiaTheme="minorEastAsia" w:hAnsiTheme="minorHAnsi" w:cstheme="minorBidi"/>
          <w:noProof/>
        </w:rPr>
      </w:pPr>
      <w:del w:id="289" w:author="Olga Karlsbrun" w:date="2016-09-30T04:20:00Z">
        <w:r w:rsidDel="00A274D6">
          <w:rPr>
            <w:noProof/>
          </w:rPr>
          <w:delText>5.1.</w:delText>
        </w:r>
        <w:r w:rsidDel="00A274D6">
          <w:rPr>
            <w:rFonts w:asciiTheme="minorHAnsi" w:eastAsiaTheme="minorEastAsia" w:hAnsiTheme="minorHAnsi" w:cstheme="minorBidi"/>
            <w:noProof/>
          </w:rPr>
          <w:tab/>
        </w:r>
        <w:r w:rsidDel="00A274D6">
          <w:rPr>
            <w:noProof/>
          </w:rPr>
          <w:delText>Integration with External Systems</w:delText>
        </w:r>
        <w:r w:rsidDel="00A274D6">
          <w:rPr>
            <w:noProof/>
            <w:webHidden/>
          </w:rPr>
          <w:tab/>
          <w:delText>37</w:delText>
        </w:r>
      </w:del>
    </w:p>
    <w:p w14:paraId="0CE54804" w14:textId="77777777" w:rsidR="008A5A21" w:rsidDel="00A274D6" w:rsidRDefault="008A5A21">
      <w:pPr>
        <w:pStyle w:val="TOC2"/>
        <w:tabs>
          <w:tab w:val="left" w:pos="1200"/>
        </w:tabs>
        <w:rPr>
          <w:del w:id="290" w:author="Olga Karlsbrun" w:date="2016-09-30T04:20:00Z"/>
          <w:rFonts w:asciiTheme="minorHAnsi" w:eastAsiaTheme="minorEastAsia" w:hAnsiTheme="minorHAnsi" w:cstheme="minorBidi"/>
          <w:noProof/>
        </w:rPr>
      </w:pPr>
      <w:del w:id="291" w:author="Olga Karlsbrun" w:date="2016-09-30T04:20:00Z">
        <w:r w:rsidDel="00A274D6">
          <w:rPr>
            <w:noProof/>
          </w:rPr>
          <w:lastRenderedPageBreak/>
          <w:delText>5.2.</w:delText>
        </w:r>
        <w:r w:rsidDel="00A274D6">
          <w:rPr>
            <w:rFonts w:asciiTheme="minorHAnsi" w:eastAsiaTheme="minorEastAsia" w:hAnsiTheme="minorHAnsi" w:cstheme="minorBidi"/>
            <w:noProof/>
          </w:rPr>
          <w:tab/>
        </w:r>
        <w:r w:rsidDel="00A274D6">
          <w:rPr>
            <w:noProof/>
          </w:rPr>
          <w:delText>Impact on National Retailer Integration – N/A</w:delText>
        </w:r>
        <w:r w:rsidDel="00A274D6">
          <w:rPr>
            <w:noProof/>
            <w:webHidden/>
          </w:rPr>
          <w:tab/>
          <w:delText>37</w:delText>
        </w:r>
      </w:del>
    </w:p>
    <w:p w14:paraId="0CE54805" w14:textId="77777777" w:rsidR="008A5A21" w:rsidDel="00A274D6" w:rsidRDefault="008A5A21">
      <w:pPr>
        <w:pStyle w:val="TOC1"/>
        <w:rPr>
          <w:del w:id="292" w:author="Olga Karlsbrun" w:date="2016-09-30T04:20:00Z"/>
          <w:rFonts w:asciiTheme="minorHAnsi" w:eastAsiaTheme="minorEastAsia" w:hAnsiTheme="minorHAnsi" w:cstheme="minorBidi"/>
          <w:b w:val="0"/>
          <w:noProof/>
          <w:color w:val="auto"/>
          <w:sz w:val="22"/>
          <w:szCs w:val="22"/>
        </w:rPr>
      </w:pPr>
      <w:del w:id="293" w:author="Olga Karlsbrun" w:date="2016-09-30T04:20:00Z">
        <w:r w:rsidDel="00A274D6">
          <w:rPr>
            <w:noProof/>
          </w:rPr>
          <w:delText>6.</w:delText>
        </w:r>
        <w:r w:rsidDel="00A274D6">
          <w:rPr>
            <w:rFonts w:asciiTheme="minorHAnsi" w:eastAsiaTheme="minorEastAsia" w:hAnsiTheme="minorHAnsi" w:cstheme="minorBidi"/>
            <w:b w:val="0"/>
            <w:noProof/>
            <w:color w:val="auto"/>
            <w:sz w:val="22"/>
            <w:szCs w:val="22"/>
          </w:rPr>
          <w:tab/>
        </w:r>
        <w:r w:rsidDel="00A274D6">
          <w:rPr>
            <w:noProof/>
          </w:rPr>
          <w:delText>Data Model Changes – N/A</w:delText>
        </w:r>
        <w:r w:rsidDel="00A274D6">
          <w:rPr>
            <w:noProof/>
            <w:webHidden/>
          </w:rPr>
          <w:tab/>
          <w:delText>38</w:delText>
        </w:r>
      </w:del>
    </w:p>
    <w:p w14:paraId="0CE54806" w14:textId="77777777" w:rsidR="008A5A21" w:rsidDel="00A274D6" w:rsidRDefault="008A5A21">
      <w:pPr>
        <w:pStyle w:val="TOC1"/>
        <w:rPr>
          <w:del w:id="294" w:author="Olga Karlsbrun" w:date="2016-09-30T04:20:00Z"/>
          <w:rFonts w:asciiTheme="minorHAnsi" w:eastAsiaTheme="minorEastAsia" w:hAnsiTheme="minorHAnsi" w:cstheme="minorBidi"/>
          <w:b w:val="0"/>
          <w:noProof/>
          <w:color w:val="auto"/>
          <w:sz w:val="22"/>
          <w:szCs w:val="22"/>
        </w:rPr>
      </w:pPr>
      <w:del w:id="295" w:author="Olga Karlsbrun" w:date="2016-09-30T04:20:00Z">
        <w:r w:rsidDel="00A274D6">
          <w:rPr>
            <w:noProof/>
          </w:rPr>
          <w:delText>7.</w:delText>
        </w:r>
        <w:r w:rsidDel="00A274D6">
          <w:rPr>
            <w:rFonts w:asciiTheme="minorHAnsi" w:eastAsiaTheme="minorEastAsia" w:hAnsiTheme="minorHAnsi" w:cstheme="minorBidi"/>
            <w:b w:val="0"/>
            <w:noProof/>
            <w:color w:val="auto"/>
            <w:sz w:val="22"/>
            <w:szCs w:val="22"/>
          </w:rPr>
          <w:tab/>
        </w:r>
        <w:r w:rsidDel="00A274D6">
          <w:rPr>
            <w:noProof/>
          </w:rPr>
          <w:delText>Suggested Implementation Actions</w:delText>
        </w:r>
        <w:r w:rsidDel="00A274D6">
          <w:rPr>
            <w:noProof/>
            <w:webHidden/>
          </w:rPr>
          <w:tab/>
          <w:delText>39</w:delText>
        </w:r>
      </w:del>
    </w:p>
    <w:p w14:paraId="0CE54807" w14:textId="77777777" w:rsidR="008A5A21" w:rsidDel="00A274D6" w:rsidRDefault="008A5A21">
      <w:pPr>
        <w:pStyle w:val="TOC2"/>
        <w:tabs>
          <w:tab w:val="left" w:pos="1200"/>
        </w:tabs>
        <w:rPr>
          <w:del w:id="296" w:author="Olga Karlsbrun" w:date="2016-09-30T04:20:00Z"/>
          <w:rFonts w:asciiTheme="minorHAnsi" w:eastAsiaTheme="minorEastAsia" w:hAnsiTheme="minorHAnsi" w:cstheme="minorBidi"/>
          <w:noProof/>
        </w:rPr>
      </w:pPr>
      <w:del w:id="297" w:author="Olga Karlsbrun" w:date="2016-09-30T04:20:00Z">
        <w:r w:rsidDel="00A274D6">
          <w:rPr>
            <w:noProof/>
          </w:rPr>
          <w:delText>7.1.</w:delText>
        </w:r>
        <w:r w:rsidDel="00A274D6">
          <w:rPr>
            <w:rFonts w:asciiTheme="minorHAnsi" w:eastAsiaTheme="minorEastAsia" w:hAnsiTheme="minorHAnsi" w:cstheme="minorBidi"/>
            <w:noProof/>
          </w:rPr>
          <w:tab/>
        </w:r>
        <w:r w:rsidDel="00A274D6">
          <w:rPr>
            <w:noProof/>
          </w:rPr>
          <w:delText>Implementation Changes</w:delText>
        </w:r>
        <w:r w:rsidDel="00A274D6">
          <w:rPr>
            <w:noProof/>
            <w:webHidden/>
          </w:rPr>
          <w:tab/>
          <w:delText>39</w:delText>
        </w:r>
      </w:del>
    </w:p>
    <w:p w14:paraId="0CE54808" w14:textId="77777777" w:rsidR="008A5A21" w:rsidDel="00A274D6" w:rsidRDefault="008A5A21">
      <w:pPr>
        <w:pStyle w:val="TOC3"/>
        <w:tabs>
          <w:tab w:val="left" w:pos="1685"/>
        </w:tabs>
        <w:rPr>
          <w:del w:id="298" w:author="Olga Karlsbrun" w:date="2016-09-30T04:20:00Z"/>
          <w:rFonts w:asciiTheme="minorHAnsi" w:eastAsiaTheme="minorEastAsia" w:hAnsiTheme="minorHAnsi" w:cstheme="minorBidi"/>
          <w:noProof/>
          <w:sz w:val="22"/>
          <w:szCs w:val="22"/>
        </w:rPr>
      </w:pPr>
      <w:del w:id="299" w:author="Olga Karlsbrun" w:date="2016-09-30T04:20:00Z">
        <w:r w:rsidDel="00A274D6">
          <w:rPr>
            <w:noProof/>
          </w:rPr>
          <w:delText>7.1.1.</w:delText>
        </w:r>
        <w:r w:rsidDel="00A274D6">
          <w:rPr>
            <w:rFonts w:asciiTheme="minorHAnsi" w:eastAsiaTheme="minorEastAsia" w:hAnsiTheme="minorHAnsi" w:cstheme="minorBidi"/>
            <w:noProof/>
            <w:sz w:val="22"/>
            <w:szCs w:val="22"/>
          </w:rPr>
          <w:tab/>
        </w:r>
        <w:r w:rsidDel="00A274D6">
          <w:rPr>
            <w:noProof/>
          </w:rPr>
          <w:delText>EPC</w:delText>
        </w:r>
        <w:r w:rsidDel="00A274D6">
          <w:rPr>
            <w:noProof/>
            <w:webHidden/>
          </w:rPr>
          <w:tab/>
          <w:delText>39</w:delText>
        </w:r>
      </w:del>
    </w:p>
    <w:p w14:paraId="0CE54809" w14:textId="77777777" w:rsidR="008A5A21" w:rsidDel="00A274D6" w:rsidRDefault="008A5A21">
      <w:pPr>
        <w:pStyle w:val="TOC3"/>
        <w:tabs>
          <w:tab w:val="left" w:pos="1685"/>
        </w:tabs>
        <w:rPr>
          <w:del w:id="300" w:author="Olga Karlsbrun" w:date="2016-09-30T04:20:00Z"/>
          <w:rFonts w:asciiTheme="minorHAnsi" w:eastAsiaTheme="minorEastAsia" w:hAnsiTheme="minorHAnsi" w:cstheme="minorBidi"/>
          <w:noProof/>
          <w:sz w:val="22"/>
          <w:szCs w:val="22"/>
        </w:rPr>
      </w:pPr>
      <w:del w:id="301" w:author="Olga Karlsbrun" w:date="2016-09-30T04:20:00Z">
        <w:r w:rsidDel="00A274D6">
          <w:rPr>
            <w:noProof/>
          </w:rPr>
          <w:delText>7.1.2.</w:delText>
        </w:r>
        <w:r w:rsidDel="00A274D6">
          <w:rPr>
            <w:rFonts w:asciiTheme="minorHAnsi" w:eastAsiaTheme="minorEastAsia" w:hAnsiTheme="minorHAnsi" w:cstheme="minorBidi"/>
            <w:noProof/>
            <w:sz w:val="22"/>
            <w:szCs w:val="22"/>
          </w:rPr>
          <w:tab/>
        </w:r>
        <w:r w:rsidDel="00A274D6">
          <w:rPr>
            <w:noProof/>
          </w:rPr>
          <w:delText>BPT</w:delText>
        </w:r>
        <w:r w:rsidDel="00A274D6">
          <w:rPr>
            <w:noProof/>
            <w:webHidden/>
          </w:rPr>
          <w:tab/>
          <w:delText>39</w:delText>
        </w:r>
      </w:del>
    </w:p>
    <w:p w14:paraId="0CE5480A" w14:textId="77777777" w:rsidR="008A5A21" w:rsidDel="00A274D6" w:rsidRDefault="008A5A21">
      <w:pPr>
        <w:pStyle w:val="TOC3"/>
        <w:tabs>
          <w:tab w:val="left" w:pos="1685"/>
        </w:tabs>
        <w:rPr>
          <w:del w:id="302" w:author="Olga Karlsbrun" w:date="2016-09-30T04:20:00Z"/>
          <w:rFonts w:asciiTheme="minorHAnsi" w:eastAsiaTheme="minorEastAsia" w:hAnsiTheme="minorHAnsi" w:cstheme="minorBidi"/>
          <w:noProof/>
          <w:sz w:val="22"/>
          <w:szCs w:val="22"/>
        </w:rPr>
      </w:pPr>
      <w:del w:id="303" w:author="Olga Karlsbrun" w:date="2016-09-30T04:20:00Z">
        <w:r w:rsidDel="00A274D6">
          <w:rPr>
            <w:noProof/>
          </w:rPr>
          <w:delText>7.1.3.</w:delText>
        </w:r>
        <w:r w:rsidDel="00A274D6">
          <w:rPr>
            <w:rFonts w:asciiTheme="minorHAnsi" w:eastAsiaTheme="minorEastAsia" w:hAnsiTheme="minorHAnsi" w:cstheme="minorBidi"/>
            <w:noProof/>
            <w:sz w:val="22"/>
            <w:szCs w:val="22"/>
          </w:rPr>
          <w:tab/>
        </w:r>
        <w:r w:rsidDel="00A274D6">
          <w:rPr>
            <w:noProof/>
          </w:rPr>
          <w:delText>JGL</w:delText>
        </w:r>
        <w:r w:rsidDel="00A274D6">
          <w:rPr>
            <w:noProof/>
            <w:webHidden/>
          </w:rPr>
          <w:tab/>
          <w:delText>39</w:delText>
        </w:r>
      </w:del>
    </w:p>
    <w:p w14:paraId="0CE5480B" w14:textId="77777777" w:rsidR="008A5A21" w:rsidDel="00A274D6" w:rsidRDefault="008A5A21">
      <w:pPr>
        <w:pStyle w:val="TOC3"/>
        <w:tabs>
          <w:tab w:val="left" w:pos="1685"/>
        </w:tabs>
        <w:rPr>
          <w:del w:id="304" w:author="Olga Karlsbrun" w:date="2016-09-30T04:20:00Z"/>
          <w:rFonts w:asciiTheme="minorHAnsi" w:eastAsiaTheme="minorEastAsia" w:hAnsiTheme="minorHAnsi" w:cstheme="minorBidi"/>
          <w:noProof/>
          <w:sz w:val="22"/>
          <w:szCs w:val="22"/>
        </w:rPr>
      </w:pPr>
      <w:del w:id="305" w:author="Olga Karlsbrun" w:date="2016-09-30T04:20:00Z">
        <w:r w:rsidDel="00A274D6">
          <w:rPr>
            <w:noProof/>
          </w:rPr>
          <w:delText>7.1.4.</w:delText>
        </w:r>
        <w:r w:rsidDel="00A274D6">
          <w:rPr>
            <w:rFonts w:asciiTheme="minorHAnsi" w:eastAsiaTheme="minorEastAsia" w:hAnsiTheme="minorHAnsi" w:cstheme="minorBidi"/>
            <w:noProof/>
            <w:sz w:val="22"/>
            <w:szCs w:val="22"/>
          </w:rPr>
          <w:tab/>
        </w:r>
        <w:r w:rsidDel="00A274D6">
          <w:rPr>
            <w:noProof/>
          </w:rPr>
          <w:delText>User Role Changes</w:delText>
        </w:r>
        <w:r w:rsidDel="00A274D6">
          <w:rPr>
            <w:noProof/>
            <w:webHidden/>
          </w:rPr>
          <w:tab/>
          <w:delText>39</w:delText>
        </w:r>
      </w:del>
    </w:p>
    <w:p w14:paraId="0CE5480C" w14:textId="77777777" w:rsidR="008A5A21" w:rsidDel="00A274D6" w:rsidRDefault="008A5A21">
      <w:pPr>
        <w:pStyle w:val="TOC1"/>
        <w:rPr>
          <w:del w:id="306" w:author="Olga Karlsbrun" w:date="2016-09-30T04:20:00Z"/>
          <w:rFonts w:asciiTheme="minorHAnsi" w:eastAsiaTheme="minorEastAsia" w:hAnsiTheme="minorHAnsi" w:cstheme="minorBidi"/>
          <w:b w:val="0"/>
          <w:noProof/>
          <w:color w:val="auto"/>
          <w:sz w:val="22"/>
          <w:szCs w:val="22"/>
        </w:rPr>
      </w:pPr>
      <w:del w:id="307" w:author="Olga Karlsbrun" w:date="2016-09-30T04:20:00Z">
        <w:r w:rsidDel="00A274D6">
          <w:rPr>
            <w:noProof/>
          </w:rPr>
          <w:delText>8.</w:delText>
        </w:r>
        <w:r w:rsidDel="00A274D6">
          <w:rPr>
            <w:rFonts w:asciiTheme="minorHAnsi" w:eastAsiaTheme="minorEastAsia" w:hAnsiTheme="minorHAnsi" w:cstheme="minorBidi"/>
            <w:b w:val="0"/>
            <w:noProof/>
            <w:color w:val="auto"/>
            <w:sz w:val="22"/>
            <w:szCs w:val="22"/>
          </w:rPr>
          <w:tab/>
        </w:r>
        <w:r w:rsidDel="00A274D6">
          <w:rPr>
            <w:noProof/>
          </w:rPr>
          <w:delText>Operational Concept</w:delText>
        </w:r>
        <w:r w:rsidDel="00A274D6">
          <w:rPr>
            <w:noProof/>
            <w:webHidden/>
          </w:rPr>
          <w:tab/>
          <w:delText>40</w:delText>
        </w:r>
      </w:del>
    </w:p>
    <w:p w14:paraId="0CE5480D" w14:textId="77777777" w:rsidR="008A5A21" w:rsidDel="00A274D6" w:rsidRDefault="008A5A21">
      <w:pPr>
        <w:pStyle w:val="TOC2"/>
        <w:tabs>
          <w:tab w:val="left" w:pos="1200"/>
        </w:tabs>
        <w:rPr>
          <w:del w:id="308" w:author="Olga Karlsbrun" w:date="2016-09-30T04:20:00Z"/>
          <w:rFonts w:asciiTheme="minorHAnsi" w:eastAsiaTheme="minorEastAsia" w:hAnsiTheme="minorHAnsi" w:cstheme="minorBidi"/>
          <w:noProof/>
        </w:rPr>
      </w:pPr>
      <w:del w:id="309" w:author="Olga Karlsbrun" w:date="2016-09-30T04:20:00Z">
        <w:r w:rsidDel="00A274D6">
          <w:rPr>
            <w:noProof/>
          </w:rPr>
          <w:delText>8.1.</w:delText>
        </w:r>
        <w:r w:rsidDel="00A274D6">
          <w:rPr>
            <w:rFonts w:asciiTheme="minorHAnsi" w:eastAsiaTheme="minorEastAsia" w:hAnsiTheme="minorHAnsi" w:cstheme="minorBidi"/>
            <w:noProof/>
          </w:rPr>
          <w:tab/>
        </w:r>
        <w:r w:rsidDel="00A274D6">
          <w:rPr>
            <w:noProof/>
          </w:rPr>
          <w:delText>Operational / SLA Impact</w:delText>
        </w:r>
        <w:r w:rsidDel="00A274D6">
          <w:rPr>
            <w:noProof/>
            <w:webHidden/>
          </w:rPr>
          <w:tab/>
          <w:delText>40</w:delText>
        </w:r>
      </w:del>
    </w:p>
    <w:p w14:paraId="0CE5480E" w14:textId="77777777" w:rsidR="008A5A21" w:rsidDel="00A274D6" w:rsidRDefault="008A5A21">
      <w:pPr>
        <w:pStyle w:val="TOC2"/>
        <w:tabs>
          <w:tab w:val="left" w:pos="1200"/>
        </w:tabs>
        <w:rPr>
          <w:del w:id="310" w:author="Olga Karlsbrun" w:date="2016-09-30T04:20:00Z"/>
          <w:rFonts w:asciiTheme="minorHAnsi" w:eastAsiaTheme="minorEastAsia" w:hAnsiTheme="minorHAnsi" w:cstheme="minorBidi"/>
          <w:noProof/>
        </w:rPr>
      </w:pPr>
      <w:del w:id="311" w:author="Olga Karlsbrun" w:date="2016-09-30T04:20:00Z">
        <w:r w:rsidDel="00A274D6">
          <w:rPr>
            <w:noProof/>
          </w:rPr>
          <w:delText>8.2.</w:delText>
        </w:r>
        <w:r w:rsidDel="00A274D6">
          <w:rPr>
            <w:rFonts w:asciiTheme="minorHAnsi" w:eastAsiaTheme="minorEastAsia" w:hAnsiTheme="minorHAnsi" w:cstheme="minorBidi"/>
            <w:noProof/>
          </w:rPr>
          <w:tab/>
        </w:r>
        <w:r w:rsidDel="00A274D6">
          <w:rPr>
            <w:noProof/>
          </w:rPr>
          <w:delText>Dormant Functionality (On/Off Flag)</w:delText>
        </w:r>
        <w:r w:rsidDel="00A274D6">
          <w:rPr>
            <w:noProof/>
            <w:webHidden/>
          </w:rPr>
          <w:tab/>
          <w:delText>40</w:delText>
        </w:r>
      </w:del>
    </w:p>
    <w:p w14:paraId="0CE5480F" w14:textId="77777777" w:rsidR="008A5A21" w:rsidDel="00A274D6" w:rsidRDefault="008A5A21">
      <w:pPr>
        <w:pStyle w:val="TOC2"/>
        <w:tabs>
          <w:tab w:val="left" w:pos="1200"/>
        </w:tabs>
        <w:rPr>
          <w:del w:id="312" w:author="Olga Karlsbrun" w:date="2016-09-30T04:20:00Z"/>
          <w:rFonts w:asciiTheme="minorHAnsi" w:eastAsiaTheme="minorEastAsia" w:hAnsiTheme="minorHAnsi" w:cstheme="minorBidi"/>
          <w:noProof/>
        </w:rPr>
      </w:pPr>
      <w:del w:id="313" w:author="Olga Karlsbrun" w:date="2016-09-30T04:20:00Z">
        <w:r w:rsidDel="00A274D6">
          <w:rPr>
            <w:noProof/>
          </w:rPr>
          <w:delText>8.3.</w:delText>
        </w:r>
        <w:r w:rsidDel="00A274D6">
          <w:rPr>
            <w:rFonts w:asciiTheme="minorHAnsi" w:eastAsiaTheme="minorEastAsia" w:hAnsiTheme="minorHAnsi" w:cstheme="minorBidi"/>
            <w:noProof/>
          </w:rPr>
          <w:tab/>
        </w:r>
        <w:r w:rsidDel="00A274D6">
          <w:rPr>
            <w:noProof/>
          </w:rPr>
          <w:delText>Impacted Components</w:delText>
        </w:r>
        <w:r w:rsidDel="00A274D6">
          <w:rPr>
            <w:noProof/>
            <w:webHidden/>
          </w:rPr>
          <w:tab/>
          <w:delText>41</w:delText>
        </w:r>
      </w:del>
    </w:p>
    <w:p w14:paraId="0CE54810" w14:textId="77777777" w:rsidR="008A5A21" w:rsidDel="00A274D6" w:rsidRDefault="008A5A21">
      <w:pPr>
        <w:pStyle w:val="TOC1"/>
        <w:rPr>
          <w:del w:id="314" w:author="Olga Karlsbrun" w:date="2016-09-30T04:20:00Z"/>
          <w:rFonts w:asciiTheme="minorHAnsi" w:eastAsiaTheme="minorEastAsia" w:hAnsiTheme="minorHAnsi" w:cstheme="minorBidi"/>
          <w:b w:val="0"/>
          <w:noProof/>
          <w:color w:val="auto"/>
          <w:sz w:val="22"/>
          <w:szCs w:val="22"/>
        </w:rPr>
      </w:pPr>
      <w:del w:id="315" w:author="Olga Karlsbrun" w:date="2016-09-30T04:20:00Z">
        <w:r w:rsidDel="00A274D6">
          <w:rPr>
            <w:noProof/>
          </w:rPr>
          <w:delText>9.</w:delText>
        </w:r>
        <w:r w:rsidDel="00A274D6">
          <w:rPr>
            <w:rFonts w:asciiTheme="minorHAnsi" w:eastAsiaTheme="minorEastAsia" w:hAnsiTheme="minorHAnsi" w:cstheme="minorBidi"/>
            <w:b w:val="0"/>
            <w:noProof/>
            <w:color w:val="auto"/>
            <w:sz w:val="22"/>
            <w:szCs w:val="22"/>
          </w:rPr>
          <w:tab/>
        </w:r>
        <w:r w:rsidDel="00A274D6">
          <w:rPr>
            <w:noProof/>
          </w:rPr>
          <w:delText>Impact on Infrastructure</w:delText>
        </w:r>
        <w:r w:rsidDel="00A274D6">
          <w:rPr>
            <w:noProof/>
            <w:webHidden/>
          </w:rPr>
          <w:tab/>
          <w:delText>42</w:delText>
        </w:r>
      </w:del>
    </w:p>
    <w:p w14:paraId="0CE54811" w14:textId="77777777" w:rsidR="008A5A21" w:rsidDel="00A274D6" w:rsidRDefault="008A5A21">
      <w:pPr>
        <w:pStyle w:val="TOC2"/>
        <w:tabs>
          <w:tab w:val="left" w:pos="1200"/>
        </w:tabs>
        <w:rPr>
          <w:del w:id="316" w:author="Olga Karlsbrun" w:date="2016-09-30T04:20:00Z"/>
          <w:rFonts w:asciiTheme="minorHAnsi" w:eastAsiaTheme="minorEastAsia" w:hAnsiTheme="minorHAnsi" w:cstheme="minorBidi"/>
          <w:noProof/>
        </w:rPr>
      </w:pPr>
      <w:del w:id="317" w:author="Olga Karlsbrun" w:date="2016-09-30T04:20:00Z">
        <w:r w:rsidDel="00A274D6">
          <w:rPr>
            <w:noProof/>
          </w:rPr>
          <w:delText>9.1.</w:delText>
        </w:r>
        <w:r w:rsidDel="00A274D6">
          <w:rPr>
            <w:rFonts w:asciiTheme="minorHAnsi" w:eastAsiaTheme="minorEastAsia" w:hAnsiTheme="minorHAnsi" w:cstheme="minorBidi"/>
            <w:noProof/>
          </w:rPr>
          <w:tab/>
        </w:r>
        <w:r w:rsidDel="00A274D6">
          <w:rPr>
            <w:noProof/>
          </w:rPr>
          <w:delText>Changes and Upgrades</w:delText>
        </w:r>
        <w:r w:rsidDel="00A274D6">
          <w:rPr>
            <w:noProof/>
            <w:webHidden/>
          </w:rPr>
          <w:tab/>
          <w:delText>42</w:delText>
        </w:r>
      </w:del>
    </w:p>
    <w:p w14:paraId="0CE54812" w14:textId="77777777" w:rsidR="008A5A21" w:rsidDel="00A274D6" w:rsidRDefault="008A5A21">
      <w:pPr>
        <w:pStyle w:val="TOC3"/>
        <w:tabs>
          <w:tab w:val="left" w:pos="1685"/>
        </w:tabs>
        <w:rPr>
          <w:del w:id="318" w:author="Olga Karlsbrun" w:date="2016-09-30T04:20:00Z"/>
          <w:rFonts w:asciiTheme="minorHAnsi" w:eastAsiaTheme="minorEastAsia" w:hAnsiTheme="minorHAnsi" w:cstheme="minorBidi"/>
          <w:noProof/>
          <w:sz w:val="22"/>
          <w:szCs w:val="22"/>
        </w:rPr>
      </w:pPr>
      <w:del w:id="319" w:author="Olga Karlsbrun" w:date="2016-09-30T04:20:00Z">
        <w:r w:rsidDel="00A274D6">
          <w:rPr>
            <w:noProof/>
          </w:rPr>
          <w:delText>9.1.1.</w:delText>
        </w:r>
        <w:r w:rsidDel="00A274D6">
          <w:rPr>
            <w:rFonts w:asciiTheme="minorHAnsi" w:eastAsiaTheme="minorEastAsia" w:hAnsiTheme="minorHAnsi" w:cstheme="minorBidi"/>
            <w:noProof/>
            <w:sz w:val="22"/>
            <w:szCs w:val="22"/>
          </w:rPr>
          <w:tab/>
        </w:r>
        <w:r w:rsidDel="00A274D6">
          <w:rPr>
            <w:noProof/>
          </w:rPr>
          <w:delText>Hardware – N/A</w:delText>
        </w:r>
        <w:r w:rsidDel="00A274D6">
          <w:rPr>
            <w:noProof/>
            <w:webHidden/>
          </w:rPr>
          <w:tab/>
          <w:delText>43</w:delText>
        </w:r>
      </w:del>
    </w:p>
    <w:p w14:paraId="0CE54813" w14:textId="77777777" w:rsidR="008A5A21" w:rsidDel="00A274D6" w:rsidRDefault="008A5A21">
      <w:pPr>
        <w:pStyle w:val="TOC3"/>
        <w:tabs>
          <w:tab w:val="left" w:pos="1685"/>
        </w:tabs>
        <w:rPr>
          <w:del w:id="320" w:author="Olga Karlsbrun" w:date="2016-09-30T04:20:00Z"/>
          <w:rFonts w:asciiTheme="minorHAnsi" w:eastAsiaTheme="minorEastAsia" w:hAnsiTheme="minorHAnsi" w:cstheme="minorBidi"/>
          <w:noProof/>
          <w:sz w:val="22"/>
          <w:szCs w:val="22"/>
        </w:rPr>
      </w:pPr>
      <w:del w:id="321" w:author="Olga Karlsbrun" w:date="2016-09-30T04:20:00Z">
        <w:r w:rsidDel="00A274D6">
          <w:rPr>
            <w:noProof/>
          </w:rPr>
          <w:delText>9.1.2.</w:delText>
        </w:r>
        <w:r w:rsidDel="00A274D6">
          <w:rPr>
            <w:rFonts w:asciiTheme="minorHAnsi" w:eastAsiaTheme="minorEastAsia" w:hAnsiTheme="minorHAnsi" w:cstheme="minorBidi"/>
            <w:noProof/>
            <w:sz w:val="22"/>
            <w:szCs w:val="22"/>
          </w:rPr>
          <w:tab/>
        </w:r>
        <w:r w:rsidDel="00A274D6">
          <w:rPr>
            <w:noProof/>
          </w:rPr>
          <w:delText>Software</w:delText>
        </w:r>
        <w:r w:rsidDel="00A274D6">
          <w:rPr>
            <w:noProof/>
            <w:webHidden/>
          </w:rPr>
          <w:tab/>
          <w:delText>43</w:delText>
        </w:r>
      </w:del>
    </w:p>
    <w:p w14:paraId="0CE54814" w14:textId="77777777" w:rsidR="008A5A21" w:rsidDel="00A274D6" w:rsidRDefault="008A5A21">
      <w:pPr>
        <w:pStyle w:val="TOC2"/>
        <w:tabs>
          <w:tab w:val="left" w:pos="1200"/>
        </w:tabs>
        <w:rPr>
          <w:del w:id="322" w:author="Olga Karlsbrun" w:date="2016-09-30T04:20:00Z"/>
          <w:rFonts w:asciiTheme="minorHAnsi" w:eastAsiaTheme="minorEastAsia" w:hAnsiTheme="minorHAnsi" w:cstheme="minorBidi"/>
          <w:noProof/>
        </w:rPr>
      </w:pPr>
      <w:del w:id="323" w:author="Olga Karlsbrun" w:date="2016-09-30T04:20:00Z">
        <w:r w:rsidDel="00A274D6">
          <w:rPr>
            <w:noProof/>
          </w:rPr>
          <w:delText>9.2.</w:delText>
        </w:r>
        <w:r w:rsidDel="00A274D6">
          <w:rPr>
            <w:rFonts w:asciiTheme="minorHAnsi" w:eastAsiaTheme="minorEastAsia" w:hAnsiTheme="minorHAnsi" w:cstheme="minorBidi"/>
            <w:noProof/>
          </w:rPr>
          <w:tab/>
        </w:r>
        <w:r w:rsidDel="00A274D6">
          <w:rPr>
            <w:noProof/>
          </w:rPr>
          <w:delText>Third Party</w:delText>
        </w:r>
        <w:r w:rsidDel="00A274D6">
          <w:rPr>
            <w:noProof/>
            <w:webHidden/>
          </w:rPr>
          <w:tab/>
          <w:delText>43</w:delText>
        </w:r>
      </w:del>
    </w:p>
    <w:p w14:paraId="0CE54815" w14:textId="77777777" w:rsidR="008A5A21" w:rsidDel="00A274D6" w:rsidRDefault="008A5A21">
      <w:pPr>
        <w:pStyle w:val="TOC3"/>
        <w:tabs>
          <w:tab w:val="left" w:pos="1685"/>
        </w:tabs>
        <w:rPr>
          <w:del w:id="324" w:author="Olga Karlsbrun" w:date="2016-09-30T04:20:00Z"/>
          <w:rFonts w:asciiTheme="minorHAnsi" w:eastAsiaTheme="minorEastAsia" w:hAnsiTheme="minorHAnsi" w:cstheme="minorBidi"/>
          <w:noProof/>
          <w:sz w:val="22"/>
          <w:szCs w:val="22"/>
        </w:rPr>
      </w:pPr>
      <w:del w:id="325" w:author="Olga Karlsbrun" w:date="2016-09-30T04:20:00Z">
        <w:r w:rsidDel="00A274D6">
          <w:rPr>
            <w:noProof/>
          </w:rPr>
          <w:delText>9.2.1.</w:delText>
        </w:r>
        <w:r w:rsidDel="00A274D6">
          <w:rPr>
            <w:rFonts w:asciiTheme="minorHAnsi" w:eastAsiaTheme="minorEastAsia" w:hAnsiTheme="minorHAnsi" w:cstheme="minorBidi"/>
            <w:noProof/>
            <w:sz w:val="22"/>
            <w:szCs w:val="22"/>
          </w:rPr>
          <w:tab/>
        </w:r>
        <w:r w:rsidDel="00A274D6">
          <w:rPr>
            <w:noProof/>
          </w:rPr>
          <w:delText>Hardware</w:delText>
        </w:r>
        <w:r w:rsidDel="00A274D6">
          <w:rPr>
            <w:noProof/>
            <w:webHidden/>
          </w:rPr>
          <w:tab/>
          <w:delText>43</w:delText>
        </w:r>
      </w:del>
    </w:p>
    <w:p w14:paraId="0CE54816" w14:textId="77777777" w:rsidR="008A5A21" w:rsidDel="00A274D6" w:rsidRDefault="008A5A21">
      <w:pPr>
        <w:pStyle w:val="TOC3"/>
        <w:tabs>
          <w:tab w:val="left" w:pos="1685"/>
        </w:tabs>
        <w:rPr>
          <w:del w:id="326" w:author="Olga Karlsbrun" w:date="2016-09-30T04:20:00Z"/>
          <w:rFonts w:asciiTheme="minorHAnsi" w:eastAsiaTheme="minorEastAsia" w:hAnsiTheme="minorHAnsi" w:cstheme="minorBidi"/>
          <w:noProof/>
          <w:sz w:val="22"/>
          <w:szCs w:val="22"/>
        </w:rPr>
      </w:pPr>
      <w:del w:id="327" w:author="Olga Karlsbrun" w:date="2016-09-30T04:20:00Z">
        <w:r w:rsidDel="00A274D6">
          <w:rPr>
            <w:noProof/>
          </w:rPr>
          <w:delText>9.2.2.</w:delText>
        </w:r>
        <w:r w:rsidDel="00A274D6">
          <w:rPr>
            <w:rFonts w:asciiTheme="minorHAnsi" w:eastAsiaTheme="minorEastAsia" w:hAnsiTheme="minorHAnsi" w:cstheme="minorBidi"/>
            <w:noProof/>
            <w:sz w:val="22"/>
            <w:szCs w:val="22"/>
          </w:rPr>
          <w:tab/>
        </w:r>
        <w:r w:rsidDel="00A274D6">
          <w:rPr>
            <w:noProof/>
          </w:rPr>
          <w:delText>Software</w:delText>
        </w:r>
        <w:r w:rsidDel="00A274D6">
          <w:rPr>
            <w:noProof/>
            <w:webHidden/>
          </w:rPr>
          <w:tab/>
          <w:delText>43</w:delText>
        </w:r>
      </w:del>
    </w:p>
    <w:p w14:paraId="0CE54817" w14:textId="77777777" w:rsidR="008A5A21" w:rsidDel="00A274D6" w:rsidRDefault="008A5A21">
      <w:pPr>
        <w:pStyle w:val="TOC1"/>
        <w:rPr>
          <w:del w:id="328" w:author="Olga Karlsbrun" w:date="2016-09-30T04:20:00Z"/>
          <w:rFonts w:asciiTheme="minorHAnsi" w:eastAsiaTheme="minorEastAsia" w:hAnsiTheme="minorHAnsi" w:cstheme="minorBidi"/>
          <w:b w:val="0"/>
          <w:noProof/>
          <w:color w:val="auto"/>
          <w:sz w:val="22"/>
          <w:szCs w:val="22"/>
        </w:rPr>
      </w:pPr>
      <w:del w:id="329" w:author="Olga Karlsbrun" w:date="2016-09-30T04:20:00Z">
        <w:r w:rsidDel="00A274D6">
          <w:rPr>
            <w:noProof/>
          </w:rPr>
          <w:delText>10.</w:delText>
        </w:r>
        <w:r w:rsidDel="00A274D6">
          <w:rPr>
            <w:rFonts w:asciiTheme="minorHAnsi" w:eastAsiaTheme="minorEastAsia" w:hAnsiTheme="minorHAnsi" w:cstheme="minorBidi"/>
            <w:b w:val="0"/>
            <w:noProof/>
            <w:color w:val="auto"/>
            <w:sz w:val="22"/>
            <w:szCs w:val="22"/>
          </w:rPr>
          <w:tab/>
        </w:r>
        <w:r w:rsidDel="00A274D6">
          <w:rPr>
            <w:noProof/>
          </w:rPr>
          <w:delText xml:space="preserve">Upgrade of Production Data – </w:delText>
        </w:r>
        <w:r w:rsidDel="00A274D6">
          <w:rPr>
            <w:noProof/>
            <w:webHidden/>
          </w:rPr>
          <w:tab/>
          <w:delText>44</w:delText>
        </w:r>
      </w:del>
    </w:p>
    <w:p w14:paraId="0CE54818" w14:textId="77777777" w:rsidR="008A5A21" w:rsidDel="00A274D6" w:rsidRDefault="008A5A21">
      <w:pPr>
        <w:pStyle w:val="TOC2"/>
        <w:tabs>
          <w:tab w:val="left" w:pos="1440"/>
        </w:tabs>
        <w:rPr>
          <w:del w:id="330" w:author="Olga Karlsbrun" w:date="2016-09-30T04:20:00Z"/>
          <w:rFonts w:asciiTheme="minorHAnsi" w:eastAsiaTheme="minorEastAsia" w:hAnsiTheme="minorHAnsi" w:cstheme="minorBidi"/>
          <w:noProof/>
        </w:rPr>
      </w:pPr>
      <w:del w:id="331" w:author="Olga Karlsbrun" w:date="2016-09-30T04:20:00Z">
        <w:r w:rsidDel="00A274D6">
          <w:rPr>
            <w:noProof/>
          </w:rPr>
          <w:delText>10.1.</w:delText>
        </w:r>
        <w:r w:rsidDel="00A274D6">
          <w:rPr>
            <w:rFonts w:asciiTheme="minorHAnsi" w:eastAsiaTheme="minorEastAsia" w:hAnsiTheme="minorHAnsi" w:cstheme="minorBidi"/>
            <w:noProof/>
          </w:rPr>
          <w:tab/>
        </w:r>
        <w:r w:rsidDel="00A274D6">
          <w:rPr>
            <w:noProof/>
          </w:rPr>
          <w:delText>Existing Customers Impact</w:delText>
        </w:r>
        <w:r w:rsidDel="00A274D6">
          <w:rPr>
            <w:noProof/>
            <w:webHidden/>
          </w:rPr>
          <w:tab/>
          <w:delText>44</w:delText>
        </w:r>
      </w:del>
    </w:p>
    <w:p w14:paraId="0CE54819" w14:textId="77777777" w:rsidR="008A5A21" w:rsidDel="00A274D6" w:rsidRDefault="008A5A21">
      <w:pPr>
        <w:pStyle w:val="TOC2"/>
        <w:tabs>
          <w:tab w:val="left" w:pos="1440"/>
        </w:tabs>
        <w:rPr>
          <w:del w:id="332" w:author="Olga Karlsbrun" w:date="2016-09-30T04:20:00Z"/>
          <w:rFonts w:asciiTheme="minorHAnsi" w:eastAsiaTheme="minorEastAsia" w:hAnsiTheme="minorHAnsi" w:cstheme="minorBidi"/>
          <w:noProof/>
        </w:rPr>
      </w:pPr>
      <w:del w:id="333" w:author="Olga Karlsbrun" w:date="2016-09-30T04:20:00Z">
        <w:r w:rsidDel="00A274D6">
          <w:rPr>
            <w:noProof/>
          </w:rPr>
          <w:delText>10.2.</w:delText>
        </w:r>
        <w:r w:rsidDel="00A274D6">
          <w:rPr>
            <w:rFonts w:asciiTheme="minorHAnsi" w:eastAsiaTheme="minorEastAsia" w:hAnsiTheme="minorHAnsi" w:cstheme="minorBidi"/>
            <w:noProof/>
          </w:rPr>
          <w:tab/>
        </w:r>
        <w:r w:rsidDel="00A274D6">
          <w:rPr>
            <w:noProof/>
          </w:rPr>
          <w:delText>Wholesale impact</w:delText>
        </w:r>
        <w:r w:rsidDel="00A274D6">
          <w:rPr>
            <w:noProof/>
            <w:webHidden/>
          </w:rPr>
          <w:tab/>
          <w:delText>44</w:delText>
        </w:r>
      </w:del>
    </w:p>
    <w:p w14:paraId="0CE5481A" w14:textId="77777777" w:rsidR="008A5A21" w:rsidDel="00A274D6" w:rsidRDefault="008A5A21">
      <w:pPr>
        <w:pStyle w:val="TOC2"/>
        <w:tabs>
          <w:tab w:val="left" w:pos="1440"/>
        </w:tabs>
        <w:rPr>
          <w:del w:id="334" w:author="Olga Karlsbrun" w:date="2016-09-30T04:20:00Z"/>
          <w:rFonts w:asciiTheme="minorHAnsi" w:eastAsiaTheme="minorEastAsia" w:hAnsiTheme="minorHAnsi" w:cstheme="minorBidi"/>
          <w:noProof/>
        </w:rPr>
      </w:pPr>
      <w:del w:id="335" w:author="Olga Karlsbrun" w:date="2016-09-30T04:20:00Z">
        <w:r w:rsidDel="00A274D6">
          <w:rPr>
            <w:noProof/>
          </w:rPr>
          <w:delText>10.3.</w:delText>
        </w:r>
        <w:r w:rsidDel="00A274D6">
          <w:rPr>
            <w:rFonts w:asciiTheme="minorHAnsi" w:eastAsiaTheme="minorEastAsia" w:hAnsiTheme="minorHAnsi" w:cstheme="minorBidi"/>
            <w:noProof/>
          </w:rPr>
          <w:tab/>
        </w:r>
        <w:r w:rsidDel="00A274D6">
          <w:rPr>
            <w:noProof/>
          </w:rPr>
          <w:delText>Adding VoLTE services to an existing partner agreement (ARCM and APRM)</w:delText>
        </w:r>
        <w:r w:rsidDel="00A274D6">
          <w:rPr>
            <w:noProof/>
            <w:webHidden/>
          </w:rPr>
          <w:tab/>
          <w:delText>44</w:delText>
        </w:r>
      </w:del>
    </w:p>
    <w:p w14:paraId="0CE5481B" w14:textId="77777777" w:rsidR="008A5A21" w:rsidDel="00A274D6" w:rsidRDefault="008A5A21">
      <w:pPr>
        <w:pStyle w:val="TOC1"/>
        <w:rPr>
          <w:del w:id="336" w:author="Olga Karlsbrun" w:date="2016-09-30T04:20:00Z"/>
          <w:rFonts w:asciiTheme="minorHAnsi" w:eastAsiaTheme="minorEastAsia" w:hAnsiTheme="minorHAnsi" w:cstheme="minorBidi"/>
          <w:b w:val="0"/>
          <w:noProof/>
          <w:color w:val="auto"/>
          <w:sz w:val="22"/>
          <w:szCs w:val="22"/>
        </w:rPr>
      </w:pPr>
      <w:del w:id="337" w:author="Olga Karlsbrun" w:date="2016-09-30T04:20:00Z">
        <w:r w:rsidDel="00A274D6">
          <w:rPr>
            <w:noProof/>
          </w:rPr>
          <w:delText>11.</w:delText>
        </w:r>
        <w:r w:rsidDel="00A274D6">
          <w:rPr>
            <w:rFonts w:asciiTheme="minorHAnsi" w:eastAsiaTheme="minorEastAsia" w:hAnsiTheme="minorHAnsi" w:cstheme="minorBidi"/>
            <w:b w:val="0"/>
            <w:noProof/>
            <w:color w:val="auto"/>
            <w:sz w:val="22"/>
            <w:szCs w:val="22"/>
          </w:rPr>
          <w:tab/>
        </w:r>
        <w:r w:rsidDel="00A274D6">
          <w:rPr>
            <w:noProof/>
          </w:rPr>
          <w:delText>Test Guidelines</w:delText>
        </w:r>
        <w:r w:rsidDel="00A274D6">
          <w:rPr>
            <w:noProof/>
            <w:webHidden/>
          </w:rPr>
          <w:tab/>
          <w:delText>46</w:delText>
        </w:r>
      </w:del>
    </w:p>
    <w:p w14:paraId="0CE5481C" w14:textId="77777777" w:rsidR="008A5A21" w:rsidDel="00A274D6" w:rsidRDefault="008A5A21">
      <w:pPr>
        <w:pStyle w:val="TOC2"/>
        <w:tabs>
          <w:tab w:val="left" w:pos="1440"/>
        </w:tabs>
        <w:rPr>
          <w:del w:id="338" w:author="Olga Karlsbrun" w:date="2016-09-30T04:20:00Z"/>
          <w:rFonts w:asciiTheme="minorHAnsi" w:eastAsiaTheme="minorEastAsia" w:hAnsiTheme="minorHAnsi" w:cstheme="minorBidi"/>
          <w:noProof/>
        </w:rPr>
      </w:pPr>
      <w:del w:id="339" w:author="Olga Karlsbrun" w:date="2016-09-30T04:20:00Z">
        <w:r w:rsidDel="00A274D6">
          <w:rPr>
            <w:noProof/>
          </w:rPr>
          <w:delText>11.1.</w:delText>
        </w:r>
        <w:r w:rsidDel="00A274D6">
          <w:rPr>
            <w:rFonts w:asciiTheme="minorHAnsi" w:eastAsiaTheme="minorEastAsia" w:hAnsiTheme="minorHAnsi" w:cstheme="minorBidi"/>
            <w:noProof/>
          </w:rPr>
          <w:tab/>
        </w:r>
        <w:r w:rsidDel="00A274D6">
          <w:rPr>
            <w:noProof/>
          </w:rPr>
          <w:delText>Business Testing</w:delText>
        </w:r>
        <w:r w:rsidDel="00A274D6">
          <w:rPr>
            <w:noProof/>
            <w:webHidden/>
          </w:rPr>
          <w:tab/>
          <w:delText>46</w:delText>
        </w:r>
      </w:del>
    </w:p>
    <w:p w14:paraId="0CE5481D" w14:textId="77777777" w:rsidR="008A5A21" w:rsidDel="00A274D6" w:rsidRDefault="008A5A21">
      <w:pPr>
        <w:pStyle w:val="TOC3"/>
        <w:tabs>
          <w:tab w:val="left" w:pos="1797"/>
        </w:tabs>
        <w:rPr>
          <w:del w:id="340" w:author="Olga Karlsbrun" w:date="2016-09-30T04:20:00Z"/>
          <w:rFonts w:asciiTheme="minorHAnsi" w:eastAsiaTheme="minorEastAsia" w:hAnsiTheme="minorHAnsi" w:cstheme="minorBidi"/>
          <w:noProof/>
          <w:sz w:val="22"/>
          <w:szCs w:val="22"/>
        </w:rPr>
      </w:pPr>
      <w:del w:id="341" w:author="Olga Karlsbrun" w:date="2016-09-30T04:20:00Z">
        <w:r w:rsidDel="00A274D6">
          <w:rPr>
            <w:noProof/>
          </w:rPr>
          <w:delText>11.1.1.</w:delText>
        </w:r>
        <w:r w:rsidDel="00A274D6">
          <w:rPr>
            <w:rFonts w:asciiTheme="minorHAnsi" w:eastAsiaTheme="minorEastAsia" w:hAnsiTheme="minorHAnsi" w:cstheme="minorBidi"/>
            <w:noProof/>
            <w:sz w:val="22"/>
            <w:szCs w:val="22"/>
          </w:rPr>
          <w:tab/>
        </w:r>
        <w:r w:rsidDel="00A274D6">
          <w:rPr>
            <w:noProof/>
          </w:rPr>
          <w:delText>APRM</w:delText>
        </w:r>
        <w:r w:rsidDel="00A274D6">
          <w:rPr>
            <w:noProof/>
            <w:webHidden/>
          </w:rPr>
          <w:tab/>
          <w:delText>46</w:delText>
        </w:r>
      </w:del>
    </w:p>
    <w:p w14:paraId="0CE5481E" w14:textId="77777777" w:rsidR="008A5A21" w:rsidDel="00A274D6" w:rsidRDefault="008A5A21">
      <w:pPr>
        <w:pStyle w:val="TOC3"/>
        <w:tabs>
          <w:tab w:val="left" w:pos="1797"/>
        </w:tabs>
        <w:rPr>
          <w:del w:id="342" w:author="Olga Karlsbrun" w:date="2016-09-30T04:20:00Z"/>
          <w:rFonts w:asciiTheme="minorHAnsi" w:eastAsiaTheme="minorEastAsia" w:hAnsiTheme="minorHAnsi" w:cstheme="minorBidi"/>
          <w:noProof/>
          <w:sz w:val="22"/>
          <w:szCs w:val="22"/>
        </w:rPr>
      </w:pPr>
      <w:del w:id="343" w:author="Olga Karlsbrun" w:date="2016-09-30T04:20:00Z">
        <w:r w:rsidDel="00A274D6">
          <w:rPr>
            <w:noProof/>
          </w:rPr>
          <w:delText>11.1.2.</w:delText>
        </w:r>
        <w:r w:rsidDel="00A274D6">
          <w:rPr>
            <w:rFonts w:asciiTheme="minorHAnsi" w:eastAsiaTheme="minorEastAsia" w:hAnsiTheme="minorHAnsi" w:cstheme="minorBidi"/>
            <w:noProof/>
            <w:sz w:val="22"/>
            <w:szCs w:val="22"/>
          </w:rPr>
          <w:tab/>
        </w:r>
        <w:r w:rsidDel="00A274D6">
          <w:rPr>
            <w:noProof/>
          </w:rPr>
          <w:delText>ARCM</w:delText>
        </w:r>
        <w:r w:rsidDel="00A274D6">
          <w:rPr>
            <w:noProof/>
            <w:webHidden/>
          </w:rPr>
          <w:tab/>
          <w:delText>46</w:delText>
        </w:r>
      </w:del>
    </w:p>
    <w:p w14:paraId="0CE5481F" w14:textId="77777777" w:rsidR="008A5A21" w:rsidDel="00A274D6" w:rsidRDefault="008A5A21">
      <w:pPr>
        <w:pStyle w:val="TOC3"/>
        <w:tabs>
          <w:tab w:val="left" w:pos="1797"/>
        </w:tabs>
        <w:rPr>
          <w:del w:id="344" w:author="Olga Karlsbrun" w:date="2016-09-30T04:20:00Z"/>
          <w:rFonts w:asciiTheme="minorHAnsi" w:eastAsiaTheme="minorEastAsia" w:hAnsiTheme="minorHAnsi" w:cstheme="minorBidi"/>
          <w:noProof/>
          <w:sz w:val="22"/>
          <w:szCs w:val="22"/>
        </w:rPr>
      </w:pPr>
      <w:del w:id="345" w:author="Olga Karlsbrun" w:date="2016-09-30T04:20:00Z">
        <w:r w:rsidDel="00A274D6">
          <w:rPr>
            <w:noProof/>
          </w:rPr>
          <w:delText>11.1.3.</w:delText>
        </w:r>
        <w:r w:rsidDel="00A274D6">
          <w:rPr>
            <w:rFonts w:asciiTheme="minorHAnsi" w:eastAsiaTheme="minorEastAsia" w:hAnsiTheme="minorHAnsi" w:cstheme="minorBidi"/>
            <w:noProof/>
            <w:sz w:val="22"/>
            <w:szCs w:val="22"/>
          </w:rPr>
          <w:tab/>
        </w:r>
        <w:r w:rsidDel="00A274D6">
          <w:rPr>
            <w:noProof/>
          </w:rPr>
          <w:delText>Regression Scenarios</w:delText>
        </w:r>
        <w:r w:rsidDel="00A274D6">
          <w:rPr>
            <w:noProof/>
            <w:webHidden/>
          </w:rPr>
          <w:tab/>
          <w:delText>47</w:delText>
        </w:r>
      </w:del>
    </w:p>
    <w:p w14:paraId="0CE54820" w14:textId="77777777" w:rsidR="008A5A21" w:rsidDel="00A274D6" w:rsidRDefault="008A5A21">
      <w:pPr>
        <w:pStyle w:val="TOC2"/>
        <w:tabs>
          <w:tab w:val="left" w:pos="1440"/>
        </w:tabs>
        <w:rPr>
          <w:del w:id="346" w:author="Olga Karlsbrun" w:date="2016-09-30T04:20:00Z"/>
          <w:rFonts w:asciiTheme="minorHAnsi" w:eastAsiaTheme="minorEastAsia" w:hAnsiTheme="minorHAnsi" w:cstheme="minorBidi"/>
          <w:noProof/>
        </w:rPr>
      </w:pPr>
      <w:del w:id="347" w:author="Olga Karlsbrun" w:date="2016-09-30T04:20:00Z">
        <w:r w:rsidDel="00A274D6">
          <w:rPr>
            <w:noProof/>
          </w:rPr>
          <w:delText>11.2.</w:delText>
        </w:r>
        <w:r w:rsidDel="00A274D6">
          <w:rPr>
            <w:rFonts w:asciiTheme="minorHAnsi" w:eastAsiaTheme="minorEastAsia" w:hAnsiTheme="minorHAnsi" w:cstheme="minorBidi"/>
            <w:noProof/>
          </w:rPr>
          <w:tab/>
        </w:r>
        <w:r w:rsidDel="00A274D6">
          <w:rPr>
            <w:noProof/>
          </w:rPr>
          <w:delText>Operational Testing</w:delText>
        </w:r>
        <w:r w:rsidDel="00A274D6">
          <w:rPr>
            <w:noProof/>
            <w:webHidden/>
          </w:rPr>
          <w:tab/>
          <w:delText>51</w:delText>
        </w:r>
      </w:del>
    </w:p>
    <w:p w14:paraId="0CE54821" w14:textId="77777777" w:rsidR="008A5A21" w:rsidDel="00A274D6" w:rsidRDefault="008A5A21">
      <w:pPr>
        <w:pStyle w:val="TOC3"/>
        <w:tabs>
          <w:tab w:val="left" w:pos="1797"/>
        </w:tabs>
        <w:rPr>
          <w:del w:id="348" w:author="Olga Karlsbrun" w:date="2016-09-30T04:20:00Z"/>
          <w:rFonts w:asciiTheme="minorHAnsi" w:eastAsiaTheme="minorEastAsia" w:hAnsiTheme="minorHAnsi" w:cstheme="minorBidi"/>
          <w:noProof/>
          <w:sz w:val="22"/>
          <w:szCs w:val="22"/>
        </w:rPr>
      </w:pPr>
      <w:del w:id="349" w:author="Olga Karlsbrun" w:date="2016-09-30T04:20:00Z">
        <w:r w:rsidDel="00A274D6">
          <w:rPr>
            <w:noProof/>
          </w:rPr>
          <w:delText>11.2.1.</w:delText>
        </w:r>
        <w:r w:rsidDel="00A274D6">
          <w:rPr>
            <w:rFonts w:asciiTheme="minorHAnsi" w:eastAsiaTheme="minorEastAsia" w:hAnsiTheme="minorHAnsi" w:cstheme="minorBidi"/>
            <w:noProof/>
            <w:sz w:val="22"/>
            <w:szCs w:val="22"/>
          </w:rPr>
          <w:tab/>
        </w:r>
        <w:r w:rsidDel="00A274D6">
          <w:rPr>
            <w:noProof/>
          </w:rPr>
          <w:delText>Performance Testing</w:delText>
        </w:r>
        <w:r w:rsidDel="00A274D6">
          <w:rPr>
            <w:noProof/>
            <w:webHidden/>
          </w:rPr>
          <w:tab/>
          <w:delText>51</w:delText>
        </w:r>
      </w:del>
    </w:p>
    <w:p w14:paraId="0CE54822" w14:textId="77777777" w:rsidR="008A5A21" w:rsidDel="00A274D6" w:rsidRDefault="008A5A21">
      <w:pPr>
        <w:pStyle w:val="TOC1"/>
        <w:rPr>
          <w:del w:id="350" w:author="Olga Karlsbrun" w:date="2016-09-30T04:20:00Z"/>
          <w:rFonts w:asciiTheme="minorHAnsi" w:eastAsiaTheme="minorEastAsia" w:hAnsiTheme="minorHAnsi" w:cstheme="minorBidi"/>
          <w:b w:val="0"/>
          <w:noProof/>
          <w:color w:val="auto"/>
          <w:sz w:val="22"/>
          <w:szCs w:val="22"/>
        </w:rPr>
      </w:pPr>
      <w:del w:id="351" w:author="Olga Karlsbrun" w:date="2016-09-30T04:20:00Z">
        <w:r w:rsidDel="00A274D6">
          <w:rPr>
            <w:noProof/>
          </w:rPr>
          <w:delText>12.</w:delText>
        </w:r>
        <w:r w:rsidDel="00A274D6">
          <w:rPr>
            <w:rFonts w:asciiTheme="minorHAnsi" w:eastAsiaTheme="minorEastAsia" w:hAnsiTheme="minorHAnsi" w:cstheme="minorBidi"/>
            <w:b w:val="0"/>
            <w:noProof/>
            <w:color w:val="auto"/>
            <w:sz w:val="22"/>
            <w:szCs w:val="22"/>
          </w:rPr>
          <w:tab/>
        </w:r>
        <w:r w:rsidDel="00A274D6">
          <w:rPr>
            <w:noProof/>
          </w:rPr>
          <w:delText>Risks</w:delText>
        </w:r>
        <w:r w:rsidDel="00A274D6">
          <w:rPr>
            <w:noProof/>
            <w:webHidden/>
          </w:rPr>
          <w:tab/>
          <w:delText>52</w:delText>
        </w:r>
      </w:del>
    </w:p>
    <w:p w14:paraId="0CE54823" w14:textId="77777777" w:rsidR="008A5A21" w:rsidDel="00A274D6" w:rsidRDefault="008A5A21">
      <w:pPr>
        <w:pStyle w:val="TOC1"/>
        <w:rPr>
          <w:del w:id="352" w:author="Olga Karlsbrun" w:date="2016-09-30T04:20:00Z"/>
          <w:rFonts w:asciiTheme="minorHAnsi" w:eastAsiaTheme="minorEastAsia" w:hAnsiTheme="minorHAnsi" w:cstheme="minorBidi"/>
          <w:b w:val="0"/>
          <w:noProof/>
          <w:color w:val="auto"/>
          <w:sz w:val="22"/>
          <w:szCs w:val="22"/>
        </w:rPr>
      </w:pPr>
      <w:del w:id="353" w:author="Olga Karlsbrun" w:date="2016-09-30T04:20:00Z">
        <w:r w:rsidDel="00A274D6">
          <w:rPr>
            <w:noProof/>
          </w:rPr>
          <w:delText>13.</w:delText>
        </w:r>
        <w:r w:rsidDel="00A274D6">
          <w:rPr>
            <w:rFonts w:asciiTheme="minorHAnsi" w:eastAsiaTheme="minorEastAsia" w:hAnsiTheme="minorHAnsi" w:cstheme="minorBidi"/>
            <w:b w:val="0"/>
            <w:noProof/>
            <w:color w:val="auto"/>
            <w:sz w:val="22"/>
            <w:szCs w:val="22"/>
          </w:rPr>
          <w:tab/>
        </w:r>
        <w:r w:rsidDel="00A274D6">
          <w:rPr>
            <w:noProof/>
          </w:rPr>
          <w:delText>Open Issues</w:delText>
        </w:r>
        <w:r w:rsidDel="00A274D6">
          <w:rPr>
            <w:noProof/>
            <w:webHidden/>
          </w:rPr>
          <w:tab/>
          <w:delText>53</w:delText>
        </w:r>
      </w:del>
    </w:p>
    <w:p w14:paraId="0CE54824" w14:textId="77777777" w:rsidR="008A5A21" w:rsidDel="00A274D6" w:rsidRDefault="008A5A21">
      <w:pPr>
        <w:pStyle w:val="TOC1"/>
        <w:rPr>
          <w:del w:id="354" w:author="Olga Karlsbrun" w:date="2016-09-30T04:20:00Z"/>
          <w:rFonts w:asciiTheme="minorHAnsi" w:eastAsiaTheme="minorEastAsia" w:hAnsiTheme="minorHAnsi" w:cstheme="minorBidi"/>
          <w:b w:val="0"/>
          <w:noProof/>
          <w:color w:val="auto"/>
          <w:sz w:val="22"/>
          <w:szCs w:val="22"/>
        </w:rPr>
      </w:pPr>
      <w:del w:id="355" w:author="Olga Karlsbrun" w:date="2016-09-30T04:20:00Z">
        <w:r w:rsidDel="00A274D6">
          <w:rPr>
            <w:noProof/>
          </w:rPr>
          <w:delText>Appendix A. Error Messages – N/A</w:delText>
        </w:r>
        <w:r w:rsidDel="00A274D6">
          <w:rPr>
            <w:noProof/>
            <w:webHidden/>
          </w:rPr>
          <w:tab/>
          <w:delText>55</w:delText>
        </w:r>
      </w:del>
    </w:p>
    <w:p w14:paraId="0CE54825" w14:textId="77777777" w:rsidR="008A5A21" w:rsidDel="00A274D6" w:rsidRDefault="008A5A21">
      <w:pPr>
        <w:pStyle w:val="TOC1"/>
        <w:rPr>
          <w:del w:id="356" w:author="Olga Karlsbrun" w:date="2016-09-30T04:20:00Z"/>
          <w:rFonts w:asciiTheme="minorHAnsi" w:eastAsiaTheme="minorEastAsia" w:hAnsiTheme="minorHAnsi" w:cstheme="minorBidi"/>
          <w:b w:val="0"/>
          <w:noProof/>
          <w:color w:val="auto"/>
          <w:sz w:val="22"/>
          <w:szCs w:val="22"/>
        </w:rPr>
      </w:pPr>
      <w:del w:id="357" w:author="Olga Karlsbrun" w:date="2016-09-30T04:20:00Z">
        <w:r w:rsidDel="00A274D6">
          <w:rPr>
            <w:noProof/>
          </w:rPr>
          <w:delText>Appendix B. M&amp;P – N/A</w:delText>
        </w:r>
        <w:r w:rsidDel="00A274D6">
          <w:rPr>
            <w:noProof/>
            <w:webHidden/>
          </w:rPr>
          <w:tab/>
          <w:delText>56</w:delText>
        </w:r>
      </w:del>
    </w:p>
    <w:p w14:paraId="0CE54826" w14:textId="77777777" w:rsidR="00D87AE5" w:rsidRPr="00136C49" w:rsidRDefault="00BC0CEA" w:rsidP="003F596A">
      <w:pPr>
        <w:pStyle w:val="BodyText"/>
      </w:pPr>
      <w:r w:rsidRPr="00136C49">
        <w:fldChar w:fldCharType="end"/>
      </w:r>
    </w:p>
    <w:p w14:paraId="0CE54827" w14:textId="77777777" w:rsidR="00D87AE5" w:rsidRPr="00136C49" w:rsidRDefault="00D87AE5" w:rsidP="00133D20">
      <w:pPr>
        <w:pStyle w:val="BodyText"/>
        <w:spacing w:before="240"/>
        <w:ind w:left="720"/>
        <w:sectPr w:rsidR="00D87AE5" w:rsidRPr="00136C49">
          <w:headerReference w:type="even" r:id="rId22"/>
          <w:headerReference w:type="default" r:id="rId23"/>
          <w:footerReference w:type="even" r:id="rId24"/>
          <w:footerReference w:type="default" r:id="rId25"/>
          <w:headerReference w:type="first" r:id="rId26"/>
          <w:footerReference w:type="first" r:id="rId27"/>
          <w:pgSz w:w="12240" w:h="15840" w:code="1"/>
          <w:pgMar w:top="1152" w:right="1771" w:bottom="1152" w:left="1771" w:header="1008" w:footer="1008" w:gutter="360"/>
          <w:pgNumType w:fmt="lowerRoman"/>
          <w:cols w:space="708"/>
          <w:titlePg/>
          <w:docGrid w:linePitch="360"/>
        </w:sectPr>
      </w:pPr>
    </w:p>
    <w:p w14:paraId="0CE54828" w14:textId="77777777" w:rsidR="00D87AE5" w:rsidRPr="00136C49" w:rsidRDefault="00D87AE5" w:rsidP="00FD5BCF">
      <w:pPr>
        <w:pStyle w:val="Heading1"/>
      </w:pPr>
      <w:bookmarkStart w:id="358" w:name="_Toc462972567"/>
      <w:r w:rsidRPr="00136C49">
        <w:lastRenderedPageBreak/>
        <w:t>Introduction</w:t>
      </w:r>
      <w:bookmarkEnd w:id="358"/>
    </w:p>
    <w:p w14:paraId="0CE54829" w14:textId="77777777" w:rsidR="00A4306B" w:rsidRPr="00136C49" w:rsidRDefault="00A4306B" w:rsidP="00FD5BCF">
      <w:pPr>
        <w:pStyle w:val="Heading2"/>
      </w:pPr>
      <w:bookmarkStart w:id="359" w:name="_Toc512690910"/>
      <w:bookmarkStart w:id="360" w:name="_Toc521639061"/>
      <w:bookmarkStart w:id="361" w:name="_Toc33505762"/>
      <w:bookmarkStart w:id="362" w:name="_Toc68250353"/>
      <w:bookmarkStart w:id="363" w:name="_Toc462972568"/>
      <w:r w:rsidRPr="00136C49">
        <w:t>Purpose and Scope</w:t>
      </w:r>
      <w:bookmarkEnd w:id="359"/>
      <w:bookmarkEnd w:id="360"/>
      <w:bookmarkEnd w:id="361"/>
      <w:bookmarkEnd w:id="362"/>
      <w:bookmarkEnd w:id="363"/>
    </w:p>
    <w:p w14:paraId="0CE5482A" w14:textId="77777777" w:rsidR="00A4306B" w:rsidRPr="00136C49" w:rsidRDefault="00A4306B" w:rsidP="00297121">
      <w:pPr>
        <w:pStyle w:val="BodyText"/>
      </w:pPr>
      <w:r w:rsidRPr="00136C49">
        <w:t xml:space="preserve">The purpose of this document is to describe the proposed solution for </w:t>
      </w:r>
      <w:r w:rsidR="00570F4E">
        <w:t xml:space="preserve">the </w:t>
      </w:r>
      <w:r w:rsidR="004035AE" w:rsidRPr="00136C49">
        <w:t xml:space="preserve">Change Request </w:t>
      </w:r>
      <w:r w:rsidR="007E6928">
        <w:t>IR0328</w:t>
      </w:r>
      <w:r w:rsidR="001751FD">
        <w:t xml:space="preserve"> </w:t>
      </w:r>
      <w:r w:rsidR="00851FD9" w:rsidRPr="00136C49">
        <w:t>and all its related information.</w:t>
      </w:r>
    </w:p>
    <w:p w14:paraId="0CE5482B" w14:textId="77777777" w:rsidR="00A4306B" w:rsidRPr="00136C49" w:rsidRDefault="00A4306B" w:rsidP="008D4705">
      <w:pPr>
        <w:pStyle w:val="BodyText"/>
      </w:pPr>
      <w:r w:rsidRPr="00136C49">
        <w:t>This document is</w:t>
      </w:r>
      <w:r w:rsidR="008D4705">
        <w:t xml:space="preserve"> </w:t>
      </w:r>
      <w:r w:rsidRPr="00136C49">
        <w:t xml:space="preserve">used as input </w:t>
      </w:r>
      <w:r w:rsidR="004B2B1D" w:rsidRPr="00136C49">
        <w:t>to</w:t>
      </w:r>
      <w:r w:rsidRPr="00136C49">
        <w:t xml:space="preserve"> the </w:t>
      </w:r>
      <w:r w:rsidR="003C0E13" w:rsidRPr="00136C49">
        <w:t>Design and</w:t>
      </w:r>
      <w:r w:rsidR="00995C7F" w:rsidRPr="00136C49">
        <w:t>/or</w:t>
      </w:r>
      <w:r w:rsidR="003C0E13" w:rsidRPr="00136C49">
        <w:t xml:space="preserve"> Construct</w:t>
      </w:r>
      <w:r w:rsidRPr="00136C49">
        <w:t xml:space="preserve"> </w:t>
      </w:r>
      <w:r w:rsidR="003C0E13" w:rsidRPr="00136C49">
        <w:t>stages</w:t>
      </w:r>
      <w:r w:rsidRPr="00136C49">
        <w:t xml:space="preserve"> including their documentation</w:t>
      </w:r>
      <w:r w:rsidR="0099787A">
        <w:t>;</w:t>
      </w:r>
      <w:r w:rsidRPr="00136C49">
        <w:t xml:space="preserve"> </w:t>
      </w:r>
      <w:r w:rsidR="0099787A">
        <w:t>for example,</w:t>
      </w:r>
      <w:r w:rsidRPr="00136C49">
        <w:t xml:space="preserve"> </w:t>
      </w:r>
      <w:r w:rsidR="00756605" w:rsidRPr="00136C49">
        <w:t xml:space="preserve">Functional Specification, IDD, </w:t>
      </w:r>
      <w:r w:rsidRPr="00136C49">
        <w:t>Detailed Design, Test Plan, and Test Design.</w:t>
      </w:r>
    </w:p>
    <w:p w14:paraId="0CE5482C" w14:textId="77777777" w:rsidR="00B65E8D" w:rsidRPr="00136C49" w:rsidRDefault="00B65E8D" w:rsidP="00B65E8D">
      <w:pPr>
        <w:pStyle w:val="Heading2"/>
      </w:pPr>
      <w:bookmarkStart w:id="364" w:name="_Toc512690911"/>
      <w:bookmarkStart w:id="365" w:name="_Toc521639063"/>
      <w:bookmarkStart w:id="366" w:name="_Toc33505763"/>
      <w:bookmarkStart w:id="367" w:name="_Toc68250354"/>
      <w:bookmarkStart w:id="368" w:name="_Toc306120508"/>
      <w:bookmarkStart w:id="369" w:name="_Toc462972569"/>
      <w:r w:rsidRPr="00136C49">
        <w:t>Related Documentation</w:t>
      </w:r>
      <w:bookmarkEnd w:id="364"/>
      <w:bookmarkEnd w:id="365"/>
      <w:bookmarkEnd w:id="366"/>
      <w:bookmarkEnd w:id="367"/>
      <w:bookmarkEnd w:id="368"/>
      <w:bookmarkEnd w:id="369"/>
    </w:p>
    <w:tbl>
      <w:tblPr>
        <w:tblStyle w:val="TableGrid"/>
        <w:tblW w:w="5000" w:type="pct"/>
        <w:tblLook w:val="04A0" w:firstRow="1" w:lastRow="0" w:firstColumn="1" w:lastColumn="0" w:noHBand="0" w:noVBand="1"/>
      </w:tblPr>
      <w:tblGrid>
        <w:gridCol w:w="1548"/>
        <w:gridCol w:w="7006"/>
      </w:tblGrid>
      <w:tr w:rsidR="00B65E8D" w:rsidRPr="00136C49" w14:paraId="0CE5482F" w14:textId="77777777" w:rsidTr="00DF4F6A">
        <w:trPr>
          <w:cantSplit/>
          <w:tblHeader/>
        </w:trPr>
        <w:tc>
          <w:tcPr>
            <w:tcW w:w="905" w:type="pct"/>
            <w:tcBorders>
              <w:bottom w:val="single" w:sz="12" w:space="0" w:color="auto"/>
            </w:tcBorders>
            <w:shd w:val="clear" w:color="auto" w:fill="auto"/>
            <w:vAlign w:val="bottom"/>
          </w:tcPr>
          <w:p w14:paraId="0CE5482D" w14:textId="77777777" w:rsidR="00B65E8D" w:rsidRPr="00136C49" w:rsidRDefault="00B65E8D" w:rsidP="00577010">
            <w:pPr>
              <w:pStyle w:val="TableHeader"/>
            </w:pPr>
            <w:bookmarkStart w:id="370" w:name="_Toc512690912"/>
            <w:bookmarkStart w:id="371" w:name="_Toc521639064"/>
            <w:bookmarkStart w:id="372" w:name="_Toc33505764"/>
            <w:bookmarkStart w:id="373" w:name="_Toc68250355"/>
            <w:r w:rsidRPr="00136C49">
              <w:t>DC #</w:t>
            </w:r>
          </w:p>
        </w:tc>
        <w:tc>
          <w:tcPr>
            <w:tcW w:w="4095" w:type="pct"/>
            <w:tcBorders>
              <w:bottom w:val="single" w:sz="12" w:space="0" w:color="auto"/>
            </w:tcBorders>
            <w:shd w:val="clear" w:color="auto" w:fill="auto"/>
            <w:vAlign w:val="bottom"/>
          </w:tcPr>
          <w:p w14:paraId="0CE5482E" w14:textId="77777777" w:rsidR="00B65E8D" w:rsidRPr="00136C49" w:rsidRDefault="00B65E8D" w:rsidP="00577010">
            <w:pPr>
              <w:pStyle w:val="TableHeader"/>
            </w:pPr>
            <w:r w:rsidRPr="00136C49">
              <w:t>Document Name</w:t>
            </w:r>
          </w:p>
        </w:tc>
      </w:tr>
      <w:tr w:rsidR="00B65E8D" w:rsidRPr="00136C49" w14:paraId="0CE54832" w14:textId="77777777" w:rsidTr="00DF4F6A">
        <w:trPr>
          <w:cantSplit/>
        </w:trPr>
        <w:tc>
          <w:tcPr>
            <w:tcW w:w="905" w:type="pct"/>
            <w:tcBorders>
              <w:top w:val="single" w:sz="12" w:space="0" w:color="auto"/>
            </w:tcBorders>
            <w:shd w:val="clear" w:color="auto" w:fill="auto"/>
          </w:tcPr>
          <w:p w14:paraId="0CE54830" w14:textId="77777777" w:rsidR="00B65E8D" w:rsidRPr="003674A6" w:rsidRDefault="00E251F3" w:rsidP="00DF4F6A">
            <w:pPr>
              <w:pStyle w:val="TableBody"/>
              <w:keepNext w:val="0"/>
              <w:keepLines w:val="0"/>
              <w:widowControl w:val="0"/>
            </w:pPr>
            <w:r w:rsidRPr="00E251F3">
              <w:t>2682846</w:t>
            </w:r>
          </w:p>
        </w:tc>
        <w:tc>
          <w:tcPr>
            <w:tcW w:w="4095" w:type="pct"/>
            <w:tcBorders>
              <w:top w:val="single" w:sz="12" w:space="0" w:color="auto"/>
            </w:tcBorders>
            <w:shd w:val="clear" w:color="auto" w:fill="auto"/>
          </w:tcPr>
          <w:p w14:paraId="0CE54831" w14:textId="77777777" w:rsidR="00B65E8D" w:rsidRPr="0074382B" w:rsidRDefault="00E251F3" w:rsidP="00DF4F6A">
            <w:pPr>
              <w:pStyle w:val="TableBody"/>
              <w:keepNext w:val="0"/>
              <w:keepLines w:val="0"/>
              <w:widowControl w:val="0"/>
            </w:pPr>
            <w:r w:rsidRPr="00E251F3">
              <w:t>USCC TOPS HLS IR0300.2 VoLTE Commercialization Track 2</w:t>
            </w:r>
          </w:p>
        </w:tc>
      </w:tr>
      <w:tr w:rsidR="00B65E8D" w:rsidRPr="00136C49" w14:paraId="0CE54835" w14:textId="77777777" w:rsidTr="00577010">
        <w:trPr>
          <w:cantSplit/>
        </w:trPr>
        <w:tc>
          <w:tcPr>
            <w:tcW w:w="905" w:type="pct"/>
            <w:shd w:val="clear" w:color="auto" w:fill="auto"/>
          </w:tcPr>
          <w:p w14:paraId="0CE54833" w14:textId="77777777" w:rsidR="00B65E8D" w:rsidRPr="00136C49" w:rsidRDefault="00F3170A" w:rsidP="00DF4F6A">
            <w:pPr>
              <w:pStyle w:val="TableBody"/>
              <w:keepNext w:val="0"/>
              <w:keepLines w:val="0"/>
              <w:widowControl w:val="0"/>
            </w:pPr>
            <w:r w:rsidRPr="00F3170A">
              <w:t>2664384</w:t>
            </w:r>
          </w:p>
        </w:tc>
        <w:tc>
          <w:tcPr>
            <w:tcW w:w="4095" w:type="pct"/>
            <w:shd w:val="clear" w:color="auto" w:fill="auto"/>
          </w:tcPr>
          <w:p w14:paraId="0CE54834" w14:textId="77777777" w:rsidR="00B65E8D" w:rsidRPr="00136C49" w:rsidRDefault="00F3170A" w:rsidP="00DF4F6A">
            <w:pPr>
              <w:pStyle w:val="TableBody"/>
              <w:keepNext w:val="0"/>
              <w:keepLines w:val="0"/>
              <w:widowControl w:val="0"/>
            </w:pPr>
            <w:r w:rsidRPr="00F3170A">
              <w:t>USCC TOPS HLS IR0328 Volte Inbound and Outbound Roaming</w:t>
            </w:r>
          </w:p>
        </w:tc>
      </w:tr>
      <w:tr w:rsidR="00B65E8D" w:rsidRPr="00136C49" w14:paraId="0CE54838" w14:textId="77777777" w:rsidTr="00577010">
        <w:trPr>
          <w:cantSplit/>
        </w:trPr>
        <w:tc>
          <w:tcPr>
            <w:tcW w:w="905" w:type="pct"/>
            <w:shd w:val="clear" w:color="auto" w:fill="auto"/>
          </w:tcPr>
          <w:p w14:paraId="0CE54836" w14:textId="77777777" w:rsidR="00B65E8D" w:rsidRPr="00136C49" w:rsidRDefault="00F3170A" w:rsidP="00DF4F6A">
            <w:pPr>
              <w:pStyle w:val="TableBody"/>
              <w:keepNext w:val="0"/>
              <w:keepLines w:val="0"/>
              <w:widowControl w:val="0"/>
            </w:pPr>
            <w:bookmarkStart w:id="374" w:name="_Toc306120509"/>
            <w:r w:rsidRPr="00F3170A">
              <w:t>2675958</w:t>
            </w:r>
          </w:p>
        </w:tc>
        <w:tc>
          <w:tcPr>
            <w:tcW w:w="4095" w:type="pct"/>
            <w:shd w:val="clear" w:color="auto" w:fill="auto"/>
          </w:tcPr>
          <w:p w14:paraId="0CE54837" w14:textId="77777777" w:rsidR="00B65E8D" w:rsidRPr="00136C49" w:rsidRDefault="00F3170A" w:rsidP="00DF4F6A">
            <w:pPr>
              <w:pStyle w:val="TableBody"/>
              <w:keepNext w:val="0"/>
              <w:keepLines w:val="0"/>
              <w:widowControl w:val="0"/>
            </w:pPr>
            <w:r w:rsidRPr="00F3170A">
              <w:t>VoLTE Inbound and Outbound Roaming BRD (IR-328)</w:t>
            </w:r>
          </w:p>
        </w:tc>
      </w:tr>
      <w:tr w:rsidR="00B65E8D" w:rsidRPr="00136C49" w14:paraId="0CE5483B" w14:textId="77777777" w:rsidTr="00577010">
        <w:trPr>
          <w:cantSplit/>
        </w:trPr>
        <w:tc>
          <w:tcPr>
            <w:tcW w:w="905" w:type="pct"/>
            <w:shd w:val="clear" w:color="auto" w:fill="auto"/>
          </w:tcPr>
          <w:p w14:paraId="0CE54839" w14:textId="77777777" w:rsidR="00B65E8D" w:rsidRPr="00136C49" w:rsidRDefault="00571C38" w:rsidP="00DF4F6A">
            <w:pPr>
              <w:pStyle w:val="TableBody"/>
              <w:keepNext w:val="0"/>
              <w:keepLines w:val="0"/>
              <w:widowControl w:val="0"/>
            </w:pPr>
            <w:r w:rsidRPr="00571C38">
              <w:t>2009221</w:t>
            </w:r>
          </w:p>
        </w:tc>
        <w:tc>
          <w:tcPr>
            <w:tcW w:w="4095" w:type="pct"/>
            <w:shd w:val="clear" w:color="auto" w:fill="auto"/>
          </w:tcPr>
          <w:p w14:paraId="0CE5483A" w14:textId="77777777" w:rsidR="00B65E8D" w:rsidRPr="00136C49" w:rsidRDefault="00571C38" w:rsidP="00DF4F6A">
            <w:pPr>
              <w:pStyle w:val="TableBody"/>
              <w:keepNext w:val="0"/>
              <w:keepLines w:val="0"/>
              <w:widowControl w:val="0"/>
            </w:pPr>
            <w:r w:rsidRPr="00571C38">
              <w:t>USCC LTE Roaming - External IDD APRM – NDC</w:t>
            </w:r>
          </w:p>
        </w:tc>
      </w:tr>
    </w:tbl>
    <w:p w14:paraId="0CE5483C" w14:textId="77777777" w:rsidR="00B65E8D" w:rsidRPr="00582EBC" w:rsidRDefault="00B65E8D" w:rsidP="00B65E8D">
      <w:pPr>
        <w:pStyle w:val="Heading2"/>
      </w:pPr>
      <w:bookmarkStart w:id="375" w:name="_Toc462972570"/>
      <w:r w:rsidRPr="00582EBC">
        <w:t>Terms and Definitions</w:t>
      </w:r>
      <w:bookmarkEnd w:id="370"/>
      <w:bookmarkEnd w:id="371"/>
      <w:bookmarkEnd w:id="372"/>
      <w:bookmarkEnd w:id="373"/>
      <w:bookmarkEnd w:id="374"/>
      <w:bookmarkEnd w:id="375"/>
      <w:r w:rsidR="00582EBC" w:rsidRPr="00582EBC">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3"/>
        <w:gridCol w:w="7011"/>
      </w:tblGrid>
      <w:tr w:rsidR="00B65E8D" w14:paraId="0CE5483F" w14:textId="77777777" w:rsidTr="00577010">
        <w:trPr>
          <w:cantSplit/>
          <w:tblHeader/>
        </w:trPr>
        <w:tc>
          <w:tcPr>
            <w:tcW w:w="902" w:type="pct"/>
            <w:tcBorders>
              <w:left w:val="single" w:sz="6" w:space="0" w:color="auto"/>
              <w:bottom w:val="single" w:sz="12" w:space="0" w:color="auto"/>
              <w:right w:val="single" w:sz="6" w:space="0" w:color="auto"/>
            </w:tcBorders>
            <w:vAlign w:val="bottom"/>
          </w:tcPr>
          <w:p w14:paraId="0CE5483D" w14:textId="77777777" w:rsidR="00B65E8D" w:rsidRDefault="00B65E8D" w:rsidP="00577010">
            <w:pPr>
              <w:pStyle w:val="TableHeader"/>
            </w:pPr>
            <w:r>
              <w:t>Term</w:t>
            </w:r>
          </w:p>
        </w:tc>
        <w:tc>
          <w:tcPr>
            <w:tcW w:w="4098" w:type="pct"/>
            <w:tcBorders>
              <w:left w:val="single" w:sz="6" w:space="0" w:color="auto"/>
              <w:bottom w:val="single" w:sz="12" w:space="0" w:color="auto"/>
            </w:tcBorders>
            <w:vAlign w:val="bottom"/>
          </w:tcPr>
          <w:p w14:paraId="0CE5483E" w14:textId="77777777" w:rsidR="00B65E8D" w:rsidRDefault="00B65E8D" w:rsidP="00577010">
            <w:pPr>
              <w:pStyle w:val="TableHeader"/>
            </w:pPr>
            <w:r>
              <w:t>Definition</w:t>
            </w:r>
          </w:p>
        </w:tc>
      </w:tr>
      <w:tr w:rsidR="00B65E8D" w14:paraId="0CE54844" w14:textId="77777777" w:rsidTr="00577010">
        <w:trPr>
          <w:cantSplit/>
        </w:trPr>
        <w:tc>
          <w:tcPr>
            <w:tcW w:w="902" w:type="pct"/>
          </w:tcPr>
          <w:p w14:paraId="0CE54840" w14:textId="77777777" w:rsidR="0021137D" w:rsidRDefault="0021137D" w:rsidP="0021137D">
            <w:pPr>
              <w:pStyle w:val="Default"/>
              <w:rPr>
                <w:sz w:val="20"/>
                <w:szCs w:val="20"/>
              </w:rPr>
            </w:pPr>
            <w:r>
              <w:rPr>
                <w:sz w:val="20"/>
                <w:szCs w:val="20"/>
              </w:rPr>
              <w:t>MSS</w:t>
            </w:r>
          </w:p>
          <w:p w14:paraId="0CE54841" w14:textId="77777777" w:rsidR="00B65E8D" w:rsidRDefault="00B65E8D" w:rsidP="00577010">
            <w:pPr>
              <w:pStyle w:val="TableBody"/>
              <w:keepNext w:val="0"/>
              <w:keepLines w:val="0"/>
            </w:pPr>
          </w:p>
        </w:tc>
        <w:tc>
          <w:tcPr>
            <w:tcW w:w="4098" w:type="pct"/>
          </w:tcPr>
          <w:p w14:paraId="0CE54842" w14:textId="77777777" w:rsidR="0021137D" w:rsidRDefault="0021137D" w:rsidP="0021137D">
            <w:pPr>
              <w:pStyle w:val="Default"/>
              <w:rPr>
                <w:sz w:val="20"/>
                <w:szCs w:val="20"/>
              </w:rPr>
            </w:pPr>
            <w:r>
              <w:rPr>
                <w:sz w:val="20"/>
                <w:szCs w:val="20"/>
              </w:rPr>
              <w:t xml:space="preserve">Mobile Session Service </w:t>
            </w:r>
          </w:p>
          <w:p w14:paraId="0CE54843" w14:textId="77777777" w:rsidR="00B65E8D" w:rsidRDefault="00B65E8D" w:rsidP="00577010">
            <w:pPr>
              <w:pStyle w:val="TableBody"/>
              <w:keepNext w:val="0"/>
              <w:keepLines w:val="0"/>
            </w:pPr>
          </w:p>
        </w:tc>
      </w:tr>
      <w:tr w:rsidR="00B65E8D" w14:paraId="0CE54847" w14:textId="77777777" w:rsidTr="00577010">
        <w:trPr>
          <w:cantSplit/>
        </w:trPr>
        <w:tc>
          <w:tcPr>
            <w:tcW w:w="902" w:type="pct"/>
          </w:tcPr>
          <w:p w14:paraId="0CE54845" w14:textId="77777777" w:rsidR="00B65E8D" w:rsidRDefault="0021137D" w:rsidP="00577010">
            <w:pPr>
              <w:pStyle w:val="TableBody"/>
              <w:keepNext w:val="0"/>
              <w:keepLines w:val="0"/>
            </w:pPr>
            <w:r>
              <w:t>QCI</w:t>
            </w:r>
          </w:p>
        </w:tc>
        <w:tc>
          <w:tcPr>
            <w:tcW w:w="4098" w:type="pct"/>
          </w:tcPr>
          <w:p w14:paraId="0CE54846" w14:textId="77777777" w:rsidR="00B65E8D" w:rsidRDefault="0021137D" w:rsidP="00577010">
            <w:pPr>
              <w:pStyle w:val="TableBody"/>
              <w:keepNext w:val="0"/>
              <w:keepLines w:val="0"/>
            </w:pPr>
            <w:r>
              <w:t>QoS Class Identified</w:t>
            </w:r>
          </w:p>
        </w:tc>
      </w:tr>
      <w:tr w:rsidR="00B65E8D" w14:paraId="0CE5484A" w14:textId="77777777" w:rsidTr="00577010">
        <w:trPr>
          <w:cantSplit/>
        </w:trPr>
        <w:tc>
          <w:tcPr>
            <w:tcW w:w="902" w:type="pct"/>
          </w:tcPr>
          <w:p w14:paraId="0CE54848" w14:textId="77777777" w:rsidR="00B65E8D" w:rsidRDefault="0021137D" w:rsidP="00577010">
            <w:pPr>
              <w:pStyle w:val="TableBody"/>
              <w:keepNext w:val="0"/>
              <w:keepLines w:val="0"/>
            </w:pPr>
            <w:r>
              <w:t>CTL2</w:t>
            </w:r>
          </w:p>
        </w:tc>
        <w:tc>
          <w:tcPr>
            <w:tcW w:w="4098" w:type="pct"/>
          </w:tcPr>
          <w:p w14:paraId="0CE54849" w14:textId="77777777" w:rsidR="00B65E8D" w:rsidRPr="00262A55" w:rsidRDefault="0021137D" w:rsidP="00577010">
            <w:pPr>
              <w:pStyle w:val="TableBody"/>
              <w:keepNext w:val="0"/>
              <w:keepLines w:val="0"/>
            </w:pPr>
            <w:r>
              <w:t>CallTypeLevel2</w:t>
            </w:r>
          </w:p>
        </w:tc>
      </w:tr>
      <w:tr w:rsidR="00B65E8D" w14:paraId="0CE5484D" w14:textId="77777777" w:rsidTr="00577010">
        <w:trPr>
          <w:cantSplit/>
        </w:trPr>
        <w:tc>
          <w:tcPr>
            <w:tcW w:w="902" w:type="pct"/>
          </w:tcPr>
          <w:p w14:paraId="0CE5484B" w14:textId="77777777" w:rsidR="00B65E8D" w:rsidRDefault="0021137D" w:rsidP="00577010">
            <w:pPr>
              <w:pStyle w:val="TableBody"/>
              <w:keepNext w:val="0"/>
              <w:keepLines w:val="0"/>
            </w:pPr>
            <w:r>
              <w:t>QoS</w:t>
            </w:r>
          </w:p>
        </w:tc>
        <w:tc>
          <w:tcPr>
            <w:tcW w:w="4098" w:type="pct"/>
          </w:tcPr>
          <w:p w14:paraId="0CE5484C" w14:textId="77777777" w:rsidR="00B65E8D" w:rsidRDefault="0021137D" w:rsidP="00577010">
            <w:pPr>
              <w:pStyle w:val="TableBody"/>
              <w:keepNext w:val="0"/>
              <w:keepLines w:val="0"/>
            </w:pPr>
            <w:r>
              <w:t>Quality of Service</w:t>
            </w:r>
          </w:p>
        </w:tc>
      </w:tr>
      <w:tr w:rsidR="00B65E8D" w14:paraId="0CE54850" w14:textId="77777777" w:rsidTr="00577010">
        <w:trPr>
          <w:cantSplit/>
        </w:trPr>
        <w:tc>
          <w:tcPr>
            <w:tcW w:w="902" w:type="pct"/>
          </w:tcPr>
          <w:p w14:paraId="0CE5484E" w14:textId="77777777" w:rsidR="00B65E8D" w:rsidRDefault="00335FF8" w:rsidP="00577010">
            <w:pPr>
              <w:pStyle w:val="TableBody"/>
              <w:keepNext w:val="0"/>
              <w:keepLines w:val="0"/>
            </w:pPr>
            <w:r>
              <w:t>APN</w:t>
            </w:r>
          </w:p>
        </w:tc>
        <w:tc>
          <w:tcPr>
            <w:tcW w:w="4098" w:type="pct"/>
          </w:tcPr>
          <w:p w14:paraId="0CE5484F" w14:textId="77777777" w:rsidR="00B65E8D" w:rsidRDefault="00335FF8" w:rsidP="00577010">
            <w:pPr>
              <w:pStyle w:val="TableBody"/>
              <w:keepNext w:val="0"/>
              <w:keepLines w:val="0"/>
            </w:pPr>
            <w:r>
              <w:t>Access Point Name</w:t>
            </w:r>
          </w:p>
        </w:tc>
      </w:tr>
      <w:tr w:rsidR="00335FF8" w14:paraId="0CE54853" w14:textId="77777777" w:rsidTr="00577010">
        <w:trPr>
          <w:cantSplit/>
        </w:trPr>
        <w:tc>
          <w:tcPr>
            <w:tcW w:w="902" w:type="pct"/>
          </w:tcPr>
          <w:p w14:paraId="0CE54851" w14:textId="77777777" w:rsidR="00335FF8" w:rsidRDefault="00335FF8" w:rsidP="00577010">
            <w:pPr>
              <w:pStyle w:val="TableBody"/>
              <w:keepNext w:val="0"/>
              <w:keepLines w:val="0"/>
            </w:pPr>
            <w:r>
              <w:t>APN-NI</w:t>
            </w:r>
          </w:p>
        </w:tc>
        <w:tc>
          <w:tcPr>
            <w:tcW w:w="4098" w:type="pct"/>
          </w:tcPr>
          <w:p w14:paraId="0CE54852" w14:textId="77777777" w:rsidR="00335FF8" w:rsidRDefault="00335FF8" w:rsidP="00577010">
            <w:pPr>
              <w:pStyle w:val="TableBody"/>
              <w:keepNext w:val="0"/>
              <w:keepLines w:val="0"/>
            </w:pPr>
            <w:r>
              <w:t>APN Network Identifier</w:t>
            </w:r>
          </w:p>
        </w:tc>
      </w:tr>
      <w:tr w:rsidR="00335FF8" w14:paraId="0CE54856" w14:textId="77777777" w:rsidTr="00577010">
        <w:trPr>
          <w:cantSplit/>
        </w:trPr>
        <w:tc>
          <w:tcPr>
            <w:tcW w:w="902" w:type="pct"/>
          </w:tcPr>
          <w:p w14:paraId="0CE54854" w14:textId="77777777" w:rsidR="00335FF8" w:rsidRDefault="00335FF8" w:rsidP="00335FF8">
            <w:pPr>
              <w:pStyle w:val="TableBody"/>
              <w:keepNext w:val="0"/>
              <w:keepLines w:val="0"/>
            </w:pPr>
            <w:r>
              <w:t>APN-OI</w:t>
            </w:r>
          </w:p>
        </w:tc>
        <w:tc>
          <w:tcPr>
            <w:tcW w:w="4098" w:type="pct"/>
          </w:tcPr>
          <w:p w14:paraId="0CE54855" w14:textId="77777777" w:rsidR="00335FF8" w:rsidRDefault="00335FF8" w:rsidP="00335FF8">
            <w:pPr>
              <w:pStyle w:val="TableBody"/>
              <w:keepNext w:val="0"/>
              <w:keepLines w:val="0"/>
            </w:pPr>
            <w:r>
              <w:t>APN Operator Identifier</w:t>
            </w:r>
          </w:p>
        </w:tc>
      </w:tr>
      <w:tr w:rsidR="00335FF8" w14:paraId="0CE54859" w14:textId="77777777" w:rsidTr="00577010">
        <w:trPr>
          <w:cantSplit/>
        </w:trPr>
        <w:tc>
          <w:tcPr>
            <w:tcW w:w="902" w:type="pct"/>
          </w:tcPr>
          <w:p w14:paraId="0CE54857" w14:textId="77777777" w:rsidR="00335FF8" w:rsidRDefault="00F7042F" w:rsidP="00335FF8">
            <w:pPr>
              <w:pStyle w:val="TableBody"/>
              <w:keepNext w:val="0"/>
              <w:keepLines w:val="0"/>
            </w:pPr>
            <w:r>
              <w:t>IDD</w:t>
            </w:r>
          </w:p>
        </w:tc>
        <w:tc>
          <w:tcPr>
            <w:tcW w:w="4098" w:type="pct"/>
          </w:tcPr>
          <w:p w14:paraId="0CE54858" w14:textId="77777777" w:rsidR="00335FF8" w:rsidRDefault="00F7042F" w:rsidP="00335FF8">
            <w:pPr>
              <w:pStyle w:val="TableBody"/>
              <w:keepNext w:val="0"/>
              <w:keepLines w:val="0"/>
            </w:pPr>
            <w:r>
              <w:t>Interface Document Design</w:t>
            </w:r>
          </w:p>
        </w:tc>
      </w:tr>
      <w:tr w:rsidR="00535517" w14:paraId="0CE5485C" w14:textId="77777777" w:rsidTr="00577010">
        <w:trPr>
          <w:cantSplit/>
        </w:trPr>
        <w:tc>
          <w:tcPr>
            <w:tcW w:w="902" w:type="pct"/>
          </w:tcPr>
          <w:p w14:paraId="0CE5485A" w14:textId="77777777" w:rsidR="00535517" w:rsidRDefault="00535517" w:rsidP="00535517">
            <w:pPr>
              <w:pStyle w:val="TableBody"/>
              <w:keepNext w:val="0"/>
              <w:keepLines w:val="0"/>
            </w:pPr>
            <w:r>
              <w:t>OUTD</w:t>
            </w:r>
          </w:p>
        </w:tc>
        <w:tc>
          <w:tcPr>
            <w:tcW w:w="4098" w:type="pct"/>
          </w:tcPr>
          <w:p w14:paraId="0CE5485B" w14:textId="77777777" w:rsidR="00535517" w:rsidRDefault="00535517" w:rsidP="00535517">
            <w:pPr>
              <w:pStyle w:val="TableBody"/>
              <w:keepNext w:val="0"/>
              <w:keepLines w:val="0"/>
            </w:pPr>
            <w:r>
              <w:t>Outcollect Unrated Data interface (NDC</w:t>
            </w:r>
            <w:r>
              <w:sym w:font="Wingdings" w:char="F0E0"/>
            </w:r>
            <w:r>
              <w:t>APRM)</w:t>
            </w:r>
          </w:p>
        </w:tc>
      </w:tr>
      <w:tr w:rsidR="00535517" w14:paraId="0CE5485F" w14:textId="77777777" w:rsidTr="00577010">
        <w:trPr>
          <w:cantSplit/>
        </w:trPr>
        <w:tc>
          <w:tcPr>
            <w:tcW w:w="902" w:type="pct"/>
          </w:tcPr>
          <w:p w14:paraId="0CE5485D" w14:textId="77777777" w:rsidR="00535517" w:rsidRDefault="00535517" w:rsidP="00535517">
            <w:pPr>
              <w:pStyle w:val="TableBody"/>
              <w:keepNext w:val="0"/>
              <w:keepLines w:val="0"/>
            </w:pPr>
            <w:r>
              <w:t>DISP</w:t>
            </w:r>
          </w:p>
        </w:tc>
        <w:tc>
          <w:tcPr>
            <w:tcW w:w="4098" w:type="pct"/>
          </w:tcPr>
          <w:p w14:paraId="0CE5485E" w14:textId="77777777" w:rsidR="00535517" w:rsidRDefault="00535517" w:rsidP="00535517">
            <w:pPr>
              <w:pStyle w:val="TableBody"/>
              <w:keepNext w:val="0"/>
              <w:keepLines w:val="0"/>
            </w:pPr>
            <w:r>
              <w:t>Outcollect Rated Data Interface (APRM</w:t>
            </w:r>
            <w:r>
              <w:sym w:font="Wingdings" w:char="F0E0"/>
            </w:r>
            <w:r>
              <w:t>ARCM)</w:t>
            </w:r>
          </w:p>
        </w:tc>
      </w:tr>
      <w:tr w:rsidR="00535517" w14:paraId="0CE54862" w14:textId="77777777" w:rsidTr="00535517">
        <w:trPr>
          <w:cantSplit/>
        </w:trPr>
        <w:tc>
          <w:tcPr>
            <w:tcW w:w="902" w:type="pct"/>
            <w:tcBorders>
              <w:top w:val="single" w:sz="4" w:space="0" w:color="auto"/>
              <w:left w:val="single" w:sz="4" w:space="0" w:color="auto"/>
              <w:bottom w:val="single" w:sz="4" w:space="0" w:color="auto"/>
              <w:right w:val="single" w:sz="4" w:space="0" w:color="auto"/>
            </w:tcBorders>
          </w:tcPr>
          <w:p w14:paraId="0CE54860" w14:textId="77777777" w:rsidR="00535517" w:rsidRDefault="00535517" w:rsidP="00D1539F">
            <w:pPr>
              <w:pStyle w:val="TableBody"/>
              <w:keepNext w:val="0"/>
              <w:keepLines w:val="0"/>
            </w:pPr>
            <w:r>
              <w:t>OUTS</w:t>
            </w:r>
          </w:p>
        </w:tc>
        <w:tc>
          <w:tcPr>
            <w:tcW w:w="4098" w:type="pct"/>
            <w:tcBorders>
              <w:top w:val="single" w:sz="4" w:space="0" w:color="auto"/>
              <w:left w:val="single" w:sz="4" w:space="0" w:color="auto"/>
              <w:bottom w:val="single" w:sz="4" w:space="0" w:color="auto"/>
              <w:right w:val="single" w:sz="4" w:space="0" w:color="auto"/>
            </w:tcBorders>
          </w:tcPr>
          <w:p w14:paraId="0CE54861" w14:textId="77777777" w:rsidR="00535517" w:rsidRDefault="00535517" w:rsidP="00D1539F">
            <w:pPr>
              <w:pStyle w:val="TableBody"/>
              <w:keepNext w:val="0"/>
              <w:keepLines w:val="0"/>
            </w:pPr>
            <w:r>
              <w:t>Outcollect Summary Interface (ARCM</w:t>
            </w:r>
            <w:r>
              <w:sym w:font="Wingdings" w:char="F0E0"/>
            </w:r>
            <w:r>
              <w:t>APRM)</w:t>
            </w:r>
          </w:p>
        </w:tc>
      </w:tr>
      <w:tr w:rsidR="00535517" w14:paraId="0CE54865" w14:textId="77777777" w:rsidTr="00D1539F">
        <w:trPr>
          <w:cantSplit/>
        </w:trPr>
        <w:tc>
          <w:tcPr>
            <w:tcW w:w="902" w:type="pct"/>
          </w:tcPr>
          <w:p w14:paraId="0CE54863" w14:textId="77777777" w:rsidR="00535517" w:rsidRDefault="00535517" w:rsidP="00D1539F">
            <w:pPr>
              <w:pStyle w:val="TableBody"/>
              <w:keepNext w:val="0"/>
              <w:keepLines w:val="0"/>
            </w:pPr>
            <w:r>
              <w:t>INCS</w:t>
            </w:r>
          </w:p>
        </w:tc>
        <w:tc>
          <w:tcPr>
            <w:tcW w:w="4098" w:type="pct"/>
          </w:tcPr>
          <w:p w14:paraId="0CE54864" w14:textId="77777777" w:rsidR="00535517" w:rsidRDefault="00535517" w:rsidP="00D1539F">
            <w:pPr>
              <w:pStyle w:val="TableBody"/>
              <w:keepNext w:val="0"/>
              <w:keepLines w:val="0"/>
            </w:pPr>
            <w:r>
              <w:t>Incollect Summary Interface (ARCM</w:t>
            </w:r>
            <w:r>
              <w:sym w:font="Wingdings" w:char="F0E0"/>
            </w:r>
            <w:r>
              <w:t>APRM)</w:t>
            </w:r>
          </w:p>
        </w:tc>
      </w:tr>
      <w:tr w:rsidR="007769A1" w14:paraId="0CE54868" w14:textId="77777777" w:rsidTr="00D1539F">
        <w:trPr>
          <w:cantSplit/>
        </w:trPr>
        <w:tc>
          <w:tcPr>
            <w:tcW w:w="902" w:type="pct"/>
          </w:tcPr>
          <w:p w14:paraId="0CE54866" w14:textId="77777777" w:rsidR="007769A1" w:rsidRDefault="007769A1" w:rsidP="00D1539F">
            <w:pPr>
              <w:pStyle w:val="TableBody"/>
              <w:keepNext w:val="0"/>
              <w:keepLines w:val="0"/>
            </w:pPr>
            <w:r>
              <w:t>VoLTE</w:t>
            </w:r>
          </w:p>
        </w:tc>
        <w:tc>
          <w:tcPr>
            <w:tcW w:w="4098" w:type="pct"/>
          </w:tcPr>
          <w:p w14:paraId="0CE54867" w14:textId="77777777" w:rsidR="007769A1" w:rsidRDefault="007769A1" w:rsidP="00D1539F">
            <w:pPr>
              <w:pStyle w:val="TableBody"/>
              <w:keepNext w:val="0"/>
              <w:keepLines w:val="0"/>
            </w:pPr>
            <w:r>
              <w:t>Voice Over LTE</w:t>
            </w:r>
          </w:p>
        </w:tc>
      </w:tr>
      <w:tr w:rsidR="007769A1" w14:paraId="0CE5486B" w14:textId="77777777" w:rsidTr="00D1539F">
        <w:trPr>
          <w:cantSplit/>
        </w:trPr>
        <w:tc>
          <w:tcPr>
            <w:tcW w:w="902" w:type="pct"/>
          </w:tcPr>
          <w:p w14:paraId="0CE54869" w14:textId="77777777" w:rsidR="007769A1" w:rsidRDefault="007769A1" w:rsidP="00D1539F">
            <w:pPr>
              <w:pStyle w:val="TableBody"/>
              <w:keepNext w:val="0"/>
              <w:keepLines w:val="0"/>
            </w:pPr>
            <w:r>
              <w:t>LTE</w:t>
            </w:r>
          </w:p>
        </w:tc>
        <w:tc>
          <w:tcPr>
            <w:tcW w:w="4098" w:type="pct"/>
          </w:tcPr>
          <w:p w14:paraId="0CE5486A" w14:textId="77777777" w:rsidR="007769A1" w:rsidRDefault="007769A1" w:rsidP="00D1539F">
            <w:pPr>
              <w:pStyle w:val="TableBody"/>
              <w:keepNext w:val="0"/>
              <w:keepLines w:val="0"/>
            </w:pPr>
            <w:r>
              <w:t>Long Term Evolution</w:t>
            </w:r>
          </w:p>
        </w:tc>
      </w:tr>
      <w:tr w:rsidR="00507095" w14:paraId="0CE5486E" w14:textId="77777777" w:rsidTr="00D1539F">
        <w:trPr>
          <w:cantSplit/>
        </w:trPr>
        <w:tc>
          <w:tcPr>
            <w:tcW w:w="902" w:type="pct"/>
          </w:tcPr>
          <w:p w14:paraId="0CE5486C" w14:textId="77777777" w:rsidR="00507095" w:rsidRDefault="003D7395" w:rsidP="00D1539F">
            <w:pPr>
              <w:pStyle w:val="TableBody"/>
              <w:keepNext w:val="0"/>
              <w:keepLines w:val="0"/>
            </w:pPr>
            <w:r>
              <w:t>HPMN</w:t>
            </w:r>
          </w:p>
        </w:tc>
        <w:tc>
          <w:tcPr>
            <w:tcW w:w="4098" w:type="pct"/>
          </w:tcPr>
          <w:p w14:paraId="0CE5486D" w14:textId="77777777" w:rsidR="00507095" w:rsidRDefault="00765482" w:rsidP="00D1539F">
            <w:pPr>
              <w:pStyle w:val="TableBody"/>
              <w:keepNext w:val="0"/>
              <w:keepLines w:val="0"/>
            </w:pPr>
            <w:r>
              <w:t>ARCM component responsible for outbound roaming processing</w:t>
            </w:r>
          </w:p>
        </w:tc>
      </w:tr>
      <w:tr w:rsidR="003D7395" w14:paraId="0CE54871" w14:textId="77777777" w:rsidTr="00D1539F">
        <w:trPr>
          <w:cantSplit/>
        </w:trPr>
        <w:tc>
          <w:tcPr>
            <w:tcW w:w="902" w:type="pct"/>
          </w:tcPr>
          <w:p w14:paraId="0CE5486F" w14:textId="77777777" w:rsidR="003D7395" w:rsidRDefault="003D7395" w:rsidP="00D1539F">
            <w:pPr>
              <w:pStyle w:val="TableBody"/>
              <w:keepNext w:val="0"/>
              <w:keepLines w:val="0"/>
            </w:pPr>
            <w:r>
              <w:t>VPMN</w:t>
            </w:r>
          </w:p>
        </w:tc>
        <w:tc>
          <w:tcPr>
            <w:tcW w:w="4098" w:type="pct"/>
          </w:tcPr>
          <w:p w14:paraId="0CE54870" w14:textId="77777777" w:rsidR="003D7395" w:rsidRDefault="00765482" w:rsidP="00D1539F">
            <w:pPr>
              <w:pStyle w:val="TableBody"/>
              <w:keepNext w:val="0"/>
              <w:keepLines w:val="0"/>
            </w:pPr>
            <w:r>
              <w:t>ARCM component responsible for inbound roaming processing</w:t>
            </w:r>
          </w:p>
        </w:tc>
      </w:tr>
    </w:tbl>
    <w:p w14:paraId="0CE54872" w14:textId="77777777" w:rsidR="00FD5BCF" w:rsidRDefault="00FD5BCF" w:rsidP="00FD5BCF">
      <w:pPr>
        <w:pStyle w:val="BodyText"/>
      </w:pPr>
    </w:p>
    <w:p w14:paraId="0CE54873" w14:textId="77777777" w:rsidR="00C2266A" w:rsidRDefault="00C2266A" w:rsidP="00FD5BCF">
      <w:pPr>
        <w:pStyle w:val="BodyText"/>
        <w:sectPr w:rsidR="00C2266A" w:rsidSect="00E56D03">
          <w:headerReference w:type="even" r:id="rId28"/>
          <w:headerReference w:type="default" r:id="rId29"/>
          <w:footerReference w:type="even" r:id="rId30"/>
          <w:footerReference w:type="default" r:id="rId31"/>
          <w:headerReference w:type="first" r:id="rId32"/>
          <w:footerReference w:type="first" r:id="rId33"/>
          <w:pgSz w:w="12240" w:h="15840" w:code="1"/>
          <w:pgMar w:top="1152" w:right="1771" w:bottom="1152" w:left="1771" w:header="1008" w:footer="1008" w:gutter="360"/>
          <w:pgNumType w:start="1"/>
          <w:cols w:space="708"/>
          <w:titlePg/>
          <w:docGrid w:linePitch="360"/>
        </w:sectPr>
      </w:pPr>
    </w:p>
    <w:p w14:paraId="0CE54874" w14:textId="77777777" w:rsidR="00D87AE5" w:rsidRPr="00136C49" w:rsidRDefault="00FE32E5" w:rsidP="00FD5BCF">
      <w:pPr>
        <w:pStyle w:val="Heading1"/>
      </w:pPr>
      <w:bookmarkStart w:id="376" w:name="_Toc521639065"/>
      <w:bookmarkStart w:id="377" w:name="_Toc33505765"/>
      <w:bookmarkStart w:id="378" w:name="_Toc68250356"/>
      <w:bookmarkStart w:id="379" w:name="_Toc462972571"/>
      <w:r w:rsidRPr="00136C49">
        <w:lastRenderedPageBreak/>
        <w:t>Requirement</w:t>
      </w:r>
      <w:bookmarkEnd w:id="376"/>
      <w:bookmarkEnd w:id="377"/>
      <w:bookmarkEnd w:id="378"/>
      <w:r w:rsidR="00641C40" w:rsidRPr="00136C49">
        <w:t>s</w:t>
      </w:r>
      <w:bookmarkEnd w:id="379"/>
    </w:p>
    <w:p w14:paraId="0CE54875" w14:textId="77777777" w:rsidR="00801544" w:rsidRPr="00136C49" w:rsidRDefault="00801544" w:rsidP="00FD5BCF">
      <w:pPr>
        <w:pStyle w:val="Heading2"/>
      </w:pPr>
      <w:bookmarkStart w:id="380" w:name="_Toc475252578"/>
      <w:bookmarkStart w:id="381" w:name="_Toc508682775"/>
      <w:bookmarkStart w:id="382" w:name="_Toc521639066"/>
      <w:bookmarkStart w:id="383" w:name="_Toc33505766"/>
      <w:bookmarkStart w:id="384" w:name="_Toc68250357"/>
      <w:bookmarkStart w:id="385" w:name="_Toc462972572"/>
      <w:r w:rsidRPr="00136C49">
        <w:t>Current Functionality</w:t>
      </w:r>
      <w:bookmarkEnd w:id="380"/>
      <w:bookmarkEnd w:id="381"/>
      <w:bookmarkEnd w:id="382"/>
      <w:bookmarkEnd w:id="383"/>
      <w:bookmarkEnd w:id="384"/>
      <w:bookmarkEnd w:id="385"/>
    </w:p>
    <w:p w14:paraId="0CE54876" w14:textId="77777777" w:rsidR="00C4546D" w:rsidRDefault="00C4546D" w:rsidP="00FD5BCF">
      <w:pPr>
        <w:pStyle w:val="Heading3"/>
      </w:pPr>
      <w:bookmarkStart w:id="386" w:name="_Toc462972573"/>
      <w:bookmarkStart w:id="387" w:name="_Toc475252579"/>
      <w:bookmarkStart w:id="388" w:name="_Toc508682776"/>
      <w:bookmarkStart w:id="389" w:name="_Toc521639067"/>
      <w:bookmarkStart w:id="390" w:name="_Toc33505767"/>
      <w:bookmarkStart w:id="391" w:name="_Toc68250358"/>
      <w:r w:rsidRPr="00136C49">
        <w:t>Current Functionality</w:t>
      </w:r>
      <w:bookmarkEnd w:id="386"/>
    </w:p>
    <w:p w14:paraId="0CE54877" w14:textId="77777777" w:rsidR="00032848" w:rsidRPr="00032848" w:rsidRDefault="00032848" w:rsidP="00032848">
      <w:pPr>
        <w:ind w:left="1440"/>
        <w:rPr>
          <w:rFonts w:asciiTheme="majorBidi" w:hAnsiTheme="majorBidi" w:cstheme="majorBidi"/>
          <w:szCs w:val="24"/>
        </w:rPr>
      </w:pPr>
      <w:r w:rsidRPr="00032848">
        <w:rPr>
          <w:rFonts w:asciiTheme="majorBidi" w:hAnsiTheme="majorBidi" w:cstheme="majorBidi"/>
          <w:szCs w:val="24"/>
        </w:rPr>
        <w:t>There are a number of VoLTE projects (e.g. Enablement, Reporting, Device Enablement, and Commercialization) that have or will have laid the groundwork for the Commercialization of VoLTE in 2017.  Currently, USCC customers are unable to roam on another carrier’s VoLTE network and customers from other carriers are unable to roam on USCC’s VoLTE network.</w:t>
      </w:r>
    </w:p>
    <w:p w14:paraId="0CE54878" w14:textId="77777777" w:rsidR="00032848" w:rsidRPr="00032848" w:rsidRDefault="00032848" w:rsidP="00032848">
      <w:pPr>
        <w:ind w:left="1440"/>
        <w:rPr>
          <w:rFonts w:asciiTheme="majorBidi" w:hAnsiTheme="majorBidi" w:cstheme="majorBidi"/>
          <w:color w:val="000000" w:themeColor="text1"/>
        </w:rPr>
      </w:pPr>
      <w:r w:rsidRPr="00032848">
        <w:rPr>
          <w:rFonts w:asciiTheme="majorBidi" w:hAnsiTheme="majorBidi" w:cstheme="majorBidi"/>
          <w:color w:val="000000" w:themeColor="text1"/>
        </w:rPr>
        <w:t xml:space="preserve">Current State: </w:t>
      </w:r>
    </w:p>
    <w:p w14:paraId="0CE54879" w14:textId="77777777" w:rsidR="00032848" w:rsidRPr="00032848" w:rsidRDefault="00032848" w:rsidP="00FD44D0">
      <w:pPr>
        <w:numPr>
          <w:ilvl w:val="0"/>
          <w:numId w:val="25"/>
        </w:numPr>
        <w:ind w:left="1800"/>
        <w:rPr>
          <w:rFonts w:asciiTheme="majorBidi" w:hAnsiTheme="majorBidi" w:cstheme="majorBidi"/>
          <w:color w:val="000000"/>
        </w:rPr>
      </w:pPr>
      <w:r w:rsidRPr="00032848">
        <w:rPr>
          <w:rFonts w:asciiTheme="majorBidi" w:hAnsiTheme="majorBidi" w:cstheme="majorBidi"/>
          <w:color w:val="000000"/>
        </w:rPr>
        <w:t>TMo has nationwide VoLTE and nearly 40% of calls made on the TMo network are on VoLTE (as of December 2015)</w:t>
      </w:r>
    </w:p>
    <w:p w14:paraId="0CE5487A" w14:textId="77777777" w:rsidR="00032848" w:rsidRPr="00032848" w:rsidRDefault="00032848" w:rsidP="00FD44D0">
      <w:pPr>
        <w:numPr>
          <w:ilvl w:val="0"/>
          <w:numId w:val="25"/>
        </w:numPr>
        <w:ind w:left="1800"/>
        <w:rPr>
          <w:rFonts w:asciiTheme="majorBidi" w:hAnsiTheme="majorBidi" w:cstheme="majorBidi"/>
          <w:color w:val="000000"/>
        </w:rPr>
      </w:pPr>
      <w:r w:rsidRPr="00032848">
        <w:rPr>
          <w:rFonts w:asciiTheme="majorBidi" w:hAnsiTheme="majorBidi" w:cstheme="majorBidi"/>
          <w:color w:val="000000"/>
        </w:rPr>
        <w:t>AT&amp;T has deployed VoLTE in 30 U.S. states (as of December 2015)</w:t>
      </w:r>
    </w:p>
    <w:p w14:paraId="0CE5487B" w14:textId="77777777" w:rsidR="00032848" w:rsidRPr="00032848" w:rsidRDefault="00032848" w:rsidP="00FD44D0">
      <w:pPr>
        <w:numPr>
          <w:ilvl w:val="0"/>
          <w:numId w:val="25"/>
        </w:numPr>
        <w:ind w:left="1800"/>
        <w:rPr>
          <w:rFonts w:asciiTheme="majorBidi" w:hAnsiTheme="majorBidi" w:cstheme="majorBidi"/>
          <w:color w:val="000000"/>
        </w:rPr>
      </w:pPr>
      <w:r w:rsidRPr="00032848">
        <w:rPr>
          <w:rFonts w:asciiTheme="majorBidi" w:hAnsiTheme="majorBidi" w:cstheme="majorBidi"/>
          <w:color w:val="000000"/>
        </w:rPr>
        <w:t>TMo and AT&amp;T launched video calling in 2015</w:t>
      </w:r>
    </w:p>
    <w:p w14:paraId="0CE5487C" w14:textId="77777777" w:rsidR="00032848" w:rsidRPr="00032848" w:rsidRDefault="00032848" w:rsidP="00FD44D0">
      <w:pPr>
        <w:numPr>
          <w:ilvl w:val="0"/>
          <w:numId w:val="25"/>
        </w:numPr>
        <w:ind w:left="1800"/>
        <w:rPr>
          <w:rFonts w:asciiTheme="majorBidi" w:hAnsiTheme="majorBidi" w:cstheme="majorBidi"/>
          <w:color w:val="000000"/>
        </w:rPr>
      </w:pPr>
      <w:r w:rsidRPr="00032848">
        <w:rPr>
          <w:rFonts w:asciiTheme="majorBidi" w:hAnsiTheme="majorBidi" w:cstheme="majorBidi"/>
          <w:color w:val="000000"/>
        </w:rPr>
        <w:t>Verizon launched voice and video service nationwide in 2015 and has over 4 million customers using VoLTE (as of August 2015)</w:t>
      </w:r>
    </w:p>
    <w:p w14:paraId="0CE5487D" w14:textId="77777777" w:rsidR="00032848" w:rsidRPr="00032848" w:rsidRDefault="00032848" w:rsidP="00FD44D0">
      <w:pPr>
        <w:numPr>
          <w:ilvl w:val="0"/>
          <w:numId w:val="25"/>
        </w:numPr>
        <w:ind w:left="1800"/>
        <w:rPr>
          <w:rFonts w:asciiTheme="majorBidi" w:hAnsiTheme="majorBidi" w:cstheme="majorBidi"/>
          <w:color w:val="000000"/>
        </w:rPr>
      </w:pPr>
      <w:r w:rsidRPr="00032848">
        <w:rPr>
          <w:rFonts w:asciiTheme="majorBidi" w:hAnsiTheme="majorBidi" w:cstheme="majorBidi"/>
          <w:color w:val="000000"/>
        </w:rPr>
        <w:t xml:space="preserve">Sprint is expected to lag TMo, AT&amp;T and Verizon.  They have yet to publicly announce a launch date.  </w:t>
      </w:r>
    </w:p>
    <w:p w14:paraId="0CE5487E" w14:textId="77777777" w:rsidR="00032848" w:rsidRPr="00032848" w:rsidRDefault="00032848" w:rsidP="00FD44D0">
      <w:pPr>
        <w:numPr>
          <w:ilvl w:val="0"/>
          <w:numId w:val="25"/>
        </w:numPr>
        <w:ind w:left="1800"/>
        <w:rPr>
          <w:rFonts w:asciiTheme="majorBidi" w:hAnsiTheme="majorBidi" w:cstheme="majorBidi"/>
          <w:color w:val="000000"/>
        </w:rPr>
      </w:pPr>
      <w:r w:rsidRPr="00032848">
        <w:rPr>
          <w:rFonts w:asciiTheme="majorBidi" w:hAnsiTheme="majorBidi" w:cstheme="majorBidi"/>
          <w:color w:val="000000"/>
        </w:rPr>
        <w:t>USCC is currently conducting a VoLTE trial and is expected to commercially deploy VoLTE in IA in early 2017</w:t>
      </w:r>
    </w:p>
    <w:p w14:paraId="0CE5487F" w14:textId="77777777" w:rsidR="00032848" w:rsidRPr="00032848" w:rsidRDefault="00032848" w:rsidP="00032848">
      <w:pPr>
        <w:pStyle w:val="BodyText"/>
      </w:pPr>
    </w:p>
    <w:p w14:paraId="0CE54880" w14:textId="77777777" w:rsidR="00C4546D" w:rsidRDefault="00C4546D" w:rsidP="00FD5BCF">
      <w:pPr>
        <w:pStyle w:val="Heading3"/>
      </w:pPr>
      <w:bookmarkStart w:id="392" w:name="_Toc462972574"/>
      <w:r w:rsidRPr="00136C49">
        <w:t>Reasons for Change</w:t>
      </w:r>
      <w:bookmarkEnd w:id="392"/>
    </w:p>
    <w:p w14:paraId="0CE54881" w14:textId="77777777" w:rsidR="00032848" w:rsidRPr="00032848" w:rsidRDefault="00032848" w:rsidP="00032848">
      <w:pPr>
        <w:ind w:left="1440"/>
        <w:rPr>
          <w:rFonts w:asciiTheme="majorBidi" w:hAnsiTheme="majorBidi" w:cstheme="majorBidi"/>
          <w:szCs w:val="24"/>
        </w:rPr>
      </w:pPr>
      <w:r w:rsidRPr="00032848">
        <w:rPr>
          <w:rFonts w:asciiTheme="majorBidi" w:hAnsiTheme="majorBidi" w:cstheme="majorBidi"/>
          <w:szCs w:val="24"/>
        </w:rPr>
        <w:t>USCC® is looking to invest in the future by protecting/growing our inbound roaming revenue stream as well as offering our subscribers a VoLTE experience on a national scale. The VoLTE Commercialization project is slated to complete Iowa in early 2017 (commercial launch) with other markets to follow thereafter. The project enables US Cellular® to develop relationships with new partners (GSM carriers) and also gives us better leverage to negotiate competitive roaming agreements with existing partners. Offering VoLTE is imperative to our ability to negotiate favorable pass-thru rates.</w:t>
      </w:r>
    </w:p>
    <w:p w14:paraId="0CE54882" w14:textId="77777777" w:rsidR="00032848" w:rsidRPr="00032848" w:rsidRDefault="00032848" w:rsidP="00032848">
      <w:pPr>
        <w:rPr>
          <w:rFonts w:asciiTheme="majorBidi" w:hAnsiTheme="majorBidi" w:cstheme="majorBidi"/>
          <w:szCs w:val="24"/>
        </w:rPr>
      </w:pPr>
    </w:p>
    <w:p w14:paraId="0CE54883" w14:textId="77777777" w:rsidR="00C4546D" w:rsidRDefault="00C4546D" w:rsidP="00C2266A">
      <w:pPr>
        <w:pStyle w:val="Heading3"/>
      </w:pPr>
      <w:bookmarkStart w:id="393" w:name="_Toc462972575"/>
      <w:r w:rsidRPr="00136C49">
        <w:t>Business Impact</w:t>
      </w:r>
      <w:bookmarkEnd w:id="393"/>
    </w:p>
    <w:p w14:paraId="0CE54884" w14:textId="77777777" w:rsidR="00032848" w:rsidRPr="00032848" w:rsidRDefault="00032848" w:rsidP="00032848">
      <w:pPr>
        <w:ind w:left="1440"/>
        <w:rPr>
          <w:rFonts w:asciiTheme="majorBidi" w:hAnsiTheme="majorBidi" w:cstheme="majorBidi"/>
          <w:szCs w:val="24"/>
        </w:rPr>
      </w:pPr>
      <w:r w:rsidRPr="00032848">
        <w:rPr>
          <w:rFonts w:asciiTheme="majorBidi" w:hAnsiTheme="majorBidi" w:cstheme="majorBidi"/>
          <w:szCs w:val="24"/>
        </w:rPr>
        <w:t>The key objectives are to protect/grow our inbound roaming revenue stream for customers on the VoLTE network, as well as to provide a positive customer experience at a low pass thru rate for our own subscribers</w:t>
      </w:r>
    </w:p>
    <w:p w14:paraId="0CE54885" w14:textId="77777777" w:rsidR="00032848" w:rsidRPr="00032848" w:rsidRDefault="00032848" w:rsidP="00FD44D0">
      <w:pPr>
        <w:numPr>
          <w:ilvl w:val="0"/>
          <w:numId w:val="25"/>
        </w:numPr>
        <w:ind w:left="1800"/>
        <w:rPr>
          <w:rFonts w:asciiTheme="majorBidi" w:hAnsiTheme="majorBidi" w:cstheme="majorBidi"/>
          <w:color w:val="000000"/>
        </w:rPr>
      </w:pPr>
      <w:r w:rsidRPr="00032848">
        <w:rPr>
          <w:rFonts w:asciiTheme="majorBidi" w:hAnsiTheme="majorBidi" w:cstheme="majorBidi"/>
          <w:color w:val="000000"/>
        </w:rPr>
        <w:t xml:space="preserve">Protect VZW and Sprint inbound roaming revenue streams as those carriers evolve their own ecosystems to a VoLTE solution </w:t>
      </w:r>
    </w:p>
    <w:p w14:paraId="0CE54886" w14:textId="77777777" w:rsidR="00032848" w:rsidRPr="00032848" w:rsidRDefault="00032848" w:rsidP="00FD44D0">
      <w:pPr>
        <w:numPr>
          <w:ilvl w:val="0"/>
          <w:numId w:val="25"/>
        </w:numPr>
        <w:ind w:left="1800"/>
        <w:rPr>
          <w:rFonts w:asciiTheme="majorBidi" w:hAnsiTheme="majorBidi" w:cstheme="majorBidi"/>
          <w:color w:val="000000"/>
        </w:rPr>
      </w:pPr>
      <w:r w:rsidRPr="00032848">
        <w:rPr>
          <w:rFonts w:asciiTheme="majorBidi" w:hAnsiTheme="majorBidi" w:cstheme="majorBidi"/>
          <w:color w:val="000000"/>
        </w:rPr>
        <w:t>Potential for AT&amp;T and TMO to place substantial traffic on our network</w:t>
      </w:r>
    </w:p>
    <w:p w14:paraId="0CE54887" w14:textId="77777777" w:rsidR="00032848" w:rsidRPr="00032848" w:rsidRDefault="00032848" w:rsidP="00FD44D0">
      <w:pPr>
        <w:numPr>
          <w:ilvl w:val="0"/>
          <w:numId w:val="25"/>
        </w:numPr>
        <w:ind w:left="1800"/>
        <w:rPr>
          <w:rFonts w:asciiTheme="majorBidi" w:hAnsiTheme="majorBidi" w:cstheme="majorBidi"/>
          <w:color w:val="000000"/>
        </w:rPr>
      </w:pPr>
      <w:r w:rsidRPr="00032848">
        <w:rPr>
          <w:rFonts w:asciiTheme="majorBidi" w:hAnsiTheme="majorBidi" w:cstheme="majorBidi"/>
          <w:color w:val="000000"/>
        </w:rPr>
        <w:t>National VoLTE footprint to offer our subscribers</w:t>
      </w:r>
    </w:p>
    <w:p w14:paraId="0CE54888" w14:textId="77777777" w:rsidR="00032848" w:rsidRPr="00032848" w:rsidRDefault="00032848" w:rsidP="00032848">
      <w:pPr>
        <w:pStyle w:val="BodyText"/>
      </w:pPr>
    </w:p>
    <w:p w14:paraId="0CE54889" w14:textId="77777777" w:rsidR="008E57F3" w:rsidRDefault="007A3ADB" w:rsidP="00464320">
      <w:pPr>
        <w:pStyle w:val="Heading2"/>
      </w:pPr>
      <w:bookmarkStart w:id="394" w:name="_Toc462972576"/>
      <w:bookmarkEnd w:id="387"/>
      <w:bookmarkEnd w:id="388"/>
      <w:bookmarkEnd w:id="389"/>
      <w:bookmarkEnd w:id="390"/>
      <w:bookmarkEnd w:id="391"/>
      <w:r w:rsidRPr="00006C16">
        <w:t xml:space="preserve">Traceability </w:t>
      </w:r>
      <w:r w:rsidR="00F40F43" w:rsidRPr="00006C16">
        <w:t>Matrix</w:t>
      </w:r>
      <w:bookmarkEnd w:id="394"/>
    </w:p>
    <w:tbl>
      <w:tblPr>
        <w:tblStyle w:val="TableGrid"/>
        <w:tblW w:w="9886" w:type="dxa"/>
        <w:tblInd w:w="-1332" w:type="dxa"/>
        <w:tblLook w:val="04A0" w:firstRow="1" w:lastRow="0" w:firstColumn="1" w:lastColumn="0" w:noHBand="0" w:noVBand="1"/>
      </w:tblPr>
      <w:tblGrid>
        <w:gridCol w:w="1348"/>
        <w:gridCol w:w="686"/>
        <w:gridCol w:w="1287"/>
        <w:gridCol w:w="3811"/>
        <w:gridCol w:w="945"/>
        <w:gridCol w:w="1020"/>
        <w:gridCol w:w="789"/>
      </w:tblGrid>
      <w:tr w:rsidR="00D1539F" w:rsidRPr="00AD142E" w14:paraId="0CE54891" w14:textId="77777777" w:rsidTr="009B1E14">
        <w:trPr>
          <w:trHeight w:val="576"/>
        </w:trPr>
        <w:tc>
          <w:tcPr>
            <w:tcW w:w="1348" w:type="dxa"/>
            <w:noWrap/>
          </w:tcPr>
          <w:p w14:paraId="0CE5488A" w14:textId="77777777" w:rsidR="00D1539F" w:rsidRPr="00AD142E" w:rsidRDefault="00D1539F" w:rsidP="00AD142E">
            <w:pPr>
              <w:pStyle w:val="TableHeader"/>
            </w:pPr>
            <w:r>
              <w:t>Req ID #</w:t>
            </w:r>
          </w:p>
        </w:tc>
        <w:tc>
          <w:tcPr>
            <w:tcW w:w="686" w:type="dxa"/>
          </w:tcPr>
          <w:p w14:paraId="0CE5488B" w14:textId="77777777" w:rsidR="00D1539F" w:rsidRDefault="00D1539F" w:rsidP="00AD142E">
            <w:pPr>
              <w:pStyle w:val="TableHeader"/>
            </w:pPr>
            <w:r>
              <w:t>Priority</w:t>
            </w:r>
          </w:p>
        </w:tc>
        <w:tc>
          <w:tcPr>
            <w:tcW w:w="1287" w:type="dxa"/>
          </w:tcPr>
          <w:p w14:paraId="0CE5488C" w14:textId="77777777" w:rsidR="00D1539F" w:rsidRPr="00AD142E" w:rsidRDefault="00D1539F" w:rsidP="00AD142E">
            <w:pPr>
              <w:pStyle w:val="TableHeader"/>
            </w:pPr>
            <w:r>
              <w:t>Responsibility</w:t>
            </w:r>
          </w:p>
        </w:tc>
        <w:tc>
          <w:tcPr>
            <w:tcW w:w="3811" w:type="dxa"/>
            <w:noWrap/>
          </w:tcPr>
          <w:p w14:paraId="0CE5488D" w14:textId="77777777" w:rsidR="00D1539F" w:rsidRPr="00AD142E" w:rsidRDefault="00D1539F" w:rsidP="00AD142E">
            <w:pPr>
              <w:pStyle w:val="TableHeader"/>
            </w:pPr>
            <w:r w:rsidRPr="00D1539F">
              <w:t>Requirement</w:t>
            </w:r>
          </w:p>
        </w:tc>
        <w:tc>
          <w:tcPr>
            <w:tcW w:w="945" w:type="dxa"/>
          </w:tcPr>
          <w:p w14:paraId="0CE5488E" w14:textId="77777777" w:rsidR="00D1539F" w:rsidRDefault="00D1539F" w:rsidP="00AD142E">
            <w:pPr>
              <w:pStyle w:val="TableHeader"/>
            </w:pPr>
            <w:r>
              <w:t>Main Application</w:t>
            </w:r>
          </w:p>
        </w:tc>
        <w:tc>
          <w:tcPr>
            <w:tcW w:w="1020" w:type="dxa"/>
          </w:tcPr>
          <w:p w14:paraId="0CE5488F" w14:textId="77777777" w:rsidR="00D1539F" w:rsidRDefault="00D1539F" w:rsidP="00AD142E">
            <w:pPr>
              <w:pStyle w:val="TableHeader"/>
            </w:pPr>
            <w:r>
              <w:t>Impacted Applications</w:t>
            </w:r>
          </w:p>
        </w:tc>
        <w:tc>
          <w:tcPr>
            <w:tcW w:w="789" w:type="dxa"/>
          </w:tcPr>
          <w:p w14:paraId="0CE54890" w14:textId="77777777" w:rsidR="00D1539F" w:rsidRDefault="00D1539F" w:rsidP="00AD142E">
            <w:pPr>
              <w:pStyle w:val="TableHeader"/>
            </w:pPr>
            <w:r>
              <w:t>Covered in Section</w:t>
            </w:r>
          </w:p>
        </w:tc>
      </w:tr>
      <w:tr w:rsidR="00D1539F" w:rsidRPr="00AD142E" w14:paraId="0CE54899" w14:textId="77777777" w:rsidTr="009B1E14">
        <w:trPr>
          <w:trHeight w:val="576"/>
        </w:trPr>
        <w:tc>
          <w:tcPr>
            <w:tcW w:w="1348" w:type="dxa"/>
            <w:noWrap/>
            <w:vAlign w:val="center"/>
            <w:hideMark/>
          </w:tcPr>
          <w:p w14:paraId="0CE54892" w14:textId="77777777" w:rsidR="00D1539F" w:rsidRPr="00D1539F" w:rsidRDefault="00D1539F" w:rsidP="00D1539F">
            <w:pPr>
              <w:pStyle w:val="BodyText"/>
              <w:ind w:left="0"/>
              <w:rPr>
                <w:sz w:val="18"/>
                <w:szCs w:val="18"/>
              </w:rPr>
            </w:pPr>
            <w:r w:rsidRPr="00D1539F">
              <w:rPr>
                <w:rFonts w:cstheme="minorHAnsi"/>
                <w:sz w:val="18"/>
                <w:szCs w:val="18"/>
              </w:rPr>
              <w:t>VIOR_3.1.1</w:t>
            </w:r>
          </w:p>
        </w:tc>
        <w:tc>
          <w:tcPr>
            <w:tcW w:w="686" w:type="dxa"/>
            <w:vAlign w:val="center"/>
          </w:tcPr>
          <w:p w14:paraId="0CE54893" w14:textId="77777777" w:rsidR="00D1539F" w:rsidRPr="00D1539F" w:rsidRDefault="00D1539F" w:rsidP="00D1539F">
            <w:pPr>
              <w:pStyle w:val="BodyText"/>
              <w:ind w:left="0"/>
              <w:rPr>
                <w:sz w:val="18"/>
                <w:szCs w:val="18"/>
              </w:rPr>
            </w:pPr>
            <w:r w:rsidRPr="00D1539F">
              <w:rPr>
                <w:rFonts w:cstheme="minorHAnsi"/>
                <w:sz w:val="18"/>
                <w:szCs w:val="18"/>
              </w:rPr>
              <w:t>P0</w:t>
            </w:r>
          </w:p>
        </w:tc>
        <w:tc>
          <w:tcPr>
            <w:tcW w:w="1287" w:type="dxa"/>
            <w:hideMark/>
          </w:tcPr>
          <w:p w14:paraId="0CE54894" w14:textId="77777777" w:rsidR="00D1539F" w:rsidRPr="00D1539F" w:rsidRDefault="00D1539F" w:rsidP="00D1539F">
            <w:pPr>
              <w:pStyle w:val="BodyText"/>
              <w:ind w:left="0"/>
              <w:rPr>
                <w:sz w:val="18"/>
                <w:szCs w:val="18"/>
              </w:rPr>
            </w:pPr>
            <w:r w:rsidRPr="00D1539F">
              <w:rPr>
                <w:rFonts w:cstheme="minorHAnsi"/>
                <w:sz w:val="18"/>
                <w:szCs w:val="18"/>
              </w:rPr>
              <w:t>USCC</w:t>
            </w:r>
          </w:p>
        </w:tc>
        <w:tc>
          <w:tcPr>
            <w:tcW w:w="3811" w:type="dxa"/>
            <w:noWrap/>
            <w:hideMark/>
          </w:tcPr>
          <w:p w14:paraId="0CE54895" w14:textId="77777777" w:rsidR="00D1539F" w:rsidRPr="00D1539F" w:rsidRDefault="00D1539F" w:rsidP="00D1539F">
            <w:pPr>
              <w:pStyle w:val="BodyText"/>
              <w:ind w:left="0"/>
              <w:rPr>
                <w:sz w:val="18"/>
                <w:szCs w:val="18"/>
              </w:rPr>
            </w:pPr>
            <w:r w:rsidRPr="00D1539F">
              <w:rPr>
                <w:rFonts w:cstheme="minorHAnsi"/>
                <w:sz w:val="18"/>
                <w:szCs w:val="18"/>
              </w:rPr>
              <w:t xml:space="preserve">Domestic carrier subscribers (prepaid and post-paid) who have VoLTE roaming agreement(s) with USCC will be able to VoLTE roam on USCC’s network.  </w:t>
            </w:r>
          </w:p>
        </w:tc>
        <w:tc>
          <w:tcPr>
            <w:tcW w:w="945" w:type="dxa"/>
          </w:tcPr>
          <w:p w14:paraId="0CE54896" w14:textId="77777777" w:rsidR="00D1539F" w:rsidRPr="00D1539F" w:rsidRDefault="002C2E96" w:rsidP="00D1539F">
            <w:pPr>
              <w:pStyle w:val="BodyText"/>
              <w:ind w:left="0"/>
              <w:rPr>
                <w:sz w:val="18"/>
                <w:szCs w:val="18"/>
              </w:rPr>
            </w:pPr>
            <w:r>
              <w:rPr>
                <w:sz w:val="18"/>
                <w:szCs w:val="18"/>
              </w:rPr>
              <w:t>N/A</w:t>
            </w:r>
          </w:p>
        </w:tc>
        <w:tc>
          <w:tcPr>
            <w:tcW w:w="1020" w:type="dxa"/>
          </w:tcPr>
          <w:p w14:paraId="0CE54897" w14:textId="77777777" w:rsidR="00D1539F" w:rsidRPr="00D1539F" w:rsidRDefault="002C2E96" w:rsidP="00D1539F">
            <w:pPr>
              <w:pStyle w:val="BodyText"/>
              <w:ind w:left="0"/>
              <w:rPr>
                <w:sz w:val="18"/>
                <w:szCs w:val="18"/>
              </w:rPr>
            </w:pPr>
            <w:r>
              <w:rPr>
                <w:sz w:val="18"/>
                <w:szCs w:val="18"/>
              </w:rPr>
              <w:t>N/A</w:t>
            </w:r>
          </w:p>
        </w:tc>
        <w:tc>
          <w:tcPr>
            <w:tcW w:w="789" w:type="dxa"/>
          </w:tcPr>
          <w:p w14:paraId="0CE54898" w14:textId="77777777" w:rsidR="00D1539F" w:rsidRPr="00D1539F" w:rsidRDefault="002C2E96" w:rsidP="00D1539F">
            <w:pPr>
              <w:pStyle w:val="BodyText"/>
              <w:ind w:left="0"/>
              <w:rPr>
                <w:sz w:val="18"/>
                <w:szCs w:val="18"/>
              </w:rPr>
            </w:pPr>
            <w:r>
              <w:rPr>
                <w:sz w:val="18"/>
                <w:szCs w:val="18"/>
              </w:rPr>
              <w:t>N/A</w:t>
            </w:r>
          </w:p>
        </w:tc>
      </w:tr>
      <w:tr w:rsidR="002C2E96" w:rsidRPr="00AD142E" w14:paraId="0CE548A1" w14:textId="77777777" w:rsidTr="009B1E14">
        <w:trPr>
          <w:trHeight w:val="288"/>
        </w:trPr>
        <w:tc>
          <w:tcPr>
            <w:tcW w:w="1348" w:type="dxa"/>
            <w:noWrap/>
            <w:hideMark/>
          </w:tcPr>
          <w:p w14:paraId="0CE5489A" w14:textId="77777777" w:rsidR="002C2E96" w:rsidRPr="00D1539F" w:rsidRDefault="002C2E96" w:rsidP="00D1539F">
            <w:pPr>
              <w:pStyle w:val="BodyText"/>
              <w:ind w:left="0"/>
              <w:rPr>
                <w:sz w:val="18"/>
                <w:szCs w:val="18"/>
              </w:rPr>
            </w:pPr>
            <w:r w:rsidRPr="00D1539F">
              <w:rPr>
                <w:rFonts w:cstheme="minorHAnsi"/>
                <w:sz w:val="18"/>
                <w:szCs w:val="18"/>
              </w:rPr>
              <w:t>VIOR_3.1.2</w:t>
            </w:r>
          </w:p>
        </w:tc>
        <w:tc>
          <w:tcPr>
            <w:tcW w:w="686" w:type="dxa"/>
          </w:tcPr>
          <w:p w14:paraId="0CE5489B"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hideMark/>
          </w:tcPr>
          <w:p w14:paraId="0CE5489C" w14:textId="77777777" w:rsidR="002C2E96" w:rsidRPr="00D1539F" w:rsidRDefault="002C2E96" w:rsidP="00D1539F">
            <w:pPr>
              <w:pStyle w:val="BodyText"/>
              <w:ind w:left="0"/>
              <w:rPr>
                <w:sz w:val="18"/>
                <w:szCs w:val="18"/>
              </w:rPr>
            </w:pPr>
            <w:r w:rsidRPr="00D1539F">
              <w:rPr>
                <w:rFonts w:cstheme="minorHAnsi"/>
                <w:sz w:val="18"/>
                <w:szCs w:val="18"/>
              </w:rPr>
              <w:t>USCC</w:t>
            </w:r>
          </w:p>
        </w:tc>
        <w:tc>
          <w:tcPr>
            <w:tcW w:w="3811" w:type="dxa"/>
            <w:noWrap/>
            <w:hideMark/>
          </w:tcPr>
          <w:p w14:paraId="0CE5489D" w14:textId="77777777" w:rsidR="002C2E96" w:rsidRPr="00D1539F" w:rsidRDefault="002C2E96" w:rsidP="00D1539F">
            <w:pPr>
              <w:pStyle w:val="BodyText"/>
              <w:ind w:left="0"/>
              <w:rPr>
                <w:sz w:val="18"/>
                <w:szCs w:val="18"/>
              </w:rPr>
            </w:pPr>
            <w:r w:rsidRPr="00D1539F">
              <w:rPr>
                <w:rFonts w:cstheme="minorHAnsi"/>
                <w:sz w:val="18"/>
                <w:szCs w:val="18"/>
              </w:rPr>
              <w:t>USCC will not distinguish if an inbound VoLTE roaming subscriber is prepaid or postpaid.</w:t>
            </w:r>
          </w:p>
        </w:tc>
        <w:tc>
          <w:tcPr>
            <w:tcW w:w="945" w:type="dxa"/>
          </w:tcPr>
          <w:p w14:paraId="0CE5489E" w14:textId="77777777" w:rsidR="002C2E96" w:rsidRPr="00D1539F" w:rsidRDefault="002C2E96" w:rsidP="00D1539F">
            <w:pPr>
              <w:pStyle w:val="BodyText"/>
              <w:ind w:left="0"/>
              <w:rPr>
                <w:sz w:val="18"/>
                <w:szCs w:val="18"/>
              </w:rPr>
            </w:pPr>
            <w:r>
              <w:rPr>
                <w:sz w:val="18"/>
                <w:szCs w:val="18"/>
              </w:rPr>
              <w:t>N/A</w:t>
            </w:r>
          </w:p>
        </w:tc>
        <w:tc>
          <w:tcPr>
            <w:tcW w:w="1020" w:type="dxa"/>
          </w:tcPr>
          <w:p w14:paraId="0CE5489F" w14:textId="77777777" w:rsidR="002C2E96" w:rsidRPr="00D1539F" w:rsidRDefault="002C2E96" w:rsidP="00D1539F">
            <w:pPr>
              <w:pStyle w:val="BodyText"/>
              <w:ind w:left="0"/>
              <w:rPr>
                <w:sz w:val="18"/>
                <w:szCs w:val="18"/>
              </w:rPr>
            </w:pPr>
            <w:r>
              <w:rPr>
                <w:sz w:val="18"/>
                <w:szCs w:val="18"/>
              </w:rPr>
              <w:t>N/A</w:t>
            </w:r>
          </w:p>
        </w:tc>
        <w:tc>
          <w:tcPr>
            <w:tcW w:w="789" w:type="dxa"/>
          </w:tcPr>
          <w:p w14:paraId="0CE548A0" w14:textId="77777777" w:rsidR="002C2E96" w:rsidRPr="00D1539F" w:rsidRDefault="002C2E96" w:rsidP="00D1539F">
            <w:pPr>
              <w:pStyle w:val="BodyText"/>
              <w:ind w:left="0"/>
              <w:rPr>
                <w:sz w:val="18"/>
                <w:szCs w:val="18"/>
              </w:rPr>
            </w:pPr>
            <w:r>
              <w:rPr>
                <w:sz w:val="18"/>
                <w:szCs w:val="18"/>
              </w:rPr>
              <w:t>N/A</w:t>
            </w:r>
          </w:p>
        </w:tc>
      </w:tr>
      <w:tr w:rsidR="002C2E96" w:rsidRPr="00AD142E" w14:paraId="0CE548AB" w14:textId="77777777" w:rsidTr="009B1E14">
        <w:trPr>
          <w:trHeight w:val="576"/>
        </w:trPr>
        <w:tc>
          <w:tcPr>
            <w:tcW w:w="1348" w:type="dxa"/>
            <w:noWrap/>
            <w:hideMark/>
          </w:tcPr>
          <w:p w14:paraId="0CE548A2" w14:textId="77777777" w:rsidR="002C2E96" w:rsidRPr="00D1539F" w:rsidRDefault="002C2E96" w:rsidP="00D1539F">
            <w:pPr>
              <w:pStyle w:val="BodyText"/>
              <w:ind w:left="0"/>
              <w:rPr>
                <w:sz w:val="18"/>
                <w:szCs w:val="18"/>
              </w:rPr>
            </w:pPr>
            <w:r w:rsidRPr="00D1539F">
              <w:rPr>
                <w:rFonts w:cstheme="minorHAnsi"/>
                <w:sz w:val="18"/>
                <w:szCs w:val="18"/>
              </w:rPr>
              <w:t>VIOR_3.1.3</w:t>
            </w:r>
          </w:p>
        </w:tc>
        <w:tc>
          <w:tcPr>
            <w:tcW w:w="686" w:type="dxa"/>
          </w:tcPr>
          <w:p w14:paraId="0CE548A3"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hideMark/>
          </w:tcPr>
          <w:p w14:paraId="0CE548A4" w14:textId="77777777" w:rsidR="002C2E96" w:rsidRPr="00D1539F" w:rsidRDefault="002C2E96" w:rsidP="00D1539F">
            <w:pPr>
              <w:pStyle w:val="BodyText"/>
              <w:ind w:left="0"/>
              <w:rPr>
                <w:sz w:val="18"/>
                <w:szCs w:val="18"/>
              </w:rPr>
            </w:pPr>
            <w:r w:rsidRPr="00D1539F">
              <w:rPr>
                <w:rFonts w:cstheme="minorHAnsi"/>
                <w:sz w:val="18"/>
                <w:szCs w:val="18"/>
              </w:rPr>
              <w:t>ENGR</w:t>
            </w:r>
          </w:p>
        </w:tc>
        <w:tc>
          <w:tcPr>
            <w:tcW w:w="3811" w:type="dxa"/>
            <w:noWrap/>
            <w:hideMark/>
          </w:tcPr>
          <w:p w14:paraId="0CE548A5" w14:textId="77777777" w:rsidR="002C2E96" w:rsidRPr="00D1539F" w:rsidRDefault="002C2E96" w:rsidP="00D1539F">
            <w:pPr>
              <w:pStyle w:val="ListParagraph"/>
              <w:ind w:left="0"/>
              <w:rPr>
                <w:rFonts w:cstheme="minorHAnsi"/>
                <w:sz w:val="18"/>
                <w:szCs w:val="18"/>
              </w:rPr>
            </w:pPr>
            <w:r w:rsidRPr="00D1539F">
              <w:rPr>
                <w:rFonts w:cstheme="minorHAnsi"/>
                <w:sz w:val="18"/>
                <w:szCs w:val="18"/>
              </w:rPr>
              <w:t>All VoLTE  inbound roaming traffic will be routed back to the home carrier’s network.  (local break out not supported as part of IR0328)</w:t>
            </w:r>
          </w:p>
          <w:p w14:paraId="0CE548A6" w14:textId="77777777" w:rsidR="002C2E96" w:rsidRPr="00D1539F" w:rsidRDefault="002C2E96" w:rsidP="00D1539F">
            <w:pPr>
              <w:pStyle w:val="ListParagraph"/>
              <w:ind w:left="0"/>
              <w:rPr>
                <w:rFonts w:cstheme="minorHAnsi"/>
                <w:sz w:val="18"/>
                <w:szCs w:val="18"/>
              </w:rPr>
            </w:pPr>
          </w:p>
          <w:p w14:paraId="0CE548A7" w14:textId="77777777" w:rsidR="002C2E96" w:rsidRPr="00D1539F" w:rsidRDefault="002C2E96" w:rsidP="00D1539F">
            <w:pPr>
              <w:pStyle w:val="ListParagraph"/>
              <w:ind w:left="0"/>
              <w:rPr>
                <w:rFonts w:cstheme="minorHAnsi"/>
                <w:sz w:val="18"/>
                <w:szCs w:val="18"/>
              </w:rPr>
            </w:pPr>
            <w:r w:rsidRPr="00D1539F">
              <w:rPr>
                <w:rFonts w:cstheme="minorHAnsi"/>
                <w:sz w:val="18"/>
                <w:szCs w:val="18"/>
              </w:rPr>
              <w:t>Note: 911 only will be treated as Local breakout.</w:t>
            </w:r>
          </w:p>
        </w:tc>
        <w:tc>
          <w:tcPr>
            <w:tcW w:w="945" w:type="dxa"/>
          </w:tcPr>
          <w:p w14:paraId="0CE548A8" w14:textId="77777777" w:rsidR="002C2E96" w:rsidRPr="00D1539F" w:rsidRDefault="002C2E96" w:rsidP="00D1539F">
            <w:pPr>
              <w:pStyle w:val="BodyText"/>
              <w:ind w:left="0"/>
              <w:rPr>
                <w:sz w:val="18"/>
                <w:szCs w:val="18"/>
              </w:rPr>
            </w:pPr>
            <w:r>
              <w:rPr>
                <w:sz w:val="18"/>
                <w:szCs w:val="18"/>
              </w:rPr>
              <w:t>N/A</w:t>
            </w:r>
          </w:p>
        </w:tc>
        <w:tc>
          <w:tcPr>
            <w:tcW w:w="1020" w:type="dxa"/>
          </w:tcPr>
          <w:p w14:paraId="0CE548A9" w14:textId="77777777" w:rsidR="002C2E96" w:rsidRPr="00D1539F" w:rsidRDefault="002C2E96" w:rsidP="00D1539F">
            <w:pPr>
              <w:pStyle w:val="BodyText"/>
              <w:ind w:left="0"/>
              <w:rPr>
                <w:sz w:val="18"/>
                <w:szCs w:val="18"/>
              </w:rPr>
            </w:pPr>
            <w:r>
              <w:rPr>
                <w:sz w:val="18"/>
                <w:szCs w:val="18"/>
              </w:rPr>
              <w:t>N/A</w:t>
            </w:r>
          </w:p>
        </w:tc>
        <w:tc>
          <w:tcPr>
            <w:tcW w:w="789" w:type="dxa"/>
          </w:tcPr>
          <w:p w14:paraId="0CE548AA" w14:textId="77777777" w:rsidR="002C2E96" w:rsidRPr="00D1539F" w:rsidRDefault="002C2E96" w:rsidP="00D1539F">
            <w:pPr>
              <w:pStyle w:val="BodyText"/>
              <w:ind w:left="0"/>
              <w:rPr>
                <w:sz w:val="18"/>
                <w:szCs w:val="18"/>
              </w:rPr>
            </w:pPr>
            <w:r>
              <w:rPr>
                <w:sz w:val="18"/>
                <w:szCs w:val="18"/>
              </w:rPr>
              <w:t>N/A</w:t>
            </w:r>
          </w:p>
        </w:tc>
      </w:tr>
      <w:tr w:rsidR="002C2E96" w:rsidRPr="00AD142E" w14:paraId="0CE548B4" w14:textId="77777777" w:rsidTr="009B1E14">
        <w:trPr>
          <w:trHeight w:val="288"/>
        </w:trPr>
        <w:tc>
          <w:tcPr>
            <w:tcW w:w="1348" w:type="dxa"/>
            <w:noWrap/>
            <w:hideMark/>
          </w:tcPr>
          <w:p w14:paraId="0CE548AC" w14:textId="77777777" w:rsidR="002C2E96" w:rsidRPr="00D1539F" w:rsidRDefault="002C2E96" w:rsidP="00D1539F">
            <w:pPr>
              <w:pStyle w:val="BodyText"/>
              <w:ind w:left="0"/>
              <w:rPr>
                <w:sz w:val="18"/>
                <w:szCs w:val="18"/>
              </w:rPr>
            </w:pPr>
            <w:r w:rsidRPr="00D1539F">
              <w:rPr>
                <w:rFonts w:cstheme="minorHAnsi"/>
                <w:sz w:val="18"/>
                <w:szCs w:val="18"/>
              </w:rPr>
              <w:t>VIOR_3.1.4</w:t>
            </w:r>
          </w:p>
        </w:tc>
        <w:tc>
          <w:tcPr>
            <w:tcW w:w="686" w:type="dxa"/>
          </w:tcPr>
          <w:p w14:paraId="0CE548AD"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hideMark/>
          </w:tcPr>
          <w:p w14:paraId="0CE548AE" w14:textId="77777777" w:rsidR="002C2E96" w:rsidRPr="00D1539F" w:rsidRDefault="002C2E96" w:rsidP="00D1539F">
            <w:pPr>
              <w:pStyle w:val="BodyText"/>
              <w:ind w:left="0"/>
              <w:rPr>
                <w:sz w:val="18"/>
                <w:szCs w:val="18"/>
              </w:rPr>
            </w:pPr>
            <w:r w:rsidRPr="00D1539F">
              <w:rPr>
                <w:rFonts w:cstheme="minorHAnsi"/>
                <w:sz w:val="18"/>
                <w:szCs w:val="18"/>
              </w:rPr>
              <w:t>ENGR</w:t>
            </w:r>
          </w:p>
        </w:tc>
        <w:tc>
          <w:tcPr>
            <w:tcW w:w="3811" w:type="dxa"/>
            <w:noWrap/>
            <w:hideMark/>
          </w:tcPr>
          <w:p w14:paraId="0CE548AF" w14:textId="77777777" w:rsidR="002C2E96" w:rsidRPr="00D1539F" w:rsidRDefault="002C2E96" w:rsidP="00D1539F">
            <w:pPr>
              <w:pStyle w:val="ListParagraph"/>
              <w:tabs>
                <w:tab w:val="left" w:pos="2004"/>
              </w:tabs>
              <w:ind w:left="0"/>
              <w:rPr>
                <w:rFonts w:cstheme="minorHAnsi"/>
                <w:sz w:val="18"/>
                <w:szCs w:val="18"/>
              </w:rPr>
            </w:pPr>
            <w:r w:rsidRPr="00D1539F">
              <w:rPr>
                <w:rFonts w:cstheme="minorHAnsi"/>
                <w:sz w:val="18"/>
                <w:szCs w:val="18"/>
              </w:rPr>
              <w:t>USCC will be able to associate the identity of QoS requested for a particular service for possible identification of services the roaming customer used,  per roaming partner.</w:t>
            </w:r>
          </w:p>
          <w:p w14:paraId="0CE548B0" w14:textId="77777777" w:rsidR="002C2E96" w:rsidRPr="00D1539F" w:rsidRDefault="002C2E96" w:rsidP="00D1539F">
            <w:pPr>
              <w:pStyle w:val="BodyText"/>
              <w:ind w:left="0"/>
              <w:rPr>
                <w:sz w:val="18"/>
                <w:szCs w:val="18"/>
              </w:rPr>
            </w:pPr>
          </w:p>
        </w:tc>
        <w:tc>
          <w:tcPr>
            <w:tcW w:w="945" w:type="dxa"/>
          </w:tcPr>
          <w:p w14:paraId="0CE548B1" w14:textId="77777777" w:rsidR="002C2E96" w:rsidRPr="00D1539F" w:rsidRDefault="002C2E96" w:rsidP="00D1539F">
            <w:pPr>
              <w:pStyle w:val="BodyText"/>
              <w:ind w:left="0"/>
              <w:rPr>
                <w:sz w:val="18"/>
                <w:szCs w:val="18"/>
              </w:rPr>
            </w:pPr>
            <w:r>
              <w:rPr>
                <w:sz w:val="18"/>
                <w:szCs w:val="18"/>
              </w:rPr>
              <w:t>N/A</w:t>
            </w:r>
          </w:p>
        </w:tc>
        <w:tc>
          <w:tcPr>
            <w:tcW w:w="1020" w:type="dxa"/>
          </w:tcPr>
          <w:p w14:paraId="0CE548B2" w14:textId="77777777" w:rsidR="002C2E96" w:rsidRPr="00D1539F" w:rsidRDefault="002C2E96" w:rsidP="00D1539F">
            <w:pPr>
              <w:pStyle w:val="BodyText"/>
              <w:ind w:left="0"/>
              <w:rPr>
                <w:sz w:val="18"/>
                <w:szCs w:val="18"/>
              </w:rPr>
            </w:pPr>
            <w:r>
              <w:rPr>
                <w:sz w:val="18"/>
                <w:szCs w:val="18"/>
              </w:rPr>
              <w:t>N/A</w:t>
            </w:r>
          </w:p>
        </w:tc>
        <w:tc>
          <w:tcPr>
            <w:tcW w:w="789" w:type="dxa"/>
          </w:tcPr>
          <w:p w14:paraId="0CE548B3" w14:textId="77777777" w:rsidR="002C2E96" w:rsidRPr="00D1539F" w:rsidRDefault="002C2E96" w:rsidP="00D1539F">
            <w:pPr>
              <w:pStyle w:val="BodyText"/>
              <w:ind w:left="0"/>
              <w:rPr>
                <w:sz w:val="18"/>
                <w:szCs w:val="18"/>
              </w:rPr>
            </w:pPr>
            <w:r>
              <w:rPr>
                <w:sz w:val="18"/>
                <w:szCs w:val="18"/>
              </w:rPr>
              <w:t>N/A</w:t>
            </w:r>
          </w:p>
        </w:tc>
      </w:tr>
      <w:tr w:rsidR="002C2E96" w:rsidRPr="00AD142E" w14:paraId="0CE548BC" w14:textId="77777777" w:rsidTr="009B1E14">
        <w:trPr>
          <w:trHeight w:val="576"/>
        </w:trPr>
        <w:tc>
          <w:tcPr>
            <w:tcW w:w="1348" w:type="dxa"/>
            <w:noWrap/>
            <w:hideMark/>
          </w:tcPr>
          <w:p w14:paraId="0CE548B5" w14:textId="77777777" w:rsidR="002C2E96" w:rsidRPr="00D1539F" w:rsidRDefault="002C2E96" w:rsidP="00D1539F">
            <w:pPr>
              <w:pStyle w:val="BodyText"/>
              <w:ind w:left="0"/>
              <w:rPr>
                <w:sz w:val="18"/>
                <w:szCs w:val="18"/>
              </w:rPr>
            </w:pPr>
            <w:r w:rsidRPr="00D1539F">
              <w:rPr>
                <w:rFonts w:cstheme="minorHAnsi"/>
                <w:sz w:val="18"/>
                <w:szCs w:val="18"/>
              </w:rPr>
              <w:t>VIOR_3.1.5</w:t>
            </w:r>
          </w:p>
        </w:tc>
        <w:tc>
          <w:tcPr>
            <w:tcW w:w="686" w:type="dxa"/>
          </w:tcPr>
          <w:p w14:paraId="0CE548B6"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hideMark/>
          </w:tcPr>
          <w:p w14:paraId="0CE548B7" w14:textId="77777777" w:rsidR="002C2E96" w:rsidRPr="00D1539F" w:rsidRDefault="002C2E96" w:rsidP="00D1539F">
            <w:pPr>
              <w:pStyle w:val="BodyText"/>
              <w:ind w:left="0"/>
              <w:rPr>
                <w:sz w:val="18"/>
                <w:szCs w:val="18"/>
              </w:rPr>
            </w:pPr>
            <w:r w:rsidRPr="00D1539F">
              <w:rPr>
                <w:rFonts w:cstheme="minorHAnsi"/>
                <w:sz w:val="18"/>
                <w:szCs w:val="18"/>
              </w:rPr>
              <w:t>USCC, ENGR</w:t>
            </w:r>
          </w:p>
        </w:tc>
        <w:tc>
          <w:tcPr>
            <w:tcW w:w="3811" w:type="dxa"/>
            <w:noWrap/>
            <w:hideMark/>
          </w:tcPr>
          <w:p w14:paraId="0CE548B8" w14:textId="77777777" w:rsidR="002C2E96" w:rsidRPr="00D1539F" w:rsidRDefault="002C2E96" w:rsidP="00D1539F">
            <w:pPr>
              <w:pStyle w:val="BodyText"/>
              <w:ind w:left="0"/>
              <w:rPr>
                <w:sz w:val="18"/>
                <w:szCs w:val="18"/>
              </w:rPr>
            </w:pPr>
            <w:r w:rsidRPr="00D1539F">
              <w:rPr>
                <w:rFonts w:cstheme="minorHAnsi"/>
                <w:sz w:val="18"/>
                <w:szCs w:val="18"/>
              </w:rPr>
              <w:t>Inbound roaming VoLTE services will be categorized by QCI/APN values, as required by the roaming partner. (requirement updated per CR-ID-5)</w:t>
            </w:r>
          </w:p>
        </w:tc>
        <w:tc>
          <w:tcPr>
            <w:tcW w:w="945" w:type="dxa"/>
          </w:tcPr>
          <w:p w14:paraId="0CE548B9" w14:textId="77777777" w:rsidR="002C2E96" w:rsidRPr="00D1539F" w:rsidRDefault="002C2E96" w:rsidP="00D1539F">
            <w:pPr>
              <w:pStyle w:val="BodyText"/>
              <w:ind w:left="0"/>
              <w:rPr>
                <w:sz w:val="18"/>
                <w:szCs w:val="18"/>
              </w:rPr>
            </w:pPr>
            <w:r>
              <w:rPr>
                <w:sz w:val="18"/>
                <w:szCs w:val="18"/>
              </w:rPr>
              <w:t>N/A</w:t>
            </w:r>
          </w:p>
        </w:tc>
        <w:tc>
          <w:tcPr>
            <w:tcW w:w="1020" w:type="dxa"/>
          </w:tcPr>
          <w:p w14:paraId="0CE548BA" w14:textId="77777777" w:rsidR="002C2E96" w:rsidRPr="00D1539F" w:rsidRDefault="002C2E96" w:rsidP="00D1539F">
            <w:pPr>
              <w:pStyle w:val="BodyText"/>
              <w:ind w:left="0"/>
              <w:rPr>
                <w:sz w:val="18"/>
                <w:szCs w:val="18"/>
              </w:rPr>
            </w:pPr>
            <w:r>
              <w:rPr>
                <w:sz w:val="18"/>
                <w:szCs w:val="18"/>
              </w:rPr>
              <w:t>N/A</w:t>
            </w:r>
          </w:p>
        </w:tc>
        <w:tc>
          <w:tcPr>
            <w:tcW w:w="789" w:type="dxa"/>
          </w:tcPr>
          <w:p w14:paraId="0CE548BB" w14:textId="77777777" w:rsidR="002C2E96" w:rsidRPr="00D1539F" w:rsidRDefault="002C2E96" w:rsidP="00D1539F">
            <w:pPr>
              <w:pStyle w:val="BodyText"/>
              <w:ind w:left="0"/>
              <w:rPr>
                <w:sz w:val="18"/>
                <w:szCs w:val="18"/>
              </w:rPr>
            </w:pPr>
            <w:r>
              <w:rPr>
                <w:sz w:val="18"/>
                <w:szCs w:val="18"/>
              </w:rPr>
              <w:t>N/A</w:t>
            </w:r>
          </w:p>
        </w:tc>
      </w:tr>
      <w:tr w:rsidR="002C2E96" w:rsidRPr="00AD142E" w14:paraId="0CE548C4" w14:textId="77777777" w:rsidTr="009B1E14">
        <w:trPr>
          <w:trHeight w:val="576"/>
        </w:trPr>
        <w:tc>
          <w:tcPr>
            <w:tcW w:w="1348" w:type="dxa"/>
            <w:noWrap/>
          </w:tcPr>
          <w:p w14:paraId="0CE548BD" w14:textId="77777777" w:rsidR="002C2E96" w:rsidRPr="00D1539F" w:rsidRDefault="002C2E96" w:rsidP="00D1539F">
            <w:pPr>
              <w:pStyle w:val="BodyText"/>
              <w:ind w:left="0"/>
              <w:rPr>
                <w:sz w:val="18"/>
                <w:szCs w:val="18"/>
              </w:rPr>
            </w:pPr>
            <w:r w:rsidRPr="00D1539F">
              <w:rPr>
                <w:rFonts w:cstheme="minorHAnsi"/>
                <w:sz w:val="18"/>
                <w:szCs w:val="18"/>
              </w:rPr>
              <w:t>VIOR_3.1.6</w:t>
            </w:r>
          </w:p>
        </w:tc>
        <w:tc>
          <w:tcPr>
            <w:tcW w:w="686" w:type="dxa"/>
          </w:tcPr>
          <w:p w14:paraId="0CE548BE"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tcPr>
          <w:p w14:paraId="0CE548BF" w14:textId="77777777" w:rsidR="002C2E96" w:rsidRPr="00D1539F" w:rsidRDefault="002C2E96" w:rsidP="00D1539F">
            <w:pPr>
              <w:pStyle w:val="BodyText"/>
              <w:ind w:left="0"/>
              <w:rPr>
                <w:sz w:val="18"/>
                <w:szCs w:val="18"/>
              </w:rPr>
            </w:pPr>
            <w:r w:rsidRPr="00D1539F">
              <w:rPr>
                <w:rFonts w:cstheme="minorHAnsi"/>
                <w:sz w:val="18"/>
                <w:szCs w:val="18"/>
              </w:rPr>
              <w:t>ENGR</w:t>
            </w:r>
          </w:p>
        </w:tc>
        <w:tc>
          <w:tcPr>
            <w:tcW w:w="3811" w:type="dxa"/>
            <w:noWrap/>
          </w:tcPr>
          <w:p w14:paraId="0CE548C0" w14:textId="77777777" w:rsidR="002C2E96" w:rsidRPr="00D1539F" w:rsidRDefault="002C2E96" w:rsidP="00D1539F">
            <w:pPr>
              <w:pStyle w:val="BodyText"/>
              <w:ind w:left="0"/>
              <w:rPr>
                <w:sz w:val="18"/>
                <w:szCs w:val="18"/>
              </w:rPr>
            </w:pPr>
            <w:r w:rsidRPr="00D1539F">
              <w:rPr>
                <w:rFonts w:cstheme="minorHAnsi"/>
                <w:sz w:val="18"/>
                <w:szCs w:val="18"/>
              </w:rPr>
              <w:t xml:space="preserve">The APN NI value will be passed from the network to the billing system in order to populate the APN NI field in the TAP record. </w:t>
            </w:r>
          </w:p>
        </w:tc>
        <w:tc>
          <w:tcPr>
            <w:tcW w:w="945" w:type="dxa"/>
          </w:tcPr>
          <w:p w14:paraId="0CE548C1" w14:textId="77777777" w:rsidR="002C2E96" w:rsidRPr="00D1539F" w:rsidRDefault="002C2E96" w:rsidP="00D1539F">
            <w:pPr>
              <w:pStyle w:val="BodyText"/>
              <w:ind w:left="0"/>
              <w:rPr>
                <w:sz w:val="18"/>
                <w:szCs w:val="18"/>
              </w:rPr>
            </w:pPr>
            <w:r>
              <w:rPr>
                <w:sz w:val="18"/>
                <w:szCs w:val="18"/>
              </w:rPr>
              <w:t>N/A</w:t>
            </w:r>
          </w:p>
        </w:tc>
        <w:tc>
          <w:tcPr>
            <w:tcW w:w="1020" w:type="dxa"/>
          </w:tcPr>
          <w:p w14:paraId="0CE548C2" w14:textId="77777777" w:rsidR="002C2E96" w:rsidRPr="00D1539F" w:rsidRDefault="002C2E96" w:rsidP="00D1539F">
            <w:pPr>
              <w:pStyle w:val="BodyText"/>
              <w:ind w:left="0"/>
              <w:rPr>
                <w:sz w:val="18"/>
                <w:szCs w:val="18"/>
              </w:rPr>
            </w:pPr>
            <w:r>
              <w:rPr>
                <w:sz w:val="18"/>
                <w:szCs w:val="18"/>
              </w:rPr>
              <w:t>N/A</w:t>
            </w:r>
          </w:p>
        </w:tc>
        <w:tc>
          <w:tcPr>
            <w:tcW w:w="789" w:type="dxa"/>
          </w:tcPr>
          <w:p w14:paraId="0CE548C3" w14:textId="77777777" w:rsidR="002C2E96" w:rsidRPr="00D1539F" w:rsidRDefault="002C2E96" w:rsidP="00D1539F">
            <w:pPr>
              <w:pStyle w:val="BodyText"/>
              <w:ind w:left="0"/>
              <w:rPr>
                <w:sz w:val="18"/>
                <w:szCs w:val="18"/>
              </w:rPr>
            </w:pPr>
            <w:r>
              <w:rPr>
                <w:sz w:val="18"/>
                <w:szCs w:val="18"/>
              </w:rPr>
              <w:t>N/A</w:t>
            </w:r>
          </w:p>
        </w:tc>
      </w:tr>
      <w:tr w:rsidR="002C2E96" w:rsidRPr="00AD142E" w14:paraId="0CE548CD" w14:textId="77777777" w:rsidTr="009B1E14">
        <w:trPr>
          <w:trHeight w:val="576"/>
        </w:trPr>
        <w:tc>
          <w:tcPr>
            <w:tcW w:w="1348" w:type="dxa"/>
            <w:noWrap/>
          </w:tcPr>
          <w:p w14:paraId="0CE548C5" w14:textId="77777777" w:rsidR="002C2E96" w:rsidRPr="00D1539F" w:rsidRDefault="002C2E96" w:rsidP="00D1539F">
            <w:pPr>
              <w:pStyle w:val="BodyText"/>
              <w:ind w:left="0"/>
              <w:rPr>
                <w:sz w:val="18"/>
                <w:szCs w:val="18"/>
              </w:rPr>
            </w:pPr>
            <w:r w:rsidRPr="00D1539F">
              <w:rPr>
                <w:rFonts w:cstheme="minorHAnsi"/>
                <w:sz w:val="18"/>
                <w:szCs w:val="18"/>
              </w:rPr>
              <w:t>VIOR_3.1.7</w:t>
            </w:r>
          </w:p>
        </w:tc>
        <w:tc>
          <w:tcPr>
            <w:tcW w:w="686" w:type="dxa"/>
          </w:tcPr>
          <w:p w14:paraId="0CE548C6"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tcPr>
          <w:p w14:paraId="0CE548C7" w14:textId="77777777" w:rsidR="002C2E96" w:rsidRPr="00D1539F" w:rsidRDefault="002C2E96" w:rsidP="00D1539F">
            <w:pPr>
              <w:pStyle w:val="BodyText"/>
              <w:ind w:left="0"/>
              <w:rPr>
                <w:sz w:val="18"/>
                <w:szCs w:val="18"/>
              </w:rPr>
            </w:pPr>
            <w:r w:rsidRPr="00D1539F">
              <w:rPr>
                <w:rFonts w:cstheme="minorHAnsi"/>
                <w:sz w:val="18"/>
                <w:szCs w:val="18"/>
              </w:rPr>
              <w:t>ENGR</w:t>
            </w:r>
          </w:p>
        </w:tc>
        <w:tc>
          <w:tcPr>
            <w:tcW w:w="3811" w:type="dxa"/>
            <w:noWrap/>
          </w:tcPr>
          <w:p w14:paraId="0CE548C8" w14:textId="77777777" w:rsidR="002C2E96" w:rsidRPr="00D1539F" w:rsidRDefault="002C2E96" w:rsidP="00D1539F">
            <w:pPr>
              <w:pStyle w:val="ListParagraph"/>
              <w:ind w:left="0"/>
              <w:rPr>
                <w:rFonts w:cstheme="minorHAnsi"/>
                <w:sz w:val="18"/>
                <w:szCs w:val="18"/>
              </w:rPr>
            </w:pPr>
            <w:r w:rsidRPr="00D1539F">
              <w:rPr>
                <w:rFonts w:cstheme="minorHAnsi"/>
                <w:sz w:val="18"/>
                <w:szCs w:val="18"/>
              </w:rPr>
              <w:t>The network will support at a minimum QCI values 1 through 9.</w:t>
            </w:r>
          </w:p>
          <w:p w14:paraId="0CE548C9" w14:textId="77777777" w:rsidR="002C2E96" w:rsidRPr="00D1539F" w:rsidRDefault="002C2E96" w:rsidP="00D1539F">
            <w:pPr>
              <w:pStyle w:val="BodyText"/>
              <w:ind w:left="0"/>
              <w:rPr>
                <w:sz w:val="18"/>
                <w:szCs w:val="18"/>
              </w:rPr>
            </w:pPr>
          </w:p>
        </w:tc>
        <w:tc>
          <w:tcPr>
            <w:tcW w:w="945" w:type="dxa"/>
          </w:tcPr>
          <w:p w14:paraId="0CE548CA" w14:textId="77777777" w:rsidR="002C2E96" w:rsidRPr="00D1539F" w:rsidRDefault="002C2E96" w:rsidP="00D1539F">
            <w:pPr>
              <w:pStyle w:val="BodyText"/>
              <w:ind w:left="0"/>
              <w:rPr>
                <w:sz w:val="18"/>
                <w:szCs w:val="18"/>
              </w:rPr>
            </w:pPr>
            <w:r>
              <w:rPr>
                <w:sz w:val="18"/>
                <w:szCs w:val="18"/>
              </w:rPr>
              <w:t>N/A</w:t>
            </w:r>
          </w:p>
        </w:tc>
        <w:tc>
          <w:tcPr>
            <w:tcW w:w="1020" w:type="dxa"/>
          </w:tcPr>
          <w:p w14:paraId="0CE548CB" w14:textId="77777777" w:rsidR="002C2E96" w:rsidRPr="00D1539F" w:rsidRDefault="002C2E96" w:rsidP="00D1539F">
            <w:pPr>
              <w:pStyle w:val="BodyText"/>
              <w:ind w:left="0"/>
              <w:rPr>
                <w:sz w:val="18"/>
                <w:szCs w:val="18"/>
              </w:rPr>
            </w:pPr>
            <w:r>
              <w:rPr>
                <w:sz w:val="18"/>
                <w:szCs w:val="18"/>
              </w:rPr>
              <w:t>N/A</w:t>
            </w:r>
          </w:p>
        </w:tc>
        <w:tc>
          <w:tcPr>
            <w:tcW w:w="789" w:type="dxa"/>
          </w:tcPr>
          <w:p w14:paraId="0CE548CC" w14:textId="77777777" w:rsidR="002C2E96" w:rsidRPr="00D1539F" w:rsidRDefault="002C2E96" w:rsidP="00D1539F">
            <w:pPr>
              <w:pStyle w:val="BodyText"/>
              <w:ind w:left="0"/>
              <w:rPr>
                <w:sz w:val="18"/>
                <w:szCs w:val="18"/>
              </w:rPr>
            </w:pPr>
            <w:r>
              <w:rPr>
                <w:sz w:val="18"/>
                <w:szCs w:val="18"/>
              </w:rPr>
              <w:t>N/A</w:t>
            </w:r>
          </w:p>
        </w:tc>
      </w:tr>
      <w:tr w:rsidR="002C2E96" w:rsidRPr="00AD142E" w14:paraId="0CE548D7" w14:textId="77777777" w:rsidTr="009B1E14">
        <w:trPr>
          <w:trHeight w:val="576"/>
        </w:trPr>
        <w:tc>
          <w:tcPr>
            <w:tcW w:w="1348" w:type="dxa"/>
            <w:noWrap/>
          </w:tcPr>
          <w:p w14:paraId="0CE548CE" w14:textId="77777777" w:rsidR="002C2E96" w:rsidRPr="00D1539F" w:rsidRDefault="002C2E96" w:rsidP="00D1539F">
            <w:pPr>
              <w:pStyle w:val="BodyText"/>
              <w:ind w:left="0"/>
              <w:rPr>
                <w:sz w:val="18"/>
                <w:szCs w:val="18"/>
              </w:rPr>
            </w:pPr>
            <w:r w:rsidRPr="00D1539F">
              <w:rPr>
                <w:rFonts w:cstheme="minorHAnsi"/>
                <w:sz w:val="18"/>
                <w:szCs w:val="18"/>
              </w:rPr>
              <w:t>VIOR_3.1.7.A</w:t>
            </w:r>
          </w:p>
        </w:tc>
        <w:tc>
          <w:tcPr>
            <w:tcW w:w="686" w:type="dxa"/>
          </w:tcPr>
          <w:p w14:paraId="0CE548CF"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tcPr>
          <w:p w14:paraId="0CE548D0" w14:textId="77777777" w:rsidR="002C2E96" w:rsidRPr="00D1539F" w:rsidRDefault="002C2E96" w:rsidP="00D1539F">
            <w:pPr>
              <w:pStyle w:val="BodyText"/>
              <w:ind w:left="0"/>
              <w:rPr>
                <w:sz w:val="18"/>
                <w:szCs w:val="18"/>
              </w:rPr>
            </w:pPr>
            <w:r w:rsidRPr="00D1539F">
              <w:rPr>
                <w:rFonts w:cstheme="minorHAnsi"/>
                <w:sz w:val="18"/>
                <w:szCs w:val="18"/>
              </w:rPr>
              <w:t>ENGR</w:t>
            </w:r>
          </w:p>
        </w:tc>
        <w:tc>
          <w:tcPr>
            <w:tcW w:w="3811" w:type="dxa"/>
            <w:noWrap/>
          </w:tcPr>
          <w:p w14:paraId="0CE548D1" w14:textId="77777777" w:rsidR="002C2E96" w:rsidRPr="00D1539F" w:rsidRDefault="002C2E96" w:rsidP="00D1539F">
            <w:pPr>
              <w:pStyle w:val="ListParagraph"/>
              <w:ind w:left="0"/>
              <w:rPr>
                <w:rFonts w:cstheme="minorHAnsi"/>
                <w:sz w:val="18"/>
                <w:szCs w:val="18"/>
              </w:rPr>
            </w:pPr>
            <w:r w:rsidRPr="00D1539F">
              <w:rPr>
                <w:rFonts w:cstheme="minorHAnsi"/>
                <w:sz w:val="18"/>
                <w:szCs w:val="18"/>
              </w:rPr>
              <w:t xml:space="preserve">The network will support a common set APN values based on industry standards. </w:t>
            </w:r>
          </w:p>
          <w:p w14:paraId="0CE548D2" w14:textId="77777777" w:rsidR="002C2E96" w:rsidRPr="00D1539F" w:rsidRDefault="002C2E96" w:rsidP="00D1539F">
            <w:pPr>
              <w:pStyle w:val="ListParagraph"/>
              <w:ind w:left="0"/>
              <w:rPr>
                <w:rFonts w:cstheme="minorHAnsi"/>
                <w:sz w:val="18"/>
                <w:szCs w:val="18"/>
              </w:rPr>
            </w:pPr>
          </w:p>
          <w:p w14:paraId="0CE548D3" w14:textId="77777777" w:rsidR="002C2E96" w:rsidRPr="00D1539F" w:rsidRDefault="002C2E96" w:rsidP="00D1539F">
            <w:pPr>
              <w:pStyle w:val="BodyText"/>
              <w:ind w:left="0"/>
              <w:rPr>
                <w:sz w:val="18"/>
                <w:szCs w:val="18"/>
              </w:rPr>
            </w:pPr>
            <w:r w:rsidRPr="00D1539F">
              <w:rPr>
                <w:rFonts w:cstheme="minorHAnsi"/>
                <w:sz w:val="18"/>
                <w:szCs w:val="18"/>
              </w:rPr>
              <w:t xml:space="preserve">Note: List will be determined in design. </w:t>
            </w:r>
          </w:p>
        </w:tc>
        <w:tc>
          <w:tcPr>
            <w:tcW w:w="945" w:type="dxa"/>
          </w:tcPr>
          <w:p w14:paraId="0CE548D4" w14:textId="77777777" w:rsidR="002C2E96" w:rsidRPr="00D1539F" w:rsidRDefault="002C2E96" w:rsidP="00D1539F">
            <w:pPr>
              <w:pStyle w:val="BodyText"/>
              <w:ind w:left="0"/>
              <w:rPr>
                <w:sz w:val="18"/>
                <w:szCs w:val="18"/>
              </w:rPr>
            </w:pPr>
            <w:r>
              <w:rPr>
                <w:sz w:val="18"/>
                <w:szCs w:val="18"/>
              </w:rPr>
              <w:t>N/A</w:t>
            </w:r>
          </w:p>
        </w:tc>
        <w:tc>
          <w:tcPr>
            <w:tcW w:w="1020" w:type="dxa"/>
          </w:tcPr>
          <w:p w14:paraId="0CE548D5" w14:textId="77777777" w:rsidR="002C2E96" w:rsidRPr="00D1539F" w:rsidRDefault="002C2E96" w:rsidP="00D1539F">
            <w:pPr>
              <w:pStyle w:val="BodyText"/>
              <w:ind w:left="0"/>
              <w:rPr>
                <w:sz w:val="18"/>
                <w:szCs w:val="18"/>
              </w:rPr>
            </w:pPr>
            <w:r>
              <w:rPr>
                <w:sz w:val="18"/>
                <w:szCs w:val="18"/>
              </w:rPr>
              <w:t>N/A</w:t>
            </w:r>
          </w:p>
        </w:tc>
        <w:tc>
          <w:tcPr>
            <w:tcW w:w="789" w:type="dxa"/>
          </w:tcPr>
          <w:p w14:paraId="0CE548D6" w14:textId="77777777" w:rsidR="002C2E96" w:rsidRPr="00D1539F" w:rsidRDefault="002C2E96" w:rsidP="00D1539F">
            <w:pPr>
              <w:pStyle w:val="BodyText"/>
              <w:ind w:left="0"/>
              <w:rPr>
                <w:sz w:val="18"/>
                <w:szCs w:val="18"/>
              </w:rPr>
            </w:pPr>
            <w:r>
              <w:rPr>
                <w:sz w:val="18"/>
                <w:szCs w:val="18"/>
              </w:rPr>
              <w:t>N/A</w:t>
            </w:r>
          </w:p>
        </w:tc>
      </w:tr>
      <w:tr w:rsidR="002C2E96" w:rsidRPr="00AD142E" w14:paraId="0CE548DF" w14:textId="77777777" w:rsidTr="009B1E14">
        <w:trPr>
          <w:trHeight w:val="576"/>
        </w:trPr>
        <w:tc>
          <w:tcPr>
            <w:tcW w:w="1348" w:type="dxa"/>
            <w:noWrap/>
          </w:tcPr>
          <w:p w14:paraId="0CE548D8" w14:textId="77777777" w:rsidR="002C2E96" w:rsidRPr="00D1539F" w:rsidRDefault="002C2E96" w:rsidP="00D1539F">
            <w:pPr>
              <w:pStyle w:val="BodyText"/>
              <w:ind w:left="0"/>
              <w:rPr>
                <w:sz w:val="18"/>
                <w:szCs w:val="18"/>
              </w:rPr>
            </w:pPr>
            <w:r w:rsidRPr="00D1539F">
              <w:rPr>
                <w:rFonts w:cstheme="minorHAnsi"/>
                <w:sz w:val="18"/>
                <w:szCs w:val="18"/>
              </w:rPr>
              <w:t>VIOR_3.1.8</w:t>
            </w:r>
          </w:p>
        </w:tc>
        <w:tc>
          <w:tcPr>
            <w:tcW w:w="686" w:type="dxa"/>
          </w:tcPr>
          <w:p w14:paraId="0CE548D9"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tcPr>
          <w:p w14:paraId="0CE548DA" w14:textId="77777777" w:rsidR="002C2E96" w:rsidRPr="00D1539F" w:rsidRDefault="002C2E96" w:rsidP="00D1539F">
            <w:pPr>
              <w:pStyle w:val="BodyText"/>
              <w:ind w:left="0"/>
              <w:rPr>
                <w:sz w:val="18"/>
                <w:szCs w:val="18"/>
              </w:rPr>
            </w:pPr>
            <w:r w:rsidRPr="00D1539F">
              <w:rPr>
                <w:rFonts w:cstheme="minorHAnsi"/>
                <w:sz w:val="18"/>
                <w:szCs w:val="18"/>
              </w:rPr>
              <w:t>ENGR</w:t>
            </w:r>
          </w:p>
        </w:tc>
        <w:tc>
          <w:tcPr>
            <w:tcW w:w="3811" w:type="dxa"/>
            <w:noWrap/>
          </w:tcPr>
          <w:p w14:paraId="0CE548DB" w14:textId="77777777" w:rsidR="002C2E96" w:rsidRPr="00D1539F" w:rsidRDefault="002C2E96" w:rsidP="00D1539F">
            <w:pPr>
              <w:pStyle w:val="BodyText"/>
              <w:ind w:left="0"/>
              <w:rPr>
                <w:sz w:val="18"/>
                <w:szCs w:val="18"/>
              </w:rPr>
            </w:pPr>
            <w:r w:rsidRPr="00D1539F">
              <w:rPr>
                <w:rFonts w:cstheme="minorHAnsi"/>
                <w:sz w:val="18"/>
                <w:szCs w:val="18"/>
              </w:rPr>
              <w:t>The network will ensure the QoS (guaranteed level of service) parameters of roaming subscribers are within the limits of the roaming agreement.</w:t>
            </w:r>
          </w:p>
        </w:tc>
        <w:tc>
          <w:tcPr>
            <w:tcW w:w="945" w:type="dxa"/>
          </w:tcPr>
          <w:p w14:paraId="0CE548DC" w14:textId="77777777" w:rsidR="002C2E96" w:rsidRPr="00D1539F" w:rsidRDefault="002C2E96" w:rsidP="00D1539F">
            <w:pPr>
              <w:pStyle w:val="BodyText"/>
              <w:ind w:left="0"/>
              <w:rPr>
                <w:sz w:val="18"/>
                <w:szCs w:val="18"/>
              </w:rPr>
            </w:pPr>
            <w:r>
              <w:rPr>
                <w:sz w:val="18"/>
                <w:szCs w:val="18"/>
              </w:rPr>
              <w:t>N/A</w:t>
            </w:r>
          </w:p>
        </w:tc>
        <w:tc>
          <w:tcPr>
            <w:tcW w:w="1020" w:type="dxa"/>
          </w:tcPr>
          <w:p w14:paraId="0CE548DD" w14:textId="77777777" w:rsidR="002C2E96" w:rsidRPr="00D1539F" w:rsidRDefault="002C2E96" w:rsidP="00D1539F">
            <w:pPr>
              <w:pStyle w:val="BodyText"/>
              <w:ind w:left="0"/>
              <w:rPr>
                <w:sz w:val="18"/>
                <w:szCs w:val="18"/>
              </w:rPr>
            </w:pPr>
            <w:r>
              <w:rPr>
                <w:sz w:val="18"/>
                <w:szCs w:val="18"/>
              </w:rPr>
              <w:t>N/A</w:t>
            </w:r>
          </w:p>
        </w:tc>
        <w:tc>
          <w:tcPr>
            <w:tcW w:w="789" w:type="dxa"/>
          </w:tcPr>
          <w:p w14:paraId="0CE548DE" w14:textId="77777777" w:rsidR="002C2E96" w:rsidRPr="00D1539F" w:rsidRDefault="002C2E96" w:rsidP="00D1539F">
            <w:pPr>
              <w:pStyle w:val="BodyText"/>
              <w:ind w:left="0"/>
              <w:rPr>
                <w:sz w:val="18"/>
                <w:szCs w:val="18"/>
              </w:rPr>
            </w:pPr>
            <w:r>
              <w:rPr>
                <w:sz w:val="18"/>
                <w:szCs w:val="18"/>
              </w:rPr>
              <w:t>N/A</w:t>
            </w:r>
          </w:p>
        </w:tc>
      </w:tr>
      <w:tr w:rsidR="002C2E96" w:rsidRPr="00AD142E" w14:paraId="0CE548E7" w14:textId="77777777" w:rsidTr="009B1E14">
        <w:trPr>
          <w:trHeight w:val="576"/>
        </w:trPr>
        <w:tc>
          <w:tcPr>
            <w:tcW w:w="1348" w:type="dxa"/>
            <w:noWrap/>
          </w:tcPr>
          <w:p w14:paraId="0CE548E0" w14:textId="77777777" w:rsidR="002C2E96" w:rsidRPr="00D1539F" w:rsidRDefault="002C2E96" w:rsidP="00D1539F">
            <w:pPr>
              <w:pStyle w:val="BodyText"/>
              <w:ind w:left="0"/>
              <w:rPr>
                <w:sz w:val="18"/>
                <w:szCs w:val="18"/>
              </w:rPr>
            </w:pPr>
            <w:r w:rsidRPr="00D1539F">
              <w:rPr>
                <w:rFonts w:cstheme="minorHAnsi"/>
                <w:sz w:val="18"/>
                <w:szCs w:val="18"/>
              </w:rPr>
              <w:t>VIOR_3.1.9</w:t>
            </w:r>
          </w:p>
        </w:tc>
        <w:tc>
          <w:tcPr>
            <w:tcW w:w="686" w:type="dxa"/>
          </w:tcPr>
          <w:p w14:paraId="0CE548E1"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tcPr>
          <w:p w14:paraId="0CE548E2" w14:textId="77777777" w:rsidR="002C2E96" w:rsidRPr="00D1539F" w:rsidRDefault="002C2E96" w:rsidP="00D1539F">
            <w:pPr>
              <w:pStyle w:val="BodyText"/>
              <w:ind w:left="0"/>
              <w:rPr>
                <w:sz w:val="18"/>
                <w:szCs w:val="18"/>
              </w:rPr>
            </w:pPr>
            <w:r w:rsidRPr="00D1539F">
              <w:rPr>
                <w:rFonts w:cstheme="minorHAnsi"/>
                <w:sz w:val="18"/>
                <w:szCs w:val="18"/>
              </w:rPr>
              <w:t>Amdocs</w:t>
            </w:r>
          </w:p>
        </w:tc>
        <w:tc>
          <w:tcPr>
            <w:tcW w:w="3811" w:type="dxa"/>
            <w:noWrap/>
          </w:tcPr>
          <w:p w14:paraId="0CE548E3" w14:textId="77777777" w:rsidR="002C2E96" w:rsidRPr="00D1539F" w:rsidRDefault="002C2E96" w:rsidP="00D1539F">
            <w:pPr>
              <w:pStyle w:val="BodyText"/>
              <w:ind w:left="0"/>
              <w:rPr>
                <w:sz w:val="18"/>
                <w:szCs w:val="18"/>
              </w:rPr>
            </w:pPr>
            <w:r w:rsidRPr="00D1539F">
              <w:rPr>
                <w:rFonts w:cstheme="minorHAnsi"/>
                <w:sz w:val="18"/>
                <w:szCs w:val="18"/>
              </w:rPr>
              <w:t xml:space="preserve">USCC will have the ability to charge different rates for each QCI / APN value. </w:t>
            </w:r>
          </w:p>
        </w:tc>
        <w:tc>
          <w:tcPr>
            <w:tcW w:w="945" w:type="dxa"/>
          </w:tcPr>
          <w:p w14:paraId="0CE548E4" w14:textId="77777777" w:rsidR="002C2E96" w:rsidRPr="00D1539F" w:rsidRDefault="001F2071" w:rsidP="00D1539F">
            <w:pPr>
              <w:pStyle w:val="BodyText"/>
              <w:ind w:left="0"/>
              <w:rPr>
                <w:sz w:val="18"/>
                <w:szCs w:val="18"/>
              </w:rPr>
            </w:pPr>
            <w:r>
              <w:rPr>
                <w:sz w:val="18"/>
                <w:szCs w:val="18"/>
              </w:rPr>
              <w:t>APRM</w:t>
            </w:r>
          </w:p>
        </w:tc>
        <w:tc>
          <w:tcPr>
            <w:tcW w:w="1020" w:type="dxa"/>
          </w:tcPr>
          <w:p w14:paraId="0CE548E5" w14:textId="77777777" w:rsidR="002C2E96" w:rsidRPr="00D1539F" w:rsidRDefault="001F2071" w:rsidP="00D1539F">
            <w:pPr>
              <w:pStyle w:val="BodyText"/>
              <w:ind w:left="0"/>
              <w:rPr>
                <w:sz w:val="18"/>
                <w:szCs w:val="18"/>
              </w:rPr>
            </w:pPr>
            <w:r>
              <w:rPr>
                <w:sz w:val="18"/>
                <w:szCs w:val="18"/>
              </w:rPr>
              <w:t>N/A</w:t>
            </w:r>
          </w:p>
        </w:tc>
        <w:tc>
          <w:tcPr>
            <w:tcW w:w="789" w:type="dxa"/>
          </w:tcPr>
          <w:p w14:paraId="0CE548E6" w14:textId="77777777" w:rsidR="002C2E96" w:rsidRPr="00D1539F" w:rsidRDefault="001F2071" w:rsidP="00D1539F">
            <w:pPr>
              <w:pStyle w:val="BodyText"/>
              <w:ind w:left="0"/>
              <w:rPr>
                <w:sz w:val="18"/>
                <w:szCs w:val="18"/>
              </w:rPr>
            </w:pPr>
            <w:r>
              <w:rPr>
                <w:sz w:val="18"/>
                <w:szCs w:val="18"/>
              </w:rPr>
              <w:t>4.2.2</w:t>
            </w:r>
          </w:p>
        </w:tc>
      </w:tr>
      <w:tr w:rsidR="002C2E96" w:rsidRPr="00AD142E" w14:paraId="0CE548EF" w14:textId="77777777" w:rsidTr="009B1E14">
        <w:trPr>
          <w:trHeight w:val="576"/>
        </w:trPr>
        <w:tc>
          <w:tcPr>
            <w:tcW w:w="1348" w:type="dxa"/>
            <w:noWrap/>
          </w:tcPr>
          <w:p w14:paraId="0CE548E8" w14:textId="77777777" w:rsidR="002C2E96" w:rsidRPr="00D1539F" w:rsidRDefault="002C2E96" w:rsidP="00D1539F">
            <w:pPr>
              <w:pStyle w:val="BodyText"/>
              <w:ind w:left="0"/>
              <w:rPr>
                <w:sz w:val="18"/>
                <w:szCs w:val="18"/>
              </w:rPr>
            </w:pPr>
            <w:r w:rsidRPr="00D1539F">
              <w:rPr>
                <w:rFonts w:cstheme="minorHAnsi"/>
                <w:sz w:val="18"/>
                <w:szCs w:val="18"/>
              </w:rPr>
              <w:t>VIOR_3.1.9.1</w:t>
            </w:r>
          </w:p>
        </w:tc>
        <w:tc>
          <w:tcPr>
            <w:tcW w:w="686" w:type="dxa"/>
          </w:tcPr>
          <w:p w14:paraId="0CE548E9" w14:textId="77777777" w:rsidR="002C2E96" w:rsidRPr="00D1539F" w:rsidRDefault="002C2E96" w:rsidP="00D1539F">
            <w:pPr>
              <w:pStyle w:val="BodyText"/>
              <w:ind w:left="0"/>
              <w:rPr>
                <w:sz w:val="18"/>
                <w:szCs w:val="18"/>
              </w:rPr>
            </w:pPr>
          </w:p>
        </w:tc>
        <w:tc>
          <w:tcPr>
            <w:tcW w:w="1287" w:type="dxa"/>
          </w:tcPr>
          <w:p w14:paraId="0CE548EA" w14:textId="77777777" w:rsidR="002C2E96" w:rsidRPr="00D1539F" w:rsidRDefault="002C2E96" w:rsidP="00D1539F">
            <w:pPr>
              <w:pStyle w:val="BodyText"/>
              <w:ind w:left="0"/>
              <w:rPr>
                <w:sz w:val="18"/>
                <w:szCs w:val="18"/>
              </w:rPr>
            </w:pPr>
            <w:r w:rsidRPr="00D1539F">
              <w:rPr>
                <w:rFonts w:cstheme="minorHAnsi"/>
                <w:sz w:val="18"/>
                <w:szCs w:val="18"/>
              </w:rPr>
              <w:t>USCC</w:t>
            </w:r>
          </w:p>
        </w:tc>
        <w:tc>
          <w:tcPr>
            <w:tcW w:w="3811" w:type="dxa"/>
            <w:noWrap/>
          </w:tcPr>
          <w:p w14:paraId="0CE548EB" w14:textId="77777777" w:rsidR="002C2E96" w:rsidRPr="00D1539F" w:rsidRDefault="002C2E96" w:rsidP="00D1539F">
            <w:pPr>
              <w:pStyle w:val="BodyText"/>
              <w:ind w:left="0"/>
              <w:rPr>
                <w:sz w:val="18"/>
                <w:szCs w:val="18"/>
              </w:rPr>
            </w:pPr>
            <w:r w:rsidRPr="00D1539F">
              <w:rPr>
                <w:rFonts w:cstheme="minorHAnsi"/>
                <w:sz w:val="18"/>
                <w:szCs w:val="18"/>
              </w:rPr>
              <w:t xml:space="preserve">Rates per QCI/APN will be determined before launch. </w:t>
            </w:r>
          </w:p>
        </w:tc>
        <w:tc>
          <w:tcPr>
            <w:tcW w:w="945" w:type="dxa"/>
          </w:tcPr>
          <w:p w14:paraId="0CE548EC" w14:textId="77777777" w:rsidR="002C2E96" w:rsidRPr="00D1539F" w:rsidRDefault="002C2E96" w:rsidP="00D1539F">
            <w:pPr>
              <w:pStyle w:val="BodyText"/>
              <w:ind w:left="0"/>
              <w:rPr>
                <w:sz w:val="18"/>
                <w:szCs w:val="18"/>
              </w:rPr>
            </w:pPr>
            <w:r>
              <w:rPr>
                <w:sz w:val="18"/>
                <w:szCs w:val="18"/>
              </w:rPr>
              <w:t>N/A</w:t>
            </w:r>
          </w:p>
        </w:tc>
        <w:tc>
          <w:tcPr>
            <w:tcW w:w="1020" w:type="dxa"/>
          </w:tcPr>
          <w:p w14:paraId="0CE548ED" w14:textId="77777777" w:rsidR="002C2E96" w:rsidRPr="00D1539F" w:rsidRDefault="002C2E96" w:rsidP="00D1539F">
            <w:pPr>
              <w:pStyle w:val="BodyText"/>
              <w:ind w:left="0"/>
              <w:rPr>
                <w:sz w:val="18"/>
                <w:szCs w:val="18"/>
              </w:rPr>
            </w:pPr>
            <w:r>
              <w:rPr>
                <w:sz w:val="18"/>
                <w:szCs w:val="18"/>
              </w:rPr>
              <w:t>N/A</w:t>
            </w:r>
          </w:p>
        </w:tc>
        <w:tc>
          <w:tcPr>
            <w:tcW w:w="789" w:type="dxa"/>
          </w:tcPr>
          <w:p w14:paraId="0CE548EE" w14:textId="77777777" w:rsidR="002C2E96" w:rsidRPr="00D1539F" w:rsidRDefault="002C2E96" w:rsidP="00D1539F">
            <w:pPr>
              <w:pStyle w:val="BodyText"/>
              <w:ind w:left="0"/>
              <w:rPr>
                <w:sz w:val="18"/>
                <w:szCs w:val="18"/>
              </w:rPr>
            </w:pPr>
            <w:r>
              <w:rPr>
                <w:sz w:val="18"/>
                <w:szCs w:val="18"/>
              </w:rPr>
              <w:t>N/A</w:t>
            </w:r>
          </w:p>
        </w:tc>
      </w:tr>
      <w:tr w:rsidR="002C2E96" w:rsidRPr="00AD142E" w14:paraId="0CE548F8" w14:textId="77777777" w:rsidTr="009B1E14">
        <w:trPr>
          <w:trHeight w:val="576"/>
        </w:trPr>
        <w:tc>
          <w:tcPr>
            <w:tcW w:w="1348" w:type="dxa"/>
            <w:noWrap/>
          </w:tcPr>
          <w:p w14:paraId="0CE548F0" w14:textId="77777777" w:rsidR="002C2E96" w:rsidRPr="00D1539F" w:rsidRDefault="002C2E96" w:rsidP="00D1539F">
            <w:pPr>
              <w:pStyle w:val="BodyText"/>
              <w:ind w:left="0"/>
              <w:rPr>
                <w:sz w:val="18"/>
                <w:szCs w:val="18"/>
              </w:rPr>
            </w:pPr>
            <w:r w:rsidRPr="00D1539F">
              <w:rPr>
                <w:rFonts w:cstheme="minorHAnsi"/>
                <w:sz w:val="18"/>
                <w:szCs w:val="18"/>
              </w:rPr>
              <w:t>VIOR_3.1.10</w:t>
            </w:r>
          </w:p>
        </w:tc>
        <w:tc>
          <w:tcPr>
            <w:tcW w:w="686" w:type="dxa"/>
          </w:tcPr>
          <w:p w14:paraId="0CE548F1"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tcPr>
          <w:p w14:paraId="0CE548F2" w14:textId="77777777" w:rsidR="002C2E96" w:rsidRPr="00D1539F" w:rsidRDefault="002C2E96" w:rsidP="00D1539F">
            <w:pPr>
              <w:pStyle w:val="BodyText"/>
              <w:ind w:left="0"/>
              <w:rPr>
                <w:sz w:val="18"/>
                <w:szCs w:val="18"/>
              </w:rPr>
            </w:pPr>
            <w:r w:rsidRPr="00D1539F">
              <w:rPr>
                <w:rFonts w:cstheme="minorHAnsi"/>
                <w:sz w:val="18"/>
                <w:szCs w:val="18"/>
              </w:rPr>
              <w:t>USCC</w:t>
            </w:r>
          </w:p>
        </w:tc>
        <w:tc>
          <w:tcPr>
            <w:tcW w:w="3811" w:type="dxa"/>
            <w:noWrap/>
          </w:tcPr>
          <w:p w14:paraId="0CE548F3" w14:textId="77777777" w:rsidR="002C2E96" w:rsidRPr="00D1539F" w:rsidRDefault="002C2E96" w:rsidP="00D1539F">
            <w:pPr>
              <w:pStyle w:val="ListParagraph"/>
              <w:ind w:left="0"/>
              <w:rPr>
                <w:sz w:val="18"/>
                <w:szCs w:val="18"/>
              </w:rPr>
            </w:pPr>
            <w:r w:rsidRPr="00D1539F">
              <w:rPr>
                <w:rFonts w:cstheme="minorHAnsi"/>
                <w:sz w:val="18"/>
                <w:szCs w:val="18"/>
              </w:rPr>
              <w:t xml:space="preserve">The following are the VoLTE services that </w:t>
            </w:r>
            <w:r w:rsidRPr="00D1539F">
              <w:rPr>
                <w:rFonts w:cstheme="minorHAnsi"/>
                <w:strike/>
                <w:sz w:val="18"/>
                <w:szCs w:val="18"/>
              </w:rPr>
              <w:t>USCC’s network will support for inbound roamers.</w:t>
            </w:r>
            <w:r w:rsidRPr="00D1539F">
              <w:rPr>
                <w:rFonts w:cstheme="minorHAnsi"/>
                <w:sz w:val="18"/>
                <w:szCs w:val="18"/>
              </w:rPr>
              <w:t xml:space="preserve">  </w:t>
            </w:r>
            <w:r w:rsidRPr="00D1539F">
              <w:rPr>
                <w:sz w:val="18"/>
                <w:szCs w:val="18"/>
              </w:rPr>
              <w:t xml:space="preserve">U.S. Cellular expects our roaming partners will enable for their customers in a roaming </w:t>
            </w:r>
            <w:r w:rsidRPr="00D1539F">
              <w:rPr>
                <w:sz w:val="18"/>
                <w:szCs w:val="18"/>
              </w:rPr>
              <w:lastRenderedPageBreak/>
              <w:t>environment.  We should, therefore, expect inbound roamers will use these services while VoLTE roaming on USCC:</w:t>
            </w:r>
          </w:p>
          <w:p w14:paraId="0CE548F4" w14:textId="77777777" w:rsidR="002C2E96" w:rsidRPr="00D1539F" w:rsidRDefault="002C2E96" w:rsidP="00D1539F">
            <w:pPr>
              <w:pStyle w:val="BodyText"/>
              <w:ind w:left="0"/>
              <w:rPr>
                <w:sz w:val="18"/>
                <w:szCs w:val="18"/>
              </w:rPr>
            </w:pPr>
            <w:r w:rsidRPr="00D1539F">
              <w:rPr>
                <w:rFonts w:cstheme="minorHAnsi"/>
                <w:sz w:val="18"/>
                <w:szCs w:val="18"/>
              </w:rPr>
              <w:t>(requirement updated per CR-ID-5)</w:t>
            </w:r>
          </w:p>
        </w:tc>
        <w:tc>
          <w:tcPr>
            <w:tcW w:w="945" w:type="dxa"/>
          </w:tcPr>
          <w:p w14:paraId="0CE548F5" w14:textId="77777777" w:rsidR="002C2E96" w:rsidRPr="00D1539F" w:rsidRDefault="002C2E96" w:rsidP="00D1539F">
            <w:pPr>
              <w:pStyle w:val="BodyText"/>
              <w:ind w:left="0"/>
              <w:rPr>
                <w:sz w:val="18"/>
                <w:szCs w:val="18"/>
              </w:rPr>
            </w:pPr>
            <w:r>
              <w:rPr>
                <w:sz w:val="18"/>
                <w:szCs w:val="18"/>
              </w:rPr>
              <w:lastRenderedPageBreak/>
              <w:t>N/A</w:t>
            </w:r>
          </w:p>
        </w:tc>
        <w:tc>
          <w:tcPr>
            <w:tcW w:w="1020" w:type="dxa"/>
          </w:tcPr>
          <w:p w14:paraId="0CE548F6" w14:textId="77777777" w:rsidR="002C2E96" w:rsidRPr="00D1539F" w:rsidRDefault="002C2E96" w:rsidP="00D1539F">
            <w:pPr>
              <w:pStyle w:val="BodyText"/>
              <w:ind w:left="0"/>
              <w:rPr>
                <w:sz w:val="18"/>
                <w:szCs w:val="18"/>
              </w:rPr>
            </w:pPr>
            <w:r>
              <w:rPr>
                <w:sz w:val="18"/>
                <w:szCs w:val="18"/>
              </w:rPr>
              <w:t>N/A</w:t>
            </w:r>
          </w:p>
        </w:tc>
        <w:tc>
          <w:tcPr>
            <w:tcW w:w="789" w:type="dxa"/>
          </w:tcPr>
          <w:p w14:paraId="0CE548F7" w14:textId="77777777" w:rsidR="002C2E96" w:rsidRPr="00D1539F" w:rsidRDefault="002C2E96" w:rsidP="00D1539F">
            <w:pPr>
              <w:pStyle w:val="BodyText"/>
              <w:ind w:left="0"/>
              <w:rPr>
                <w:sz w:val="18"/>
                <w:szCs w:val="18"/>
              </w:rPr>
            </w:pPr>
            <w:r>
              <w:rPr>
                <w:sz w:val="18"/>
                <w:szCs w:val="18"/>
              </w:rPr>
              <w:t>N/A</w:t>
            </w:r>
          </w:p>
        </w:tc>
      </w:tr>
      <w:tr w:rsidR="002C2E96" w:rsidRPr="00AD142E" w14:paraId="0CE54900" w14:textId="77777777" w:rsidTr="009B1E14">
        <w:trPr>
          <w:trHeight w:val="576"/>
        </w:trPr>
        <w:tc>
          <w:tcPr>
            <w:tcW w:w="1348" w:type="dxa"/>
            <w:noWrap/>
          </w:tcPr>
          <w:p w14:paraId="0CE548F9" w14:textId="77777777" w:rsidR="002C2E96" w:rsidRPr="00D1539F" w:rsidRDefault="002C2E96" w:rsidP="00D1539F">
            <w:pPr>
              <w:pStyle w:val="BodyText"/>
              <w:ind w:left="0"/>
              <w:rPr>
                <w:sz w:val="18"/>
                <w:szCs w:val="18"/>
              </w:rPr>
            </w:pPr>
            <w:r w:rsidRPr="00D1539F">
              <w:rPr>
                <w:rFonts w:cstheme="minorHAnsi"/>
                <w:sz w:val="18"/>
                <w:szCs w:val="18"/>
              </w:rPr>
              <w:lastRenderedPageBreak/>
              <w:t>VIOR_3.1.10.1</w:t>
            </w:r>
          </w:p>
        </w:tc>
        <w:tc>
          <w:tcPr>
            <w:tcW w:w="686" w:type="dxa"/>
          </w:tcPr>
          <w:p w14:paraId="0CE548FA"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tcPr>
          <w:p w14:paraId="0CE548FB" w14:textId="77777777" w:rsidR="002C2E96" w:rsidRPr="00D1539F" w:rsidRDefault="002C2E96" w:rsidP="00D1539F">
            <w:pPr>
              <w:pStyle w:val="BodyText"/>
              <w:ind w:left="0"/>
              <w:rPr>
                <w:sz w:val="18"/>
                <w:szCs w:val="18"/>
              </w:rPr>
            </w:pPr>
            <w:r w:rsidRPr="00D1539F">
              <w:rPr>
                <w:rFonts w:cstheme="minorHAnsi"/>
                <w:sz w:val="18"/>
                <w:szCs w:val="18"/>
              </w:rPr>
              <w:t>USCC</w:t>
            </w:r>
          </w:p>
        </w:tc>
        <w:tc>
          <w:tcPr>
            <w:tcW w:w="3811" w:type="dxa"/>
            <w:noWrap/>
          </w:tcPr>
          <w:p w14:paraId="0CE548FC" w14:textId="77777777" w:rsidR="002C2E96" w:rsidRPr="00D1539F" w:rsidRDefault="002C2E96" w:rsidP="00D1539F">
            <w:pPr>
              <w:pStyle w:val="BodyText"/>
              <w:ind w:left="0"/>
              <w:rPr>
                <w:sz w:val="18"/>
                <w:szCs w:val="18"/>
              </w:rPr>
            </w:pPr>
            <w:r w:rsidRPr="00D1539F">
              <w:rPr>
                <w:rFonts w:cstheme="minorHAnsi"/>
                <w:strike/>
                <w:sz w:val="18"/>
                <w:szCs w:val="18"/>
              </w:rPr>
              <w:t>USCC’s network will support</w:t>
            </w:r>
            <w:r w:rsidRPr="00D1539F">
              <w:rPr>
                <w:rFonts w:cstheme="minorHAnsi"/>
                <w:sz w:val="18"/>
                <w:szCs w:val="18"/>
              </w:rPr>
              <w:t xml:space="preserve"> VoLTE voice calls, non HD. (requirement updated per CR-ID-5)</w:t>
            </w:r>
          </w:p>
        </w:tc>
        <w:tc>
          <w:tcPr>
            <w:tcW w:w="945" w:type="dxa"/>
          </w:tcPr>
          <w:p w14:paraId="0CE548FD" w14:textId="77777777" w:rsidR="002C2E96" w:rsidRPr="00D1539F" w:rsidRDefault="002C2E96" w:rsidP="00D1539F">
            <w:pPr>
              <w:pStyle w:val="BodyText"/>
              <w:ind w:left="0"/>
              <w:rPr>
                <w:sz w:val="18"/>
                <w:szCs w:val="18"/>
              </w:rPr>
            </w:pPr>
            <w:r>
              <w:rPr>
                <w:sz w:val="18"/>
                <w:szCs w:val="18"/>
              </w:rPr>
              <w:t>N/A</w:t>
            </w:r>
          </w:p>
        </w:tc>
        <w:tc>
          <w:tcPr>
            <w:tcW w:w="1020" w:type="dxa"/>
          </w:tcPr>
          <w:p w14:paraId="0CE548FE" w14:textId="77777777" w:rsidR="002C2E96" w:rsidRPr="00D1539F" w:rsidRDefault="002C2E96" w:rsidP="00D1539F">
            <w:pPr>
              <w:pStyle w:val="BodyText"/>
              <w:ind w:left="0"/>
              <w:rPr>
                <w:sz w:val="18"/>
                <w:szCs w:val="18"/>
              </w:rPr>
            </w:pPr>
            <w:r>
              <w:rPr>
                <w:sz w:val="18"/>
                <w:szCs w:val="18"/>
              </w:rPr>
              <w:t>N/A</w:t>
            </w:r>
          </w:p>
        </w:tc>
        <w:tc>
          <w:tcPr>
            <w:tcW w:w="789" w:type="dxa"/>
          </w:tcPr>
          <w:p w14:paraId="0CE548FF" w14:textId="77777777" w:rsidR="002C2E96" w:rsidRPr="00D1539F" w:rsidRDefault="002C2E96" w:rsidP="00D1539F">
            <w:pPr>
              <w:pStyle w:val="BodyText"/>
              <w:ind w:left="0"/>
              <w:rPr>
                <w:sz w:val="18"/>
                <w:szCs w:val="18"/>
              </w:rPr>
            </w:pPr>
            <w:r>
              <w:rPr>
                <w:sz w:val="18"/>
                <w:szCs w:val="18"/>
              </w:rPr>
              <w:t>N/A</w:t>
            </w:r>
          </w:p>
        </w:tc>
      </w:tr>
      <w:tr w:rsidR="002C2E96" w:rsidRPr="00AD142E" w14:paraId="0CE54908" w14:textId="77777777" w:rsidTr="009B1E14">
        <w:trPr>
          <w:trHeight w:val="576"/>
        </w:trPr>
        <w:tc>
          <w:tcPr>
            <w:tcW w:w="1348" w:type="dxa"/>
            <w:noWrap/>
          </w:tcPr>
          <w:p w14:paraId="0CE54901" w14:textId="77777777" w:rsidR="002C2E96" w:rsidRPr="00D1539F" w:rsidRDefault="002C2E96" w:rsidP="00D1539F">
            <w:pPr>
              <w:pStyle w:val="BodyText"/>
              <w:ind w:left="0"/>
              <w:rPr>
                <w:sz w:val="18"/>
                <w:szCs w:val="18"/>
              </w:rPr>
            </w:pPr>
            <w:r w:rsidRPr="00D1539F">
              <w:rPr>
                <w:rFonts w:cstheme="minorHAnsi"/>
                <w:sz w:val="18"/>
                <w:szCs w:val="18"/>
              </w:rPr>
              <w:t>VIOR_3.1.10.2</w:t>
            </w:r>
          </w:p>
        </w:tc>
        <w:tc>
          <w:tcPr>
            <w:tcW w:w="686" w:type="dxa"/>
          </w:tcPr>
          <w:p w14:paraId="0CE54902"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tcPr>
          <w:p w14:paraId="0CE54903" w14:textId="77777777" w:rsidR="002C2E96" w:rsidRPr="00D1539F" w:rsidRDefault="002C2E96" w:rsidP="00D1539F">
            <w:pPr>
              <w:pStyle w:val="BodyText"/>
              <w:ind w:left="0"/>
              <w:rPr>
                <w:sz w:val="18"/>
                <w:szCs w:val="18"/>
              </w:rPr>
            </w:pPr>
            <w:r w:rsidRPr="00D1539F">
              <w:rPr>
                <w:rFonts w:cstheme="minorHAnsi"/>
                <w:sz w:val="18"/>
                <w:szCs w:val="18"/>
              </w:rPr>
              <w:t>USCC</w:t>
            </w:r>
          </w:p>
        </w:tc>
        <w:tc>
          <w:tcPr>
            <w:tcW w:w="3811" w:type="dxa"/>
            <w:noWrap/>
          </w:tcPr>
          <w:p w14:paraId="0CE54904" w14:textId="77777777" w:rsidR="002C2E96" w:rsidRPr="00D1539F" w:rsidRDefault="002C2E96" w:rsidP="00D1539F">
            <w:pPr>
              <w:pStyle w:val="BodyText"/>
              <w:ind w:left="0"/>
              <w:rPr>
                <w:sz w:val="18"/>
                <w:szCs w:val="18"/>
              </w:rPr>
            </w:pPr>
            <w:r w:rsidRPr="00D1539F">
              <w:rPr>
                <w:rFonts w:cstheme="minorHAnsi"/>
                <w:strike/>
                <w:sz w:val="18"/>
                <w:szCs w:val="18"/>
              </w:rPr>
              <w:t>USCC’s network will support</w:t>
            </w:r>
            <w:r w:rsidRPr="00D1539F">
              <w:rPr>
                <w:rFonts w:cstheme="minorHAnsi"/>
                <w:sz w:val="18"/>
                <w:szCs w:val="18"/>
              </w:rPr>
              <w:t xml:space="preserve"> HD VoLTE voice calls. (requirement updated per CR-ID-5)</w:t>
            </w:r>
          </w:p>
        </w:tc>
        <w:tc>
          <w:tcPr>
            <w:tcW w:w="945" w:type="dxa"/>
          </w:tcPr>
          <w:p w14:paraId="0CE54905" w14:textId="77777777" w:rsidR="002C2E96" w:rsidRPr="00D1539F" w:rsidRDefault="002C2E96" w:rsidP="00D1539F">
            <w:pPr>
              <w:pStyle w:val="BodyText"/>
              <w:ind w:left="0"/>
              <w:rPr>
                <w:sz w:val="18"/>
                <w:szCs w:val="18"/>
              </w:rPr>
            </w:pPr>
            <w:r>
              <w:rPr>
                <w:sz w:val="18"/>
                <w:szCs w:val="18"/>
              </w:rPr>
              <w:t>N/A</w:t>
            </w:r>
          </w:p>
        </w:tc>
        <w:tc>
          <w:tcPr>
            <w:tcW w:w="1020" w:type="dxa"/>
          </w:tcPr>
          <w:p w14:paraId="0CE54906" w14:textId="77777777" w:rsidR="002C2E96" w:rsidRPr="00D1539F" w:rsidRDefault="002C2E96" w:rsidP="00D1539F">
            <w:pPr>
              <w:pStyle w:val="BodyText"/>
              <w:ind w:left="0"/>
              <w:rPr>
                <w:sz w:val="18"/>
                <w:szCs w:val="18"/>
              </w:rPr>
            </w:pPr>
            <w:r>
              <w:rPr>
                <w:sz w:val="18"/>
                <w:szCs w:val="18"/>
              </w:rPr>
              <w:t>N/A</w:t>
            </w:r>
          </w:p>
        </w:tc>
        <w:tc>
          <w:tcPr>
            <w:tcW w:w="789" w:type="dxa"/>
          </w:tcPr>
          <w:p w14:paraId="0CE54907" w14:textId="77777777" w:rsidR="002C2E96" w:rsidRPr="00D1539F" w:rsidRDefault="002C2E96" w:rsidP="00D1539F">
            <w:pPr>
              <w:pStyle w:val="BodyText"/>
              <w:ind w:left="0"/>
              <w:rPr>
                <w:sz w:val="18"/>
                <w:szCs w:val="18"/>
              </w:rPr>
            </w:pPr>
            <w:r>
              <w:rPr>
                <w:sz w:val="18"/>
                <w:szCs w:val="18"/>
              </w:rPr>
              <w:t>N/A</w:t>
            </w:r>
          </w:p>
        </w:tc>
      </w:tr>
      <w:tr w:rsidR="002C2E96" w:rsidRPr="00AD142E" w14:paraId="0CE54912" w14:textId="77777777" w:rsidTr="009B1E14">
        <w:trPr>
          <w:trHeight w:val="576"/>
        </w:trPr>
        <w:tc>
          <w:tcPr>
            <w:tcW w:w="1348" w:type="dxa"/>
            <w:noWrap/>
          </w:tcPr>
          <w:p w14:paraId="0CE54909" w14:textId="77777777" w:rsidR="002C2E96" w:rsidRPr="00D1539F" w:rsidRDefault="002C2E96" w:rsidP="00D1539F">
            <w:pPr>
              <w:pStyle w:val="BodyText"/>
              <w:ind w:left="0"/>
              <w:rPr>
                <w:sz w:val="18"/>
                <w:szCs w:val="18"/>
              </w:rPr>
            </w:pPr>
            <w:r w:rsidRPr="00D1539F">
              <w:rPr>
                <w:rFonts w:cstheme="minorHAnsi"/>
                <w:sz w:val="18"/>
                <w:szCs w:val="18"/>
              </w:rPr>
              <w:t>VIOR_3.1.10.3</w:t>
            </w:r>
          </w:p>
        </w:tc>
        <w:tc>
          <w:tcPr>
            <w:tcW w:w="686" w:type="dxa"/>
          </w:tcPr>
          <w:p w14:paraId="0CE5490A"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tcPr>
          <w:p w14:paraId="0CE5490B" w14:textId="77777777" w:rsidR="002C2E96" w:rsidRPr="00D1539F" w:rsidRDefault="002C2E96" w:rsidP="00D1539F">
            <w:pPr>
              <w:pStyle w:val="BodyText"/>
              <w:ind w:left="0"/>
              <w:rPr>
                <w:sz w:val="18"/>
                <w:szCs w:val="18"/>
              </w:rPr>
            </w:pPr>
            <w:r w:rsidRPr="00D1539F">
              <w:rPr>
                <w:rFonts w:asciiTheme="minorHAnsi" w:hAnsiTheme="minorHAnsi" w:cstheme="minorHAnsi"/>
                <w:sz w:val="18"/>
                <w:szCs w:val="18"/>
              </w:rPr>
              <w:t>USCC</w:t>
            </w:r>
          </w:p>
        </w:tc>
        <w:tc>
          <w:tcPr>
            <w:tcW w:w="3811" w:type="dxa"/>
            <w:noWrap/>
          </w:tcPr>
          <w:p w14:paraId="0CE5490C" w14:textId="77777777" w:rsidR="002C2E96" w:rsidRPr="00D1539F" w:rsidRDefault="002C2E96" w:rsidP="00D1539F">
            <w:pPr>
              <w:pStyle w:val="CellBody"/>
              <w:spacing w:beforeAutospacing="1" w:afterAutospacing="1"/>
              <w:ind w:left="720"/>
              <w:rPr>
                <w:rFonts w:asciiTheme="minorHAnsi" w:hAnsiTheme="minorHAnsi" w:cstheme="minorHAnsi"/>
                <w:color w:val="auto"/>
                <w:sz w:val="18"/>
                <w:szCs w:val="18"/>
              </w:rPr>
            </w:pPr>
            <w:r w:rsidRPr="00D1539F">
              <w:rPr>
                <w:rFonts w:asciiTheme="minorHAnsi" w:hAnsiTheme="minorHAnsi" w:cstheme="minorHAnsi"/>
                <w:strike/>
                <w:color w:val="auto"/>
                <w:sz w:val="18"/>
                <w:szCs w:val="18"/>
              </w:rPr>
              <w:t>USCC’s network will support VoLTE conference calls, up to 6 people, including HD.</w:t>
            </w:r>
            <w:r w:rsidRPr="00D1539F">
              <w:rPr>
                <w:rFonts w:asciiTheme="minorHAnsi" w:hAnsiTheme="minorHAnsi" w:cstheme="minorHAnsi"/>
                <w:color w:val="auto"/>
                <w:sz w:val="18"/>
                <w:szCs w:val="18"/>
              </w:rPr>
              <w:t>VoLTE conference calls including HD (# of participants allowed on conference call to be defined by home carrier)</w:t>
            </w:r>
          </w:p>
          <w:p w14:paraId="0CE5490D" w14:textId="77777777" w:rsidR="002C2E96" w:rsidRPr="00D1539F" w:rsidRDefault="002C2E96" w:rsidP="00D1539F">
            <w:pPr>
              <w:pStyle w:val="ListParagraph"/>
              <w:rPr>
                <w:rFonts w:cstheme="minorHAnsi"/>
                <w:sz w:val="18"/>
                <w:szCs w:val="18"/>
              </w:rPr>
            </w:pPr>
            <w:r w:rsidRPr="00D1539F">
              <w:rPr>
                <w:rFonts w:cstheme="minorHAnsi"/>
                <w:sz w:val="18"/>
                <w:szCs w:val="18"/>
              </w:rPr>
              <w:t>Note: VoLTE conference call settings will be determined by the roaming partner.</w:t>
            </w:r>
            <w:r w:rsidRPr="00D1539F">
              <w:rPr>
                <w:rFonts w:cstheme="minorHAnsi"/>
                <w:strike/>
                <w:sz w:val="18"/>
                <w:szCs w:val="18"/>
              </w:rPr>
              <w:t>roaming partner controls the number of people allowed on the conference call.</w:t>
            </w:r>
            <w:r w:rsidRPr="00D1539F">
              <w:rPr>
                <w:rFonts w:cstheme="minorHAnsi"/>
                <w:sz w:val="18"/>
                <w:szCs w:val="18"/>
              </w:rPr>
              <w:t xml:space="preserve"> </w:t>
            </w:r>
          </w:p>
          <w:p w14:paraId="0CE5490E" w14:textId="77777777" w:rsidR="002C2E96" w:rsidRPr="00D1539F" w:rsidRDefault="002C2E96" w:rsidP="00D1539F">
            <w:pPr>
              <w:pStyle w:val="BodyText"/>
              <w:ind w:left="0"/>
              <w:rPr>
                <w:sz w:val="18"/>
                <w:szCs w:val="18"/>
              </w:rPr>
            </w:pPr>
            <w:r w:rsidRPr="00D1539F">
              <w:rPr>
                <w:rFonts w:cstheme="minorHAnsi"/>
                <w:sz w:val="18"/>
                <w:szCs w:val="18"/>
              </w:rPr>
              <w:t>(requirement updated per CR-ID-5)</w:t>
            </w:r>
          </w:p>
        </w:tc>
        <w:tc>
          <w:tcPr>
            <w:tcW w:w="945" w:type="dxa"/>
          </w:tcPr>
          <w:p w14:paraId="0CE5490F" w14:textId="77777777" w:rsidR="002C2E96" w:rsidRPr="00D1539F" w:rsidRDefault="002C2E96" w:rsidP="00D1539F">
            <w:pPr>
              <w:pStyle w:val="BodyText"/>
              <w:ind w:left="0"/>
              <w:rPr>
                <w:sz w:val="18"/>
                <w:szCs w:val="18"/>
              </w:rPr>
            </w:pPr>
            <w:r>
              <w:rPr>
                <w:sz w:val="18"/>
                <w:szCs w:val="18"/>
              </w:rPr>
              <w:t>N/A</w:t>
            </w:r>
          </w:p>
        </w:tc>
        <w:tc>
          <w:tcPr>
            <w:tcW w:w="1020" w:type="dxa"/>
          </w:tcPr>
          <w:p w14:paraId="0CE54910" w14:textId="77777777" w:rsidR="002C2E96" w:rsidRPr="00D1539F" w:rsidRDefault="002C2E96" w:rsidP="00D1539F">
            <w:pPr>
              <w:pStyle w:val="BodyText"/>
              <w:ind w:left="0"/>
              <w:rPr>
                <w:sz w:val="18"/>
                <w:szCs w:val="18"/>
              </w:rPr>
            </w:pPr>
            <w:r>
              <w:rPr>
                <w:sz w:val="18"/>
                <w:szCs w:val="18"/>
              </w:rPr>
              <w:t>N/A</w:t>
            </w:r>
          </w:p>
        </w:tc>
        <w:tc>
          <w:tcPr>
            <w:tcW w:w="789" w:type="dxa"/>
          </w:tcPr>
          <w:p w14:paraId="0CE54911" w14:textId="77777777" w:rsidR="002C2E96" w:rsidRPr="00D1539F" w:rsidRDefault="002C2E96" w:rsidP="00D1539F">
            <w:pPr>
              <w:pStyle w:val="BodyText"/>
              <w:ind w:left="0"/>
              <w:rPr>
                <w:sz w:val="18"/>
                <w:szCs w:val="18"/>
              </w:rPr>
            </w:pPr>
            <w:r>
              <w:rPr>
                <w:sz w:val="18"/>
                <w:szCs w:val="18"/>
              </w:rPr>
              <w:t>N/A</w:t>
            </w:r>
          </w:p>
        </w:tc>
      </w:tr>
      <w:tr w:rsidR="002C2E96" w:rsidRPr="00AD142E" w14:paraId="0CE5491A" w14:textId="77777777" w:rsidTr="009B1E14">
        <w:trPr>
          <w:trHeight w:val="576"/>
        </w:trPr>
        <w:tc>
          <w:tcPr>
            <w:tcW w:w="1348" w:type="dxa"/>
            <w:noWrap/>
          </w:tcPr>
          <w:p w14:paraId="0CE54913" w14:textId="77777777" w:rsidR="002C2E96" w:rsidRPr="00D1539F" w:rsidRDefault="002C2E96" w:rsidP="00D1539F">
            <w:pPr>
              <w:pStyle w:val="BodyText"/>
              <w:ind w:left="0"/>
              <w:rPr>
                <w:sz w:val="18"/>
                <w:szCs w:val="18"/>
              </w:rPr>
            </w:pPr>
            <w:r w:rsidRPr="00D1539F">
              <w:rPr>
                <w:rFonts w:cstheme="minorHAnsi"/>
                <w:sz w:val="18"/>
                <w:szCs w:val="18"/>
              </w:rPr>
              <w:t>VIOR_3.1.11</w:t>
            </w:r>
          </w:p>
        </w:tc>
        <w:tc>
          <w:tcPr>
            <w:tcW w:w="686" w:type="dxa"/>
          </w:tcPr>
          <w:p w14:paraId="0CE54914"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tcPr>
          <w:p w14:paraId="0CE54915" w14:textId="77777777" w:rsidR="002C2E96" w:rsidRPr="00D1539F" w:rsidRDefault="002C2E96" w:rsidP="00D1539F">
            <w:pPr>
              <w:pStyle w:val="BodyText"/>
              <w:ind w:left="0"/>
              <w:rPr>
                <w:sz w:val="18"/>
                <w:szCs w:val="18"/>
              </w:rPr>
            </w:pPr>
            <w:r w:rsidRPr="00D1539F">
              <w:rPr>
                <w:rFonts w:cstheme="minorHAnsi"/>
                <w:sz w:val="18"/>
                <w:szCs w:val="18"/>
              </w:rPr>
              <w:t>ENGR</w:t>
            </w:r>
          </w:p>
        </w:tc>
        <w:tc>
          <w:tcPr>
            <w:tcW w:w="3811" w:type="dxa"/>
            <w:noWrap/>
          </w:tcPr>
          <w:p w14:paraId="0CE54916" w14:textId="77777777" w:rsidR="002C2E96" w:rsidRPr="00D1539F" w:rsidRDefault="002C2E96" w:rsidP="00D1539F">
            <w:pPr>
              <w:pStyle w:val="BodyText"/>
              <w:ind w:left="0"/>
              <w:rPr>
                <w:sz w:val="18"/>
                <w:szCs w:val="18"/>
              </w:rPr>
            </w:pPr>
            <w:r w:rsidRPr="00D1539F">
              <w:rPr>
                <w:rFonts w:cstheme="minorHAnsi"/>
                <w:sz w:val="18"/>
                <w:szCs w:val="18"/>
              </w:rPr>
              <w:t>USCC’s network will support VoLTE E911 (E911 over IMS) voice calls.</w:t>
            </w:r>
          </w:p>
        </w:tc>
        <w:tc>
          <w:tcPr>
            <w:tcW w:w="945" w:type="dxa"/>
          </w:tcPr>
          <w:p w14:paraId="0CE54917" w14:textId="77777777" w:rsidR="002C2E96" w:rsidRPr="00D1539F" w:rsidRDefault="002C2E96" w:rsidP="00D1539F">
            <w:pPr>
              <w:pStyle w:val="BodyText"/>
              <w:ind w:left="0"/>
              <w:rPr>
                <w:sz w:val="18"/>
                <w:szCs w:val="18"/>
              </w:rPr>
            </w:pPr>
            <w:r>
              <w:rPr>
                <w:sz w:val="18"/>
                <w:szCs w:val="18"/>
              </w:rPr>
              <w:t>N/A</w:t>
            </w:r>
          </w:p>
        </w:tc>
        <w:tc>
          <w:tcPr>
            <w:tcW w:w="1020" w:type="dxa"/>
          </w:tcPr>
          <w:p w14:paraId="0CE54918" w14:textId="77777777" w:rsidR="002C2E96" w:rsidRPr="00D1539F" w:rsidRDefault="002C2E96" w:rsidP="00D1539F">
            <w:pPr>
              <w:pStyle w:val="BodyText"/>
              <w:ind w:left="0"/>
              <w:rPr>
                <w:sz w:val="18"/>
                <w:szCs w:val="18"/>
              </w:rPr>
            </w:pPr>
            <w:r>
              <w:rPr>
                <w:sz w:val="18"/>
                <w:szCs w:val="18"/>
              </w:rPr>
              <w:t>N/A</w:t>
            </w:r>
          </w:p>
        </w:tc>
        <w:tc>
          <w:tcPr>
            <w:tcW w:w="789" w:type="dxa"/>
          </w:tcPr>
          <w:p w14:paraId="0CE54919" w14:textId="77777777" w:rsidR="002C2E96" w:rsidRPr="00D1539F" w:rsidRDefault="002C2E96" w:rsidP="00D1539F">
            <w:pPr>
              <w:pStyle w:val="BodyText"/>
              <w:ind w:left="0"/>
              <w:rPr>
                <w:sz w:val="18"/>
                <w:szCs w:val="18"/>
              </w:rPr>
            </w:pPr>
            <w:r>
              <w:rPr>
                <w:sz w:val="18"/>
                <w:szCs w:val="18"/>
              </w:rPr>
              <w:t>N/A</w:t>
            </w:r>
          </w:p>
        </w:tc>
      </w:tr>
      <w:tr w:rsidR="002C2E96" w:rsidRPr="00AD142E" w14:paraId="0CE54922" w14:textId="77777777" w:rsidTr="009B1E14">
        <w:trPr>
          <w:trHeight w:val="576"/>
        </w:trPr>
        <w:tc>
          <w:tcPr>
            <w:tcW w:w="1348" w:type="dxa"/>
            <w:noWrap/>
          </w:tcPr>
          <w:p w14:paraId="0CE5491B" w14:textId="77777777" w:rsidR="002C2E96" w:rsidRPr="00D1539F" w:rsidRDefault="002C2E96" w:rsidP="00D1539F">
            <w:pPr>
              <w:pStyle w:val="BodyText"/>
              <w:ind w:left="0"/>
              <w:rPr>
                <w:sz w:val="18"/>
                <w:szCs w:val="18"/>
              </w:rPr>
            </w:pPr>
            <w:r w:rsidRPr="00D1539F">
              <w:rPr>
                <w:rFonts w:cstheme="minorHAnsi"/>
                <w:sz w:val="18"/>
                <w:szCs w:val="18"/>
              </w:rPr>
              <w:t>VIOR_3.1.11.1</w:t>
            </w:r>
          </w:p>
        </w:tc>
        <w:tc>
          <w:tcPr>
            <w:tcW w:w="686" w:type="dxa"/>
          </w:tcPr>
          <w:p w14:paraId="0CE5491C"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tcPr>
          <w:p w14:paraId="0CE5491D" w14:textId="77777777" w:rsidR="002C2E96" w:rsidRPr="00D1539F" w:rsidRDefault="002C2E96" w:rsidP="00D1539F">
            <w:pPr>
              <w:pStyle w:val="BodyText"/>
              <w:ind w:left="0"/>
              <w:rPr>
                <w:sz w:val="18"/>
                <w:szCs w:val="18"/>
              </w:rPr>
            </w:pPr>
            <w:r w:rsidRPr="00D1539F">
              <w:rPr>
                <w:rFonts w:cstheme="minorHAnsi"/>
                <w:sz w:val="18"/>
                <w:szCs w:val="18"/>
              </w:rPr>
              <w:t>USCC, ENGR</w:t>
            </w:r>
          </w:p>
        </w:tc>
        <w:tc>
          <w:tcPr>
            <w:tcW w:w="3811" w:type="dxa"/>
            <w:noWrap/>
          </w:tcPr>
          <w:p w14:paraId="0CE5491E" w14:textId="77777777" w:rsidR="002C2E96" w:rsidRPr="00D1539F" w:rsidRDefault="002C2E96" w:rsidP="00D1539F">
            <w:pPr>
              <w:pStyle w:val="ListParagraph"/>
              <w:rPr>
                <w:sz w:val="18"/>
                <w:szCs w:val="18"/>
              </w:rPr>
            </w:pPr>
            <w:r w:rsidRPr="00D1539F">
              <w:rPr>
                <w:sz w:val="18"/>
                <w:szCs w:val="18"/>
              </w:rPr>
              <w:t xml:space="preserve">E911 will be local breakout for inbound roaming due to a government mandate. </w:t>
            </w:r>
          </w:p>
        </w:tc>
        <w:tc>
          <w:tcPr>
            <w:tcW w:w="945" w:type="dxa"/>
          </w:tcPr>
          <w:p w14:paraId="0CE5491F" w14:textId="77777777" w:rsidR="002C2E96" w:rsidRPr="00D1539F" w:rsidRDefault="002C2E96" w:rsidP="00D1539F">
            <w:pPr>
              <w:pStyle w:val="BodyText"/>
              <w:ind w:left="0"/>
              <w:rPr>
                <w:sz w:val="18"/>
                <w:szCs w:val="18"/>
              </w:rPr>
            </w:pPr>
            <w:r>
              <w:rPr>
                <w:sz w:val="18"/>
                <w:szCs w:val="18"/>
              </w:rPr>
              <w:t>N/A</w:t>
            </w:r>
          </w:p>
        </w:tc>
        <w:tc>
          <w:tcPr>
            <w:tcW w:w="1020" w:type="dxa"/>
          </w:tcPr>
          <w:p w14:paraId="0CE54920" w14:textId="77777777" w:rsidR="002C2E96" w:rsidRPr="00D1539F" w:rsidRDefault="002C2E96" w:rsidP="00D1539F">
            <w:pPr>
              <w:pStyle w:val="BodyText"/>
              <w:ind w:left="0"/>
              <w:rPr>
                <w:sz w:val="18"/>
                <w:szCs w:val="18"/>
              </w:rPr>
            </w:pPr>
            <w:r>
              <w:rPr>
                <w:sz w:val="18"/>
                <w:szCs w:val="18"/>
              </w:rPr>
              <w:t>N/A</w:t>
            </w:r>
          </w:p>
        </w:tc>
        <w:tc>
          <w:tcPr>
            <w:tcW w:w="789" w:type="dxa"/>
          </w:tcPr>
          <w:p w14:paraId="0CE54921" w14:textId="77777777" w:rsidR="002C2E96" w:rsidRPr="00D1539F" w:rsidRDefault="002C2E96" w:rsidP="00D1539F">
            <w:pPr>
              <w:pStyle w:val="BodyText"/>
              <w:ind w:left="0"/>
              <w:rPr>
                <w:sz w:val="18"/>
                <w:szCs w:val="18"/>
              </w:rPr>
            </w:pPr>
            <w:r>
              <w:rPr>
                <w:sz w:val="18"/>
                <w:szCs w:val="18"/>
              </w:rPr>
              <w:t>N/A</w:t>
            </w:r>
          </w:p>
        </w:tc>
      </w:tr>
      <w:tr w:rsidR="002C2E96" w:rsidRPr="00AD142E" w14:paraId="0CE5492C" w14:textId="77777777" w:rsidTr="009B1E14">
        <w:trPr>
          <w:trHeight w:val="576"/>
        </w:trPr>
        <w:tc>
          <w:tcPr>
            <w:tcW w:w="1348" w:type="dxa"/>
            <w:noWrap/>
          </w:tcPr>
          <w:p w14:paraId="0CE54923" w14:textId="77777777" w:rsidR="002C2E96" w:rsidRPr="00D1539F" w:rsidRDefault="002C2E96" w:rsidP="00D1539F">
            <w:pPr>
              <w:pStyle w:val="BodyText"/>
              <w:ind w:left="0"/>
              <w:rPr>
                <w:sz w:val="18"/>
                <w:szCs w:val="18"/>
              </w:rPr>
            </w:pPr>
            <w:r w:rsidRPr="00D1539F">
              <w:rPr>
                <w:rFonts w:cstheme="minorHAnsi"/>
                <w:sz w:val="18"/>
                <w:szCs w:val="18"/>
              </w:rPr>
              <w:t>VIOR_3.1.11.2</w:t>
            </w:r>
          </w:p>
        </w:tc>
        <w:tc>
          <w:tcPr>
            <w:tcW w:w="686" w:type="dxa"/>
          </w:tcPr>
          <w:p w14:paraId="0CE54924"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tcPr>
          <w:p w14:paraId="0CE54925" w14:textId="77777777" w:rsidR="002C2E96" w:rsidRPr="00D1539F" w:rsidRDefault="002C2E96" w:rsidP="00D1539F">
            <w:pPr>
              <w:pStyle w:val="BodyText"/>
              <w:ind w:left="0"/>
              <w:rPr>
                <w:sz w:val="18"/>
                <w:szCs w:val="18"/>
              </w:rPr>
            </w:pPr>
            <w:r w:rsidRPr="00D1539F">
              <w:rPr>
                <w:rFonts w:cstheme="minorHAnsi"/>
                <w:sz w:val="18"/>
                <w:szCs w:val="18"/>
              </w:rPr>
              <w:t>ENGR</w:t>
            </w:r>
          </w:p>
        </w:tc>
        <w:tc>
          <w:tcPr>
            <w:tcW w:w="3811" w:type="dxa"/>
            <w:noWrap/>
          </w:tcPr>
          <w:p w14:paraId="0CE54926" w14:textId="77777777" w:rsidR="002C2E96" w:rsidRPr="00D1539F" w:rsidRDefault="002C2E96" w:rsidP="00D1539F">
            <w:pPr>
              <w:pStyle w:val="ListParagraph"/>
              <w:rPr>
                <w:sz w:val="18"/>
                <w:szCs w:val="18"/>
              </w:rPr>
            </w:pPr>
            <w:r w:rsidRPr="00D1539F">
              <w:rPr>
                <w:sz w:val="18"/>
                <w:szCs w:val="18"/>
              </w:rPr>
              <w:t xml:space="preserve">USCC will generate </w:t>
            </w:r>
            <w:r w:rsidRPr="00D1539F">
              <w:rPr>
                <w:rFonts w:ascii="Verdana" w:hAnsi="Verdana"/>
                <w:color w:val="000000"/>
                <w:sz w:val="18"/>
                <w:szCs w:val="18"/>
              </w:rPr>
              <w:t>ECSCFRecords</w:t>
            </w:r>
            <w:r w:rsidRPr="00D1539F">
              <w:rPr>
                <w:sz w:val="18"/>
                <w:szCs w:val="18"/>
              </w:rPr>
              <w:t xml:space="preserve"> for roamers.</w:t>
            </w:r>
          </w:p>
          <w:p w14:paraId="0CE54927" w14:textId="77777777" w:rsidR="002C2E96" w:rsidRPr="00D1539F" w:rsidRDefault="002C2E96" w:rsidP="00D1539F">
            <w:pPr>
              <w:pStyle w:val="ListParagraph"/>
              <w:rPr>
                <w:sz w:val="18"/>
                <w:szCs w:val="18"/>
              </w:rPr>
            </w:pPr>
          </w:p>
          <w:p w14:paraId="0CE54928" w14:textId="77777777" w:rsidR="002C2E96" w:rsidRPr="00D1539F" w:rsidRDefault="002C2E96" w:rsidP="00D1539F">
            <w:pPr>
              <w:pStyle w:val="BodyText"/>
              <w:ind w:left="0"/>
              <w:rPr>
                <w:sz w:val="18"/>
                <w:szCs w:val="18"/>
              </w:rPr>
            </w:pPr>
            <w:r w:rsidRPr="00D1539F">
              <w:rPr>
                <w:sz w:val="18"/>
                <w:szCs w:val="18"/>
              </w:rPr>
              <w:t>Example: (AT&amp;T subscribers on the USCC network)</w:t>
            </w:r>
          </w:p>
        </w:tc>
        <w:tc>
          <w:tcPr>
            <w:tcW w:w="945" w:type="dxa"/>
          </w:tcPr>
          <w:p w14:paraId="0CE54929" w14:textId="77777777" w:rsidR="002C2E96" w:rsidRPr="00D1539F" w:rsidRDefault="002C2E96" w:rsidP="00D1539F">
            <w:pPr>
              <w:pStyle w:val="BodyText"/>
              <w:ind w:left="0"/>
              <w:rPr>
                <w:sz w:val="18"/>
                <w:szCs w:val="18"/>
              </w:rPr>
            </w:pPr>
            <w:r>
              <w:rPr>
                <w:sz w:val="18"/>
                <w:szCs w:val="18"/>
              </w:rPr>
              <w:t>N/A</w:t>
            </w:r>
          </w:p>
        </w:tc>
        <w:tc>
          <w:tcPr>
            <w:tcW w:w="1020" w:type="dxa"/>
          </w:tcPr>
          <w:p w14:paraId="0CE5492A" w14:textId="77777777" w:rsidR="002C2E96" w:rsidRPr="00D1539F" w:rsidRDefault="002C2E96" w:rsidP="00D1539F">
            <w:pPr>
              <w:pStyle w:val="BodyText"/>
              <w:ind w:left="0"/>
              <w:rPr>
                <w:sz w:val="18"/>
                <w:szCs w:val="18"/>
              </w:rPr>
            </w:pPr>
            <w:r>
              <w:rPr>
                <w:sz w:val="18"/>
                <w:szCs w:val="18"/>
              </w:rPr>
              <w:t>N/A</w:t>
            </w:r>
          </w:p>
        </w:tc>
        <w:tc>
          <w:tcPr>
            <w:tcW w:w="789" w:type="dxa"/>
          </w:tcPr>
          <w:p w14:paraId="0CE5492B" w14:textId="77777777" w:rsidR="002C2E96" w:rsidRPr="00D1539F" w:rsidRDefault="002C2E96" w:rsidP="00D1539F">
            <w:pPr>
              <w:pStyle w:val="BodyText"/>
              <w:ind w:left="0"/>
              <w:rPr>
                <w:sz w:val="18"/>
                <w:szCs w:val="18"/>
              </w:rPr>
            </w:pPr>
            <w:r>
              <w:rPr>
                <w:sz w:val="18"/>
                <w:szCs w:val="18"/>
              </w:rPr>
              <w:t>N/A</w:t>
            </w:r>
          </w:p>
        </w:tc>
      </w:tr>
      <w:tr w:rsidR="002C2E96" w:rsidRPr="00AD142E" w14:paraId="0CE54934" w14:textId="77777777" w:rsidTr="009B1E14">
        <w:trPr>
          <w:trHeight w:val="576"/>
        </w:trPr>
        <w:tc>
          <w:tcPr>
            <w:tcW w:w="1348" w:type="dxa"/>
            <w:noWrap/>
          </w:tcPr>
          <w:p w14:paraId="0CE5492D" w14:textId="77777777" w:rsidR="002C2E96" w:rsidRPr="00D1539F" w:rsidRDefault="002C2E96" w:rsidP="00D1539F">
            <w:pPr>
              <w:pStyle w:val="BodyText"/>
              <w:ind w:left="0"/>
              <w:rPr>
                <w:sz w:val="18"/>
                <w:szCs w:val="18"/>
              </w:rPr>
            </w:pPr>
            <w:r w:rsidRPr="00D1539F">
              <w:rPr>
                <w:rFonts w:cstheme="minorHAnsi"/>
                <w:sz w:val="18"/>
                <w:szCs w:val="18"/>
              </w:rPr>
              <w:t>VIOR_3.1.11.2.1</w:t>
            </w:r>
          </w:p>
        </w:tc>
        <w:tc>
          <w:tcPr>
            <w:tcW w:w="686" w:type="dxa"/>
          </w:tcPr>
          <w:p w14:paraId="0CE5492E"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tcPr>
          <w:p w14:paraId="0CE5492F" w14:textId="77777777" w:rsidR="002C2E96" w:rsidRPr="00D1539F" w:rsidRDefault="002C2E96" w:rsidP="00D1539F">
            <w:pPr>
              <w:pStyle w:val="BodyText"/>
              <w:ind w:left="0"/>
              <w:rPr>
                <w:sz w:val="18"/>
                <w:szCs w:val="18"/>
              </w:rPr>
            </w:pPr>
            <w:r w:rsidRPr="00D1539F">
              <w:rPr>
                <w:rFonts w:cstheme="minorHAnsi"/>
                <w:sz w:val="18"/>
                <w:szCs w:val="18"/>
              </w:rPr>
              <w:t>Mediation</w:t>
            </w:r>
          </w:p>
        </w:tc>
        <w:tc>
          <w:tcPr>
            <w:tcW w:w="3811" w:type="dxa"/>
            <w:noWrap/>
          </w:tcPr>
          <w:p w14:paraId="0CE54930" w14:textId="77777777" w:rsidR="002C2E96" w:rsidRPr="00D1539F" w:rsidRDefault="002C2E96" w:rsidP="002C2E96">
            <w:pPr>
              <w:pStyle w:val="ListParagraph"/>
              <w:ind w:left="1440"/>
              <w:rPr>
                <w:sz w:val="18"/>
                <w:szCs w:val="18"/>
              </w:rPr>
            </w:pPr>
            <w:r w:rsidRPr="00D1539F">
              <w:rPr>
                <w:sz w:val="18"/>
                <w:szCs w:val="18"/>
              </w:rPr>
              <w:t xml:space="preserve">E911 </w:t>
            </w:r>
            <w:r w:rsidRPr="00D1539F">
              <w:rPr>
                <w:rFonts w:ascii="Verdana" w:hAnsi="Verdana"/>
                <w:color w:val="000000"/>
                <w:sz w:val="18"/>
                <w:szCs w:val="18"/>
              </w:rPr>
              <w:t>ECSCFRecords</w:t>
            </w:r>
            <w:r w:rsidRPr="00D1539F">
              <w:rPr>
                <w:sz w:val="18"/>
                <w:szCs w:val="18"/>
              </w:rPr>
              <w:t xml:space="preserve"> for inbound roaming subscribers will be obtained from the E-CSCF/CDF. </w:t>
            </w:r>
          </w:p>
        </w:tc>
        <w:tc>
          <w:tcPr>
            <w:tcW w:w="945" w:type="dxa"/>
          </w:tcPr>
          <w:p w14:paraId="0CE54931" w14:textId="77777777" w:rsidR="002C2E96" w:rsidRPr="00D1539F" w:rsidRDefault="002C2E96" w:rsidP="00D1539F">
            <w:pPr>
              <w:pStyle w:val="BodyText"/>
              <w:ind w:left="0"/>
              <w:rPr>
                <w:sz w:val="18"/>
                <w:szCs w:val="18"/>
              </w:rPr>
            </w:pPr>
            <w:r>
              <w:rPr>
                <w:sz w:val="18"/>
                <w:szCs w:val="18"/>
              </w:rPr>
              <w:t>N/A</w:t>
            </w:r>
          </w:p>
        </w:tc>
        <w:tc>
          <w:tcPr>
            <w:tcW w:w="1020" w:type="dxa"/>
          </w:tcPr>
          <w:p w14:paraId="0CE54932" w14:textId="77777777" w:rsidR="002C2E96" w:rsidRPr="00D1539F" w:rsidRDefault="002C2E96" w:rsidP="00D1539F">
            <w:pPr>
              <w:pStyle w:val="BodyText"/>
              <w:ind w:left="0"/>
              <w:rPr>
                <w:sz w:val="18"/>
                <w:szCs w:val="18"/>
              </w:rPr>
            </w:pPr>
            <w:r>
              <w:rPr>
                <w:sz w:val="18"/>
                <w:szCs w:val="18"/>
              </w:rPr>
              <w:t>N/A</w:t>
            </w:r>
          </w:p>
        </w:tc>
        <w:tc>
          <w:tcPr>
            <w:tcW w:w="789" w:type="dxa"/>
          </w:tcPr>
          <w:p w14:paraId="0CE54933" w14:textId="77777777" w:rsidR="002C2E96" w:rsidRPr="00D1539F" w:rsidRDefault="002C2E96" w:rsidP="00D1539F">
            <w:pPr>
              <w:pStyle w:val="BodyText"/>
              <w:ind w:left="0"/>
              <w:rPr>
                <w:sz w:val="18"/>
                <w:szCs w:val="18"/>
              </w:rPr>
            </w:pPr>
            <w:r>
              <w:rPr>
                <w:sz w:val="18"/>
                <w:szCs w:val="18"/>
              </w:rPr>
              <w:t>N/A</w:t>
            </w:r>
          </w:p>
        </w:tc>
      </w:tr>
      <w:tr w:rsidR="002C2E96" w:rsidRPr="00AD142E" w14:paraId="0CE5493C" w14:textId="77777777" w:rsidTr="009B1E14">
        <w:trPr>
          <w:trHeight w:val="576"/>
        </w:trPr>
        <w:tc>
          <w:tcPr>
            <w:tcW w:w="1348" w:type="dxa"/>
            <w:noWrap/>
          </w:tcPr>
          <w:p w14:paraId="0CE54935" w14:textId="77777777" w:rsidR="002C2E96" w:rsidRPr="00D1539F" w:rsidRDefault="002C2E96" w:rsidP="00D1539F">
            <w:pPr>
              <w:pStyle w:val="BodyText"/>
              <w:ind w:left="0"/>
              <w:rPr>
                <w:sz w:val="18"/>
                <w:szCs w:val="18"/>
              </w:rPr>
            </w:pPr>
            <w:r w:rsidRPr="00D1539F">
              <w:rPr>
                <w:rFonts w:cstheme="minorHAnsi"/>
                <w:sz w:val="18"/>
                <w:szCs w:val="18"/>
              </w:rPr>
              <w:t>VIOR_3.1.11.2.1.1</w:t>
            </w:r>
          </w:p>
        </w:tc>
        <w:tc>
          <w:tcPr>
            <w:tcW w:w="686" w:type="dxa"/>
          </w:tcPr>
          <w:p w14:paraId="0CE54936"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tcPr>
          <w:p w14:paraId="0CE54937" w14:textId="77777777" w:rsidR="002C2E96" w:rsidRPr="00D1539F" w:rsidRDefault="002C2E96" w:rsidP="00D1539F">
            <w:pPr>
              <w:pStyle w:val="BodyText"/>
              <w:ind w:left="0"/>
              <w:rPr>
                <w:sz w:val="18"/>
                <w:szCs w:val="18"/>
              </w:rPr>
            </w:pPr>
            <w:r w:rsidRPr="00D1539F">
              <w:rPr>
                <w:rFonts w:cstheme="minorHAnsi"/>
                <w:sz w:val="18"/>
                <w:szCs w:val="18"/>
              </w:rPr>
              <w:t>Mediation</w:t>
            </w:r>
          </w:p>
        </w:tc>
        <w:tc>
          <w:tcPr>
            <w:tcW w:w="3811" w:type="dxa"/>
            <w:noWrap/>
          </w:tcPr>
          <w:p w14:paraId="0CE54938" w14:textId="77777777" w:rsidR="002C2E96" w:rsidRPr="00D1539F" w:rsidRDefault="002C2E96" w:rsidP="00D1539F">
            <w:pPr>
              <w:pStyle w:val="BodyText"/>
              <w:ind w:left="0"/>
              <w:rPr>
                <w:sz w:val="18"/>
                <w:szCs w:val="18"/>
              </w:rPr>
            </w:pPr>
            <w:r w:rsidRPr="00D1539F">
              <w:rPr>
                <w:sz w:val="18"/>
                <w:szCs w:val="18"/>
              </w:rPr>
              <w:t>E-911 voice CDRs will be transferred to APRM in the APRM format.</w:t>
            </w:r>
          </w:p>
        </w:tc>
        <w:tc>
          <w:tcPr>
            <w:tcW w:w="945" w:type="dxa"/>
          </w:tcPr>
          <w:p w14:paraId="0CE54939" w14:textId="77777777" w:rsidR="002C2E96" w:rsidRPr="00D1539F" w:rsidRDefault="002C2E96" w:rsidP="00D1539F">
            <w:pPr>
              <w:pStyle w:val="BodyText"/>
              <w:ind w:left="0"/>
              <w:rPr>
                <w:sz w:val="18"/>
                <w:szCs w:val="18"/>
              </w:rPr>
            </w:pPr>
            <w:r>
              <w:rPr>
                <w:sz w:val="18"/>
                <w:szCs w:val="18"/>
              </w:rPr>
              <w:t>N/A</w:t>
            </w:r>
          </w:p>
        </w:tc>
        <w:tc>
          <w:tcPr>
            <w:tcW w:w="1020" w:type="dxa"/>
          </w:tcPr>
          <w:p w14:paraId="0CE5493A" w14:textId="77777777" w:rsidR="002C2E96" w:rsidRPr="00D1539F" w:rsidRDefault="002C2E96" w:rsidP="00D1539F">
            <w:pPr>
              <w:pStyle w:val="BodyText"/>
              <w:ind w:left="0"/>
              <w:rPr>
                <w:sz w:val="18"/>
                <w:szCs w:val="18"/>
              </w:rPr>
            </w:pPr>
            <w:r>
              <w:rPr>
                <w:sz w:val="18"/>
                <w:szCs w:val="18"/>
              </w:rPr>
              <w:t>N/A</w:t>
            </w:r>
          </w:p>
        </w:tc>
        <w:tc>
          <w:tcPr>
            <w:tcW w:w="789" w:type="dxa"/>
          </w:tcPr>
          <w:p w14:paraId="0CE5493B" w14:textId="77777777" w:rsidR="002C2E96" w:rsidRPr="00D1539F" w:rsidRDefault="002C2E96" w:rsidP="00D1539F">
            <w:pPr>
              <w:pStyle w:val="BodyText"/>
              <w:ind w:left="0"/>
              <w:rPr>
                <w:sz w:val="18"/>
                <w:szCs w:val="18"/>
              </w:rPr>
            </w:pPr>
            <w:r>
              <w:rPr>
                <w:sz w:val="18"/>
                <w:szCs w:val="18"/>
              </w:rPr>
              <w:t>N/A</w:t>
            </w:r>
          </w:p>
        </w:tc>
      </w:tr>
      <w:tr w:rsidR="002C2E96" w:rsidRPr="00AD142E" w14:paraId="0CE54946" w14:textId="77777777" w:rsidTr="009B1E14">
        <w:trPr>
          <w:trHeight w:val="576"/>
        </w:trPr>
        <w:tc>
          <w:tcPr>
            <w:tcW w:w="1348" w:type="dxa"/>
            <w:noWrap/>
          </w:tcPr>
          <w:p w14:paraId="0CE5493D" w14:textId="77777777" w:rsidR="002C2E96" w:rsidRPr="00D1539F" w:rsidRDefault="002C2E96" w:rsidP="00D1539F">
            <w:pPr>
              <w:pStyle w:val="BodyText"/>
              <w:ind w:left="0"/>
              <w:rPr>
                <w:sz w:val="18"/>
                <w:szCs w:val="18"/>
              </w:rPr>
            </w:pPr>
            <w:r w:rsidRPr="00D1539F">
              <w:rPr>
                <w:rFonts w:cstheme="minorHAnsi"/>
                <w:sz w:val="18"/>
                <w:szCs w:val="18"/>
              </w:rPr>
              <w:t>VIOR_3.1.11.2.1.1.1</w:t>
            </w:r>
          </w:p>
        </w:tc>
        <w:tc>
          <w:tcPr>
            <w:tcW w:w="686" w:type="dxa"/>
          </w:tcPr>
          <w:p w14:paraId="0CE5493E"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tcPr>
          <w:p w14:paraId="0CE5493F" w14:textId="77777777" w:rsidR="002C2E96" w:rsidRPr="00D1539F" w:rsidRDefault="002C2E96" w:rsidP="00D1539F">
            <w:pPr>
              <w:pStyle w:val="BodyText"/>
              <w:ind w:left="0"/>
              <w:rPr>
                <w:sz w:val="18"/>
                <w:szCs w:val="18"/>
              </w:rPr>
            </w:pPr>
            <w:r w:rsidRPr="00D1539F">
              <w:rPr>
                <w:rFonts w:cstheme="minorHAnsi"/>
                <w:sz w:val="18"/>
                <w:szCs w:val="18"/>
              </w:rPr>
              <w:t>Mediation</w:t>
            </w:r>
          </w:p>
        </w:tc>
        <w:tc>
          <w:tcPr>
            <w:tcW w:w="3811" w:type="dxa"/>
            <w:noWrap/>
          </w:tcPr>
          <w:p w14:paraId="0CE54940" w14:textId="77777777" w:rsidR="002C2E96" w:rsidRPr="00D1539F" w:rsidRDefault="002C2E96" w:rsidP="002C2E96">
            <w:pPr>
              <w:pStyle w:val="ListParagraph"/>
              <w:rPr>
                <w:sz w:val="18"/>
                <w:szCs w:val="18"/>
              </w:rPr>
            </w:pPr>
            <w:r w:rsidRPr="00D1539F">
              <w:rPr>
                <w:sz w:val="18"/>
                <w:szCs w:val="18"/>
              </w:rPr>
              <w:t xml:space="preserve">Records without subscriber identity will be sent to Call Dump only. </w:t>
            </w:r>
          </w:p>
          <w:p w14:paraId="0CE54941" w14:textId="77777777" w:rsidR="002C2E96" w:rsidRPr="00D1539F" w:rsidRDefault="002C2E96" w:rsidP="002C2E96">
            <w:pPr>
              <w:pStyle w:val="ListParagraph"/>
              <w:rPr>
                <w:sz w:val="18"/>
                <w:szCs w:val="18"/>
              </w:rPr>
            </w:pPr>
          </w:p>
          <w:p w14:paraId="0CE54942" w14:textId="77777777" w:rsidR="002C2E96" w:rsidRPr="00D1539F" w:rsidRDefault="002C2E96" w:rsidP="002C2E96">
            <w:pPr>
              <w:pStyle w:val="ListParagraph"/>
              <w:rPr>
                <w:sz w:val="18"/>
                <w:szCs w:val="18"/>
              </w:rPr>
            </w:pPr>
            <w:r w:rsidRPr="00D1539F">
              <w:rPr>
                <w:sz w:val="18"/>
                <w:szCs w:val="18"/>
              </w:rPr>
              <w:t xml:space="preserve">Note: There will not be any wholesale rating for these calls. </w:t>
            </w:r>
          </w:p>
        </w:tc>
        <w:tc>
          <w:tcPr>
            <w:tcW w:w="945" w:type="dxa"/>
          </w:tcPr>
          <w:p w14:paraId="0CE54943" w14:textId="77777777" w:rsidR="002C2E96" w:rsidRPr="00D1539F" w:rsidRDefault="002C2E96" w:rsidP="00D1539F">
            <w:pPr>
              <w:pStyle w:val="BodyText"/>
              <w:ind w:left="0"/>
              <w:rPr>
                <w:sz w:val="18"/>
                <w:szCs w:val="18"/>
              </w:rPr>
            </w:pPr>
            <w:r>
              <w:rPr>
                <w:sz w:val="18"/>
                <w:szCs w:val="18"/>
              </w:rPr>
              <w:t>N/A</w:t>
            </w:r>
          </w:p>
        </w:tc>
        <w:tc>
          <w:tcPr>
            <w:tcW w:w="1020" w:type="dxa"/>
          </w:tcPr>
          <w:p w14:paraId="0CE54944" w14:textId="77777777" w:rsidR="002C2E96" w:rsidRPr="00D1539F" w:rsidRDefault="002C2E96" w:rsidP="00D1539F">
            <w:pPr>
              <w:pStyle w:val="BodyText"/>
              <w:ind w:left="0"/>
              <w:rPr>
                <w:sz w:val="18"/>
                <w:szCs w:val="18"/>
              </w:rPr>
            </w:pPr>
            <w:r>
              <w:rPr>
                <w:sz w:val="18"/>
                <w:szCs w:val="18"/>
              </w:rPr>
              <w:t>N/A</w:t>
            </w:r>
          </w:p>
        </w:tc>
        <w:tc>
          <w:tcPr>
            <w:tcW w:w="789" w:type="dxa"/>
          </w:tcPr>
          <w:p w14:paraId="0CE54945" w14:textId="77777777" w:rsidR="002C2E96" w:rsidRPr="00D1539F" w:rsidRDefault="002C2E96" w:rsidP="00D1539F">
            <w:pPr>
              <w:pStyle w:val="BodyText"/>
              <w:ind w:left="0"/>
              <w:rPr>
                <w:sz w:val="18"/>
                <w:szCs w:val="18"/>
              </w:rPr>
            </w:pPr>
            <w:r>
              <w:rPr>
                <w:sz w:val="18"/>
                <w:szCs w:val="18"/>
              </w:rPr>
              <w:t>N/A</w:t>
            </w:r>
          </w:p>
        </w:tc>
      </w:tr>
      <w:tr w:rsidR="002C2E96" w:rsidRPr="00AD142E" w14:paraId="0CE54952" w14:textId="77777777" w:rsidTr="009B1E14">
        <w:trPr>
          <w:trHeight w:val="576"/>
        </w:trPr>
        <w:tc>
          <w:tcPr>
            <w:tcW w:w="1348" w:type="dxa"/>
            <w:noWrap/>
          </w:tcPr>
          <w:p w14:paraId="0CE54947" w14:textId="77777777" w:rsidR="002C2E96" w:rsidRPr="00D1539F" w:rsidRDefault="002C2E96" w:rsidP="00D1539F">
            <w:pPr>
              <w:pStyle w:val="BodyText"/>
              <w:ind w:left="0"/>
              <w:rPr>
                <w:sz w:val="18"/>
                <w:szCs w:val="18"/>
              </w:rPr>
            </w:pPr>
            <w:r w:rsidRPr="00D1539F">
              <w:rPr>
                <w:rFonts w:cstheme="minorHAnsi"/>
                <w:sz w:val="18"/>
                <w:szCs w:val="18"/>
              </w:rPr>
              <w:t>VIOR_3.1.11.2.1.2</w:t>
            </w:r>
          </w:p>
        </w:tc>
        <w:tc>
          <w:tcPr>
            <w:tcW w:w="686" w:type="dxa"/>
          </w:tcPr>
          <w:p w14:paraId="0CE54948"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tcPr>
          <w:p w14:paraId="0CE54949" w14:textId="77777777" w:rsidR="00C74263" w:rsidRDefault="002C2E96" w:rsidP="00C74263">
            <w:pPr>
              <w:pStyle w:val="BodyText"/>
              <w:ind w:left="0"/>
              <w:rPr>
                <w:rFonts w:cstheme="minorHAnsi"/>
                <w:sz w:val="18"/>
                <w:szCs w:val="18"/>
              </w:rPr>
            </w:pPr>
            <w:r w:rsidRPr="00D1539F">
              <w:rPr>
                <w:rFonts w:cstheme="minorHAnsi"/>
                <w:sz w:val="18"/>
                <w:szCs w:val="18"/>
              </w:rPr>
              <w:t>ENGR,</w:t>
            </w:r>
          </w:p>
          <w:p w14:paraId="0CE5494A" w14:textId="77777777" w:rsidR="00C74263" w:rsidRPr="00C74263" w:rsidRDefault="00C74263" w:rsidP="00C74263">
            <w:pPr>
              <w:pStyle w:val="BodyText"/>
              <w:ind w:left="0"/>
              <w:rPr>
                <w:rFonts w:cstheme="minorHAnsi"/>
                <w:sz w:val="18"/>
                <w:szCs w:val="18"/>
              </w:rPr>
            </w:pPr>
            <w:r>
              <w:rPr>
                <w:rFonts w:cstheme="minorHAnsi"/>
                <w:sz w:val="18"/>
                <w:szCs w:val="18"/>
              </w:rPr>
              <w:t>Mediation</w:t>
            </w:r>
          </w:p>
        </w:tc>
        <w:tc>
          <w:tcPr>
            <w:tcW w:w="3811" w:type="dxa"/>
            <w:noWrap/>
          </w:tcPr>
          <w:p w14:paraId="0CE5494B" w14:textId="77777777" w:rsidR="002C2E96" w:rsidRPr="00D1539F" w:rsidRDefault="002C2E96" w:rsidP="00D1539F">
            <w:pPr>
              <w:pStyle w:val="BodyText"/>
              <w:ind w:left="0"/>
              <w:rPr>
                <w:sz w:val="18"/>
                <w:szCs w:val="18"/>
              </w:rPr>
            </w:pPr>
            <w:r w:rsidRPr="00D1539F">
              <w:rPr>
                <w:sz w:val="18"/>
                <w:szCs w:val="18"/>
              </w:rPr>
              <w:t>The ECSCFRecord for inbound E-911 will be time-based, not volume.</w:t>
            </w:r>
          </w:p>
        </w:tc>
        <w:tc>
          <w:tcPr>
            <w:tcW w:w="945" w:type="dxa"/>
          </w:tcPr>
          <w:p w14:paraId="0CE5494C" w14:textId="77777777" w:rsidR="002C2E96" w:rsidRDefault="002C2E96" w:rsidP="00D1539F">
            <w:pPr>
              <w:pStyle w:val="BodyText"/>
              <w:ind w:left="0"/>
              <w:rPr>
                <w:sz w:val="18"/>
                <w:szCs w:val="18"/>
              </w:rPr>
            </w:pPr>
          </w:p>
          <w:p w14:paraId="0CE5494D" w14:textId="77777777" w:rsidR="00C74263" w:rsidRPr="00C74263" w:rsidRDefault="00C74263" w:rsidP="00D1539F">
            <w:pPr>
              <w:pStyle w:val="BodyText"/>
              <w:ind w:left="0"/>
              <w:rPr>
                <w:sz w:val="18"/>
                <w:szCs w:val="18"/>
              </w:rPr>
            </w:pPr>
            <w:r>
              <w:rPr>
                <w:sz w:val="18"/>
                <w:szCs w:val="18"/>
              </w:rPr>
              <w:t>N/A</w:t>
            </w:r>
          </w:p>
        </w:tc>
        <w:tc>
          <w:tcPr>
            <w:tcW w:w="1020" w:type="dxa"/>
          </w:tcPr>
          <w:p w14:paraId="0CE5494E" w14:textId="77777777" w:rsidR="002C2E96" w:rsidRDefault="002C2E96" w:rsidP="00D1539F">
            <w:pPr>
              <w:pStyle w:val="BodyText"/>
              <w:ind w:left="0"/>
              <w:rPr>
                <w:sz w:val="18"/>
                <w:szCs w:val="18"/>
              </w:rPr>
            </w:pPr>
          </w:p>
          <w:p w14:paraId="0CE5494F" w14:textId="77777777" w:rsidR="00C74263" w:rsidRPr="00C74263" w:rsidRDefault="00C74263" w:rsidP="00D1539F">
            <w:pPr>
              <w:pStyle w:val="BodyText"/>
              <w:ind w:left="0"/>
              <w:rPr>
                <w:sz w:val="18"/>
                <w:szCs w:val="18"/>
              </w:rPr>
            </w:pPr>
            <w:r>
              <w:rPr>
                <w:sz w:val="18"/>
                <w:szCs w:val="18"/>
              </w:rPr>
              <w:t>N/A</w:t>
            </w:r>
          </w:p>
        </w:tc>
        <w:tc>
          <w:tcPr>
            <w:tcW w:w="789" w:type="dxa"/>
          </w:tcPr>
          <w:p w14:paraId="0CE54950" w14:textId="77777777" w:rsidR="002C2E96" w:rsidRDefault="002C2E96" w:rsidP="00D1539F">
            <w:pPr>
              <w:pStyle w:val="BodyText"/>
              <w:ind w:left="0"/>
              <w:rPr>
                <w:sz w:val="18"/>
                <w:szCs w:val="18"/>
              </w:rPr>
            </w:pPr>
          </w:p>
          <w:p w14:paraId="0CE54951" w14:textId="77777777" w:rsidR="00C74263" w:rsidRPr="00C74263" w:rsidRDefault="00C74263" w:rsidP="00D1539F">
            <w:pPr>
              <w:pStyle w:val="BodyText"/>
              <w:ind w:left="0"/>
              <w:rPr>
                <w:sz w:val="18"/>
                <w:szCs w:val="18"/>
              </w:rPr>
            </w:pPr>
            <w:r>
              <w:rPr>
                <w:sz w:val="18"/>
                <w:szCs w:val="18"/>
              </w:rPr>
              <w:t>N/A</w:t>
            </w:r>
          </w:p>
        </w:tc>
      </w:tr>
      <w:tr w:rsidR="002C2E96" w:rsidRPr="00AD142E" w14:paraId="0CE54960" w14:textId="77777777" w:rsidTr="009B1E14">
        <w:trPr>
          <w:trHeight w:val="576"/>
        </w:trPr>
        <w:tc>
          <w:tcPr>
            <w:tcW w:w="1348" w:type="dxa"/>
            <w:noWrap/>
          </w:tcPr>
          <w:p w14:paraId="0CE54953" w14:textId="77777777" w:rsidR="002C2E96" w:rsidRPr="00D1539F" w:rsidRDefault="002C2E96" w:rsidP="00D1539F">
            <w:pPr>
              <w:pStyle w:val="BodyText"/>
              <w:ind w:left="0"/>
              <w:rPr>
                <w:sz w:val="18"/>
                <w:szCs w:val="18"/>
              </w:rPr>
            </w:pPr>
            <w:r w:rsidRPr="00D1539F">
              <w:rPr>
                <w:rFonts w:cstheme="minorHAnsi"/>
                <w:sz w:val="18"/>
                <w:szCs w:val="18"/>
              </w:rPr>
              <w:t>VIOR_3.1.11.2.2</w:t>
            </w:r>
          </w:p>
        </w:tc>
        <w:tc>
          <w:tcPr>
            <w:tcW w:w="686" w:type="dxa"/>
          </w:tcPr>
          <w:p w14:paraId="0CE54954"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tcPr>
          <w:p w14:paraId="0CE54955" w14:textId="77777777" w:rsidR="002C2E96" w:rsidRPr="00D1539F" w:rsidRDefault="002C2E96" w:rsidP="00D1539F">
            <w:pPr>
              <w:pStyle w:val="BodyText"/>
              <w:ind w:left="0"/>
              <w:rPr>
                <w:sz w:val="18"/>
                <w:szCs w:val="18"/>
              </w:rPr>
            </w:pPr>
            <w:r w:rsidRPr="00D1539F">
              <w:rPr>
                <w:rFonts w:cstheme="minorHAnsi"/>
                <w:sz w:val="18"/>
                <w:szCs w:val="18"/>
              </w:rPr>
              <w:t>Amdocs, Mediation</w:t>
            </w:r>
          </w:p>
        </w:tc>
        <w:tc>
          <w:tcPr>
            <w:tcW w:w="3811" w:type="dxa"/>
            <w:noWrap/>
          </w:tcPr>
          <w:p w14:paraId="0CE54956" w14:textId="77777777" w:rsidR="002C2E96" w:rsidRPr="00D1539F" w:rsidRDefault="002C2E96" w:rsidP="002C2E96">
            <w:pPr>
              <w:pStyle w:val="ListParagraph"/>
              <w:ind w:left="360"/>
              <w:rPr>
                <w:sz w:val="18"/>
                <w:szCs w:val="18"/>
              </w:rPr>
            </w:pPr>
            <w:r w:rsidRPr="00D1539F">
              <w:rPr>
                <w:sz w:val="18"/>
                <w:szCs w:val="18"/>
              </w:rPr>
              <w:t>Data bearers listed below consumed during an E911 call will be rated based on the contract negotiations and included in the TAP file.</w:t>
            </w:r>
          </w:p>
          <w:p w14:paraId="0CE54957" w14:textId="77777777" w:rsidR="002C2E96" w:rsidRPr="00D1539F" w:rsidRDefault="002C2E96" w:rsidP="002C2E96">
            <w:pPr>
              <w:pStyle w:val="ListParagraph"/>
              <w:ind w:left="360"/>
              <w:rPr>
                <w:sz w:val="18"/>
                <w:szCs w:val="18"/>
              </w:rPr>
            </w:pPr>
          </w:p>
          <w:p w14:paraId="0CE54958" w14:textId="77777777" w:rsidR="002C2E96" w:rsidRPr="00D1539F" w:rsidRDefault="002C2E96" w:rsidP="00FD44D0">
            <w:pPr>
              <w:pStyle w:val="ListParagraph"/>
              <w:numPr>
                <w:ilvl w:val="0"/>
                <w:numId w:val="20"/>
              </w:numPr>
              <w:ind w:left="1080"/>
              <w:rPr>
                <w:sz w:val="18"/>
                <w:szCs w:val="18"/>
              </w:rPr>
            </w:pPr>
            <w:r w:rsidRPr="00D1539F">
              <w:rPr>
                <w:sz w:val="18"/>
                <w:szCs w:val="18"/>
              </w:rPr>
              <w:t xml:space="preserve">Voice -  0 rated or wholesale </w:t>
            </w:r>
            <w:r w:rsidRPr="00D1539F">
              <w:rPr>
                <w:sz w:val="18"/>
                <w:szCs w:val="18"/>
              </w:rPr>
              <w:lastRenderedPageBreak/>
              <w:t>rated</w:t>
            </w:r>
          </w:p>
          <w:p w14:paraId="0CE54959" w14:textId="77777777" w:rsidR="002C2E96" w:rsidRPr="00D1539F" w:rsidRDefault="002C2E96" w:rsidP="002C2E96">
            <w:pPr>
              <w:pStyle w:val="ListParagraph"/>
              <w:ind w:left="360"/>
              <w:rPr>
                <w:sz w:val="18"/>
                <w:szCs w:val="18"/>
              </w:rPr>
            </w:pPr>
          </w:p>
          <w:p w14:paraId="0CE5495A" w14:textId="77777777" w:rsidR="002C2E96" w:rsidRPr="00D1539F" w:rsidRDefault="002C2E96" w:rsidP="00FD44D0">
            <w:pPr>
              <w:pStyle w:val="ListParagraph"/>
              <w:numPr>
                <w:ilvl w:val="0"/>
                <w:numId w:val="20"/>
              </w:numPr>
              <w:ind w:left="1080"/>
              <w:rPr>
                <w:sz w:val="18"/>
                <w:szCs w:val="18"/>
              </w:rPr>
            </w:pPr>
            <w:r w:rsidRPr="00D1539F">
              <w:rPr>
                <w:sz w:val="18"/>
                <w:szCs w:val="18"/>
              </w:rPr>
              <w:t>Signaling -  0 rated or wholesale rated</w:t>
            </w:r>
          </w:p>
          <w:p w14:paraId="0CE5495B" w14:textId="77777777" w:rsidR="002C2E96" w:rsidRPr="00D1539F" w:rsidRDefault="002C2E96" w:rsidP="002C2E96">
            <w:pPr>
              <w:pStyle w:val="ListParagraph"/>
              <w:ind w:left="360"/>
              <w:rPr>
                <w:sz w:val="18"/>
                <w:szCs w:val="18"/>
              </w:rPr>
            </w:pPr>
          </w:p>
          <w:p w14:paraId="0CE5495C" w14:textId="77777777" w:rsidR="002C2E96" w:rsidRPr="002C2E96" w:rsidRDefault="002C2E96" w:rsidP="00FD44D0">
            <w:pPr>
              <w:pStyle w:val="ListParagraph"/>
              <w:numPr>
                <w:ilvl w:val="0"/>
                <w:numId w:val="20"/>
              </w:numPr>
              <w:ind w:left="1080"/>
              <w:rPr>
                <w:sz w:val="18"/>
                <w:szCs w:val="18"/>
              </w:rPr>
            </w:pPr>
            <w:r w:rsidRPr="00D1539F">
              <w:rPr>
                <w:sz w:val="18"/>
                <w:szCs w:val="18"/>
              </w:rPr>
              <w:t xml:space="preserve">Video – 0 rated or wholesale rated  </w:t>
            </w:r>
          </w:p>
        </w:tc>
        <w:tc>
          <w:tcPr>
            <w:tcW w:w="945" w:type="dxa"/>
          </w:tcPr>
          <w:p w14:paraId="0CE5495D" w14:textId="77777777" w:rsidR="002C2E96" w:rsidRPr="00D1539F" w:rsidRDefault="001F2071" w:rsidP="00D1539F">
            <w:pPr>
              <w:pStyle w:val="BodyText"/>
              <w:ind w:left="0"/>
              <w:rPr>
                <w:sz w:val="18"/>
                <w:szCs w:val="18"/>
              </w:rPr>
            </w:pPr>
            <w:r>
              <w:rPr>
                <w:sz w:val="18"/>
                <w:szCs w:val="18"/>
              </w:rPr>
              <w:lastRenderedPageBreak/>
              <w:t>APRM</w:t>
            </w:r>
          </w:p>
        </w:tc>
        <w:tc>
          <w:tcPr>
            <w:tcW w:w="1020" w:type="dxa"/>
          </w:tcPr>
          <w:p w14:paraId="0CE5495E" w14:textId="77777777" w:rsidR="002C2E96" w:rsidRPr="00D1539F" w:rsidRDefault="001F2071" w:rsidP="00D1539F">
            <w:pPr>
              <w:pStyle w:val="BodyText"/>
              <w:ind w:left="0"/>
              <w:rPr>
                <w:sz w:val="18"/>
                <w:szCs w:val="18"/>
              </w:rPr>
            </w:pPr>
            <w:r>
              <w:rPr>
                <w:sz w:val="18"/>
                <w:szCs w:val="18"/>
              </w:rPr>
              <w:t>N/A</w:t>
            </w:r>
          </w:p>
        </w:tc>
        <w:tc>
          <w:tcPr>
            <w:tcW w:w="789" w:type="dxa"/>
          </w:tcPr>
          <w:p w14:paraId="0CE5495F" w14:textId="77777777" w:rsidR="002C2E96" w:rsidRPr="00D1539F" w:rsidRDefault="001F2071" w:rsidP="00D1539F">
            <w:pPr>
              <w:pStyle w:val="BodyText"/>
              <w:ind w:left="0"/>
              <w:rPr>
                <w:sz w:val="18"/>
                <w:szCs w:val="18"/>
              </w:rPr>
            </w:pPr>
            <w:r>
              <w:rPr>
                <w:sz w:val="18"/>
                <w:szCs w:val="18"/>
              </w:rPr>
              <w:t>4.2.2</w:t>
            </w:r>
          </w:p>
        </w:tc>
      </w:tr>
      <w:tr w:rsidR="002C2E96" w:rsidRPr="00AD142E" w14:paraId="0CE54968" w14:textId="77777777" w:rsidTr="009B1E14">
        <w:trPr>
          <w:trHeight w:val="576"/>
        </w:trPr>
        <w:tc>
          <w:tcPr>
            <w:tcW w:w="1348" w:type="dxa"/>
            <w:noWrap/>
          </w:tcPr>
          <w:p w14:paraId="0CE54961" w14:textId="77777777" w:rsidR="002C2E96" w:rsidRPr="00D1539F" w:rsidRDefault="002C2E96" w:rsidP="00D1539F">
            <w:pPr>
              <w:pStyle w:val="BodyText"/>
              <w:ind w:left="0"/>
              <w:rPr>
                <w:sz w:val="18"/>
                <w:szCs w:val="18"/>
              </w:rPr>
            </w:pPr>
            <w:r w:rsidRPr="00D1539F">
              <w:rPr>
                <w:rFonts w:cstheme="minorHAnsi"/>
                <w:sz w:val="18"/>
                <w:szCs w:val="18"/>
              </w:rPr>
              <w:lastRenderedPageBreak/>
              <w:t>VIOR_3.1.11.2.3</w:t>
            </w:r>
          </w:p>
        </w:tc>
        <w:tc>
          <w:tcPr>
            <w:tcW w:w="686" w:type="dxa"/>
          </w:tcPr>
          <w:p w14:paraId="0CE54962"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tcPr>
          <w:p w14:paraId="0CE54963" w14:textId="77777777" w:rsidR="002C2E96" w:rsidRPr="00D1539F" w:rsidRDefault="002C2E96" w:rsidP="00D1539F">
            <w:pPr>
              <w:pStyle w:val="BodyText"/>
              <w:ind w:left="0"/>
              <w:rPr>
                <w:sz w:val="18"/>
                <w:szCs w:val="18"/>
              </w:rPr>
            </w:pPr>
            <w:r w:rsidRPr="00D1539F">
              <w:rPr>
                <w:rFonts w:cstheme="minorHAnsi"/>
                <w:sz w:val="18"/>
                <w:szCs w:val="18"/>
              </w:rPr>
              <w:t>Amdocs</w:t>
            </w:r>
          </w:p>
        </w:tc>
        <w:tc>
          <w:tcPr>
            <w:tcW w:w="3811" w:type="dxa"/>
            <w:noWrap/>
          </w:tcPr>
          <w:p w14:paraId="0CE54964" w14:textId="77777777" w:rsidR="002C2E96" w:rsidRPr="00D1539F" w:rsidRDefault="002C2E96" w:rsidP="00D1539F">
            <w:pPr>
              <w:pStyle w:val="BodyText"/>
              <w:ind w:left="0"/>
              <w:rPr>
                <w:sz w:val="18"/>
                <w:szCs w:val="18"/>
              </w:rPr>
            </w:pPr>
            <w:r w:rsidRPr="00D1539F">
              <w:rPr>
                <w:sz w:val="18"/>
                <w:szCs w:val="18"/>
              </w:rPr>
              <w:t xml:space="preserve">E-911 Voice CDRs will be $0 rated as part of wholesale settlement. </w:t>
            </w:r>
          </w:p>
        </w:tc>
        <w:tc>
          <w:tcPr>
            <w:tcW w:w="945" w:type="dxa"/>
          </w:tcPr>
          <w:p w14:paraId="0CE54965" w14:textId="77777777" w:rsidR="002C2E96" w:rsidRPr="00D1539F" w:rsidRDefault="001F2071" w:rsidP="00D1539F">
            <w:pPr>
              <w:pStyle w:val="BodyText"/>
              <w:ind w:left="0"/>
              <w:rPr>
                <w:sz w:val="18"/>
                <w:szCs w:val="18"/>
              </w:rPr>
            </w:pPr>
            <w:r>
              <w:rPr>
                <w:sz w:val="18"/>
                <w:szCs w:val="18"/>
              </w:rPr>
              <w:t>APRM</w:t>
            </w:r>
          </w:p>
        </w:tc>
        <w:tc>
          <w:tcPr>
            <w:tcW w:w="1020" w:type="dxa"/>
          </w:tcPr>
          <w:p w14:paraId="0CE54966" w14:textId="77777777" w:rsidR="002C2E96" w:rsidRPr="00D1539F" w:rsidRDefault="001F2071" w:rsidP="00D1539F">
            <w:pPr>
              <w:pStyle w:val="BodyText"/>
              <w:ind w:left="0"/>
              <w:rPr>
                <w:sz w:val="18"/>
                <w:szCs w:val="18"/>
              </w:rPr>
            </w:pPr>
            <w:r>
              <w:rPr>
                <w:sz w:val="18"/>
                <w:szCs w:val="18"/>
              </w:rPr>
              <w:t>N/A</w:t>
            </w:r>
          </w:p>
        </w:tc>
        <w:tc>
          <w:tcPr>
            <w:tcW w:w="789" w:type="dxa"/>
          </w:tcPr>
          <w:p w14:paraId="0CE54967" w14:textId="77777777" w:rsidR="002C2E96" w:rsidRPr="00D1539F" w:rsidRDefault="001F2071" w:rsidP="00D1539F">
            <w:pPr>
              <w:pStyle w:val="BodyText"/>
              <w:ind w:left="0"/>
              <w:rPr>
                <w:sz w:val="18"/>
                <w:szCs w:val="18"/>
              </w:rPr>
            </w:pPr>
            <w:r>
              <w:rPr>
                <w:sz w:val="18"/>
                <w:szCs w:val="18"/>
              </w:rPr>
              <w:t>4.2.2</w:t>
            </w:r>
          </w:p>
        </w:tc>
      </w:tr>
      <w:tr w:rsidR="002C2E96" w:rsidRPr="00AD142E" w14:paraId="0CE54970" w14:textId="77777777" w:rsidTr="009B1E14">
        <w:trPr>
          <w:trHeight w:val="576"/>
        </w:trPr>
        <w:tc>
          <w:tcPr>
            <w:tcW w:w="1348" w:type="dxa"/>
            <w:noWrap/>
          </w:tcPr>
          <w:p w14:paraId="0CE54969" w14:textId="77777777" w:rsidR="002C2E96" w:rsidRPr="00D1539F" w:rsidRDefault="002C2E96" w:rsidP="00D1539F">
            <w:pPr>
              <w:pStyle w:val="BodyText"/>
              <w:ind w:left="0"/>
              <w:rPr>
                <w:sz w:val="18"/>
                <w:szCs w:val="18"/>
              </w:rPr>
            </w:pPr>
            <w:r w:rsidRPr="00D1539F">
              <w:rPr>
                <w:rFonts w:cstheme="minorHAnsi"/>
                <w:sz w:val="18"/>
                <w:szCs w:val="18"/>
              </w:rPr>
              <w:t>VIOR_3.1.11.2.4</w:t>
            </w:r>
          </w:p>
        </w:tc>
        <w:tc>
          <w:tcPr>
            <w:tcW w:w="686" w:type="dxa"/>
          </w:tcPr>
          <w:p w14:paraId="0CE5496A"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tcPr>
          <w:p w14:paraId="0CE5496B" w14:textId="77777777" w:rsidR="002C2E96" w:rsidRPr="00D1539F" w:rsidRDefault="002C2E96" w:rsidP="00D1539F">
            <w:pPr>
              <w:pStyle w:val="BodyText"/>
              <w:ind w:left="0"/>
              <w:rPr>
                <w:sz w:val="18"/>
                <w:szCs w:val="18"/>
              </w:rPr>
            </w:pPr>
            <w:r w:rsidRPr="00D1539F">
              <w:rPr>
                <w:rFonts w:cstheme="minorHAnsi"/>
                <w:sz w:val="18"/>
                <w:szCs w:val="18"/>
              </w:rPr>
              <w:t>Amdocs</w:t>
            </w:r>
          </w:p>
        </w:tc>
        <w:tc>
          <w:tcPr>
            <w:tcW w:w="3811" w:type="dxa"/>
            <w:noWrap/>
          </w:tcPr>
          <w:p w14:paraId="0CE5496C" w14:textId="77777777" w:rsidR="002C2E96" w:rsidRPr="00D1539F" w:rsidRDefault="002C2E96" w:rsidP="00D1539F">
            <w:pPr>
              <w:pStyle w:val="BodyText"/>
              <w:ind w:left="0"/>
              <w:rPr>
                <w:sz w:val="18"/>
                <w:szCs w:val="18"/>
              </w:rPr>
            </w:pPr>
            <w:r w:rsidRPr="00D1539F">
              <w:rPr>
                <w:sz w:val="18"/>
                <w:szCs w:val="18"/>
              </w:rPr>
              <w:t>E-911 calls made by roaming subscribers on the USCC network will be included in the TAP exchange with partner carriers.</w:t>
            </w:r>
          </w:p>
        </w:tc>
        <w:tc>
          <w:tcPr>
            <w:tcW w:w="945" w:type="dxa"/>
          </w:tcPr>
          <w:p w14:paraId="0CE5496D" w14:textId="77777777" w:rsidR="002C2E96" w:rsidRPr="00D1539F" w:rsidRDefault="001F2071" w:rsidP="00D1539F">
            <w:pPr>
              <w:pStyle w:val="BodyText"/>
              <w:ind w:left="0"/>
              <w:rPr>
                <w:sz w:val="18"/>
                <w:szCs w:val="18"/>
              </w:rPr>
            </w:pPr>
            <w:r>
              <w:rPr>
                <w:sz w:val="18"/>
                <w:szCs w:val="18"/>
              </w:rPr>
              <w:t>ARCM</w:t>
            </w:r>
          </w:p>
        </w:tc>
        <w:tc>
          <w:tcPr>
            <w:tcW w:w="1020" w:type="dxa"/>
          </w:tcPr>
          <w:p w14:paraId="0CE5496E" w14:textId="77777777" w:rsidR="002C2E96" w:rsidRPr="00D1539F" w:rsidRDefault="001F2071" w:rsidP="00D1539F">
            <w:pPr>
              <w:pStyle w:val="BodyText"/>
              <w:ind w:left="0"/>
              <w:rPr>
                <w:sz w:val="18"/>
                <w:szCs w:val="18"/>
              </w:rPr>
            </w:pPr>
            <w:r>
              <w:rPr>
                <w:sz w:val="18"/>
                <w:szCs w:val="18"/>
              </w:rPr>
              <w:t>APRM</w:t>
            </w:r>
          </w:p>
        </w:tc>
        <w:tc>
          <w:tcPr>
            <w:tcW w:w="789" w:type="dxa"/>
          </w:tcPr>
          <w:p w14:paraId="0CE5496F" w14:textId="77777777" w:rsidR="002C2E96" w:rsidRPr="00D1539F" w:rsidRDefault="001F2071" w:rsidP="00D1539F">
            <w:pPr>
              <w:pStyle w:val="BodyText"/>
              <w:ind w:left="0"/>
              <w:rPr>
                <w:sz w:val="18"/>
                <w:szCs w:val="18"/>
              </w:rPr>
            </w:pPr>
            <w:r>
              <w:rPr>
                <w:sz w:val="18"/>
                <w:szCs w:val="18"/>
              </w:rPr>
              <w:t>4.1.3</w:t>
            </w:r>
          </w:p>
        </w:tc>
      </w:tr>
      <w:tr w:rsidR="002C2E96" w:rsidRPr="00AD142E" w14:paraId="0CE5497A" w14:textId="77777777" w:rsidTr="009B1E14">
        <w:trPr>
          <w:trHeight w:val="576"/>
        </w:trPr>
        <w:tc>
          <w:tcPr>
            <w:tcW w:w="1348" w:type="dxa"/>
            <w:noWrap/>
          </w:tcPr>
          <w:p w14:paraId="0CE54971" w14:textId="77777777" w:rsidR="002C2E96" w:rsidRPr="00D1539F" w:rsidRDefault="002C2E96" w:rsidP="00D1539F">
            <w:pPr>
              <w:pStyle w:val="BodyText"/>
              <w:ind w:left="0"/>
              <w:rPr>
                <w:sz w:val="18"/>
                <w:szCs w:val="18"/>
              </w:rPr>
            </w:pPr>
            <w:r w:rsidRPr="00D1539F">
              <w:rPr>
                <w:rFonts w:cstheme="minorHAnsi"/>
                <w:sz w:val="18"/>
                <w:szCs w:val="18"/>
              </w:rPr>
              <w:t>VIOR_3.1.11.2.3.1</w:t>
            </w:r>
          </w:p>
        </w:tc>
        <w:tc>
          <w:tcPr>
            <w:tcW w:w="686" w:type="dxa"/>
          </w:tcPr>
          <w:p w14:paraId="0CE54972"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tcPr>
          <w:p w14:paraId="0CE54973" w14:textId="77777777" w:rsidR="002C2E96" w:rsidRPr="00D1539F" w:rsidRDefault="002C2E96" w:rsidP="00D1539F">
            <w:pPr>
              <w:pStyle w:val="BodyText"/>
              <w:ind w:left="0"/>
              <w:rPr>
                <w:sz w:val="18"/>
                <w:szCs w:val="18"/>
              </w:rPr>
            </w:pPr>
            <w:r w:rsidRPr="00D1539F">
              <w:rPr>
                <w:rFonts w:cstheme="minorHAnsi"/>
                <w:sz w:val="18"/>
                <w:szCs w:val="18"/>
              </w:rPr>
              <w:t>USCC</w:t>
            </w:r>
          </w:p>
        </w:tc>
        <w:tc>
          <w:tcPr>
            <w:tcW w:w="3811" w:type="dxa"/>
            <w:noWrap/>
          </w:tcPr>
          <w:p w14:paraId="0CE54974" w14:textId="77777777" w:rsidR="002C2E96" w:rsidRPr="00D1539F" w:rsidRDefault="002C2E96" w:rsidP="00D1539F">
            <w:pPr>
              <w:pStyle w:val="BodyText"/>
              <w:ind w:left="0"/>
              <w:rPr>
                <w:sz w:val="18"/>
                <w:szCs w:val="18"/>
              </w:rPr>
            </w:pPr>
            <w:r w:rsidRPr="00D1539F">
              <w:rPr>
                <w:sz w:val="18"/>
                <w:szCs w:val="18"/>
              </w:rPr>
              <w:t xml:space="preserve">TAP Record types will be determined during contract negotiations for all 3 bearers  (Voice, Video and Signaling) as well the as voice call). </w:t>
            </w:r>
          </w:p>
        </w:tc>
        <w:tc>
          <w:tcPr>
            <w:tcW w:w="945" w:type="dxa"/>
          </w:tcPr>
          <w:p w14:paraId="0CE54975" w14:textId="77777777" w:rsidR="002C2E96" w:rsidRDefault="002C2E96" w:rsidP="00D1539F">
            <w:pPr>
              <w:pStyle w:val="BodyText"/>
              <w:ind w:left="0"/>
              <w:rPr>
                <w:sz w:val="18"/>
                <w:szCs w:val="18"/>
              </w:rPr>
            </w:pPr>
          </w:p>
          <w:p w14:paraId="0CE54976" w14:textId="77777777" w:rsidR="00056C23" w:rsidRPr="00726F93" w:rsidRDefault="00056C23" w:rsidP="00D1539F">
            <w:pPr>
              <w:pStyle w:val="BodyText"/>
              <w:ind w:left="0"/>
              <w:rPr>
                <w:sz w:val="18"/>
                <w:szCs w:val="18"/>
              </w:rPr>
            </w:pPr>
            <w:r>
              <w:rPr>
                <w:sz w:val="18"/>
                <w:szCs w:val="18"/>
              </w:rPr>
              <w:t>N/A</w:t>
            </w:r>
          </w:p>
        </w:tc>
        <w:tc>
          <w:tcPr>
            <w:tcW w:w="1020" w:type="dxa"/>
          </w:tcPr>
          <w:p w14:paraId="0CE54977" w14:textId="77777777" w:rsidR="002C2E96" w:rsidRDefault="002C2E96" w:rsidP="00D1539F">
            <w:pPr>
              <w:pStyle w:val="BodyText"/>
              <w:ind w:left="0"/>
              <w:rPr>
                <w:sz w:val="18"/>
                <w:szCs w:val="18"/>
              </w:rPr>
            </w:pPr>
          </w:p>
          <w:p w14:paraId="0CE54978" w14:textId="77777777" w:rsidR="00056C23" w:rsidRPr="00726F93" w:rsidRDefault="00056C23" w:rsidP="00D1539F">
            <w:pPr>
              <w:pStyle w:val="BodyText"/>
              <w:ind w:left="0"/>
              <w:rPr>
                <w:sz w:val="18"/>
                <w:szCs w:val="18"/>
              </w:rPr>
            </w:pPr>
            <w:r>
              <w:rPr>
                <w:sz w:val="18"/>
                <w:szCs w:val="18"/>
              </w:rPr>
              <w:t>N/A</w:t>
            </w:r>
          </w:p>
        </w:tc>
        <w:tc>
          <w:tcPr>
            <w:tcW w:w="789" w:type="dxa"/>
          </w:tcPr>
          <w:p w14:paraId="0CE54979" w14:textId="77777777" w:rsidR="002C2E96" w:rsidRPr="00056C23" w:rsidRDefault="002C2E96" w:rsidP="00056C23">
            <w:pPr>
              <w:pStyle w:val="BodyText"/>
              <w:ind w:left="0"/>
              <w:rPr>
                <w:sz w:val="18"/>
                <w:szCs w:val="18"/>
              </w:rPr>
            </w:pPr>
          </w:p>
        </w:tc>
      </w:tr>
      <w:tr w:rsidR="002C2E96" w:rsidRPr="00AD142E" w14:paraId="0CE54982" w14:textId="77777777" w:rsidTr="009B1E14">
        <w:trPr>
          <w:trHeight w:val="576"/>
        </w:trPr>
        <w:tc>
          <w:tcPr>
            <w:tcW w:w="1348" w:type="dxa"/>
            <w:noWrap/>
          </w:tcPr>
          <w:p w14:paraId="0CE5497B" w14:textId="77777777" w:rsidR="002C2E96" w:rsidRPr="00D1539F" w:rsidRDefault="002C2E96" w:rsidP="00D1539F">
            <w:pPr>
              <w:pStyle w:val="BodyText"/>
              <w:ind w:left="0"/>
              <w:rPr>
                <w:sz w:val="18"/>
                <w:szCs w:val="18"/>
              </w:rPr>
            </w:pPr>
            <w:r w:rsidRPr="00D1539F">
              <w:rPr>
                <w:rFonts w:cstheme="minorHAnsi"/>
                <w:sz w:val="18"/>
                <w:szCs w:val="18"/>
              </w:rPr>
              <w:t>VIOR_3.1.11.3</w:t>
            </w:r>
          </w:p>
        </w:tc>
        <w:tc>
          <w:tcPr>
            <w:tcW w:w="686" w:type="dxa"/>
          </w:tcPr>
          <w:p w14:paraId="0CE5497C"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tcPr>
          <w:p w14:paraId="0CE5497D" w14:textId="77777777" w:rsidR="002C2E96" w:rsidRPr="00D1539F" w:rsidRDefault="002C2E96" w:rsidP="00D1539F">
            <w:pPr>
              <w:pStyle w:val="BodyText"/>
              <w:ind w:left="0"/>
              <w:rPr>
                <w:sz w:val="18"/>
                <w:szCs w:val="18"/>
              </w:rPr>
            </w:pPr>
            <w:r w:rsidRPr="00D1539F">
              <w:rPr>
                <w:rFonts w:cstheme="minorHAnsi"/>
                <w:sz w:val="18"/>
                <w:szCs w:val="18"/>
              </w:rPr>
              <w:t>Mediation, ENGR</w:t>
            </w:r>
          </w:p>
        </w:tc>
        <w:tc>
          <w:tcPr>
            <w:tcW w:w="3811" w:type="dxa"/>
            <w:noWrap/>
          </w:tcPr>
          <w:p w14:paraId="0CE5497E" w14:textId="77777777" w:rsidR="002C2E96" w:rsidRPr="00D1539F" w:rsidRDefault="002C2E96" w:rsidP="00D1539F">
            <w:pPr>
              <w:pStyle w:val="BodyText"/>
              <w:ind w:left="0"/>
              <w:rPr>
                <w:sz w:val="18"/>
                <w:szCs w:val="18"/>
              </w:rPr>
            </w:pPr>
            <w:r w:rsidRPr="00D1539F">
              <w:rPr>
                <w:sz w:val="18"/>
                <w:szCs w:val="18"/>
              </w:rPr>
              <w:t xml:space="preserve">There will not be duplicate billing of the bearer records. (SGW or PGW, not both) </w:t>
            </w:r>
          </w:p>
        </w:tc>
        <w:tc>
          <w:tcPr>
            <w:tcW w:w="945" w:type="dxa"/>
          </w:tcPr>
          <w:p w14:paraId="0CE5497F" w14:textId="77777777" w:rsidR="002C2E96" w:rsidRPr="00D1539F" w:rsidRDefault="002C2E96" w:rsidP="00D1539F">
            <w:pPr>
              <w:pStyle w:val="BodyText"/>
              <w:ind w:left="0"/>
              <w:rPr>
                <w:sz w:val="18"/>
                <w:szCs w:val="18"/>
              </w:rPr>
            </w:pPr>
            <w:r>
              <w:rPr>
                <w:sz w:val="18"/>
                <w:szCs w:val="18"/>
              </w:rPr>
              <w:t>N/A</w:t>
            </w:r>
          </w:p>
        </w:tc>
        <w:tc>
          <w:tcPr>
            <w:tcW w:w="1020" w:type="dxa"/>
          </w:tcPr>
          <w:p w14:paraId="0CE54980" w14:textId="77777777" w:rsidR="002C2E96" w:rsidRPr="00D1539F" w:rsidRDefault="002C2E96" w:rsidP="00D1539F">
            <w:pPr>
              <w:pStyle w:val="BodyText"/>
              <w:ind w:left="0"/>
              <w:rPr>
                <w:sz w:val="18"/>
                <w:szCs w:val="18"/>
              </w:rPr>
            </w:pPr>
            <w:r>
              <w:rPr>
                <w:sz w:val="18"/>
                <w:szCs w:val="18"/>
              </w:rPr>
              <w:t>N/A</w:t>
            </w:r>
          </w:p>
        </w:tc>
        <w:tc>
          <w:tcPr>
            <w:tcW w:w="789" w:type="dxa"/>
          </w:tcPr>
          <w:p w14:paraId="0CE54981" w14:textId="77777777" w:rsidR="002C2E96" w:rsidRPr="00D1539F" w:rsidRDefault="002C2E96" w:rsidP="00D1539F">
            <w:pPr>
              <w:pStyle w:val="BodyText"/>
              <w:ind w:left="0"/>
              <w:rPr>
                <w:sz w:val="18"/>
                <w:szCs w:val="18"/>
              </w:rPr>
            </w:pPr>
            <w:r>
              <w:rPr>
                <w:sz w:val="18"/>
                <w:szCs w:val="18"/>
              </w:rPr>
              <w:t>N/A</w:t>
            </w:r>
          </w:p>
        </w:tc>
      </w:tr>
      <w:tr w:rsidR="002C2E96" w:rsidRPr="00AD142E" w14:paraId="0CE5498E" w14:textId="77777777" w:rsidTr="009B1E14">
        <w:trPr>
          <w:trHeight w:val="576"/>
        </w:trPr>
        <w:tc>
          <w:tcPr>
            <w:tcW w:w="1348" w:type="dxa"/>
            <w:noWrap/>
          </w:tcPr>
          <w:p w14:paraId="0CE54983" w14:textId="77777777" w:rsidR="002C2E96" w:rsidRPr="00D1539F" w:rsidRDefault="002C2E96" w:rsidP="00D1539F">
            <w:pPr>
              <w:pStyle w:val="BodyText"/>
              <w:ind w:left="0"/>
              <w:rPr>
                <w:sz w:val="18"/>
                <w:szCs w:val="18"/>
              </w:rPr>
            </w:pPr>
            <w:r w:rsidRPr="00D1539F">
              <w:rPr>
                <w:rFonts w:cstheme="minorHAnsi"/>
                <w:sz w:val="18"/>
                <w:szCs w:val="18"/>
              </w:rPr>
              <w:t>VIOR_3.1.12</w:t>
            </w:r>
          </w:p>
        </w:tc>
        <w:tc>
          <w:tcPr>
            <w:tcW w:w="686" w:type="dxa"/>
          </w:tcPr>
          <w:p w14:paraId="0CE54984"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tcPr>
          <w:p w14:paraId="0CE54985" w14:textId="77777777" w:rsidR="002C2E96" w:rsidRPr="00D1539F" w:rsidRDefault="002C2E96" w:rsidP="00D1539F">
            <w:pPr>
              <w:autoSpaceDE w:val="0"/>
              <w:autoSpaceDN w:val="0"/>
              <w:rPr>
                <w:rFonts w:eastAsia="Times New Roman"/>
                <w:sz w:val="18"/>
                <w:szCs w:val="18"/>
              </w:rPr>
            </w:pPr>
            <w:r w:rsidRPr="00D1539F">
              <w:rPr>
                <w:rFonts w:cstheme="minorHAnsi"/>
                <w:sz w:val="18"/>
                <w:szCs w:val="18"/>
              </w:rPr>
              <w:t xml:space="preserve">USCC, </w:t>
            </w:r>
            <w:r w:rsidRPr="00D1539F">
              <w:rPr>
                <w:rFonts w:ascii="Segoe UI" w:hAnsi="Segoe UI" w:cs="Segoe UI"/>
                <w:color w:val="000000"/>
                <w:sz w:val="18"/>
                <w:szCs w:val="18"/>
              </w:rPr>
              <w:t xml:space="preserve"> </w:t>
            </w:r>
            <w:r w:rsidRPr="00D1539F">
              <w:rPr>
                <w:rFonts w:ascii="Segoe UI" w:eastAsia="Times New Roman" w:hAnsi="Segoe UI" w:cs="Segoe UI"/>
                <w:color w:val="000000"/>
                <w:sz w:val="18"/>
                <w:szCs w:val="18"/>
              </w:rPr>
              <w:t>Billing Technical OPS</w:t>
            </w:r>
          </w:p>
          <w:p w14:paraId="0CE54986" w14:textId="77777777" w:rsidR="002C2E96" w:rsidRPr="00D1539F" w:rsidRDefault="002C2E96" w:rsidP="00D1539F">
            <w:pPr>
              <w:pStyle w:val="BodyText"/>
              <w:ind w:left="0"/>
              <w:rPr>
                <w:sz w:val="18"/>
                <w:szCs w:val="18"/>
              </w:rPr>
            </w:pPr>
          </w:p>
        </w:tc>
        <w:tc>
          <w:tcPr>
            <w:tcW w:w="3811" w:type="dxa"/>
            <w:noWrap/>
          </w:tcPr>
          <w:p w14:paraId="0CE54987" w14:textId="77777777" w:rsidR="002C2E96" w:rsidRPr="00D1539F" w:rsidRDefault="002C2E96" w:rsidP="00D1539F">
            <w:pPr>
              <w:pStyle w:val="ListParagraph"/>
              <w:ind w:left="0"/>
              <w:rPr>
                <w:rFonts w:cstheme="minorHAnsi"/>
                <w:sz w:val="18"/>
                <w:szCs w:val="18"/>
              </w:rPr>
            </w:pPr>
            <w:r w:rsidRPr="00D1539F">
              <w:rPr>
                <w:rFonts w:cstheme="minorHAnsi"/>
                <w:sz w:val="18"/>
                <w:szCs w:val="18"/>
              </w:rPr>
              <w:t>All E911 calls will be stored in the Call Dump.</w:t>
            </w:r>
          </w:p>
          <w:p w14:paraId="0CE54988" w14:textId="77777777" w:rsidR="002C2E96" w:rsidRPr="00D1539F" w:rsidRDefault="002C2E96" w:rsidP="00D1539F">
            <w:pPr>
              <w:pStyle w:val="ListParagraph"/>
              <w:ind w:left="0"/>
              <w:rPr>
                <w:rFonts w:cstheme="minorHAnsi"/>
                <w:sz w:val="18"/>
                <w:szCs w:val="18"/>
              </w:rPr>
            </w:pPr>
          </w:p>
          <w:p w14:paraId="0CE54989" w14:textId="77777777" w:rsidR="002C2E96" w:rsidRPr="00D1539F" w:rsidRDefault="002C2E96" w:rsidP="00D1539F">
            <w:pPr>
              <w:pStyle w:val="ListParagraph"/>
              <w:ind w:left="0"/>
              <w:rPr>
                <w:rFonts w:cstheme="minorHAnsi"/>
                <w:sz w:val="18"/>
                <w:szCs w:val="18"/>
              </w:rPr>
            </w:pPr>
          </w:p>
          <w:p w14:paraId="0CE5498A" w14:textId="77777777" w:rsidR="002C2E96" w:rsidRPr="00D1539F" w:rsidRDefault="002C2E96" w:rsidP="00D1539F">
            <w:pPr>
              <w:pStyle w:val="BodyText"/>
              <w:ind w:left="0"/>
              <w:rPr>
                <w:sz w:val="18"/>
                <w:szCs w:val="18"/>
              </w:rPr>
            </w:pPr>
            <w:r w:rsidRPr="00D1539F">
              <w:rPr>
                <w:rFonts w:cstheme="minorHAnsi"/>
                <w:sz w:val="18"/>
                <w:szCs w:val="18"/>
              </w:rPr>
              <w:t xml:space="preserve">Exception Outbound E911 calls will be handled the same as circuit switch outbound calls. </w:t>
            </w:r>
          </w:p>
        </w:tc>
        <w:tc>
          <w:tcPr>
            <w:tcW w:w="945" w:type="dxa"/>
          </w:tcPr>
          <w:p w14:paraId="0CE5498B" w14:textId="77777777" w:rsidR="002C2E96" w:rsidRPr="00D1539F" w:rsidRDefault="002C2E96" w:rsidP="00D1539F">
            <w:pPr>
              <w:pStyle w:val="BodyText"/>
              <w:ind w:left="0"/>
              <w:rPr>
                <w:sz w:val="18"/>
                <w:szCs w:val="18"/>
              </w:rPr>
            </w:pPr>
            <w:r>
              <w:rPr>
                <w:sz w:val="18"/>
                <w:szCs w:val="18"/>
              </w:rPr>
              <w:t>N/A</w:t>
            </w:r>
          </w:p>
        </w:tc>
        <w:tc>
          <w:tcPr>
            <w:tcW w:w="1020" w:type="dxa"/>
          </w:tcPr>
          <w:p w14:paraId="0CE5498C" w14:textId="77777777" w:rsidR="002C2E96" w:rsidRPr="00D1539F" w:rsidRDefault="002C2E96" w:rsidP="00D1539F">
            <w:pPr>
              <w:pStyle w:val="BodyText"/>
              <w:ind w:left="0"/>
              <w:rPr>
                <w:sz w:val="18"/>
                <w:szCs w:val="18"/>
              </w:rPr>
            </w:pPr>
            <w:r>
              <w:rPr>
                <w:sz w:val="18"/>
                <w:szCs w:val="18"/>
              </w:rPr>
              <w:t>N/A</w:t>
            </w:r>
          </w:p>
        </w:tc>
        <w:tc>
          <w:tcPr>
            <w:tcW w:w="789" w:type="dxa"/>
          </w:tcPr>
          <w:p w14:paraId="0CE5498D" w14:textId="77777777" w:rsidR="002C2E96" w:rsidRPr="00D1539F" w:rsidRDefault="002C2E96" w:rsidP="00D1539F">
            <w:pPr>
              <w:pStyle w:val="BodyText"/>
              <w:ind w:left="0"/>
              <w:rPr>
                <w:sz w:val="18"/>
                <w:szCs w:val="18"/>
              </w:rPr>
            </w:pPr>
            <w:r>
              <w:rPr>
                <w:sz w:val="18"/>
                <w:szCs w:val="18"/>
              </w:rPr>
              <w:t>N/A</w:t>
            </w:r>
          </w:p>
        </w:tc>
      </w:tr>
      <w:tr w:rsidR="002C2E96" w:rsidRPr="00AD142E" w14:paraId="0CE54996" w14:textId="77777777" w:rsidTr="009B1E14">
        <w:trPr>
          <w:trHeight w:val="576"/>
        </w:trPr>
        <w:tc>
          <w:tcPr>
            <w:tcW w:w="1348" w:type="dxa"/>
            <w:noWrap/>
          </w:tcPr>
          <w:p w14:paraId="0CE5498F" w14:textId="77777777" w:rsidR="002C2E96" w:rsidRPr="00D1539F" w:rsidRDefault="002C2E96" w:rsidP="00D1539F">
            <w:pPr>
              <w:pStyle w:val="BodyText"/>
              <w:ind w:left="0"/>
              <w:rPr>
                <w:sz w:val="18"/>
                <w:szCs w:val="18"/>
              </w:rPr>
            </w:pPr>
            <w:r w:rsidRPr="00D1539F">
              <w:rPr>
                <w:rFonts w:cstheme="minorHAnsi"/>
                <w:sz w:val="18"/>
                <w:szCs w:val="18"/>
              </w:rPr>
              <w:t>VIOR_3.1.12.1</w:t>
            </w:r>
          </w:p>
        </w:tc>
        <w:tc>
          <w:tcPr>
            <w:tcW w:w="686" w:type="dxa"/>
          </w:tcPr>
          <w:p w14:paraId="0CE54990"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tcPr>
          <w:p w14:paraId="0CE54991" w14:textId="77777777" w:rsidR="002C2E96" w:rsidRPr="00D1539F" w:rsidRDefault="002C2E96" w:rsidP="00D1539F">
            <w:pPr>
              <w:pStyle w:val="BodyText"/>
              <w:ind w:left="0"/>
              <w:rPr>
                <w:sz w:val="18"/>
                <w:szCs w:val="18"/>
              </w:rPr>
            </w:pPr>
            <w:r w:rsidRPr="00D1539F">
              <w:rPr>
                <w:rFonts w:cstheme="minorHAnsi"/>
                <w:sz w:val="18"/>
                <w:szCs w:val="18"/>
              </w:rPr>
              <w:t>Mediation</w:t>
            </w:r>
          </w:p>
        </w:tc>
        <w:tc>
          <w:tcPr>
            <w:tcW w:w="3811" w:type="dxa"/>
            <w:noWrap/>
          </w:tcPr>
          <w:p w14:paraId="0CE54992" w14:textId="77777777" w:rsidR="002C2E96" w:rsidRPr="00D1539F" w:rsidRDefault="002C2E96" w:rsidP="00D1539F">
            <w:pPr>
              <w:pStyle w:val="BodyText"/>
              <w:ind w:left="0"/>
              <w:rPr>
                <w:sz w:val="18"/>
                <w:szCs w:val="18"/>
              </w:rPr>
            </w:pPr>
            <w:r w:rsidRPr="00D1539F">
              <w:rPr>
                <w:rFonts w:cstheme="minorHAnsi"/>
                <w:sz w:val="18"/>
                <w:szCs w:val="18"/>
              </w:rPr>
              <w:t>E911 ECSCFRecords will be transferred to Call Dump.</w:t>
            </w:r>
          </w:p>
        </w:tc>
        <w:tc>
          <w:tcPr>
            <w:tcW w:w="945" w:type="dxa"/>
          </w:tcPr>
          <w:p w14:paraId="0CE54993" w14:textId="77777777" w:rsidR="002C2E96" w:rsidRPr="00D1539F" w:rsidRDefault="002C2E96" w:rsidP="00D1539F">
            <w:pPr>
              <w:pStyle w:val="BodyText"/>
              <w:ind w:left="0"/>
              <w:rPr>
                <w:sz w:val="18"/>
                <w:szCs w:val="18"/>
              </w:rPr>
            </w:pPr>
            <w:r>
              <w:rPr>
                <w:sz w:val="18"/>
                <w:szCs w:val="18"/>
              </w:rPr>
              <w:t>N/A</w:t>
            </w:r>
          </w:p>
        </w:tc>
        <w:tc>
          <w:tcPr>
            <w:tcW w:w="1020" w:type="dxa"/>
          </w:tcPr>
          <w:p w14:paraId="0CE54994" w14:textId="77777777" w:rsidR="002C2E96" w:rsidRPr="00D1539F" w:rsidRDefault="002C2E96" w:rsidP="00D1539F">
            <w:pPr>
              <w:pStyle w:val="BodyText"/>
              <w:ind w:left="0"/>
              <w:rPr>
                <w:sz w:val="18"/>
                <w:szCs w:val="18"/>
              </w:rPr>
            </w:pPr>
            <w:r>
              <w:rPr>
                <w:sz w:val="18"/>
                <w:szCs w:val="18"/>
              </w:rPr>
              <w:t>N/A</w:t>
            </w:r>
          </w:p>
        </w:tc>
        <w:tc>
          <w:tcPr>
            <w:tcW w:w="789" w:type="dxa"/>
          </w:tcPr>
          <w:p w14:paraId="0CE54995" w14:textId="77777777" w:rsidR="002C2E96" w:rsidRPr="00D1539F" w:rsidRDefault="002C2E96" w:rsidP="00D1539F">
            <w:pPr>
              <w:pStyle w:val="BodyText"/>
              <w:ind w:left="0"/>
              <w:rPr>
                <w:sz w:val="18"/>
                <w:szCs w:val="18"/>
              </w:rPr>
            </w:pPr>
            <w:r>
              <w:rPr>
                <w:sz w:val="18"/>
                <w:szCs w:val="18"/>
              </w:rPr>
              <w:t>N/A</w:t>
            </w:r>
          </w:p>
        </w:tc>
      </w:tr>
      <w:tr w:rsidR="002C2E96" w:rsidRPr="00AD142E" w14:paraId="0CE5499E" w14:textId="77777777" w:rsidTr="009B1E14">
        <w:trPr>
          <w:trHeight w:val="576"/>
        </w:trPr>
        <w:tc>
          <w:tcPr>
            <w:tcW w:w="1348" w:type="dxa"/>
            <w:noWrap/>
          </w:tcPr>
          <w:p w14:paraId="0CE54997" w14:textId="77777777" w:rsidR="002C2E96" w:rsidRPr="00D1539F" w:rsidRDefault="002C2E96" w:rsidP="00D1539F">
            <w:pPr>
              <w:pStyle w:val="BodyText"/>
              <w:ind w:left="0"/>
              <w:rPr>
                <w:sz w:val="18"/>
                <w:szCs w:val="18"/>
              </w:rPr>
            </w:pPr>
            <w:r w:rsidRPr="00D1539F">
              <w:rPr>
                <w:rFonts w:cstheme="minorHAnsi"/>
                <w:sz w:val="18"/>
                <w:szCs w:val="18"/>
              </w:rPr>
              <w:t>VIOR_3.1.A</w:t>
            </w:r>
          </w:p>
        </w:tc>
        <w:tc>
          <w:tcPr>
            <w:tcW w:w="686" w:type="dxa"/>
          </w:tcPr>
          <w:p w14:paraId="0CE54998"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tcPr>
          <w:p w14:paraId="0CE54999" w14:textId="77777777" w:rsidR="002C2E96" w:rsidRPr="00D1539F" w:rsidRDefault="002C2E96" w:rsidP="00D1539F">
            <w:pPr>
              <w:pStyle w:val="BodyText"/>
              <w:ind w:left="0"/>
              <w:rPr>
                <w:sz w:val="18"/>
                <w:szCs w:val="18"/>
              </w:rPr>
            </w:pPr>
            <w:r w:rsidRPr="00D1539F">
              <w:rPr>
                <w:rFonts w:cstheme="minorHAnsi"/>
                <w:sz w:val="18"/>
                <w:szCs w:val="18"/>
              </w:rPr>
              <w:t>ENGR</w:t>
            </w:r>
          </w:p>
        </w:tc>
        <w:tc>
          <w:tcPr>
            <w:tcW w:w="3811" w:type="dxa"/>
            <w:noWrap/>
          </w:tcPr>
          <w:p w14:paraId="0CE5499A" w14:textId="77777777" w:rsidR="002C2E96" w:rsidRPr="00D1539F" w:rsidRDefault="002C2E96" w:rsidP="00D1539F">
            <w:pPr>
              <w:pStyle w:val="BodyText"/>
              <w:ind w:left="0"/>
              <w:rPr>
                <w:sz w:val="18"/>
                <w:szCs w:val="18"/>
              </w:rPr>
            </w:pPr>
            <w:r w:rsidRPr="00D1539F">
              <w:rPr>
                <w:rFonts w:cstheme="minorHAnsi"/>
                <w:sz w:val="18"/>
                <w:szCs w:val="18"/>
              </w:rPr>
              <w:t>The necessary configuration changes will be made in order to enable E911 over IMS. (requirement added per CR-ID-5)</w:t>
            </w:r>
          </w:p>
        </w:tc>
        <w:tc>
          <w:tcPr>
            <w:tcW w:w="945" w:type="dxa"/>
          </w:tcPr>
          <w:p w14:paraId="0CE5499B" w14:textId="77777777" w:rsidR="002C2E96" w:rsidRPr="00D1539F" w:rsidRDefault="002C2E96" w:rsidP="00D1539F">
            <w:pPr>
              <w:pStyle w:val="BodyText"/>
              <w:ind w:left="0"/>
              <w:rPr>
                <w:sz w:val="18"/>
                <w:szCs w:val="18"/>
              </w:rPr>
            </w:pPr>
            <w:r>
              <w:rPr>
                <w:sz w:val="18"/>
                <w:szCs w:val="18"/>
              </w:rPr>
              <w:t>N/A</w:t>
            </w:r>
          </w:p>
        </w:tc>
        <w:tc>
          <w:tcPr>
            <w:tcW w:w="1020" w:type="dxa"/>
          </w:tcPr>
          <w:p w14:paraId="0CE5499C" w14:textId="77777777" w:rsidR="002C2E96" w:rsidRPr="00D1539F" w:rsidRDefault="002C2E96" w:rsidP="00D1539F">
            <w:pPr>
              <w:pStyle w:val="BodyText"/>
              <w:ind w:left="0"/>
              <w:rPr>
                <w:sz w:val="18"/>
                <w:szCs w:val="18"/>
              </w:rPr>
            </w:pPr>
            <w:r>
              <w:rPr>
                <w:sz w:val="18"/>
                <w:szCs w:val="18"/>
              </w:rPr>
              <w:t>N/A</w:t>
            </w:r>
          </w:p>
        </w:tc>
        <w:tc>
          <w:tcPr>
            <w:tcW w:w="789" w:type="dxa"/>
          </w:tcPr>
          <w:p w14:paraId="0CE5499D" w14:textId="77777777" w:rsidR="002C2E96" w:rsidRPr="00D1539F" w:rsidRDefault="002C2E96" w:rsidP="00D1539F">
            <w:pPr>
              <w:pStyle w:val="BodyText"/>
              <w:ind w:left="0"/>
              <w:rPr>
                <w:sz w:val="18"/>
                <w:szCs w:val="18"/>
              </w:rPr>
            </w:pPr>
            <w:r>
              <w:rPr>
                <w:sz w:val="18"/>
                <w:szCs w:val="18"/>
              </w:rPr>
              <w:t>N/A</w:t>
            </w:r>
          </w:p>
        </w:tc>
      </w:tr>
      <w:tr w:rsidR="002C2E96" w:rsidRPr="00AD142E" w14:paraId="0CE549A6" w14:textId="77777777" w:rsidTr="009B1E14">
        <w:trPr>
          <w:trHeight w:val="576"/>
        </w:trPr>
        <w:tc>
          <w:tcPr>
            <w:tcW w:w="1348" w:type="dxa"/>
            <w:noWrap/>
          </w:tcPr>
          <w:p w14:paraId="0CE5499F" w14:textId="77777777" w:rsidR="002C2E96" w:rsidRPr="00D1539F" w:rsidRDefault="002C2E96" w:rsidP="00D1539F">
            <w:pPr>
              <w:pStyle w:val="BodyText"/>
              <w:ind w:left="0"/>
              <w:rPr>
                <w:sz w:val="18"/>
                <w:szCs w:val="18"/>
              </w:rPr>
            </w:pPr>
            <w:r w:rsidRPr="00D1539F">
              <w:rPr>
                <w:rFonts w:cstheme="minorHAnsi"/>
                <w:sz w:val="18"/>
                <w:szCs w:val="18"/>
              </w:rPr>
              <w:t>VIOR_3.1.B</w:t>
            </w:r>
          </w:p>
        </w:tc>
        <w:tc>
          <w:tcPr>
            <w:tcW w:w="686" w:type="dxa"/>
          </w:tcPr>
          <w:p w14:paraId="0CE549A0"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tcPr>
          <w:p w14:paraId="0CE549A1" w14:textId="77777777" w:rsidR="002C2E96" w:rsidRPr="00D1539F" w:rsidRDefault="002C2E96" w:rsidP="00D1539F">
            <w:pPr>
              <w:pStyle w:val="BodyText"/>
              <w:ind w:left="0"/>
              <w:rPr>
                <w:sz w:val="18"/>
                <w:szCs w:val="18"/>
              </w:rPr>
            </w:pPr>
            <w:r w:rsidRPr="00D1539F">
              <w:rPr>
                <w:rFonts w:cstheme="minorHAnsi"/>
                <w:sz w:val="18"/>
                <w:szCs w:val="18"/>
              </w:rPr>
              <w:t>USCC</w:t>
            </w:r>
          </w:p>
        </w:tc>
        <w:tc>
          <w:tcPr>
            <w:tcW w:w="3811" w:type="dxa"/>
            <w:noWrap/>
          </w:tcPr>
          <w:p w14:paraId="0CE549A2" w14:textId="77777777" w:rsidR="002C2E96" w:rsidRPr="00D1539F" w:rsidRDefault="002C2E96" w:rsidP="00D1539F">
            <w:pPr>
              <w:pStyle w:val="BodyText"/>
              <w:ind w:left="0"/>
              <w:rPr>
                <w:sz w:val="18"/>
                <w:szCs w:val="18"/>
              </w:rPr>
            </w:pPr>
            <w:r w:rsidRPr="00D1539F">
              <w:rPr>
                <w:rFonts w:cstheme="minorHAnsi"/>
                <w:sz w:val="18"/>
                <w:szCs w:val="18"/>
              </w:rPr>
              <w:t>E911 over IMS will be implemented with roaming partners. (requirement added per CR-ID-5)</w:t>
            </w:r>
          </w:p>
        </w:tc>
        <w:tc>
          <w:tcPr>
            <w:tcW w:w="945" w:type="dxa"/>
          </w:tcPr>
          <w:p w14:paraId="0CE549A3" w14:textId="77777777" w:rsidR="002C2E96" w:rsidRPr="00D1539F" w:rsidRDefault="002C2E96" w:rsidP="00D1539F">
            <w:pPr>
              <w:pStyle w:val="BodyText"/>
              <w:ind w:left="0"/>
              <w:rPr>
                <w:sz w:val="18"/>
                <w:szCs w:val="18"/>
              </w:rPr>
            </w:pPr>
            <w:r>
              <w:rPr>
                <w:sz w:val="18"/>
                <w:szCs w:val="18"/>
              </w:rPr>
              <w:t>N/A</w:t>
            </w:r>
          </w:p>
        </w:tc>
        <w:tc>
          <w:tcPr>
            <w:tcW w:w="1020" w:type="dxa"/>
          </w:tcPr>
          <w:p w14:paraId="0CE549A4" w14:textId="77777777" w:rsidR="002C2E96" w:rsidRPr="00D1539F" w:rsidRDefault="002C2E96" w:rsidP="00D1539F">
            <w:pPr>
              <w:pStyle w:val="BodyText"/>
              <w:ind w:left="0"/>
              <w:rPr>
                <w:sz w:val="18"/>
                <w:szCs w:val="18"/>
              </w:rPr>
            </w:pPr>
            <w:r>
              <w:rPr>
                <w:sz w:val="18"/>
                <w:szCs w:val="18"/>
              </w:rPr>
              <w:t>N/A</w:t>
            </w:r>
          </w:p>
        </w:tc>
        <w:tc>
          <w:tcPr>
            <w:tcW w:w="789" w:type="dxa"/>
          </w:tcPr>
          <w:p w14:paraId="0CE549A5" w14:textId="77777777" w:rsidR="002C2E96" w:rsidRPr="00D1539F" w:rsidRDefault="002C2E96" w:rsidP="00D1539F">
            <w:pPr>
              <w:pStyle w:val="BodyText"/>
              <w:ind w:left="0"/>
              <w:rPr>
                <w:sz w:val="18"/>
                <w:szCs w:val="18"/>
              </w:rPr>
            </w:pPr>
            <w:r>
              <w:rPr>
                <w:sz w:val="18"/>
                <w:szCs w:val="18"/>
              </w:rPr>
              <w:t>N/A</w:t>
            </w:r>
          </w:p>
        </w:tc>
      </w:tr>
      <w:tr w:rsidR="002C2E96" w:rsidRPr="00AD142E" w14:paraId="0CE549AE" w14:textId="77777777" w:rsidTr="009B1E14">
        <w:trPr>
          <w:trHeight w:val="576"/>
        </w:trPr>
        <w:tc>
          <w:tcPr>
            <w:tcW w:w="1348" w:type="dxa"/>
            <w:noWrap/>
          </w:tcPr>
          <w:p w14:paraId="0CE549A7" w14:textId="77777777" w:rsidR="002C2E96" w:rsidRPr="00D1539F" w:rsidRDefault="002C2E96" w:rsidP="00D1539F">
            <w:pPr>
              <w:pStyle w:val="BodyText"/>
              <w:ind w:left="0"/>
              <w:rPr>
                <w:sz w:val="18"/>
                <w:szCs w:val="18"/>
              </w:rPr>
            </w:pPr>
            <w:r w:rsidRPr="00D1539F">
              <w:rPr>
                <w:rFonts w:cstheme="minorHAnsi"/>
                <w:sz w:val="18"/>
                <w:szCs w:val="18"/>
              </w:rPr>
              <w:t>VIOR_3.1.15</w:t>
            </w:r>
          </w:p>
        </w:tc>
        <w:tc>
          <w:tcPr>
            <w:tcW w:w="686" w:type="dxa"/>
          </w:tcPr>
          <w:p w14:paraId="0CE549A8"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tcPr>
          <w:p w14:paraId="0CE549A9" w14:textId="77777777" w:rsidR="002C2E96" w:rsidRPr="00D1539F" w:rsidRDefault="002C2E96" w:rsidP="00D1539F">
            <w:pPr>
              <w:pStyle w:val="BodyText"/>
              <w:ind w:left="0"/>
              <w:rPr>
                <w:sz w:val="18"/>
                <w:szCs w:val="18"/>
              </w:rPr>
            </w:pPr>
            <w:r w:rsidRPr="00D1539F">
              <w:rPr>
                <w:rFonts w:cstheme="minorHAnsi"/>
                <w:sz w:val="18"/>
                <w:szCs w:val="18"/>
              </w:rPr>
              <w:t>ENGR</w:t>
            </w:r>
          </w:p>
        </w:tc>
        <w:tc>
          <w:tcPr>
            <w:tcW w:w="3811" w:type="dxa"/>
            <w:noWrap/>
          </w:tcPr>
          <w:p w14:paraId="0CE549AA" w14:textId="77777777" w:rsidR="002C2E96" w:rsidRPr="00D1539F" w:rsidRDefault="002C2E96" w:rsidP="00D1539F">
            <w:pPr>
              <w:pStyle w:val="BodyText"/>
              <w:ind w:left="0"/>
              <w:rPr>
                <w:sz w:val="18"/>
                <w:szCs w:val="18"/>
              </w:rPr>
            </w:pPr>
            <w:r w:rsidRPr="00D1539F">
              <w:rPr>
                <w:rFonts w:cstheme="minorHAnsi"/>
                <w:sz w:val="18"/>
                <w:szCs w:val="18"/>
              </w:rPr>
              <w:t>Data for an inbound VoLTE roaming customer will not be throttled.</w:t>
            </w:r>
          </w:p>
        </w:tc>
        <w:tc>
          <w:tcPr>
            <w:tcW w:w="945" w:type="dxa"/>
          </w:tcPr>
          <w:p w14:paraId="0CE549AB" w14:textId="77777777" w:rsidR="002C2E96" w:rsidRPr="00D1539F" w:rsidRDefault="002C2E96" w:rsidP="00D1539F">
            <w:pPr>
              <w:pStyle w:val="BodyText"/>
              <w:ind w:left="0"/>
              <w:rPr>
                <w:sz w:val="18"/>
                <w:szCs w:val="18"/>
              </w:rPr>
            </w:pPr>
            <w:r>
              <w:rPr>
                <w:sz w:val="18"/>
                <w:szCs w:val="18"/>
              </w:rPr>
              <w:t>N/A</w:t>
            </w:r>
          </w:p>
        </w:tc>
        <w:tc>
          <w:tcPr>
            <w:tcW w:w="1020" w:type="dxa"/>
          </w:tcPr>
          <w:p w14:paraId="0CE549AC" w14:textId="77777777" w:rsidR="002C2E96" w:rsidRPr="00D1539F" w:rsidRDefault="002C2E96" w:rsidP="00D1539F">
            <w:pPr>
              <w:pStyle w:val="BodyText"/>
              <w:ind w:left="0"/>
              <w:rPr>
                <w:sz w:val="18"/>
                <w:szCs w:val="18"/>
              </w:rPr>
            </w:pPr>
            <w:r>
              <w:rPr>
                <w:sz w:val="18"/>
                <w:szCs w:val="18"/>
              </w:rPr>
              <w:t>N/A</w:t>
            </w:r>
          </w:p>
        </w:tc>
        <w:tc>
          <w:tcPr>
            <w:tcW w:w="789" w:type="dxa"/>
          </w:tcPr>
          <w:p w14:paraId="0CE549AD" w14:textId="77777777" w:rsidR="002C2E96" w:rsidRPr="00D1539F" w:rsidRDefault="002C2E96" w:rsidP="00D1539F">
            <w:pPr>
              <w:pStyle w:val="BodyText"/>
              <w:ind w:left="0"/>
              <w:rPr>
                <w:sz w:val="18"/>
                <w:szCs w:val="18"/>
              </w:rPr>
            </w:pPr>
            <w:r>
              <w:rPr>
                <w:sz w:val="18"/>
                <w:szCs w:val="18"/>
              </w:rPr>
              <w:t>N/A</w:t>
            </w:r>
          </w:p>
        </w:tc>
      </w:tr>
      <w:tr w:rsidR="002C2E96" w:rsidRPr="00AD142E" w14:paraId="0CE549BA" w14:textId="77777777" w:rsidTr="009B1E14">
        <w:trPr>
          <w:trHeight w:val="576"/>
        </w:trPr>
        <w:tc>
          <w:tcPr>
            <w:tcW w:w="1348" w:type="dxa"/>
            <w:noWrap/>
          </w:tcPr>
          <w:p w14:paraId="0CE549AF" w14:textId="77777777" w:rsidR="002C2E96" w:rsidRPr="00D1539F" w:rsidRDefault="002C2E96" w:rsidP="00D1539F">
            <w:pPr>
              <w:pStyle w:val="BodyText"/>
              <w:ind w:left="0"/>
              <w:rPr>
                <w:sz w:val="18"/>
                <w:szCs w:val="18"/>
              </w:rPr>
            </w:pPr>
            <w:r w:rsidRPr="00D1539F">
              <w:rPr>
                <w:rFonts w:cstheme="minorHAnsi"/>
                <w:sz w:val="18"/>
                <w:szCs w:val="18"/>
              </w:rPr>
              <w:t>VIOR_3.1.16</w:t>
            </w:r>
          </w:p>
        </w:tc>
        <w:tc>
          <w:tcPr>
            <w:tcW w:w="686" w:type="dxa"/>
          </w:tcPr>
          <w:p w14:paraId="0CE549B0"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tcPr>
          <w:p w14:paraId="0CE549B1" w14:textId="77777777" w:rsidR="002C2E96" w:rsidRPr="00D1539F" w:rsidRDefault="002C2E96" w:rsidP="00D1539F">
            <w:pPr>
              <w:pStyle w:val="BodyText"/>
              <w:ind w:left="0"/>
              <w:rPr>
                <w:sz w:val="18"/>
                <w:szCs w:val="18"/>
              </w:rPr>
            </w:pPr>
            <w:r w:rsidRPr="00D1539F">
              <w:rPr>
                <w:rFonts w:cstheme="minorHAnsi"/>
                <w:sz w:val="18"/>
                <w:szCs w:val="18"/>
              </w:rPr>
              <w:t>ENGR</w:t>
            </w:r>
          </w:p>
        </w:tc>
        <w:tc>
          <w:tcPr>
            <w:tcW w:w="3811" w:type="dxa"/>
            <w:noWrap/>
          </w:tcPr>
          <w:p w14:paraId="0CE549B2" w14:textId="77777777" w:rsidR="002C2E96" w:rsidRDefault="002C2E96" w:rsidP="00D1539F">
            <w:pPr>
              <w:pStyle w:val="BodyText"/>
              <w:ind w:left="0"/>
              <w:rPr>
                <w:rFonts w:cstheme="minorHAnsi"/>
                <w:sz w:val="18"/>
                <w:szCs w:val="18"/>
              </w:rPr>
            </w:pPr>
          </w:p>
          <w:p w14:paraId="0CE549B3" w14:textId="77777777" w:rsidR="00021976" w:rsidRPr="00021976" w:rsidRDefault="00021976" w:rsidP="00021976">
            <w:pPr>
              <w:rPr>
                <w:rFonts w:asciiTheme="majorBidi" w:hAnsiTheme="majorBidi" w:cstheme="majorBidi"/>
                <w:sz w:val="18"/>
                <w:szCs w:val="18"/>
              </w:rPr>
            </w:pPr>
            <w:r w:rsidRPr="00021976">
              <w:rPr>
                <w:rFonts w:asciiTheme="majorBidi" w:hAnsiTheme="majorBidi" w:cstheme="majorBidi"/>
                <w:sz w:val="18"/>
                <w:szCs w:val="18"/>
              </w:rPr>
              <w:t>Serving location information will be available on all inbound roaming network (PGW &amp; SGW) records.  The Serving BID field in the TAP record can also be used for location information if the serving carrier populates this field. (Requirement updated per CR-ID-65)</w:t>
            </w:r>
          </w:p>
        </w:tc>
        <w:tc>
          <w:tcPr>
            <w:tcW w:w="945" w:type="dxa"/>
          </w:tcPr>
          <w:p w14:paraId="0CE549B4" w14:textId="77777777" w:rsidR="002C2E96" w:rsidRPr="00021976" w:rsidRDefault="002C2E96" w:rsidP="00D1539F">
            <w:pPr>
              <w:pStyle w:val="BodyText"/>
              <w:ind w:left="0"/>
              <w:rPr>
                <w:sz w:val="18"/>
                <w:szCs w:val="18"/>
              </w:rPr>
            </w:pPr>
          </w:p>
          <w:p w14:paraId="0CE549B5" w14:textId="77777777" w:rsidR="00021976" w:rsidRPr="00021976" w:rsidRDefault="00021976" w:rsidP="00D1539F">
            <w:pPr>
              <w:pStyle w:val="BodyText"/>
              <w:ind w:left="0"/>
              <w:rPr>
                <w:sz w:val="18"/>
                <w:szCs w:val="18"/>
              </w:rPr>
            </w:pPr>
            <w:r w:rsidRPr="00021976">
              <w:rPr>
                <w:sz w:val="18"/>
                <w:szCs w:val="18"/>
              </w:rPr>
              <w:t>N/A</w:t>
            </w:r>
          </w:p>
        </w:tc>
        <w:tc>
          <w:tcPr>
            <w:tcW w:w="1020" w:type="dxa"/>
          </w:tcPr>
          <w:p w14:paraId="0CE549B6" w14:textId="77777777" w:rsidR="002C2E96" w:rsidRPr="00021976" w:rsidRDefault="002C2E96" w:rsidP="00D1539F">
            <w:pPr>
              <w:pStyle w:val="BodyText"/>
              <w:ind w:left="0"/>
              <w:rPr>
                <w:sz w:val="18"/>
                <w:szCs w:val="18"/>
              </w:rPr>
            </w:pPr>
          </w:p>
          <w:p w14:paraId="0CE549B7" w14:textId="77777777" w:rsidR="00021976" w:rsidRPr="00021976" w:rsidRDefault="00021976" w:rsidP="00D1539F">
            <w:pPr>
              <w:pStyle w:val="BodyText"/>
              <w:ind w:left="0"/>
              <w:rPr>
                <w:sz w:val="18"/>
                <w:szCs w:val="18"/>
              </w:rPr>
            </w:pPr>
            <w:r w:rsidRPr="00021976">
              <w:rPr>
                <w:sz w:val="18"/>
                <w:szCs w:val="18"/>
              </w:rPr>
              <w:t>N/A</w:t>
            </w:r>
          </w:p>
        </w:tc>
        <w:tc>
          <w:tcPr>
            <w:tcW w:w="789" w:type="dxa"/>
          </w:tcPr>
          <w:p w14:paraId="0CE549B8" w14:textId="77777777" w:rsidR="002C2E96" w:rsidRPr="00021976" w:rsidRDefault="002C2E96" w:rsidP="00D1539F">
            <w:pPr>
              <w:pStyle w:val="BodyText"/>
              <w:ind w:left="0"/>
              <w:rPr>
                <w:sz w:val="18"/>
                <w:szCs w:val="18"/>
              </w:rPr>
            </w:pPr>
          </w:p>
          <w:p w14:paraId="0CE549B9" w14:textId="77777777" w:rsidR="00021976" w:rsidRPr="00021976" w:rsidRDefault="00021976" w:rsidP="00D1539F">
            <w:pPr>
              <w:pStyle w:val="BodyText"/>
              <w:ind w:left="0"/>
              <w:rPr>
                <w:sz w:val="18"/>
                <w:szCs w:val="18"/>
              </w:rPr>
            </w:pPr>
            <w:r w:rsidRPr="00021976">
              <w:rPr>
                <w:sz w:val="18"/>
                <w:szCs w:val="18"/>
              </w:rPr>
              <w:t>N/A</w:t>
            </w:r>
          </w:p>
        </w:tc>
      </w:tr>
      <w:tr w:rsidR="002C2E96" w:rsidRPr="00AD142E" w14:paraId="0CE549C2" w14:textId="77777777" w:rsidTr="009B1E14">
        <w:trPr>
          <w:trHeight w:val="576"/>
        </w:trPr>
        <w:tc>
          <w:tcPr>
            <w:tcW w:w="1348" w:type="dxa"/>
            <w:noWrap/>
          </w:tcPr>
          <w:p w14:paraId="0CE549BB" w14:textId="77777777" w:rsidR="002C2E96" w:rsidRPr="00D1539F" w:rsidRDefault="002C2E96" w:rsidP="00D1539F">
            <w:pPr>
              <w:pStyle w:val="BodyText"/>
              <w:ind w:left="0"/>
              <w:rPr>
                <w:sz w:val="18"/>
                <w:szCs w:val="18"/>
              </w:rPr>
            </w:pPr>
            <w:r w:rsidRPr="00D1539F">
              <w:rPr>
                <w:rFonts w:cstheme="minorHAnsi"/>
                <w:sz w:val="18"/>
                <w:szCs w:val="18"/>
              </w:rPr>
              <w:t>VIOR_3.1.16.1</w:t>
            </w:r>
          </w:p>
        </w:tc>
        <w:tc>
          <w:tcPr>
            <w:tcW w:w="686" w:type="dxa"/>
          </w:tcPr>
          <w:p w14:paraId="0CE549BC"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tcPr>
          <w:p w14:paraId="0CE549BD" w14:textId="77777777" w:rsidR="002C2E96" w:rsidRPr="00D1539F" w:rsidRDefault="002C2E96" w:rsidP="00D1539F">
            <w:pPr>
              <w:pStyle w:val="BodyText"/>
              <w:ind w:left="0"/>
              <w:rPr>
                <w:sz w:val="18"/>
                <w:szCs w:val="18"/>
              </w:rPr>
            </w:pPr>
            <w:r w:rsidRPr="00D1539F">
              <w:rPr>
                <w:rFonts w:cstheme="minorHAnsi"/>
                <w:sz w:val="18"/>
                <w:szCs w:val="18"/>
              </w:rPr>
              <w:t>Mediation</w:t>
            </w:r>
          </w:p>
        </w:tc>
        <w:tc>
          <w:tcPr>
            <w:tcW w:w="3811" w:type="dxa"/>
            <w:noWrap/>
          </w:tcPr>
          <w:p w14:paraId="0CE549BE" w14:textId="77777777" w:rsidR="002C2E96" w:rsidRPr="002C2E96" w:rsidRDefault="002C2E96" w:rsidP="002C2E96">
            <w:pPr>
              <w:pStyle w:val="BodyText"/>
              <w:ind w:left="0"/>
              <w:rPr>
                <w:rFonts w:cstheme="minorHAnsi"/>
                <w:sz w:val="18"/>
                <w:szCs w:val="18"/>
              </w:rPr>
            </w:pPr>
            <w:r w:rsidRPr="00D1539F">
              <w:rPr>
                <w:rFonts w:cstheme="minorHAnsi"/>
                <w:sz w:val="18"/>
                <w:szCs w:val="18"/>
              </w:rPr>
              <w:t xml:space="preserve">If the Serving location (ULI) is empty the Serving node address in APRM record will be updated with a predefined SID  value which is contained in the existing reference table to accommodate VoLTE Roaming until a full solution is available from Engineering. </w:t>
            </w:r>
          </w:p>
        </w:tc>
        <w:tc>
          <w:tcPr>
            <w:tcW w:w="945" w:type="dxa"/>
          </w:tcPr>
          <w:p w14:paraId="0CE549BF" w14:textId="77777777" w:rsidR="002C2E96" w:rsidRPr="00D1539F" w:rsidRDefault="002C2E96" w:rsidP="00D1539F">
            <w:pPr>
              <w:pStyle w:val="BodyText"/>
              <w:ind w:left="0"/>
              <w:rPr>
                <w:sz w:val="18"/>
                <w:szCs w:val="18"/>
              </w:rPr>
            </w:pPr>
            <w:r>
              <w:rPr>
                <w:sz w:val="18"/>
                <w:szCs w:val="18"/>
              </w:rPr>
              <w:t>N/A</w:t>
            </w:r>
          </w:p>
        </w:tc>
        <w:tc>
          <w:tcPr>
            <w:tcW w:w="1020" w:type="dxa"/>
          </w:tcPr>
          <w:p w14:paraId="0CE549C0" w14:textId="77777777" w:rsidR="002C2E96" w:rsidRPr="00D1539F" w:rsidRDefault="002C2E96" w:rsidP="00D1539F">
            <w:pPr>
              <w:pStyle w:val="BodyText"/>
              <w:ind w:left="0"/>
              <w:rPr>
                <w:sz w:val="18"/>
                <w:szCs w:val="18"/>
              </w:rPr>
            </w:pPr>
            <w:r>
              <w:rPr>
                <w:sz w:val="18"/>
                <w:szCs w:val="18"/>
              </w:rPr>
              <w:t>N/A</w:t>
            </w:r>
          </w:p>
        </w:tc>
        <w:tc>
          <w:tcPr>
            <w:tcW w:w="789" w:type="dxa"/>
          </w:tcPr>
          <w:p w14:paraId="0CE549C1" w14:textId="77777777" w:rsidR="002C2E96" w:rsidRPr="00D1539F" w:rsidRDefault="002C2E96" w:rsidP="00D1539F">
            <w:pPr>
              <w:pStyle w:val="BodyText"/>
              <w:ind w:left="0"/>
              <w:rPr>
                <w:sz w:val="18"/>
                <w:szCs w:val="18"/>
              </w:rPr>
            </w:pPr>
            <w:r>
              <w:rPr>
                <w:sz w:val="18"/>
                <w:szCs w:val="18"/>
              </w:rPr>
              <w:t>N/A</w:t>
            </w:r>
          </w:p>
        </w:tc>
      </w:tr>
      <w:tr w:rsidR="002C2E96" w:rsidRPr="00AD142E" w14:paraId="0CE549CA" w14:textId="77777777" w:rsidTr="009B1E14">
        <w:trPr>
          <w:trHeight w:val="576"/>
        </w:trPr>
        <w:tc>
          <w:tcPr>
            <w:tcW w:w="1348" w:type="dxa"/>
            <w:noWrap/>
          </w:tcPr>
          <w:p w14:paraId="0CE549C3" w14:textId="77777777" w:rsidR="002C2E96" w:rsidRPr="00D1539F" w:rsidRDefault="002C2E96" w:rsidP="00D1539F">
            <w:pPr>
              <w:pStyle w:val="BodyText"/>
              <w:ind w:left="0"/>
              <w:rPr>
                <w:sz w:val="18"/>
                <w:szCs w:val="18"/>
              </w:rPr>
            </w:pPr>
            <w:r w:rsidRPr="00D1539F">
              <w:rPr>
                <w:rFonts w:cstheme="minorHAnsi"/>
                <w:sz w:val="18"/>
                <w:szCs w:val="18"/>
              </w:rPr>
              <w:t>VIOR_3.1.16.2</w:t>
            </w:r>
          </w:p>
        </w:tc>
        <w:tc>
          <w:tcPr>
            <w:tcW w:w="686" w:type="dxa"/>
          </w:tcPr>
          <w:p w14:paraId="0CE549C4"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tcPr>
          <w:p w14:paraId="0CE549C5" w14:textId="77777777" w:rsidR="002C2E96" w:rsidRPr="00D1539F" w:rsidRDefault="002C2E96" w:rsidP="00D1539F">
            <w:pPr>
              <w:pStyle w:val="BodyText"/>
              <w:ind w:left="0"/>
              <w:rPr>
                <w:sz w:val="18"/>
                <w:szCs w:val="18"/>
              </w:rPr>
            </w:pPr>
            <w:r w:rsidRPr="00D1539F">
              <w:rPr>
                <w:rFonts w:cstheme="minorHAnsi"/>
                <w:sz w:val="18"/>
                <w:szCs w:val="18"/>
              </w:rPr>
              <w:t>USCC</w:t>
            </w:r>
          </w:p>
        </w:tc>
        <w:tc>
          <w:tcPr>
            <w:tcW w:w="3811" w:type="dxa"/>
            <w:noWrap/>
          </w:tcPr>
          <w:p w14:paraId="0CE549C6" w14:textId="77777777" w:rsidR="002C2E96" w:rsidRPr="00D1539F" w:rsidRDefault="002C2E96" w:rsidP="00D1539F">
            <w:pPr>
              <w:pStyle w:val="BodyText"/>
              <w:ind w:left="0"/>
              <w:rPr>
                <w:sz w:val="18"/>
                <w:szCs w:val="18"/>
              </w:rPr>
            </w:pPr>
            <w:r w:rsidRPr="00D1539F">
              <w:rPr>
                <w:rFonts w:cstheme="minorHAnsi"/>
                <w:sz w:val="18"/>
                <w:szCs w:val="18"/>
              </w:rPr>
              <w:t xml:space="preserve">When a SID value is modified mediation will be notified. </w:t>
            </w:r>
          </w:p>
        </w:tc>
        <w:tc>
          <w:tcPr>
            <w:tcW w:w="945" w:type="dxa"/>
          </w:tcPr>
          <w:p w14:paraId="0CE549C7" w14:textId="77777777" w:rsidR="002C2E96" w:rsidRPr="00D1539F" w:rsidRDefault="002C2E96" w:rsidP="00D1539F">
            <w:pPr>
              <w:pStyle w:val="BodyText"/>
              <w:ind w:left="0"/>
              <w:rPr>
                <w:sz w:val="18"/>
                <w:szCs w:val="18"/>
              </w:rPr>
            </w:pPr>
            <w:r>
              <w:rPr>
                <w:sz w:val="18"/>
                <w:szCs w:val="18"/>
              </w:rPr>
              <w:t>N/A</w:t>
            </w:r>
          </w:p>
        </w:tc>
        <w:tc>
          <w:tcPr>
            <w:tcW w:w="1020" w:type="dxa"/>
          </w:tcPr>
          <w:p w14:paraId="0CE549C8" w14:textId="77777777" w:rsidR="002C2E96" w:rsidRPr="00D1539F" w:rsidRDefault="002C2E96" w:rsidP="00D1539F">
            <w:pPr>
              <w:pStyle w:val="BodyText"/>
              <w:ind w:left="0"/>
              <w:rPr>
                <w:sz w:val="18"/>
                <w:szCs w:val="18"/>
              </w:rPr>
            </w:pPr>
            <w:r>
              <w:rPr>
                <w:sz w:val="18"/>
                <w:szCs w:val="18"/>
              </w:rPr>
              <w:t>N/A</w:t>
            </w:r>
          </w:p>
        </w:tc>
        <w:tc>
          <w:tcPr>
            <w:tcW w:w="789" w:type="dxa"/>
          </w:tcPr>
          <w:p w14:paraId="0CE549C9" w14:textId="77777777" w:rsidR="002C2E96" w:rsidRPr="00D1539F" w:rsidRDefault="002C2E96" w:rsidP="00D1539F">
            <w:pPr>
              <w:pStyle w:val="BodyText"/>
              <w:ind w:left="0"/>
              <w:rPr>
                <w:sz w:val="18"/>
                <w:szCs w:val="18"/>
              </w:rPr>
            </w:pPr>
            <w:r>
              <w:rPr>
                <w:sz w:val="18"/>
                <w:szCs w:val="18"/>
              </w:rPr>
              <w:t>N/A</w:t>
            </w:r>
          </w:p>
        </w:tc>
      </w:tr>
      <w:tr w:rsidR="002C2E96" w:rsidRPr="00AD142E" w14:paraId="0CE549D2" w14:textId="77777777" w:rsidTr="009B1E14">
        <w:trPr>
          <w:trHeight w:val="576"/>
        </w:trPr>
        <w:tc>
          <w:tcPr>
            <w:tcW w:w="1348" w:type="dxa"/>
            <w:noWrap/>
          </w:tcPr>
          <w:p w14:paraId="0CE549CB" w14:textId="77777777" w:rsidR="002C2E96" w:rsidRPr="00D1539F" w:rsidRDefault="002C2E96" w:rsidP="00D1539F">
            <w:pPr>
              <w:pStyle w:val="BodyText"/>
              <w:ind w:left="0"/>
              <w:rPr>
                <w:sz w:val="18"/>
                <w:szCs w:val="18"/>
              </w:rPr>
            </w:pPr>
            <w:r w:rsidRPr="00D1539F">
              <w:rPr>
                <w:rFonts w:cstheme="minorHAnsi"/>
                <w:sz w:val="18"/>
                <w:szCs w:val="18"/>
              </w:rPr>
              <w:t>VIOR_3.1.16.3</w:t>
            </w:r>
          </w:p>
        </w:tc>
        <w:tc>
          <w:tcPr>
            <w:tcW w:w="686" w:type="dxa"/>
          </w:tcPr>
          <w:p w14:paraId="0CE549CC" w14:textId="77777777" w:rsidR="002C2E96" w:rsidRPr="00D1539F" w:rsidRDefault="002C2E96" w:rsidP="00D1539F">
            <w:pPr>
              <w:pStyle w:val="BodyText"/>
              <w:ind w:left="0"/>
              <w:rPr>
                <w:sz w:val="18"/>
                <w:szCs w:val="18"/>
              </w:rPr>
            </w:pPr>
          </w:p>
        </w:tc>
        <w:tc>
          <w:tcPr>
            <w:tcW w:w="1287" w:type="dxa"/>
          </w:tcPr>
          <w:p w14:paraId="0CE549CD" w14:textId="77777777" w:rsidR="002C2E96" w:rsidRPr="00D1539F" w:rsidRDefault="002C2E96" w:rsidP="00D1539F">
            <w:pPr>
              <w:pStyle w:val="BodyText"/>
              <w:ind w:left="0"/>
              <w:rPr>
                <w:sz w:val="18"/>
                <w:szCs w:val="18"/>
              </w:rPr>
            </w:pPr>
            <w:r w:rsidRPr="00D1539F">
              <w:rPr>
                <w:rFonts w:cstheme="minorHAnsi"/>
                <w:sz w:val="18"/>
                <w:szCs w:val="18"/>
              </w:rPr>
              <w:t>ENGR</w:t>
            </w:r>
          </w:p>
        </w:tc>
        <w:tc>
          <w:tcPr>
            <w:tcW w:w="3811" w:type="dxa"/>
            <w:noWrap/>
          </w:tcPr>
          <w:p w14:paraId="0CE549CE" w14:textId="77777777" w:rsidR="002C2E96" w:rsidRPr="00D1539F" w:rsidRDefault="002C2E96" w:rsidP="00D1539F">
            <w:pPr>
              <w:pStyle w:val="BodyText"/>
              <w:ind w:left="0"/>
              <w:rPr>
                <w:sz w:val="18"/>
                <w:szCs w:val="18"/>
              </w:rPr>
            </w:pPr>
            <w:r w:rsidRPr="00D1539F">
              <w:rPr>
                <w:rFonts w:cstheme="minorHAnsi"/>
                <w:sz w:val="18"/>
                <w:szCs w:val="18"/>
              </w:rPr>
              <w:t xml:space="preserve">When the key field IP address (SGSN) is modified mediation will be notified. </w:t>
            </w:r>
          </w:p>
        </w:tc>
        <w:tc>
          <w:tcPr>
            <w:tcW w:w="945" w:type="dxa"/>
          </w:tcPr>
          <w:p w14:paraId="0CE549CF" w14:textId="77777777" w:rsidR="002C2E96" w:rsidRPr="00D1539F" w:rsidRDefault="002C2E96" w:rsidP="00D1539F">
            <w:pPr>
              <w:pStyle w:val="BodyText"/>
              <w:ind w:left="0"/>
              <w:rPr>
                <w:sz w:val="18"/>
                <w:szCs w:val="18"/>
              </w:rPr>
            </w:pPr>
            <w:r>
              <w:rPr>
                <w:sz w:val="18"/>
                <w:szCs w:val="18"/>
              </w:rPr>
              <w:t>N/A</w:t>
            </w:r>
          </w:p>
        </w:tc>
        <w:tc>
          <w:tcPr>
            <w:tcW w:w="1020" w:type="dxa"/>
          </w:tcPr>
          <w:p w14:paraId="0CE549D0" w14:textId="77777777" w:rsidR="002C2E96" w:rsidRPr="00D1539F" w:rsidRDefault="002C2E96" w:rsidP="00D1539F">
            <w:pPr>
              <w:pStyle w:val="BodyText"/>
              <w:ind w:left="0"/>
              <w:rPr>
                <w:sz w:val="18"/>
                <w:szCs w:val="18"/>
              </w:rPr>
            </w:pPr>
            <w:r>
              <w:rPr>
                <w:sz w:val="18"/>
                <w:szCs w:val="18"/>
              </w:rPr>
              <w:t>N/A</w:t>
            </w:r>
          </w:p>
        </w:tc>
        <w:tc>
          <w:tcPr>
            <w:tcW w:w="789" w:type="dxa"/>
          </w:tcPr>
          <w:p w14:paraId="0CE549D1" w14:textId="77777777" w:rsidR="002C2E96" w:rsidRPr="00D1539F" w:rsidRDefault="002C2E96" w:rsidP="00D1539F">
            <w:pPr>
              <w:pStyle w:val="BodyText"/>
              <w:ind w:left="0"/>
              <w:rPr>
                <w:sz w:val="18"/>
                <w:szCs w:val="18"/>
              </w:rPr>
            </w:pPr>
            <w:r>
              <w:rPr>
                <w:sz w:val="18"/>
                <w:szCs w:val="18"/>
              </w:rPr>
              <w:t>N/A</w:t>
            </w:r>
          </w:p>
        </w:tc>
      </w:tr>
      <w:tr w:rsidR="002C2E96" w:rsidRPr="00AD142E" w14:paraId="0CE549DA" w14:textId="77777777" w:rsidTr="009B1E14">
        <w:trPr>
          <w:trHeight w:val="576"/>
        </w:trPr>
        <w:tc>
          <w:tcPr>
            <w:tcW w:w="1348" w:type="dxa"/>
            <w:noWrap/>
          </w:tcPr>
          <w:p w14:paraId="0CE549D3" w14:textId="77777777" w:rsidR="002C2E96" w:rsidRPr="00D1539F" w:rsidRDefault="002C2E96" w:rsidP="00D1539F">
            <w:pPr>
              <w:pStyle w:val="BodyText"/>
              <w:ind w:left="0"/>
              <w:rPr>
                <w:sz w:val="18"/>
                <w:szCs w:val="18"/>
              </w:rPr>
            </w:pPr>
            <w:r w:rsidRPr="00D1539F">
              <w:rPr>
                <w:rFonts w:cstheme="minorHAnsi"/>
                <w:sz w:val="18"/>
                <w:szCs w:val="18"/>
              </w:rPr>
              <w:lastRenderedPageBreak/>
              <w:t>VIOR_3.1.17</w:t>
            </w:r>
          </w:p>
        </w:tc>
        <w:tc>
          <w:tcPr>
            <w:tcW w:w="686" w:type="dxa"/>
          </w:tcPr>
          <w:p w14:paraId="0CE549D4"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tcPr>
          <w:p w14:paraId="0CE549D5" w14:textId="77777777" w:rsidR="002C2E96" w:rsidRPr="00D1539F" w:rsidRDefault="002C2E96" w:rsidP="00D1539F">
            <w:pPr>
              <w:pStyle w:val="BodyText"/>
              <w:ind w:left="0"/>
              <w:rPr>
                <w:sz w:val="18"/>
                <w:szCs w:val="18"/>
              </w:rPr>
            </w:pPr>
            <w:r w:rsidRPr="00D1539F">
              <w:rPr>
                <w:rFonts w:asciiTheme="minorHAnsi" w:hAnsiTheme="minorHAnsi" w:cstheme="minorHAnsi"/>
                <w:sz w:val="18"/>
                <w:szCs w:val="18"/>
              </w:rPr>
              <w:t>USCC</w:t>
            </w:r>
          </w:p>
        </w:tc>
        <w:tc>
          <w:tcPr>
            <w:tcW w:w="3811" w:type="dxa"/>
            <w:noWrap/>
          </w:tcPr>
          <w:p w14:paraId="0CE549D6" w14:textId="77777777" w:rsidR="002C2E96" w:rsidRPr="00D1539F" w:rsidRDefault="002C2E96" w:rsidP="00D1539F">
            <w:pPr>
              <w:pStyle w:val="BodyText"/>
              <w:ind w:left="0"/>
              <w:rPr>
                <w:sz w:val="18"/>
                <w:szCs w:val="18"/>
              </w:rPr>
            </w:pPr>
            <w:r w:rsidRPr="00D1539F">
              <w:rPr>
                <w:rFonts w:asciiTheme="minorHAnsi" w:hAnsiTheme="minorHAnsi" w:cstheme="minorHAnsi"/>
                <w:sz w:val="18"/>
                <w:szCs w:val="18"/>
              </w:rPr>
              <w:t xml:space="preserve">A reconciliation process will be defined for inbound roaming data against the third party data </w:t>
            </w:r>
          </w:p>
        </w:tc>
        <w:tc>
          <w:tcPr>
            <w:tcW w:w="945" w:type="dxa"/>
          </w:tcPr>
          <w:p w14:paraId="0CE549D7" w14:textId="77777777" w:rsidR="002C2E96" w:rsidRPr="00D1539F" w:rsidRDefault="002C2E96" w:rsidP="00D1539F">
            <w:pPr>
              <w:pStyle w:val="BodyText"/>
              <w:ind w:left="0"/>
              <w:rPr>
                <w:sz w:val="18"/>
                <w:szCs w:val="18"/>
              </w:rPr>
            </w:pPr>
            <w:r>
              <w:rPr>
                <w:sz w:val="18"/>
                <w:szCs w:val="18"/>
              </w:rPr>
              <w:t>N/A</w:t>
            </w:r>
          </w:p>
        </w:tc>
        <w:tc>
          <w:tcPr>
            <w:tcW w:w="1020" w:type="dxa"/>
          </w:tcPr>
          <w:p w14:paraId="0CE549D8" w14:textId="77777777" w:rsidR="002C2E96" w:rsidRPr="00D1539F" w:rsidRDefault="002C2E96" w:rsidP="00D1539F">
            <w:pPr>
              <w:pStyle w:val="BodyText"/>
              <w:ind w:left="0"/>
              <w:rPr>
                <w:sz w:val="18"/>
                <w:szCs w:val="18"/>
              </w:rPr>
            </w:pPr>
            <w:r>
              <w:rPr>
                <w:sz w:val="18"/>
                <w:szCs w:val="18"/>
              </w:rPr>
              <w:t>N/A</w:t>
            </w:r>
          </w:p>
        </w:tc>
        <w:tc>
          <w:tcPr>
            <w:tcW w:w="789" w:type="dxa"/>
          </w:tcPr>
          <w:p w14:paraId="0CE549D9" w14:textId="77777777" w:rsidR="002C2E96" w:rsidRPr="00D1539F" w:rsidRDefault="002C2E96" w:rsidP="00D1539F">
            <w:pPr>
              <w:pStyle w:val="BodyText"/>
              <w:ind w:left="0"/>
              <w:rPr>
                <w:sz w:val="18"/>
                <w:szCs w:val="18"/>
              </w:rPr>
            </w:pPr>
            <w:r>
              <w:rPr>
                <w:sz w:val="18"/>
                <w:szCs w:val="18"/>
              </w:rPr>
              <w:t>N/A</w:t>
            </w:r>
          </w:p>
        </w:tc>
      </w:tr>
      <w:tr w:rsidR="002C2E96" w:rsidRPr="00AD142E" w14:paraId="0CE549E2" w14:textId="77777777" w:rsidTr="009B1E14">
        <w:trPr>
          <w:trHeight w:val="576"/>
        </w:trPr>
        <w:tc>
          <w:tcPr>
            <w:tcW w:w="1348" w:type="dxa"/>
            <w:noWrap/>
          </w:tcPr>
          <w:p w14:paraId="0CE549DB" w14:textId="77777777" w:rsidR="002C2E96" w:rsidRPr="00D1539F" w:rsidRDefault="002C2E96" w:rsidP="00D1539F">
            <w:pPr>
              <w:pStyle w:val="BodyText"/>
              <w:ind w:left="0"/>
              <w:rPr>
                <w:sz w:val="18"/>
                <w:szCs w:val="18"/>
              </w:rPr>
            </w:pPr>
            <w:r w:rsidRPr="00D1539F">
              <w:rPr>
                <w:rFonts w:cstheme="minorHAnsi"/>
                <w:sz w:val="18"/>
                <w:szCs w:val="18"/>
              </w:rPr>
              <w:t>VIOR_3.1.17.1</w:t>
            </w:r>
          </w:p>
        </w:tc>
        <w:tc>
          <w:tcPr>
            <w:tcW w:w="686" w:type="dxa"/>
          </w:tcPr>
          <w:p w14:paraId="0CE549DC" w14:textId="77777777" w:rsidR="002C2E96" w:rsidRPr="00D1539F" w:rsidRDefault="002C2E96" w:rsidP="00D1539F">
            <w:pPr>
              <w:pStyle w:val="BodyText"/>
              <w:ind w:left="0"/>
              <w:rPr>
                <w:sz w:val="18"/>
                <w:szCs w:val="18"/>
              </w:rPr>
            </w:pPr>
            <w:r w:rsidRPr="00D1539F">
              <w:rPr>
                <w:rFonts w:cstheme="minorHAnsi"/>
                <w:sz w:val="18"/>
                <w:szCs w:val="18"/>
              </w:rPr>
              <w:t>P0</w:t>
            </w:r>
          </w:p>
        </w:tc>
        <w:tc>
          <w:tcPr>
            <w:tcW w:w="1287" w:type="dxa"/>
          </w:tcPr>
          <w:p w14:paraId="0CE549DD" w14:textId="77777777" w:rsidR="002C2E96" w:rsidRPr="00D1539F" w:rsidRDefault="002C2E96" w:rsidP="00D1539F">
            <w:pPr>
              <w:pStyle w:val="BodyText"/>
              <w:ind w:left="0"/>
              <w:rPr>
                <w:sz w:val="18"/>
                <w:szCs w:val="18"/>
              </w:rPr>
            </w:pPr>
            <w:r w:rsidRPr="00D1539F">
              <w:rPr>
                <w:rFonts w:asciiTheme="minorHAnsi" w:hAnsiTheme="minorHAnsi" w:cstheme="minorHAnsi"/>
                <w:sz w:val="18"/>
                <w:szCs w:val="18"/>
              </w:rPr>
              <w:t>USCC, Amdocs</w:t>
            </w:r>
          </w:p>
        </w:tc>
        <w:tc>
          <w:tcPr>
            <w:tcW w:w="3811" w:type="dxa"/>
            <w:noWrap/>
          </w:tcPr>
          <w:p w14:paraId="0CE549DE" w14:textId="77777777" w:rsidR="002C2E96" w:rsidRPr="00D1539F" w:rsidRDefault="002C2E96" w:rsidP="00D1539F">
            <w:pPr>
              <w:pStyle w:val="BodyText"/>
              <w:ind w:left="0"/>
              <w:rPr>
                <w:sz w:val="18"/>
                <w:szCs w:val="18"/>
              </w:rPr>
            </w:pPr>
            <w:r w:rsidRPr="00D1539F">
              <w:rPr>
                <w:rFonts w:asciiTheme="minorHAnsi" w:hAnsiTheme="minorHAnsi" w:cstheme="minorHAnsi"/>
                <w:sz w:val="18"/>
                <w:szCs w:val="18"/>
              </w:rPr>
              <w:t>Daily reconciliation between APRM and DCH</w:t>
            </w:r>
          </w:p>
        </w:tc>
        <w:tc>
          <w:tcPr>
            <w:tcW w:w="945" w:type="dxa"/>
          </w:tcPr>
          <w:p w14:paraId="0CE549DF" w14:textId="77777777" w:rsidR="002C2E96" w:rsidRPr="001F2071" w:rsidRDefault="001F2071" w:rsidP="00D1539F">
            <w:pPr>
              <w:pStyle w:val="BodyText"/>
              <w:ind w:left="0"/>
              <w:rPr>
                <w:sz w:val="18"/>
                <w:szCs w:val="18"/>
                <w:highlight w:val="yellow"/>
              </w:rPr>
            </w:pPr>
            <w:r w:rsidRPr="001F2071">
              <w:rPr>
                <w:sz w:val="18"/>
                <w:szCs w:val="18"/>
                <w:highlight w:val="yellow"/>
              </w:rPr>
              <w:t>To be removed</w:t>
            </w:r>
            <w:r w:rsidR="005F0011">
              <w:rPr>
                <w:sz w:val="18"/>
                <w:szCs w:val="18"/>
                <w:highlight w:val="yellow"/>
              </w:rPr>
              <w:t xml:space="preserve"> (CR61)</w:t>
            </w:r>
          </w:p>
        </w:tc>
        <w:tc>
          <w:tcPr>
            <w:tcW w:w="1020" w:type="dxa"/>
          </w:tcPr>
          <w:p w14:paraId="0CE549E0" w14:textId="77777777" w:rsidR="005F0011" w:rsidRPr="001F2071" w:rsidRDefault="001F2071" w:rsidP="005F0011">
            <w:pPr>
              <w:pStyle w:val="BodyText"/>
              <w:ind w:left="0"/>
              <w:rPr>
                <w:sz w:val="18"/>
                <w:szCs w:val="18"/>
                <w:highlight w:val="yellow"/>
              </w:rPr>
            </w:pPr>
            <w:r w:rsidRPr="001F2071">
              <w:rPr>
                <w:sz w:val="18"/>
                <w:szCs w:val="18"/>
                <w:highlight w:val="yellow"/>
              </w:rPr>
              <w:t>To be removed</w:t>
            </w:r>
            <w:r w:rsidR="005F0011">
              <w:rPr>
                <w:sz w:val="18"/>
                <w:szCs w:val="18"/>
                <w:highlight w:val="yellow"/>
              </w:rPr>
              <w:t xml:space="preserve"> (CR61)</w:t>
            </w:r>
          </w:p>
        </w:tc>
        <w:tc>
          <w:tcPr>
            <w:tcW w:w="789" w:type="dxa"/>
          </w:tcPr>
          <w:p w14:paraId="0CE549E1" w14:textId="77777777" w:rsidR="002C2E96" w:rsidRPr="001F2071" w:rsidRDefault="001F2071" w:rsidP="00D1539F">
            <w:pPr>
              <w:pStyle w:val="BodyText"/>
              <w:ind w:left="0"/>
              <w:rPr>
                <w:sz w:val="18"/>
                <w:szCs w:val="18"/>
                <w:highlight w:val="yellow"/>
              </w:rPr>
            </w:pPr>
            <w:r w:rsidRPr="001F2071">
              <w:rPr>
                <w:sz w:val="18"/>
                <w:szCs w:val="18"/>
                <w:highlight w:val="yellow"/>
              </w:rPr>
              <w:t>To be removed</w:t>
            </w:r>
            <w:r w:rsidR="005F0011">
              <w:rPr>
                <w:sz w:val="18"/>
                <w:szCs w:val="18"/>
                <w:highlight w:val="yellow"/>
              </w:rPr>
              <w:t xml:space="preserve"> (CR61)</w:t>
            </w:r>
          </w:p>
        </w:tc>
      </w:tr>
      <w:tr w:rsidR="001F2071" w:rsidRPr="00AD142E" w14:paraId="0CE549ED" w14:textId="77777777" w:rsidTr="009B1E14">
        <w:trPr>
          <w:trHeight w:val="576"/>
        </w:trPr>
        <w:tc>
          <w:tcPr>
            <w:tcW w:w="1348" w:type="dxa"/>
            <w:noWrap/>
          </w:tcPr>
          <w:p w14:paraId="0CE549E3" w14:textId="77777777" w:rsidR="001F2071" w:rsidRPr="00D1539F" w:rsidRDefault="001F2071" w:rsidP="001F2071">
            <w:pPr>
              <w:pStyle w:val="BodyText"/>
              <w:ind w:left="0"/>
              <w:rPr>
                <w:sz w:val="18"/>
                <w:szCs w:val="18"/>
              </w:rPr>
            </w:pPr>
            <w:r w:rsidRPr="00D1539F">
              <w:rPr>
                <w:rFonts w:cstheme="minorHAnsi"/>
                <w:sz w:val="18"/>
                <w:szCs w:val="18"/>
              </w:rPr>
              <w:t>VIOR_3.1.17.1.2</w:t>
            </w:r>
          </w:p>
        </w:tc>
        <w:tc>
          <w:tcPr>
            <w:tcW w:w="686" w:type="dxa"/>
          </w:tcPr>
          <w:p w14:paraId="0CE549E4" w14:textId="77777777" w:rsidR="001F2071" w:rsidRPr="00D1539F" w:rsidRDefault="001F2071" w:rsidP="001F2071">
            <w:pPr>
              <w:pStyle w:val="BodyText"/>
              <w:ind w:left="0"/>
              <w:rPr>
                <w:sz w:val="18"/>
                <w:szCs w:val="18"/>
              </w:rPr>
            </w:pPr>
            <w:r w:rsidRPr="00D1539F">
              <w:rPr>
                <w:rFonts w:cstheme="minorHAnsi"/>
                <w:sz w:val="18"/>
                <w:szCs w:val="18"/>
              </w:rPr>
              <w:t>P0</w:t>
            </w:r>
          </w:p>
        </w:tc>
        <w:tc>
          <w:tcPr>
            <w:tcW w:w="1287" w:type="dxa"/>
          </w:tcPr>
          <w:p w14:paraId="0CE549E5" w14:textId="77777777" w:rsidR="001F2071" w:rsidRPr="00D1539F" w:rsidRDefault="001F2071" w:rsidP="001F2071">
            <w:pPr>
              <w:pStyle w:val="BodyText"/>
              <w:ind w:left="0"/>
              <w:rPr>
                <w:sz w:val="18"/>
                <w:szCs w:val="18"/>
              </w:rPr>
            </w:pPr>
            <w:r w:rsidRPr="00D1539F">
              <w:rPr>
                <w:rFonts w:asciiTheme="minorHAnsi" w:hAnsiTheme="minorHAnsi" w:cstheme="minorHAnsi"/>
                <w:sz w:val="18"/>
                <w:szCs w:val="18"/>
              </w:rPr>
              <w:t>Amdocs</w:t>
            </w:r>
          </w:p>
        </w:tc>
        <w:tc>
          <w:tcPr>
            <w:tcW w:w="3811" w:type="dxa"/>
            <w:noWrap/>
          </w:tcPr>
          <w:p w14:paraId="0CE549E6" w14:textId="77777777" w:rsidR="001F2071" w:rsidRPr="00741458" w:rsidRDefault="001F2071" w:rsidP="00741458">
            <w:pPr>
              <w:pStyle w:val="CellBody"/>
              <w:ind w:left="1008"/>
              <w:rPr>
                <w:rFonts w:asciiTheme="minorHAnsi" w:hAnsiTheme="minorHAnsi" w:cstheme="minorHAnsi"/>
                <w:color w:val="auto"/>
                <w:sz w:val="18"/>
                <w:szCs w:val="18"/>
              </w:rPr>
            </w:pPr>
            <w:r w:rsidRPr="00D1539F">
              <w:rPr>
                <w:rFonts w:asciiTheme="minorHAnsi" w:hAnsiTheme="minorHAnsi" w:cstheme="minorHAnsi"/>
                <w:color w:val="auto"/>
                <w:sz w:val="18"/>
                <w:szCs w:val="18"/>
              </w:rPr>
              <w:t>APRM:  Total Vo</w:t>
            </w:r>
            <w:r w:rsidRPr="00D1539F">
              <w:rPr>
                <w:rFonts w:asciiTheme="minorHAnsi" w:hAnsiTheme="minorHAnsi" w:cstheme="minorHAnsi"/>
                <w:sz w:val="18"/>
                <w:szCs w:val="18"/>
              </w:rPr>
              <w:t>lume and Dollars by Carrier,  TAP filename, QCI and APN</w:t>
            </w:r>
          </w:p>
        </w:tc>
        <w:tc>
          <w:tcPr>
            <w:tcW w:w="945" w:type="dxa"/>
          </w:tcPr>
          <w:p w14:paraId="0CE549E7" w14:textId="77777777" w:rsidR="005F0011" w:rsidRDefault="001F2071" w:rsidP="005F0011">
            <w:pPr>
              <w:pStyle w:val="BodyText"/>
              <w:ind w:left="0"/>
              <w:rPr>
                <w:sz w:val="18"/>
                <w:szCs w:val="18"/>
              </w:rPr>
            </w:pPr>
            <w:r w:rsidRPr="001F2071">
              <w:rPr>
                <w:sz w:val="18"/>
                <w:szCs w:val="18"/>
                <w:highlight w:val="yellow"/>
              </w:rPr>
              <w:t>To be removed</w:t>
            </w:r>
          </w:p>
          <w:p w14:paraId="0CE549E8" w14:textId="77777777" w:rsidR="005F0011" w:rsidRPr="00D1539F" w:rsidRDefault="005F0011" w:rsidP="005F0011">
            <w:pPr>
              <w:pStyle w:val="BodyText"/>
              <w:ind w:left="0"/>
              <w:rPr>
                <w:sz w:val="18"/>
                <w:szCs w:val="18"/>
              </w:rPr>
            </w:pPr>
            <w:r>
              <w:rPr>
                <w:sz w:val="18"/>
                <w:szCs w:val="18"/>
                <w:highlight w:val="yellow"/>
              </w:rPr>
              <w:t>(CR61)</w:t>
            </w:r>
          </w:p>
        </w:tc>
        <w:tc>
          <w:tcPr>
            <w:tcW w:w="1020" w:type="dxa"/>
          </w:tcPr>
          <w:p w14:paraId="0CE549E9" w14:textId="77777777" w:rsidR="001F2071" w:rsidRDefault="001F2071" w:rsidP="001F2071">
            <w:pPr>
              <w:pStyle w:val="BodyText"/>
              <w:ind w:left="0"/>
              <w:rPr>
                <w:sz w:val="18"/>
                <w:szCs w:val="18"/>
              </w:rPr>
            </w:pPr>
            <w:r w:rsidRPr="001F2071">
              <w:rPr>
                <w:sz w:val="18"/>
                <w:szCs w:val="18"/>
                <w:highlight w:val="yellow"/>
              </w:rPr>
              <w:t>To be removed</w:t>
            </w:r>
          </w:p>
          <w:p w14:paraId="0CE549EA" w14:textId="77777777" w:rsidR="005F0011" w:rsidRPr="00D1539F" w:rsidRDefault="005F0011" w:rsidP="001F2071">
            <w:pPr>
              <w:pStyle w:val="BodyText"/>
              <w:ind w:left="0"/>
              <w:rPr>
                <w:sz w:val="18"/>
                <w:szCs w:val="18"/>
              </w:rPr>
            </w:pPr>
            <w:r>
              <w:rPr>
                <w:sz w:val="18"/>
                <w:szCs w:val="18"/>
                <w:highlight w:val="yellow"/>
              </w:rPr>
              <w:t>(CR61)</w:t>
            </w:r>
          </w:p>
        </w:tc>
        <w:tc>
          <w:tcPr>
            <w:tcW w:w="789" w:type="dxa"/>
          </w:tcPr>
          <w:p w14:paraId="0CE549EB" w14:textId="77777777" w:rsidR="001F2071" w:rsidRDefault="001F2071" w:rsidP="001F2071">
            <w:pPr>
              <w:pStyle w:val="BodyText"/>
              <w:ind w:left="0"/>
              <w:rPr>
                <w:sz w:val="18"/>
                <w:szCs w:val="18"/>
              </w:rPr>
            </w:pPr>
            <w:r w:rsidRPr="001F2071">
              <w:rPr>
                <w:sz w:val="18"/>
                <w:szCs w:val="18"/>
                <w:highlight w:val="yellow"/>
              </w:rPr>
              <w:t>To be removed</w:t>
            </w:r>
          </w:p>
          <w:p w14:paraId="0CE549EC" w14:textId="77777777" w:rsidR="005F0011" w:rsidRPr="00D1539F" w:rsidRDefault="005F0011" w:rsidP="001F2071">
            <w:pPr>
              <w:pStyle w:val="BodyText"/>
              <w:ind w:left="0"/>
              <w:rPr>
                <w:sz w:val="18"/>
                <w:szCs w:val="18"/>
              </w:rPr>
            </w:pPr>
            <w:r>
              <w:rPr>
                <w:sz w:val="18"/>
                <w:szCs w:val="18"/>
                <w:highlight w:val="yellow"/>
              </w:rPr>
              <w:t>(CR61)</w:t>
            </w:r>
          </w:p>
        </w:tc>
      </w:tr>
      <w:tr w:rsidR="002C2E96" w:rsidRPr="00AD142E" w14:paraId="0CE549F5" w14:textId="77777777" w:rsidTr="009B1E14">
        <w:trPr>
          <w:trHeight w:val="576"/>
        </w:trPr>
        <w:tc>
          <w:tcPr>
            <w:tcW w:w="1348" w:type="dxa"/>
            <w:noWrap/>
          </w:tcPr>
          <w:p w14:paraId="0CE549EE" w14:textId="77777777" w:rsidR="002C2E96" w:rsidRPr="00091BCF" w:rsidRDefault="002C2E96" w:rsidP="00091BCF">
            <w:pPr>
              <w:pStyle w:val="BodyText"/>
              <w:ind w:left="0"/>
              <w:rPr>
                <w:sz w:val="18"/>
                <w:szCs w:val="18"/>
              </w:rPr>
            </w:pPr>
            <w:r w:rsidRPr="00091BCF">
              <w:rPr>
                <w:rFonts w:cstheme="minorHAnsi"/>
                <w:sz w:val="18"/>
                <w:szCs w:val="18"/>
              </w:rPr>
              <w:t>VIOR_3.1.17.1.3</w:t>
            </w:r>
          </w:p>
        </w:tc>
        <w:tc>
          <w:tcPr>
            <w:tcW w:w="686" w:type="dxa"/>
          </w:tcPr>
          <w:p w14:paraId="0CE549EF" w14:textId="77777777" w:rsidR="002C2E96" w:rsidRPr="00091BCF" w:rsidRDefault="002C2E96" w:rsidP="00091BCF">
            <w:pPr>
              <w:pStyle w:val="BodyText"/>
              <w:ind w:left="0"/>
              <w:rPr>
                <w:sz w:val="18"/>
                <w:szCs w:val="18"/>
              </w:rPr>
            </w:pPr>
            <w:r w:rsidRPr="00091BCF">
              <w:rPr>
                <w:rFonts w:cstheme="minorHAnsi"/>
                <w:sz w:val="18"/>
                <w:szCs w:val="18"/>
              </w:rPr>
              <w:t>P0</w:t>
            </w:r>
          </w:p>
        </w:tc>
        <w:tc>
          <w:tcPr>
            <w:tcW w:w="1287" w:type="dxa"/>
          </w:tcPr>
          <w:p w14:paraId="0CE549F0" w14:textId="77777777" w:rsidR="002C2E96" w:rsidRPr="00091BCF" w:rsidRDefault="002C2E96" w:rsidP="00091BCF">
            <w:pPr>
              <w:pStyle w:val="BodyText"/>
              <w:ind w:left="0"/>
              <w:rPr>
                <w:sz w:val="18"/>
                <w:szCs w:val="18"/>
              </w:rPr>
            </w:pPr>
            <w:r w:rsidRPr="00091BCF">
              <w:rPr>
                <w:rFonts w:asciiTheme="minorHAnsi" w:hAnsiTheme="minorHAnsi" w:cstheme="minorHAnsi"/>
                <w:sz w:val="18"/>
                <w:szCs w:val="18"/>
              </w:rPr>
              <w:t>USCC</w:t>
            </w:r>
          </w:p>
        </w:tc>
        <w:tc>
          <w:tcPr>
            <w:tcW w:w="3811" w:type="dxa"/>
            <w:noWrap/>
          </w:tcPr>
          <w:p w14:paraId="0CE549F1" w14:textId="77777777" w:rsidR="002C2E96" w:rsidRPr="00091BCF" w:rsidRDefault="002C2E96" w:rsidP="00091BCF">
            <w:pPr>
              <w:pStyle w:val="BodyText"/>
              <w:ind w:left="0"/>
              <w:rPr>
                <w:sz w:val="18"/>
                <w:szCs w:val="18"/>
              </w:rPr>
            </w:pPr>
            <w:r w:rsidRPr="00091BCF">
              <w:rPr>
                <w:rFonts w:asciiTheme="minorHAnsi" w:hAnsiTheme="minorHAnsi" w:cstheme="minorHAnsi"/>
                <w:sz w:val="18"/>
                <w:szCs w:val="18"/>
              </w:rPr>
              <w:t>DCH:  Total Volume and Dollars by Carrier,  TAP filename, QCI and APN</w:t>
            </w:r>
          </w:p>
        </w:tc>
        <w:tc>
          <w:tcPr>
            <w:tcW w:w="945" w:type="dxa"/>
          </w:tcPr>
          <w:p w14:paraId="0CE549F2" w14:textId="77777777" w:rsidR="002C2E96" w:rsidRPr="00D1539F" w:rsidRDefault="002C2E96" w:rsidP="00091BCF">
            <w:pPr>
              <w:pStyle w:val="BodyText"/>
              <w:ind w:left="0"/>
              <w:rPr>
                <w:sz w:val="18"/>
                <w:szCs w:val="18"/>
              </w:rPr>
            </w:pPr>
            <w:r>
              <w:rPr>
                <w:sz w:val="18"/>
                <w:szCs w:val="18"/>
              </w:rPr>
              <w:t>N/A</w:t>
            </w:r>
          </w:p>
        </w:tc>
        <w:tc>
          <w:tcPr>
            <w:tcW w:w="1020" w:type="dxa"/>
          </w:tcPr>
          <w:p w14:paraId="0CE549F3" w14:textId="77777777" w:rsidR="002C2E96" w:rsidRPr="00D1539F" w:rsidRDefault="002C2E96" w:rsidP="00091BCF">
            <w:pPr>
              <w:pStyle w:val="BodyText"/>
              <w:ind w:left="0"/>
              <w:rPr>
                <w:sz w:val="18"/>
                <w:szCs w:val="18"/>
              </w:rPr>
            </w:pPr>
            <w:r>
              <w:rPr>
                <w:sz w:val="18"/>
                <w:szCs w:val="18"/>
              </w:rPr>
              <w:t>N/A</w:t>
            </w:r>
          </w:p>
        </w:tc>
        <w:tc>
          <w:tcPr>
            <w:tcW w:w="789" w:type="dxa"/>
          </w:tcPr>
          <w:p w14:paraId="0CE549F4" w14:textId="77777777" w:rsidR="002C2E96" w:rsidRPr="00D1539F" w:rsidRDefault="002C2E96" w:rsidP="00091BCF">
            <w:pPr>
              <w:pStyle w:val="BodyText"/>
              <w:ind w:left="0"/>
              <w:rPr>
                <w:sz w:val="18"/>
                <w:szCs w:val="18"/>
              </w:rPr>
            </w:pPr>
            <w:r>
              <w:rPr>
                <w:sz w:val="18"/>
                <w:szCs w:val="18"/>
              </w:rPr>
              <w:t>N/A</w:t>
            </w:r>
          </w:p>
        </w:tc>
      </w:tr>
      <w:tr w:rsidR="002C2E96" w:rsidRPr="00AD142E" w14:paraId="0CE549FD" w14:textId="77777777" w:rsidTr="009B1E14">
        <w:trPr>
          <w:trHeight w:val="576"/>
        </w:trPr>
        <w:tc>
          <w:tcPr>
            <w:tcW w:w="1348" w:type="dxa"/>
            <w:noWrap/>
          </w:tcPr>
          <w:p w14:paraId="0CE549F6" w14:textId="77777777" w:rsidR="002C2E96" w:rsidRPr="00091BCF" w:rsidRDefault="002C2E96" w:rsidP="00091BCF">
            <w:pPr>
              <w:pStyle w:val="BodyText"/>
              <w:ind w:left="0"/>
              <w:rPr>
                <w:sz w:val="18"/>
                <w:szCs w:val="18"/>
              </w:rPr>
            </w:pPr>
            <w:r w:rsidRPr="00091BCF">
              <w:rPr>
                <w:rFonts w:cstheme="minorHAnsi"/>
                <w:sz w:val="18"/>
                <w:szCs w:val="18"/>
              </w:rPr>
              <w:t>VIOR_3.1.17.1.4</w:t>
            </w:r>
          </w:p>
        </w:tc>
        <w:tc>
          <w:tcPr>
            <w:tcW w:w="686" w:type="dxa"/>
          </w:tcPr>
          <w:p w14:paraId="0CE549F7" w14:textId="77777777" w:rsidR="002C2E96" w:rsidRPr="00091BCF" w:rsidRDefault="002C2E96" w:rsidP="00091BCF">
            <w:pPr>
              <w:pStyle w:val="BodyText"/>
              <w:ind w:left="0"/>
              <w:rPr>
                <w:sz w:val="18"/>
                <w:szCs w:val="18"/>
              </w:rPr>
            </w:pPr>
            <w:r w:rsidRPr="00091BCF">
              <w:rPr>
                <w:rFonts w:cstheme="minorHAnsi"/>
                <w:sz w:val="18"/>
                <w:szCs w:val="18"/>
              </w:rPr>
              <w:t>P0</w:t>
            </w:r>
          </w:p>
        </w:tc>
        <w:tc>
          <w:tcPr>
            <w:tcW w:w="1287" w:type="dxa"/>
          </w:tcPr>
          <w:p w14:paraId="0CE549F8" w14:textId="77777777" w:rsidR="002C2E96" w:rsidRPr="00091BCF" w:rsidRDefault="002C2E96" w:rsidP="00091BCF">
            <w:pPr>
              <w:pStyle w:val="BodyText"/>
              <w:ind w:left="0"/>
              <w:rPr>
                <w:sz w:val="18"/>
                <w:szCs w:val="18"/>
              </w:rPr>
            </w:pPr>
            <w:r w:rsidRPr="00091BCF">
              <w:rPr>
                <w:rFonts w:asciiTheme="minorHAnsi" w:hAnsiTheme="minorHAnsi" w:cstheme="minorHAnsi"/>
                <w:sz w:val="18"/>
                <w:szCs w:val="18"/>
              </w:rPr>
              <w:t>USCC</w:t>
            </w:r>
          </w:p>
        </w:tc>
        <w:tc>
          <w:tcPr>
            <w:tcW w:w="3811" w:type="dxa"/>
            <w:noWrap/>
          </w:tcPr>
          <w:p w14:paraId="0CE549F9" w14:textId="77777777" w:rsidR="002C2E96" w:rsidRPr="00091BCF" w:rsidRDefault="002C2E96" w:rsidP="00091BCF">
            <w:pPr>
              <w:pStyle w:val="BodyText"/>
              <w:ind w:left="0"/>
              <w:rPr>
                <w:sz w:val="18"/>
                <w:szCs w:val="18"/>
              </w:rPr>
            </w:pPr>
            <w:r w:rsidRPr="00091BCF">
              <w:rPr>
                <w:rFonts w:asciiTheme="minorHAnsi" w:hAnsiTheme="minorHAnsi" w:cstheme="minorHAnsi"/>
                <w:sz w:val="18"/>
                <w:szCs w:val="18"/>
              </w:rPr>
              <w:t xml:space="preserve">Daily notification of  the reconciliation </w:t>
            </w:r>
          </w:p>
        </w:tc>
        <w:tc>
          <w:tcPr>
            <w:tcW w:w="945" w:type="dxa"/>
          </w:tcPr>
          <w:p w14:paraId="0CE549FA" w14:textId="77777777" w:rsidR="002C2E96" w:rsidRPr="00D1539F" w:rsidRDefault="002C2E96" w:rsidP="00091BCF">
            <w:pPr>
              <w:pStyle w:val="BodyText"/>
              <w:ind w:left="0"/>
              <w:rPr>
                <w:sz w:val="18"/>
                <w:szCs w:val="18"/>
              </w:rPr>
            </w:pPr>
            <w:r>
              <w:rPr>
                <w:sz w:val="18"/>
                <w:szCs w:val="18"/>
              </w:rPr>
              <w:t>N/A</w:t>
            </w:r>
          </w:p>
        </w:tc>
        <w:tc>
          <w:tcPr>
            <w:tcW w:w="1020" w:type="dxa"/>
          </w:tcPr>
          <w:p w14:paraId="0CE549FB" w14:textId="77777777" w:rsidR="002C2E96" w:rsidRPr="00D1539F" w:rsidRDefault="002C2E96" w:rsidP="00091BCF">
            <w:pPr>
              <w:pStyle w:val="BodyText"/>
              <w:ind w:left="0"/>
              <w:rPr>
                <w:sz w:val="18"/>
                <w:szCs w:val="18"/>
              </w:rPr>
            </w:pPr>
            <w:r>
              <w:rPr>
                <w:sz w:val="18"/>
                <w:szCs w:val="18"/>
              </w:rPr>
              <w:t>N/A</w:t>
            </w:r>
          </w:p>
        </w:tc>
        <w:tc>
          <w:tcPr>
            <w:tcW w:w="789" w:type="dxa"/>
          </w:tcPr>
          <w:p w14:paraId="0CE549FC" w14:textId="77777777" w:rsidR="002C2E96" w:rsidRPr="00D1539F" w:rsidRDefault="002C2E96" w:rsidP="00091BCF">
            <w:pPr>
              <w:pStyle w:val="BodyText"/>
              <w:ind w:left="0"/>
              <w:rPr>
                <w:sz w:val="18"/>
                <w:szCs w:val="18"/>
              </w:rPr>
            </w:pPr>
            <w:r>
              <w:rPr>
                <w:sz w:val="18"/>
                <w:szCs w:val="18"/>
              </w:rPr>
              <w:t>N/A</w:t>
            </w:r>
          </w:p>
        </w:tc>
      </w:tr>
      <w:tr w:rsidR="001F2071" w:rsidRPr="00AD142E" w14:paraId="0CE54A08" w14:textId="77777777" w:rsidTr="009B1E14">
        <w:trPr>
          <w:trHeight w:val="576"/>
        </w:trPr>
        <w:tc>
          <w:tcPr>
            <w:tcW w:w="1348" w:type="dxa"/>
            <w:noWrap/>
          </w:tcPr>
          <w:p w14:paraId="0CE549FE" w14:textId="77777777" w:rsidR="001F2071" w:rsidRPr="00091BCF" w:rsidRDefault="001F2071" w:rsidP="001F2071">
            <w:pPr>
              <w:pStyle w:val="BodyText"/>
              <w:ind w:left="0"/>
              <w:rPr>
                <w:sz w:val="18"/>
                <w:szCs w:val="18"/>
              </w:rPr>
            </w:pPr>
            <w:r w:rsidRPr="00091BCF">
              <w:rPr>
                <w:rFonts w:cstheme="minorHAnsi"/>
                <w:sz w:val="18"/>
                <w:szCs w:val="18"/>
              </w:rPr>
              <w:t>VIOR_3.1.17.2</w:t>
            </w:r>
          </w:p>
        </w:tc>
        <w:tc>
          <w:tcPr>
            <w:tcW w:w="686" w:type="dxa"/>
          </w:tcPr>
          <w:p w14:paraId="0CE549FF" w14:textId="77777777" w:rsidR="001F2071" w:rsidRPr="00091BCF" w:rsidRDefault="001F2071" w:rsidP="001F2071">
            <w:pPr>
              <w:pStyle w:val="BodyText"/>
              <w:ind w:left="0"/>
              <w:rPr>
                <w:sz w:val="18"/>
                <w:szCs w:val="18"/>
              </w:rPr>
            </w:pPr>
            <w:r w:rsidRPr="00091BCF">
              <w:rPr>
                <w:rFonts w:cstheme="minorHAnsi"/>
                <w:sz w:val="18"/>
                <w:szCs w:val="18"/>
              </w:rPr>
              <w:t>P0</w:t>
            </w:r>
          </w:p>
        </w:tc>
        <w:tc>
          <w:tcPr>
            <w:tcW w:w="1287" w:type="dxa"/>
          </w:tcPr>
          <w:p w14:paraId="0CE54A00"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USCC, Amdocs</w:t>
            </w:r>
          </w:p>
        </w:tc>
        <w:tc>
          <w:tcPr>
            <w:tcW w:w="3811" w:type="dxa"/>
            <w:noWrap/>
          </w:tcPr>
          <w:p w14:paraId="0CE54A01"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Bi-monthly reconciliation between SAP and APRM</w:t>
            </w:r>
          </w:p>
        </w:tc>
        <w:tc>
          <w:tcPr>
            <w:tcW w:w="945" w:type="dxa"/>
          </w:tcPr>
          <w:p w14:paraId="0CE54A02" w14:textId="77777777" w:rsidR="001F2071" w:rsidRDefault="001F2071" w:rsidP="001F2071">
            <w:pPr>
              <w:pStyle w:val="BodyText"/>
              <w:ind w:left="0"/>
              <w:rPr>
                <w:sz w:val="18"/>
                <w:szCs w:val="18"/>
              </w:rPr>
            </w:pPr>
            <w:r w:rsidRPr="001F2071">
              <w:rPr>
                <w:sz w:val="18"/>
                <w:szCs w:val="18"/>
                <w:highlight w:val="yellow"/>
              </w:rPr>
              <w:t>To be removed</w:t>
            </w:r>
          </w:p>
          <w:p w14:paraId="0CE54A03" w14:textId="77777777" w:rsidR="00F6461A" w:rsidRPr="00D1539F" w:rsidRDefault="00F6461A" w:rsidP="001F2071">
            <w:pPr>
              <w:pStyle w:val="BodyText"/>
              <w:ind w:left="0"/>
              <w:rPr>
                <w:sz w:val="18"/>
                <w:szCs w:val="18"/>
              </w:rPr>
            </w:pPr>
            <w:r>
              <w:rPr>
                <w:sz w:val="18"/>
                <w:szCs w:val="18"/>
                <w:highlight w:val="yellow"/>
              </w:rPr>
              <w:t>(CR61)</w:t>
            </w:r>
          </w:p>
        </w:tc>
        <w:tc>
          <w:tcPr>
            <w:tcW w:w="1020" w:type="dxa"/>
          </w:tcPr>
          <w:p w14:paraId="0CE54A04" w14:textId="77777777" w:rsidR="001F2071" w:rsidRDefault="001F2071" w:rsidP="001F2071">
            <w:pPr>
              <w:pStyle w:val="BodyText"/>
              <w:ind w:left="0"/>
              <w:rPr>
                <w:sz w:val="18"/>
                <w:szCs w:val="18"/>
              </w:rPr>
            </w:pPr>
            <w:r w:rsidRPr="001F2071">
              <w:rPr>
                <w:sz w:val="18"/>
                <w:szCs w:val="18"/>
                <w:highlight w:val="yellow"/>
              </w:rPr>
              <w:t>To be removed</w:t>
            </w:r>
          </w:p>
          <w:p w14:paraId="0CE54A05" w14:textId="77777777" w:rsidR="00F6461A" w:rsidRPr="00D1539F" w:rsidRDefault="00F6461A" w:rsidP="001F2071">
            <w:pPr>
              <w:pStyle w:val="BodyText"/>
              <w:ind w:left="0"/>
              <w:rPr>
                <w:sz w:val="18"/>
                <w:szCs w:val="18"/>
              </w:rPr>
            </w:pPr>
            <w:r>
              <w:rPr>
                <w:sz w:val="18"/>
                <w:szCs w:val="18"/>
                <w:highlight w:val="yellow"/>
              </w:rPr>
              <w:t>(CR61)</w:t>
            </w:r>
          </w:p>
        </w:tc>
        <w:tc>
          <w:tcPr>
            <w:tcW w:w="789" w:type="dxa"/>
          </w:tcPr>
          <w:p w14:paraId="0CE54A06" w14:textId="77777777" w:rsidR="001F2071" w:rsidRDefault="001F2071" w:rsidP="001F2071">
            <w:pPr>
              <w:pStyle w:val="BodyText"/>
              <w:ind w:left="0"/>
              <w:rPr>
                <w:sz w:val="18"/>
                <w:szCs w:val="18"/>
              </w:rPr>
            </w:pPr>
            <w:r w:rsidRPr="001F2071">
              <w:rPr>
                <w:sz w:val="18"/>
                <w:szCs w:val="18"/>
                <w:highlight w:val="yellow"/>
              </w:rPr>
              <w:t>To be removed</w:t>
            </w:r>
          </w:p>
          <w:p w14:paraId="0CE54A07" w14:textId="77777777" w:rsidR="00F6461A" w:rsidRPr="00D1539F" w:rsidRDefault="00F6461A" w:rsidP="001F2071">
            <w:pPr>
              <w:pStyle w:val="BodyText"/>
              <w:ind w:left="0"/>
              <w:rPr>
                <w:sz w:val="18"/>
                <w:szCs w:val="18"/>
              </w:rPr>
            </w:pPr>
            <w:r>
              <w:rPr>
                <w:sz w:val="18"/>
                <w:szCs w:val="18"/>
                <w:highlight w:val="yellow"/>
              </w:rPr>
              <w:t>(CR61)</w:t>
            </w:r>
          </w:p>
        </w:tc>
      </w:tr>
      <w:tr w:rsidR="001F2071" w:rsidRPr="00AD142E" w14:paraId="0CE54A10" w14:textId="77777777" w:rsidTr="009B1E14">
        <w:trPr>
          <w:trHeight w:val="576"/>
        </w:trPr>
        <w:tc>
          <w:tcPr>
            <w:tcW w:w="1348" w:type="dxa"/>
            <w:noWrap/>
          </w:tcPr>
          <w:p w14:paraId="0CE54A09" w14:textId="77777777" w:rsidR="001F2071" w:rsidRPr="00091BCF" w:rsidRDefault="001F2071" w:rsidP="001F2071">
            <w:pPr>
              <w:pStyle w:val="BodyText"/>
              <w:ind w:left="0"/>
              <w:rPr>
                <w:sz w:val="18"/>
                <w:szCs w:val="18"/>
              </w:rPr>
            </w:pPr>
            <w:r w:rsidRPr="00091BCF">
              <w:rPr>
                <w:rFonts w:cstheme="minorHAnsi"/>
                <w:sz w:val="18"/>
                <w:szCs w:val="18"/>
              </w:rPr>
              <w:t>VIOR_3.1.17.2.1</w:t>
            </w:r>
          </w:p>
        </w:tc>
        <w:tc>
          <w:tcPr>
            <w:tcW w:w="686" w:type="dxa"/>
          </w:tcPr>
          <w:p w14:paraId="0CE54A0A" w14:textId="77777777" w:rsidR="001F2071" w:rsidRPr="00091BCF" w:rsidRDefault="001F2071" w:rsidP="001F2071">
            <w:pPr>
              <w:pStyle w:val="BodyText"/>
              <w:ind w:left="0"/>
              <w:rPr>
                <w:sz w:val="18"/>
                <w:szCs w:val="18"/>
              </w:rPr>
            </w:pPr>
            <w:r w:rsidRPr="00091BCF">
              <w:rPr>
                <w:rFonts w:cstheme="minorHAnsi"/>
                <w:sz w:val="18"/>
                <w:szCs w:val="18"/>
              </w:rPr>
              <w:t>P0</w:t>
            </w:r>
          </w:p>
        </w:tc>
        <w:tc>
          <w:tcPr>
            <w:tcW w:w="1287" w:type="dxa"/>
          </w:tcPr>
          <w:p w14:paraId="0CE54A0B"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USCC</w:t>
            </w:r>
          </w:p>
        </w:tc>
        <w:tc>
          <w:tcPr>
            <w:tcW w:w="3811" w:type="dxa"/>
            <w:noWrap/>
          </w:tcPr>
          <w:p w14:paraId="0CE54A0C"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SAP:  Total Dollars by Company Code by GL Account</w:t>
            </w:r>
          </w:p>
        </w:tc>
        <w:tc>
          <w:tcPr>
            <w:tcW w:w="945" w:type="dxa"/>
          </w:tcPr>
          <w:p w14:paraId="0CE54A0D" w14:textId="77777777" w:rsidR="001F2071" w:rsidRPr="00D1539F" w:rsidRDefault="001F2071" w:rsidP="001F2071">
            <w:pPr>
              <w:pStyle w:val="BodyText"/>
              <w:ind w:left="0"/>
              <w:rPr>
                <w:sz w:val="18"/>
                <w:szCs w:val="18"/>
              </w:rPr>
            </w:pPr>
            <w:r>
              <w:rPr>
                <w:sz w:val="18"/>
                <w:szCs w:val="18"/>
              </w:rPr>
              <w:t>N/A</w:t>
            </w:r>
          </w:p>
        </w:tc>
        <w:tc>
          <w:tcPr>
            <w:tcW w:w="1020" w:type="dxa"/>
          </w:tcPr>
          <w:p w14:paraId="0CE54A0E" w14:textId="77777777" w:rsidR="001F2071" w:rsidRPr="00D1539F" w:rsidRDefault="001F2071" w:rsidP="001F2071">
            <w:pPr>
              <w:pStyle w:val="BodyText"/>
              <w:ind w:left="0"/>
              <w:rPr>
                <w:sz w:val="18"/>
                <w:szCs w:val="18"/>
              </w:rPr>
            </w:pPr>
            <w:r>
              <w:rPr>
                <w:sz w:val="18"/>
                <w:szCs w:val="18"/>
              </w:rPr>
              <w:t>N/A</w:t>
            </w:r>
          </w:p>
        </w:tc>
        <w:tc>
          <w:tcPr>
            <w:tcW w:w="789" w:type="dxa"/>
          </w:tcPr>
          <w:p w14:paraId="0CE54A0F" w14:textId="77777777" w:rsidR="001F2071" w:rsidRPr="00D1539F" w:rsidRDefault="001F2071" w:rsidP="001F2071">
            <w:pPr>
              <w:pStyle w:val="BodyText"/>
              <w:ind w:left="0"/>
              <w:rPr>
                <w:sz w:val="18"/>
                <w:szCs w:val="18"/>
              </w:rPr>
            </w:pPr>
            <w:r>
              <w:rPr>
                <w:sz w:val="18"/>
                <w:szCs w:val="18"/>
              </w:rPr>
              <w:t>N/A</w:t>
            </w:r>
          </w:p>
        </w:tc>
      </w:tr>
      <w:tr w:rsidR="001F2071" w:rsidRPr="00AD142E" w14:paraId="0CE54A1B" w14:textId="77777777" w:rsidTr="009B1E14">
        <w:trPr>
          <w:trHeight w:val="576"/>
        </w:trPr>
        <w:tc>
          <w:tcPr>
            <w:tcW w:w="1348" w:type="dxa"/>
            <w:noWrap/>
          </w:tcPr>
          <w:p w14:paraId="0CE54A11" w14:textId="77777777" w:rsidR="001F2071" w:rsidRPr="00091BCF" w:rsidRDefault="001F2071" w:rsidP="001F2071">
            <w:pPr>
              <w:pStyle w:val="BodyText"/>
              <w:ind w:left="0"/>
              <w:rPr>
                <w:sz w:val="18"/>
                <w:szCs w:val="18"/>
              </w:rPr>
            </w:pPr>
            <w:r w:rsidRPr="00091BCF">
              <w:rPr>
                <w:rFonts w:cstheme="minorHAnsi"/>
                <w:sz w:val="18"/>
                <w:szCs w:val="18"/>
              </w:rPr>
              <w:t>VIOR_3.1.17.2.2</w:t>
            </w:r>
          </w:p>
        </w:tc>
        <w:tc>
          <w:tcPr>
            <w:tcW w:w="686" w:type="dxa"/>
          </w:tcPr>
          <w:p w14:paraId="0CE54A12" w14:textId="77777777" w:rsidR="001F2071" w:rsidRPr="00091BCF" w:rsidRDefault="001F2071" w:rsidP="001F2071">
            <w:pPr>
              <w:pStyle w:val="BodyText"/>
              <w:ind w:left="0"/>
              <w:rPr>
                <w:sz w:val="18"/>
                <w:szCs w:val="18"/>
              </w:rPr>
            </w:pPr>
            <w:r w:rsidRPr="00091BCF">
              <w:rPr>
                <w:rFonts w:cstheme="minorHAnsi"/>
                <w:sz w:val="18"/>
                <w:szCs w:val="18"/>
              </w:rPr>
              <w:t>P0</w:t>
            </w:r>
          </w:p>
        </w:tc>
        <w:tc>
          <w:tcPr>
            <w:tcW w:w="1287" w:type="dxa"/>
          </w:tcPr>
          <w:p w14:paraId="0CE54A13"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Amdocs</w:t>
            </w:r>
          </w:p>
        </w:tc>
        <w:tc>
          <w:tcPr>
            <w:tcW w:w="3811" w:type="dxa"/>
            <w:noWrap/>
          </w:tcPr>
          <w:p w14:paraId="0CE54A14"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APRM:  Total Dollars by Company Code  by Service Type</w:t>
            </w:r>
          </w:p>
        </w:tc>
        <w:tc>
          <w:tcPr>
            <w:tcW w:w="945" w:type="dxa"/>
          </w:tcPr>
          <w:p w14:paraId="0CE54A15" w14:textId="77777777" w:rsidR="001F2071" w:rsidRDefault="001F2071" w:rsidP="001F2071">
            <w:pPr>
              <w:pStyle w:val="BodyText"/>
              <w:ind w:left="0"/>
              <w:rPr>
                <w:sz w:val="18"/>
                <w:szCs w:val="18"/>
              </w:rPr>
            </w:pPr>
            <w:r w:rsidRPr="001F2071">
              <w:rPr>
                <w:sz w:val="18"/>
                <w:szCs w:val="18"/>
                <w:highlight w:val="yellow"/>
              </w:rPr>
              <w:t>To be removed</w:t>
            </w:r>
          </w:p>
          <w:p w14:paraId="0CE54A16" w14:textId="77777777" w:rsidR="00F6461A" w:rsidRPr="00D1539F" w:rsidRDefault="00F6461A" w:rsidP="001F2071">
            <w:pPr>
              <w:pStyle w:val="BodyText"/>
              <w:ind w:left="0"/>
              <w:rPr>
                <w:sz w:val="18"/>
                <w:szCs w:val="18"/>
              </w:rPr>
            </w:pPr>
            <w:r>
              <w:rPr>
                <w:sz w:val="18"/>
                <w:szCs w:val="18"/>
                <w:highlight w:val="yellow"/>
              </w:rPr>
              <w:t>(CR61)</w:t>
            </w:r>
          </w:p>
        </w:tc>
        <w:tc>
          <w:tcPr>
            <w:tcW w:w="1020" w:type="dxa"/>
          </w:tcPr>
          <w:p w14:paraId="0CE54A17" w14:textId="77777777" w:rsidR="001F2071" w:rsidRDefault="001F2071" w:rsidP="001F2071">
            <w:pPr>
              <w:pStyle w:val="BodyText"/>
              <w:ind w:left="0"/>
              <w:rPr>
                <w:sz w:val="18"/>
                <w:szCs w:val="18"/>
              </w:rPr>
            </w:pPr>
            <w:r w:rsidRPr="001F2071">
              <w:rPr>
                <w:sz w:val="18"/>
                <w:szCs w:val="18"/>
                <w:highlight w:val="yellow"/>
              </w:rPr>
              <w:t>To be removed</w:t>
            </w:r>
          </w:p>
          <w:p w14:paraId="0CE54A18" w14:textId="77777777" w:rsidR="00F6461A" w:rsidRPr="00D1539F" w:rsidRDefault="00F6461A" w:rsidP="001F2071">
            <w:pPr>
              <w:pStyle w:val="BodyText"/>
              <w:ind w:left="0"/>
              <w:rPr>
                <w:sz w:val="18"/>
                <w:szCs w:val="18"/>
              </w:rPr>
            </w:pPr>
            <w:r>
              <w:rPr>
                <w:sz w:val="18"/>
                <w:szCs w:val="18"/>
                <w:highlight w:val="yellow"/>
              </w:rPr>
              <w:t>(CR61)</w:t>
            </w:r>
          </w:p>
        </w:tc>
        <w:tc>
          <w:tcPr>
            <w:tcW w:w="789" w:type="dxa"/>
          </w:tcPr>
          <w:p w14:paraId="0CE54A19" w14:textId="77777777" w:rsidR="001F2071" w:rsidRDefault="001F2071" w:rsidP="001F2071">
            <w:pPr>
              <w:pStyle w:val="BodyText"/>
              <w:ind w:left="0"/>
              <w:rPr>
                <w:sz w:val="18"/>
                <w:szCs w:val="18"/>
              </w:rPr>
            </w:pPr>
            <w:r w:rsidRPr="001F2071">
              <w:rPr>
                <w:sz w:val="18"/>
                <w:szCs w:val="18"/>
                <w:highlight w:val="yellow"/>
              </w:rPr>
              <w:t>To be removed</w:t>
            </w:r>
          </w:p>
          <w:p w14:paraId="0CE54A1A" w14:textId="77777777" w:rsidR="00F6461A" w:rsidRPr="00D1539F" w:rsidRDefault="00F6461A" w:rsidP="001F2071">
            <w:pPr>
              <w:pStyle w:val="BodyText"/>
              <w:ind w:left="0"/>
              <w:rPr>
                <w:sz w:val="18"/>
                <w:szCs w:val="18"/>
              </w:rPr>
            </w:pPr>
            <w:r>
              <w:rPr>
                <w:sz w:val="18"/>
                <w:szCs w:val="18"/>
                <w:highlight w:val="yellow"/>
              </w:rPr>
              <w:t>(CR61)</w:t>
            </w:r>
          </w:p>
        </w:tc>
      </w:tr>
      <w:tr w:rsidR="001F2071" w:rsidRPr="00AD142E" w14:paraId="0CE54A26" w14:textId="77777777" w:rsidTr="009B1E14">
        <w:trPr>
          <w:trHeight w:val="576"/>
        </w:trPr>
        <w:tc>
          <w:tcPr>
            <w:tcW w:w="1348" w:type="dxa"/>
            <w:noWrap/>
          </w:tcPr>
          <w:p w14:paraId="0CE54A1C" w14:textId="77777777" w:rsidR="001F2071" w:rsidRPr="00091BCF" w:rsidRDefault="001F2071" w:rsidP="001F2071">
            <w:pPr>
              <w:pStyle w:val="BodyText"/>
              <w:ind w:left="0"/>
              <w:rPr>
                <w:sz w:val="18"/>
                <w:szCs w:val="18"/>
              </w:rPr>
            </w:pPr>
            <w:r w:rsidRPr="00091BCF">
              <w:rPr>
                <w:rFonts w:cstheme="minorHAnsi"/>
                <w:sz w:val="18"/>
                <w:szCs w:val="18"/>
              </w:rPr>
              <w:t>VIOR_3.1.17.2.3</w:t>
            </w:r>
          </w:p>
        </w:tc>
        <w:tc>
          <w:tcPr>
            <w:tcW w:w="686" w:type="dxa"/>
          </w:tcPr>
          <w:p w14:paraId="0CE54A1D" w14:textId="77777777" w:rsidR="001F2071" w:rsidRPr="00091BCF" w:rsidRDefault="001F2071" w:rsidP="001F2071">
            <w:pPr>
              <w:pStyle w:val="BodyText"/>
              <w:ind w:left="0"/>
              <w:rPr>
                <w:sz w:val="18"/>
                <w:szCs w:val="18"/>
              </w:rPr>
            </w:pPr>
            <w:r w:rsidRPr="00091BCF">
              <w:rPr>
                <w:rFonts w:cstheme="minorHAnsi"/>
                <w:sz w:val="18"/>
                <w:szCs w:val="18"/>
              </w:rPr>
              <w:t>P0</w:t>
            </w:r>
          </w:p>
        </w:tc>
        <w:tc>
          <w:tcPr>
            <w:tcW w:w="1287" w:type="dxa"/>
          </w:tcPr>
          <w:p w14:paraId="0CE54A1E"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USCC, Amdocs</w:t>
            </w:r>
          </w:p>
        </w:tc>
        <w:tc>
          <w:tcPr>
            <w:tcW w:w="3811" w:type="dxa"/>
            <w:noWrap/>
          </w:tcPr>
          <w:p w14:paraId="0CE54A1F"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 xml:space="preserve">BI-monthly notification of the reconciliation </w:t>
            </w:r>
          </w:p>
        </w:tc>
        <w:tc>
          <w:tcPr>
            <w:tcW w:w="945" w:type="dxa"/>
          </w:tcPr>
          <w:p w14:paraId="0CE54A20" w14:textId="77777777" w:rsidR="001F2071" w:rsidRDefault="001F2071" w:rsidP="001F2071">
            <w:pPr>
              <w:pStyle w:val="BodyText"/>
              <w:ind w:left="0"/>
              <w:rPr>
                <w:sz w:val="18"/>
                <w:szCs w:val="18"/>
              </w:rPr>
            </w:pPr>
            <w:r w:rsidRPr="001F2071">
              <w:rPr>
                <w:sz w:val="18"/>
                <w:szCs w:val="18"/>
                <w:highlight w:val="yellow"/>
              </w:rPr>
              <w:t>To be removed</w:t>
            </w:r>
          </w:p>
          <w:p w14:paraId="0CE54A21" w14:textId="77777777" w:rsidR="00F6461A" w:rsidRPr="00D1539F" w:rsidRDefault="00F6461A" w:rsidP="001F2071">
            <w:pPr>
              <w:pStyle w:val="BodyText"/>
              <w:ind w:left="0"/>
              <w:rPr>
                <w:sz w:val="18"/>
                <w:szCs w:val="18"/>
              </w:rPr>
            </w:pPr>
            <w:r>
              <w:rPr>
                <w:sz w:val="18"/>
                <w:szCs w:val="18"/>
                <w:highlight w:val="yellow"/>
              </w:rPr>
              <w:t>(CR61)</w:t>
            </w:r>
          </w:p>
        </w:tc>
        <w:tc>
          <w:tcPr>
            <w:tcW w:w="1020" w:type="dxa"/>
          </w:tcPr>
          <w:p w14:paraId="0CE54A22" w14:textId="77777777" w:rsidR="001F2071" w:rsidRDefault="001F2071" w:rsidP="001F2071">
            <w:pPr>
              <w:pStyle w:val="BodyText"/>
              <w:ind w:left="0"/>
              <w:rPr>
                <w:sz w:val="18"/>
                <w:szCs w:val="18"/>
              </w:rPr>
            </w:pPr>
            <w:r w:rsidRPr="001F2071">
              <w:rPr>
                <w:sz w:val="18"/>
                <w:szCs w:val="18"/>
                <w:highlight w:val="yellow"/>
              </w:rPr>
              <w:t>To be removed</w:t>
            </w:r>
          </w:p>
          <w:p w14:paraId="0CE54A23" w14:textId="77777777" w:rsidR="00F6461A" w:rsidRPr="00D1539F" w:rsidRDefault="00F6461A" w:rsidP="001F2071">
            <w:pPr>
              <w:pStyle w:val="BodyText"/>
              <w:ind w:left="0"/>
              <w:rPr>
                <w:sz w:val="18"/>
                <w:szCs w:val="18"/>
              </w:rPr>
            </w:pPr>
            <w:r>
              <w:rPr>
                <w:sz w:val="18"/>
                <w:szCs w:val="18"/>
                <w:highlight w:val="yellow"/>
              </w:rPr>
              <w:t>(CR61)</w:t>
            </w:r>
          </w:p>
        </w:tc>
        <w:tc>
          <w:tcPr>
            <w:tcW w:w="789" w:type="dxa"/>
          </w:tcPr>
          <w:p w14:paraId="0CE54A24" w14:textId="77777777" w:rsidR="001F2071" w:rsidRDefault="001F2071" w:rsidP="001F2071">
            <w:pPr>
              <w:pStyle w:val="BodyText"/>
              <w:ind w:left="0"/>
              <w:rPr>
                <w:sz w:val="18"/>
                <w:szCs w:val="18"/>
              </w:rPr>
            </w:pPr>
            <w:r w:rsidRPr="001F2071">
              <w:rPr>
                <w:sz w:val="18"/>
                <w:szCs w:val="18"/>
                <w:highlight w:val="yellow"/>
              </w:rPr>
              <w:t>To be removed</w:t>
            </w:r>
          </w:p>
          <w:p w14:paraId="0CE54A25" w14:textId="77777777" w:rsidR="00F6461A" w:rsidRPr="00D1539F" w:rsidRDefault="00F6461A" w:rsidP="001F2071">
            <w:pPr>
              <w:pStyle w:val="BodyText"/>
              <w:ind w:left="0"/>
              <w:rPr>
                <w:sz w:val="18"/>
                <w:szCs w:val="18"/>
              </w:rPr>
            </w:pPr>
            <w:r>
              <w:rPr>
                <w:sz w:val="18"/>
                <w:szCs w:val="18"/>
                <w:highlight w:val="yellow"/>
              </w:rPr>
              <w:t>(CR61)</w:t>
            </w:r>
          </w:p>
        </w:tc>
      </w:tr>
      <w:tr w:rsidR="001F2071" w:rsidRPr="00AD142E" w14:paraId="0CE54A2E" w14:textId="77777777" w:rsidTr="009B1E14">
        <w:trPr>
          <w:trHeight w:val="576"/>
        </w:trPr>
        <w:tc>
          <w:tcPr>
            <w:tcW w:w="1348" w:type="dxa"/>
            <w:noWrap/>
          </w:tcPr>
          <w:p w14:paraId="0CE54A27" w14:textId="77777777" w:rsidR="001F2071" w:rsidRPr="00091BCF" w:rsidRDefault="001F2071" w:rsidP="001F2071">
            <w:pPr>
              <w:pStyle w:val="BodyText"/>
              <w:ind w:left="0"/>
              <w:rPr>
                <w:sz w:val="18"/>
                <w:szCs w:val="18"/>
              </w:rPr>
            </w:pPr>
            <w:r w:rsidRPr="00091BCF">
              <w:rPr>
                <w:rFonts w:cstheme="minorHAnsi"/>
                <w:sz w:val="18"/>
                <w:szCs w:val="18"/>
              </w:rPr>
              <w:t>VIOR_3.1.18</w:t>
            </w:r>
          </w:p>
        </w:tc>
        <w:tc>
          <w:tcPr>
            <w:tcW w:w="686" w:type="dxa"/>
          </w:tcPr>
          <w:p w14:paraId="0CE54A28" w14:textId="77777777" w:rsidR="001F2071" w:rsidRPr="00091BCF" w:rsidRDefault="001F2071" w:rsidP="001F2071">
            <w:pPr>
              <w:pStyle w:val="BodyText"/>
              <w:ind w:left="0"/>
              <w:rPr>
                <w:sz w:val="18"/>
                <w:szCs w:val="18"/>
              </w:rPr>
            </w:pPr>
            <w:r w:rsidRPr="00091BCF">
              <w:rPr>
                <w:rFonts w:cstheme="minorHAnsi"/>
                <w:sz w:val="18"/>
                <w:szCs w:val="18"/>
              </w:rPr>
              <w:t>P0</w:t>
            </w:r>
          </w:p>
        </w:tc>
        <w:tc>
          <w:tcPr>
            <w:tcW w:w="1287" w:type="dxa"/>
          </w:tcPr>
          <w:p w14:paraId="0CE54A29"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Amdocs, Mediation</w:t>
            </w:r>
          </w:p>
        </w:tc>
        <w:tc>
          <w:tcPr>
            <w:tcW w:w="3811" w:type="dxa"/>
            <w:noWrap/>
          </w:tcPr>
          <w:p w14:paraId="0CE54A2A"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The APN field will be populated in TAP records.</w:t>
            </w:r>
          </w:p>
        </w:tc>
        <w:tc>
          <w:tcPr>
            <w:tcW w:w="945" w:type="dxa"/>
          </w:tcPr>
          <w:p w14:paraId="0CE54A2B" w14:textId="77777777" w:rsidR="001F2071" w:rsidRPr="00D1539F" w:rsidRDefault="001F2071" w:rsidP="001F2071">
            <w:pPr>
              <w:pStyle w:val="BodyText"/>
              <w:ind w:left="0"/>
              <w:rPr>
                <w:sz w:val="18"/>
                <w:szCs w:val="18"/>
              </w:rPr>
            </w:pPr>
            <w:r>
              <w:rPr>
                <w:sz w:val="18"/>
                <w:szCs w:val="18"/>
              </w:rPr>
              <w:t>APRM</w:t>
            </w:r>
          </w:p>
        </w:tc>
        <w:tc>
          <w:tcPr>
            <w:tcW w:w="1020" w:type="dxa"/>
          </w:tcPr>
          <w:p w14:paraId="0CE54A2C" w14:textId="77777777" w:rsidR="001F2071" w:rsidRPr="00D1539F" w:rsidRDefault="001F2071" w:rsidP="001F2071">
            <w:pPr>
              <w:pStyle w:val="BodyText"/>
              <w:ind w:left="0"/>
              <w:rPr>
                <w:sz w:val="18"/>
                <w:szCs w:val="18"/>
              </w:rPr>
            </w:pPr>
            <w:r>
              <w:rPr>
                <w:sz w:val="18"/>
                <w:szCs w:val="18"/>
              </w:rPr>
              <w:t>ARCM</w:t>
            </w:r>
          </w:p>
        </w:tc>
        <w:tc>
          <w:tcPr>
            <w:tcW w:w="789" w:type="dxa"/>
          </w:tcPr>
          <w:p w14:paraId="0CE54A2D" w14:textId="77777777" w:rsidR="001F2071" w:rsidRPr="00D1539F" w:rsidRDefault="001F2071" w:rsidP="001F2071">
            <w:pPr>
              <w:pStyle w:val="BodyText"/>
              <w:ind w:left="0"/>
              <w:rPr>
                <w:sz w:val="18"/>
                <w:szCs w:val="18"/>
              </w:rPr>
            </w:pPr>
            <w:r>
              <w:rPr>
                <w:sz w:val="18"/>
                <w:szCs w:val="18"/>
              </w:rPr>
              <w:t>4.2.2</w:t>
            </w:r>
          </w:p>
        </w:tc>
      </w:tr>
      <w:tr w:rsidR="001F2071" w:rsidRPr="00AD142E" w14:paraId="0CE54A36" w14:textId="77777777" w:rsidTr="009B1E14">
        <w:trPr>
          <w:trHeight w:val="576"/>
        </w:trPr>
        <w:tc>
          <w:tcPr>
            <w:tcW w:w="1348" w:type="dxa"/>
            <w:noWrap/>
          </w:tcPr>
          <w:p w14:paraId="0CE54A2F" w14:textId="77777777" w:rsidR="001F2071" w:rsidRPr="00091BCF" w:rsidRDefault="001F2071" w:rsidP="001F2071">
            <w:pPr>
              <w:pStyle w:val="BodyText"/>
              <w:ind w:left="0"/>
              <w:rPr>
                <w:sz w:val="18"/>
                <w:szCs w:val="18"/>
              </w:rPr>
            </w:pPr>
            <w:r w:rsidRPr="00091BCF">
              <w:rPr>
                <w:rFonts w:cstheme="minorHAnsi"/>
                <w:sz w:val="18"/>
                <w:szCs w:val="18"/>
              </w:rPr>
              <w:t>VIOR_3.1.18.1</w:t>
            </w:r>
          </w:p>
        </w:tc>
        <w:tc>
          <w:tcPr>
            <w:tcW w:w="686" w:type="dxa"/>
          </w:tcPr>
          <w:p w14:paraId="0CE54A30" w14:textId="77777777" w:rsidR="001F2071" w:rsidRPr="00091BCF" w:rsidRDefault="001F2071" w:rsidP="001F2071">
            <w:pPr>
              <w:pStyle w:val="BodyText"/>
              <w:ind w:left="0"/>
              <w:rPr>
                <w:sz w:val="18"/>
                <w:szCs w:val="18"/>
              </w:rPr>
            </w:pPr>
            <w:r w:rsidRPr="00091BCF">
              <w:rPr>
                <w:rFonts w:cstheme="minorHAnsi"/>
                <w:sz w:val="18"/>
                <w:szCs w:val="18"/>
              </w:rPr>
              <w:t>P0</w:t>
            </w:r>
          </w:p>
        </w:tc>
        <w:tc>
          <w:tcPr>
            <w:tcW w:w="1287" w:type="dxa"/>
          </w:tcPr>
          <w:p w14:paraId="0CE54A31"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Amdocs, Mediation</w:t>
            </w:r>
          </w:p>
        </w:tc>
        <w:tc>
          <w:tcPr>
            <w:tcW w:w="3811" w:type="dxa"/>
            <w:noWrap/>
          </w:tcPr>
          <w:p w14:paraId="0CE54A32"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 xml:space="preserve">The APN NI will be utilized. </w:t>
            </w:r>
          </w:p>
        </w:tc>
        <w:tc>
          <w:tcPr>
            <w:tcW w:w="945" w:type="dxa"/>
          </w:tcPr>
          <w:p w14:paraId="0CE54A33" w14:textId="77777777" w:rsidR="001F2071" w:rsidRPr="00D1539F" w:rsidRDefault="00A9289C" w:rsidP="001F2071">
            <w:pPr>
              <w:pStyle w:val="BodyText"/>
              <w:ind w:left="0"/>
              <w:rPr>
                <w:sz w:val="18"/>
                <w:szCs w:val="18"/>
              </w:rPr>
            </w:pPr>
            <w:r>
              <w:rPr>
                <w:sz w:val="18"/>
                <w:szCs w:val="18"/>
              </w:rPr>
              <w:t>APRM</w:t>
            </w:r>
          </w:p>
        </w:tc>
        <w:tc>
          <w:tcPr>
            <w:tcW w:w="1020" w:type="dxa"/>
          </w:tcPr>
          <w:p w14:paraId="0CE54A34" w14:textId="77777777" w:rsidR="001F2071" w:rsidRPr="00D1539F" w:rsidRDefault="00A9289C" w:rsidP="001F2071">
            <w:pPr>
              <w:pStyle w:val="BodyText"/>
              <w:ind w:left="0"/>
              <w:rPr>
                <w:sz w:val="18"/>
                <w:szCs w:val="18"/>
              </w:rPr>
            </w:pPr>
            <w:r>
              <w:rPr>
                <w:sz w:val="18"/>
                <w:szCs w:val="18"/>
              </w:rPr>
              <w:t>ARCM</w:t>
            </w:r>
          </w:p>
        </w:tc>
        <w:tc>
          <w:tcPr>
            <w:tcW w:w="789" w:type="dxa"/>
          </w:tcPr>
          <w:p w14:paraId="0CE54A35" w14:textId="77777777" w:rsidR="001F2071" w:rsidRPr="00D1539F" w:rsidRDefault="00A9289C" w:rsidP="001F2071">
            <w:pPr>
              <w:pStyle w:val="BodyText"/>
              <w:ind w:left="0"/>
              <w:rPr>
                <w:sz w:val="18"/>
                <w:szCs w:val="18"/>
              </w:rPr>
            </w:pPr>
            <w:r>
              <w:rPr>
                <w:sz w:val="18"/>
                <w:szCs w:val="18"/>
              </w:rPr>
              <w:t>4.2.2</w:t>
            </w:r>
          </w:p>
        </w:tc>
      </w:tr>
      <w:tr w:rsidR="001F2071" w:rsidRPr="00AD142E" w14:paraId="0CE54A3E" w14:textId="77777777" w:rsidTr="009B1E14">
        <w:trPr>
          <w:trHeight w:val="576"/>
        </w:trPr>
        <w:tc>
          <w:tcPr>
            <w:tcW w:w="1348" w:type="dxa"/>
            <w:noWrap/>
          </w:tcPr>
          <w:p w14:paraId="0CE54A37" w14:textId="77777777" w:rsidR="001F2071" w:rsidRPr="00091BCF" w:rsidRDefault="001F2071" w:rsidP="001F2071">
            <w:pPr>
              <w:pStyle w:val="BodyText"/>
              <w:ind w:left="0"/>
              <w:rPr>
                <w:sz w:val="18"/>
                <w:szCs w:val="18"/>
              </w:rPr>
            </w:pPr>
            <w:r w:rsidRPr="00091BCF">
              <w:rPr>
                <w:rFonts w:cstheme="minorHAnsi"/>
                <w:sz w:val="18"/>
                <w:szCs w:val="18"/>
              </w:rPr>
              <w:t>VIOR_3.1.19</w:t>
            </w:r>
          </w:p>
        </w:tc>
        <w:tc>
          <w:tcPr>
            <w:tcW w:w="686" w:type="dxa"/>
          </w:tcPr>
          <w:p w14:paraId="0CE54A38" w14:textId="77777777" w:rsidR="001F2071" w:rsidRPr="00091BCF" w:rsidRDefault="001F2071" w:rsidP="001F2071">
            <w:pPr>
              <w:pStyle w:val="BodyText"/>
              <w:ind w:left="0"/>
              <w:rPr>
                <w:sz w:val="18"/>
                <w:szCs w:val="18"/>
              </w:rPr>
            </w:pPr>
            <w:r w:rsidRPr="00091BCF">
              <w:rPr>
                <w:rFonts w:cstheme="minorHAnsi"/>
                <w:sz w:val="18"/>
                <w:szCs w:val="18"/>
              </w:rPr>
              <w:t>P0</w:t>
            </w:r>
          </w:p>
        </w:tc>
        <w:tc>
          <w:tcPr>
            <w:tcW w:w="1287" w:type="dxa"/>
          </w:tcPr>
          <w:p w14:paraId="0CE54A39" w14:textId="77777777" w:rsidR="001F2071" w:rsidRPr="00091BCF" w:rsidRDefault="001F2071" w:rsidP="001F2071">
            <w:pPr>
              <w:pStyle w:val="BodyText"/>
              <w:ind w:left="0"/>
              <w:rPr>
                <w:sz w:val="18"/>
                <w:szCs w:val="18"/>
              </w:rPr>
            </w:pPr>
            <w:r w:rsidRPr="00091BCF">
              <w:rPr>
                <w:rFonts w:ascii="Segoe UI" w:hAnsi="Segoe UI" w:cs="Segoe UI"/>
                <w:sz w:val="18"/>
                <w:szCs w:val="18"/>
              </w:rPr>
              <w:t>Billing Technical OPS</w:t>
            </w:r>
          </w:p>
        </w:tc>
        <w:tc>
          <w:tcPr>
            <w:tcW w:w="3811" w:type="dxa"/>
            <w:noWrap/>
          </w:tcPr>
          <w:p w14:paraId="0CE54A3A"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Records from the S-gateway for VoLTE inbound records will be stored in the Call Dump for one year.  (in alignment with storage of LTE records)</w:t>
            </w:r>
          </w:p>
        </w:tc>
        <w:tc>
          <w:tcPr>
            <w:tcW w:w="945" w:type="dxa"/>
          </w:tcPr>
          <w:p w14:paraId="0CE54A3B" w14:textId="77777777" w:rsidR="001F2071" w:rsidRPr="00D1539F" w:rsidRDefault="001F2071" w:rsidP="001F2071">
            <w:pPr>
              <w:pStyle w:val="BodyText"/>
              <w:ind w:left="0"/>
              <w:rPr>
                <w:sz w:val="18"/>
                <w:szCs w:val="18"/>
              </w:rPr>
            </w:pPr>
            <w:r>
              <w:rPr>
                <w:sz w:val="18"/>
                <w:szCs w:val="18"/>
              </w:rPr>
              <w:t>N/A</w:t>
            </w:r>
          </w:p>
        </w:tc>
        <w:tc>
          <w:tcPr>
            <w:tcW w:w="1020" w:type="dxa"/>
          </w:tcPr>
          <w:p w14:paraId="0CE54A3C" w14:textId="77777777" w:rsidR="001F2071" w:rsidRPr="00D1539F" w:rsidRDefault="001F2071" w:rsidP="001F2071">
            <w:pPr>
              <w:pStyle w:val="BodyText"/>
              <w:ind w:left="0"/>
              <w:rPr>
                <w:sz w:val="18"/>
                <w:szCs w:val="18"/>
              </w:rPr>
            </w:pPr>
            <w:r>
              <w:rPr>
                <w:sz w:val="18"/>
                <w:szCs w:val="18"/>
              </w:rPr>
              <w:t>N/A</w:t>
            </w:r>
          </w:p>
        </w:tc>
        <w:tc>
          <w:tcPr>
            <w:tcW w:w="789" w:type="dxa"/>
          </w:tcPr>
          <w:p w14:paraId="0CE54A3D" w14:textId="77777777" w:rsidR="001F2071" w:rsidRPr="00D1539F" w:rsidRDefault="001F2071" w:rsidP="001F2071">
            <w:pPr>
              <w:pStyle w:val="BodyText"/>
              <w:ind w:left="0"/>
              <w:rPr>
                <w:sz w:val="18"/>
                <w:szCs w:val="18"/>
              </w:rPr>
            </w:pPr>
            <w:r>
              <w:rPr>
                <w:sz w:val="18"/>
                <w:szCs w:val="18"/>
              </w:rPr>
              <w:t>N/A</w:t>
            </w:r>
          </w:p>
        </w:tc>
      </w:tr>
      <w:tr w:rsidR="001F2071" w:rsidRPr="00AD142E" w14:paraId="0CE54A47" w14:textId="77777777" w:rsidTr="009B1E14">
        <w:trPr>
          <w:trHeight w:val="576"/>
        </w:trPr>
        <w:tc>
          <w:tcPr>
            <w:tcW w:w="1348" w:type="dxa"/>
            <w:noWrap/>
          </w:tcPr>
          <w:p w14:paraId="0CE54A3F" w14:textId="77777777" w:rsidR="001F2071" w:rsidRPr="00091BCF" w:rsidRDefault="001F2071" w:rsidP="001F2071">
            <w:pPr>
              <w:rPr>
                <w:rFonts w:cstheme="minorHAnsi"/>
                <w:sz w:val="18"/>
                <w:szCs w:val="18"/>
              </w:rPr>
            </w:pPr>
            <w:r w:rsidRPr="00091BCF">
              <w:rPr>
                <w:rFonts w:cstheme="minorHAnsi"/>
                <w:sz w:val="18"/>
                <w:szCs w:val="18"/>
              </w:rPr>
              <w:t>VIOR_3.1.19.</w:t>
            </w:r>
          </w:p>
          <w:p w14:paraId="0CE54A40" w14:textId="77777777" w:rsidR="001F2071" w:rsidRPr="00091BCF" w:rsidRDefault="001F2071" w:rsidP="001F2071">
            <w:pPr>
              <w:pStyle w:val="BodyText"/>
              <w:ind w:left="0"/>
              <w:rPr>
                <w:sz w:val="18"/>
                <w:szCs w:val="18"/>
              </w:rPr>
            </w:pPr>
            <w:r w:rsidRPr="00091BCF">
              <w:rPr>
                <w:rFonts w:cstheme="minorHAnsi"/>
                <w:sz w:val="18"/>
                <w:szCs w:val="18"/>
              </w:rPr>
              <w:t>1</w:t>
            </w:r>
          </w:p>
        </w:tc>
        <w:tc>
          <w:tcPr>
            <w:tcW w:w="686" w:type="dxa"/>
          </w:tcPr>
          <w:p w14:paraId="0CE54A41" w14:textId="77777777" w:rsidR="001F2071" w:rsidRPr="00091BCF" w:rsidRDefault="001F2071" w:rsidP="001F2071">
            <w:pPr>
              <w:pStyle w:val="BodyText"/>
              <w:ind w:left="0"/>
              <w:rPr>
                <w:sz w:val="18"/>
                <w:szCs w:val="18"/>
              </w:rPr>
            </w:pPr>
            <w:r w:rsidRPr="00091BCF">
              <w:rPr>
                <w:rFonts w:cstheme="minorHAnsi"/>
                <w:sz w:val="18"/>
                <w:szCs w:val="18"/>
              </w:rPr>
              <w:t>P0</w:t>
            </w:r>
          </w:p>
        </w:tc>
        <w:tc>
          <w:tcPr>
            <w:tcW w:w="1287" w:type="dxa"/>
          </w:tcPr>
          <w:p w14:paraId="0CE54A42" w14:textId="77777777" w:rsidR="001F2071" w:rsidRPr="00091BCF" w:rsidRDefault="001F2071" w:rsidP="001F2071">
            <w:pPr>
              <w:pStyle w:val="BodyText"/>
              <w:ind w:left="0"/>
              <w:rPr>
                <w:sz w:val="18"/>
                <w:szCs w:val="18"/>
              </w:rPr>
            </w:pPr>
            <w:r w:rsidRPr="00091BCF">
              <w:rPr>
                <w:rFonts w:ascii="Segoe UI" w:hAnsi="Segoe UI" w:cs="Segoe UI"/>
                <w:sz w:val="18"/>
                <w:szCs w:val="18"/>
              </w:rPr>
              <w:t>Mediation</w:t>
            </w:r>
          </w:p>
        </w:tc>
        <w:tc>
          <w:tcPr>
            <w:tcW w:w="3811" w:type="dxa"/>
            <w:noWrap/>
          </w:tcPr>
          <w:p w14:paraId="0CE54A43"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 xml:space="preserve">Mediation will transfer inbound roaming SGW records to Call Dump. </w:t>
            </w:r>
          </w:p>
        </w:tc>
        <w:tc>
          <w:tcPr>
            <w:tcW w:w="945" w:type="dxa"/>
          </w:tcPr>
          <w:p w14:paraId="0CE54A44" w14:textId="77777777" w:rsidR="001F2071" w:rsidRPr="00D1539F" w:rsidRDefault="001F2071" w:rsidP="001F2071">
            <w:pPr>
              <w:pStyle w:val="BodyText"/>
              <w:ind w:left="0"/>
              <w:rPr>
                <w:sz w:val="18"/>
                <w:szCs w:val="18"/>
              </w:rPr>
            </w:pPr>
            <w:r>
              <w:rPr>
                <w:sz w:val="18"/>
                <w:szCs w:val="18"/>
              </w:rPr>
              <w:t>N/A</w:t>
            </w:r>
          </w:p>
        </w:tc>
        <w:tc>
          <w:tcPr>
            <w:tcW w:w="1020" w:type="dxa"/>
          </w:tcPr>
          <w:p w14:paraId="0CE54A45" w14:textId="77777777" w:rsidR="001F2071" w:rsidRPr="00D1539F" w:rsidRDefault="001F2071" w:rsidP="001F2071">
            <w:pPr>
              <w:pStyle w:val="BodyText"/>
              <w:ind w:left="0"/>
              <w:rPr>
                <w:sz w:val="18"/>
                <w:szCs w:val="18"/>
              </w:rPr>
            </w:pPr>
            <w:r>
              <w:rPr>
                <w:sz w:val="18"/>
                <w:szCs w:val="18"/>
              </w:rPr>
              <w:t>N/A</w:t>
            </w:r>
          </w:p>
        </w:tc>
        <w:tc>
          <w:tcPr>
            <w:tcW w:w="789" w:type="dxa"/>
          </w:tcPr>
          <w:p w14:paraId="0CE54A46" w14:textId="77777777" w:rsidR="001F2071" w:rsidRPr="00D1539F" w:rsidRDefault="001F2071" w:rsidP="001F2071">
            <w:pPr>
              <w:pStyle w:val="BodyText"/>
              <w:ind w:left="0"/>
              <w:rPr>
                <w:sz w:val="18"/>
                <w:szCs w:val="18"/>
              </w:rPr>
            </w:pPr>
            <w:r>
              <w:rPr>
                <w:sz w:val="18"/>
                <w:szCs w:val="18"/>
              </w:rPr>
              <w:t>N/A</w:t>
            </w:r>
          </w:p>
        </w:tc>
      </w:tr>
      <w:tr w:rsidR="001F2071" w:rsidRPr="00AD142E" w14:paraId="0CE54A4F" w14:textId="77777777" w:rsidTr="009B1E14">
        <w:trPr>
          <w:trHeight w:val="576"/>
        </w:trPr>
        <w:tc>
          <w:tcPr>
            <w:tcW w:w="1348" w:type="dxa"/>
            <w:noWrap/>
          </w:tcPr>
          <w:p w14:paraId="0CE54A48" w14:textId="77777777" w:rsidR="001F2071" w:rsidRPr="00091BCF" w:rsidRDefault="001F2071" w:rsidP="001F2071">
            <w:pPr>
              <w:pStyle w:val="BodyText"/>
              <w:ind w:left="0"/>
              <w:rPr>
                <w:sz w:val="18"/>
                <w:szCs w:val="18"/>
              </w:rPr>
            </w:pPr>
            <w:r w:rsidRPr="00091BCF">
              <w:rPr>
                <w:rFonts w:cstheme="minorHAnsi"/>
                <w:sz w:val="18"/>
                <w:szCs w:val="18"/>
              </w:rPr>
              <w:t>VIOR_3.1.20</w:t>
            </w:r>
          </w:p>
        </w:tc>
        <w:tc>
          <w:tcPr>
            <w:tcW w:w="686" w:type="dxa"/>
          </w:tcPr>
          <w:p w14:paraId="0CE54A49" w14:textId="77777777" w:rsidR="001F2071" w:rsidRPr="00091BCF" w:rsidRDefault="001F2071" w:rsidP="001F2071">
            <w:pPr>
              <w:pStyle w:val="BodyText"/>
              <w:ind w:left="0"/>
              <w:rPr>
                <w:sz w:val="18"/>
                <w:szCs w:val="18"/>
              </w:rPr>
            </w:pPr>
            <w:r w:rsidRPr="00091BCF">
              <w:rPr>
                <w:rFonts w:cstheme="minorHAnsi"/>
                <w:sz w:val="18"/>
                <w:szCs w:val="18"/>
              </w:rPr>
              <w:t>P0</w:t>
            </w:r>
          </w:p>
        </w:tc>
        <w:tc>
          <w:tcPr>
            <w:tcW w:w="1287" w:type="dxa"/>
          </w:tcPr>
          <w:p w14:paraId="0CE54A4A"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USCC</w:t>
            </w:r>
          </w:p>
        </w:tc>
        <w:tc>
          <w:tcPr>
            <w:tcW w:w="3811" w:type="dxa"/>
            <w:noWrap/>
            <w:vAlign w:val="center"/>
          </w:tcPr>
          <w:p w14:paraId="0CE54A4B"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 xml:space="preserve">USCC subscribers will have the ability to VoLTE roam on another carrier’s network that USCC has roaming agreements with. </w:t>
            </w:r>
          </w:p>
        </w:tc>
        <w:tc>
          <w:tcPr>
            <w:tcW w:w="945" w:type="dxa"/>
          </w:tcPr>
          <w:p w14:paraId="0CE54A4C" w14:textId="77777777" w:rsidR="001F2071" w:rsidRPr="00D1539F" w:rsidRDefault="001F2071" w:rsidP="001F2071">
            <w:pPr>
              <w:pStyle w:val="BodyText"/>
              <w:ind w:left="0"/>
              <w:rPr>
                <w:sz w:val="18"/>
                <w:szCs w:val="18"/>
              </w:rPr>
            </w:pPr>
            <w:r>
              <w:rPr>
                <w:sz w:val="18"/>
                <w:szCs w:val="18"/>
              </w:rPr>
              <w:t>N/A</w:t>
            </w:r>
          </w:p>
        </w:tc>
        <w:tc>
          <w:tcPr>
            <w:tcW w:w="1020" w:type="dxa"/>
          </w:tcPr>
          <w:p w14:paraId="0CE54A4D" w14:textId="77777777" w:rsidR="001F2071" w:rsidRPr="00D1539F" w:rsidRDefault="001F2071" w:rsidP="001F2071">
            <w:pPr>
              <w:pStyle w:val="BodyText"/>
              <w:ind w:left="0"/>
              <w:rPr>
                <w:sz w:val="18"/>
                <w:szCs w:val="18"/>
              </w:rPr>
            </w:pPr>
            <w:r>
              <w:rPr>
                <w:sz w:val="18"/>
                <w:szCs w:val="18"/>
              </w:rPr>
              <w:t>N/A</w:t>
            </w:r>
          </w:p>
        </w:tc>
        <w:tc>
          <w:tcPr>
            <w:tcW w:w="789" w:type="dxa"/>
          </w:tcPr>
          <w:p w14:paraId="0CE54A4E" w14:textId="77777777" w:rsidR="001F2071" w:rsidRPr="00D1539F" w:rsidRDefault="001F2071" w:rsidP="001F2071">
            <w:pPr>
              <w:pStyle w:val="BodyText"/>
              <w:ind w:left="0"/>
              <w:rPr>
                <w:sz w:val="18"/>
                <w:szCs w:val="18"/>
              </w:rPr>
            </w:pPr>
            <w:r>
              <w:rPr>
                <w:sz w:val="18"/>
                <w:szCs w:val="18"/>
              </w:rPr>
              <w:t>N/A</w:t>
            </w:r>
          </w:p>
        </w:tc>
      </w:tr>
      <w:tr w:rsidR="001F2071" w:rsidRPr="00AD142E" w14:paraId="0CE54A57" w14:textId="77777777" w:rsidTr="009B1E14">
        <w:trPr>
          <w:trHeight w:val="576"/>
        </w:trPr>
        <w:tc>
          <w:tcPr>
            <w:tcW w:w="1348" w:type="dxa"/>
            <w:noWrap/>
          </w:tcPr>
          <w:p w14:paraId="0CE54A50" w14:textId="77777777" w:rsidR="001F2071" w:rsidRPr="00091BCF" w:rsidRDefault="001F2071" w:rsidP="001F2071">
            <w:pPr>
              <w:pStyle w:val="BodyText"/>
              <w:ind w:left="0"/>
              <w:rPr>
                <w:sz w:val="18"/>
                <w:szCs w:val="18"/>
              </w:rPr>
            </w:pPr>
            <w:r w:rsidRPr="00091BCF">
              <w:rPr>
                <w:rFonts w:cstheme="minorHAnsi"/>
                <w:sz w:val="18"/>
                <w:szCs w:val="18"/>
              </w:rPr>
              <w:t>VIOR_3.1.20.1</w:t>
            </w:r>
          </w:p>
        </w:tc>
        <w:tc>
          <w:tcPr>
            <w:tcW w:w="686" w:type="dxa"/>
          </w:tcPr>
          <w:p w14:paraId="0CE54A51" w14:textId="77777777" w:rsidR="001F2071" w:rsidRPr="00091BCF" w:rsidRDefault="001F2071" w:rsidP="001F2071">
            <w:pPr>
              <w:pStyle w:val="BodyText"/>
              <w:ind w:left="0"/>
              <w:rPr>
                <w:sz w:val="18"/>
                <w:szCs w:val="18"/>
              </w:rPr>
            </w:pPr>
            <w:r w:rsidRPr="00091BCF">
              <w:rPr>
                <w:rFonts w:cstheme="minorHAnsi"/>
                <w:sz w:val="18"/>
                <w:szCs w:val="18"/>
              </w:rPr>
              <w:t>P0</w:t>
            </w:r>
          </w:p>
        </w:tc>
        <w:tc>
          <w:tcPr>
            <w:tcW w:w="1287" w:type="dxa"/>
          </w:tcPr>
          <w:p w14:paraId="0CE54A52"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USCC</w:t>
            </w:r>
          </w:p>
        </w:tc>
        <w:tc>
          <w:tcPr>
            <w:tcW w:w="3811" w:type="dxa"/>
            <w:noWrap/>
            <w:vAlign w:val="center"/>
          </w:tcPr>
          <w:p w14:paraId="0CE54A53"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USCC customers enabled on VoLTE in their home market will have the ability to roam.</w:t>
            </w:r>
          </w:p>
        </w:tc>
        <w:tc>
          <w:tcPr>
            <w:tcW w:w="945" w:type="dxa"/>
          </w:tcPr>
          <w:p w14:paraId="0CE54A54" w14:textId="77777777" w:rsidR="001F2071" w:rsidRPr="00D1539F" w:rsidRDefault="001F2071" w:rsidP="001F2071">
            <w:pPr>
              <w:pStyle w:val="BodyText"/>
              <w:ind w:left="0"/>
              <w:rPr>
                <w:sz w:val="18"/>
                <w:szCs w:val="18"/>
              </w:rPr>
            </w:pPr>
            <w:r>
              <w:rPr>
                <w:sz w:val="18"/>
                <w:szCs w:val="18"/>
              </w:rPr>
              <w:t>N/A</w:t>
            </w:r>
          </w:p>
        </w:tc>
        <w:tc>
          <w:tcPr>
            <w:tcW w:w="1020" w:type="dxa"/>
          </w:tcPr>
          <w:p w14:paraId="0CE54A55" w14:textId="77777777" w:rsidR="001F2071" w:rsidRPr="00D1539F" w:rsidRDefault="001F2071" w:rsidP="001F2071">
            <w:pPr>
              <w:pStyle w:val="BodyText"/>
              <w:ind w:left="0"/>
              <w:rPr>
                <w:sz w:val="18"/>
                <w:szCs w:val="18"/>
              </w:rPr>
            </w:pPr>
            <w:r>
              <w:rPr>
                <w:sz w:val="18"/>
                <w:szCs w:val="18"/>
              </w:rPr>
              <w:t>N/A</w:t>
            </w:r>
          </w:p>
        </w:tc>
        <w:tc>
          <w:tcPr>
            <w:tcW w:w="789" w:type="dxa"/>
          </w:tcPr>
          <w:p w14:paraId="0CE54A56" w14:textId="77777777" w:rsidR="001F2071" w:rsidRPr="00D1539F" w:rsidRDefault="001F2071" w:rsidP="001F2071">
            <w:pPr>
              <w:pStyle w:val="BodyText"/>
              <w:ind w:left="0"/>
              <w:rPr>
                <w:sz w:val="18"/>
                <w:szCs w:val="18"/>
              </w:rPr>
            </w:pPr>
            <w:r>
              <w:rPr>
                <w:sz w:val="18"/>
                <w:szCs w:val="18"/>
              </w:rPr>
              <w:t>N/A</w:t>
            </w:r>
          </w:p>
        </w:tc>
      </w:tr>
      <w:tr w:rsidR="001F2071" w:rsidRPr="00AD142E" w14:paraId="0CE54A5F" w14:textId="77777777" w:rsidTr="009B1E14">
        <w:trPr>
          <w:trHeight w:val="576"/>
        </w:trPr>
        <w:tc>
          <w:tcPr>
            <w:tcW w:w="1348" w:type="dxa"/>
            <w:noWrap/>
          </w:tcPr>
          <w:p w14:paraId="0CE54A58" w14:textId="77777777" w:rsidR="001F2071" w:rsidRPr="00091BCF" w:rsidRDefault="001F2071" w:rsidP="001F2071">
            <w:pPr>
              <w:pStyle w:val="BodyText"/>
              <w:ind w:left="0"/>
              <w:rPr>
                <w:sz w:val="18"/>
                <w:szCs w:val="18"/>
              </w:rPr>
            </w:pPr>
            <w:r w:rsidRPr="00091BCF">
              <w:rPr>
                <w:rFonts w:cstheme="minorHAnsi"/>
                <w:sz w:val="18"/>
                <w:szCs w:val="18"/>
              </w:rPr>
              <w:t>VIOR_3.1.20.2</w:t>
            </w:r>
          </w:p>
        </w:tc>
        <w:tc>
          <w:tcPr>
            <w:tcW w:w="686" w:type="dxa"/>
          </w:tcPr>
          <w:p w14:paraId="0CE54A59" w14:textId="77777777" w:rsidR="001F2071" w:rsidRPr="00091BCF" w:rsidRDefault="001F2071" w:rsidP="001F2071">
            <w:pPr>
              <w:pStyle w:val="BodyText"/>
              <w:ind w:left="0"/>
              <w:rPr>
                <w:sz w:val="18"/>
                <w:szCs w:val="18"/>
              </w:rPr>
            </w:pPr>
            <w:r w:rsidRPr="00091BCF">
              <w:rPr>
                <w:rFonts w:cstheme="minorHAnsi"/>
                <w:sz w:val="18"/>
                <w:szCs w:val="18"/>
              </w:rPr>
              <w:t>P0</w:t>
            </w:r>
          </w:p>
        </w:tc>
        <w:tc>
          <w:tcPr>
            <w:tcW w:w="1287" w:type="dxa"/>
          </w:tcPr>
          <w:p w14:paraId="0CE54A5A"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USCC</w:t>
            </w:r>
          </w:p>
        </w:tc>
        <w:tc>
          <w:tcPr>
            <w:tcW w:w="3811" w:type="dxa"/>
            <w:noWrap/>
            <w:vAlign w:val="center"/>
          </w:tcPr>
          <w:p w14:paraId="0CE54A5B"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 xml:space="preserve">LTE roaming will be established as a precondition for VoLTE roaming. </w:t>
            </w:r>
          </w:p>
        </w:tc>
        <w:tc>
          <w:tcPr>
            <w:tcW w:w="945" w:type="dxa"/>
          </w:tcPr>
          <w:p w14:paraId="0CE54A5C" w14:textId="77777777" w:rsidR="001F2071" w:rsidRPr="00D1539F" w:rsidRDefault="001F2071" w:rsidP="001F2071">
            <w:pPr>
              <w:pStyle w:val="BodyText"/>
              <w:ind w:left="0"/>
              <w:rPr>
                <w:sz w:val="18"/>
                <w:szCs w:val="18"/>
              </w:rPr>
            </w:pPr>
            <w:r>
              <w:rPr>
                <w:sz w:val="18"/>
                <w:szCs w:val="18"/>
              </w:rPr>
              <w:t>N/A</w:t>
            </w:r>
          </w:p>
        </w:tc>
        <w:tc>
          <w:tcPr>
            <w:tcW w:w="1020" w:type="dxa"/>
          </w:tcPr>
          <w:p w14:paraId="0CE54A5D" w14:textId="77777777" w:rsidR="001F2071" w:rsidRPr="00D1539F" w:rsidRDefault="001F2071" w:rsidP="001F2071">
            <w:pPr>
              <w:pStyle w:val="BodyText"/>
              <w:ind w:left="0"/>
              <w:rPr>
                <w:sz w:val="18"/>
                <w:szCs w:val="18"/>
              </w:rPr>
            </w:pPr>
            <w:r>
              <w:rPr>
                <w:sz w:val="18"/>
                <w:szCs w:val="18"/>
              </w:rPr>
              <w:t>N/A</w:t>
            </w:r>
          </w:p>
        </w:tc>
        <w:tc>
          <w:tcPr>
            <w:tcW w:w="789" w:type="dxa"/>
          </w:tcPr>
          <w:p w14:paraId="0CE54A5E" w14:textId="77777777" w:rsidR="001F2071" w:rsidRPr="00D1539F" w:rsidRDefault="001F2071" w:rsidP="001F2071">
            <w:pPr>
              <w:pStyle w:val="BodyText"/>
              <w:ind w:left="0"/>
              <w:rPr>
                <w:sz w:val="18"/>
                <w:szCs w:val="18"/>
              </w:rPr>
            </w:pPr>
            <w:r>
              <w:rPr>
                <w:sz w:val="18"/>
                <w:szCs w:val="18"/>
              </w:rPr>
              <w:t>N/A</w:t>
            </w:r>
          </w:p>
        </w:tc>
      </w:tr>
      <w:tr w:rsidR="001F2071" w:rsidRPr="00AD142E" w14:paraId="0CE54A67" w14:textId="77777777" w:rsidTr="009B1E14">
        <w:trPr>
          <w:trHeight w:val="576"/>
        </w:trPr>
        <w:tc>
          <w:tcPr>
            <w:tcW w:w="1348" w:type="dxa"/>
            <w:noWrap/>
          </w:tcPr>
          <w:p w14:paraId="0CE54A60" w14:textId="77777777" w:rsidR="001F2071" w:rsidRPr="00091BCF" w:rsidRDefault="001F2071" w:rsidP="001F2071">
            <w:pPr>
              <w:pStyle w:val="BodyText"/>
              <w:ind w:left="0"/>
              <w:rPr>
                <w:sz w:val="18"/>
                <w:szCs w:val="18"/>
              </w:rPr>
            </w:pPr>
            <w:r w:rsidRPr="00091BCF">
              <w:rPr>
                <w:rFonts w:cstheme="minorHAnsi"/>
                <w:sz w:val="18"/>
                <w:szCs w:val="18"/>
              </w:rPr>
              <w:lastRenderedPageBreak/>
              <w:t>VIOR_3.1.21</w:t>
            </w:r>
          </w:p>
        </w:tc>
        <w:tc>
          <w:tcPr>
            <w:tcW w:w="686" w:type="dxa"/>
          </w:tcPr>
          <w:p w14:paraId="0CE54A61" w14:textId="77777777" w:rsidR="001F2071" w:rsidRPr="00091BCF" w:rsidRDefault="001F2071" w:rsidP="001F2071">
            <w:pPr>
              <w:pStyle w:val="BodyText"/>
              <w:ind w:left="0"/>
              <w:rPr>
                <w:sz w:val="18"/>
                <w:szCs w:val="18"/>
              </w:rPr>
            </w:pPr>
            <w:r w:rsidRPr="00091BCF">
              <w:rPr>
                <w:rFonts w:cstheme="minorHAnsi"/>
                <w:sz w:val="18"/>
                <w:szCs w:val="18"/>
              </w:rPr>
              <w:t>P0</w:t>
            </w:r>
          </w:p>
        </w:tc>
        <w:tc>
          <w:tcPr>
            <w:tcW w:w="1287" w:type="dxa"/>
          </w:tcPr>
          <w:p w14:paraId="0CE54A62"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USCC, ENGR</w:t>
            </w:r>
          </w:p>
        </w:tc>
        <w:tc>
          <w:tcPr>
            <w:tcW w:w="3811" w:type="dxa"/>
            <w:noWrap/>
            <w:vAlign w:val="center"/>
          </w:tcPr>
          <w:p w14:paraId="0CE54A63"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 xml:space="preserve">USCC VoLTE roaming subscribers will receive all VoLTE services available to them when they are in the USCC network. </w:t>
            </w:r>
          </w:p>
        </w:tc>
        <w:tc>
          <w:tcPr>
            <w:tcW w:w="945" w:type="dxa"/>
          </w:tcPr>
          <w:p w14:paraId="0CE54A64" w14:textId="77777777" w:rsidR="001F2071" w:rsidRPr="00D1539F" w:rsidRDefault="001F2071" w:rsidP="001F2071">
            <w:pPr>
              <w:pStyle w:val="BodyText"/>
              <w:ind w:left="0"/>
              <w:rPr>
                <w:sz w:val="18"/>
                <w:szCs w:val="18"/>
              </w:rPr>
            </w:pPr>
            <w:r>
              <w:rPr>
                <w:sz w:val="18"/>
                <w:szCs w:val="18"/>
              </w:rPr>
              <w:t>N/A</w:t>
            </w:r>
          </w:p>
        </w:tc>
        <w:tc>
          <w:tcPr>
            <w:tcW w:w="1020" w:type="dxa"/>
          </w:tcPr>
          <w:p w14:paraId="0CE54A65" w14:textId="77777777" w:rsidR="001F2071" w:rsidRPr="00D1539F" w:rsidRDefault="001F2071" w:rsidP="001F2071">
            <w:pPr>
              <w:pStyle w:val="BodyText"/>
              <w:ind w:left="0"/>
              <w:rPr>
                <w:sz w:val="18"/>
                <w:szCs w:val="18"/>
              </w:rPr>
            </w:pPr>
            <w:r>
              <w:rPr>
                <w:sz w:val="18"/>
                <w:szCs w:val="18"/>
              </w:rPr>
              <w:t>N/A</w:t>
            </w:r>
          </w:p>
        </w:tc>
        <w:tc>
          <w:tcPr>
            <w:tcW w:w="789" w:type="dxa"/>
          </w:tcPr>
          <w:p w14:paraId="0CE54A66" w14:textId="77777777" w:rsidR="001F2071" w:rsidRPr="00D1539F" w:rsidRDefault="001F2071" w:rsidP="001F2071">
            <w:pPr>
              <w:pStyle w:val="BodyText"/>
              <w:ind w:left="0"/>
              <w:rPr>
                <w:sz w:val="18"/>
                <w:szCs w:val="18"/>
              </w:rPr>
            </w:pPr>
            <w:r>
              <w:rPr>
                <w:sz w:val="18"/>
                <w:szCs w:val="18"/>
              </w:rPr>
              <w:t>N/A</w:t>
            </w:r>
          </w:p>
        </w:tc>
      </w:tr>
      <w:tr w:rsidR="001F2071" w:rsidRPr="00AD142E" w14:paraId="0CE54A6F" w14:textId="77777777" w:rsidTr="009B1E14">
        <w:trPr>
          <w:trHeight w:val="576"/>
        </w:trPr>
        <w:tc>
          <w:tcPr>
            <w:tcW w:w="1348" w:type="dxa"/>
            <w:noWrap/>
          </w:tcPr>
          <w:p w14:paraId="0CE54A68" w14:textId="77777777" w:rsidR="001F2071" w:rsidRPr="00091BCF" w:rsidRDefault="001F2071" w:rsidP="001F2071">
            <w:pPr>
              <w:pStyle w:val="BodyText"/>
              <w:ind w:left="0"/>
              <w:rPr>
                <w:sz w:val="18"/>
                <w:szCs w:val="18"/>
              </w:rPr>
            </w:pPr>
            <w:r w:rsidRPr="00091BCF">
              <w:rPr>
                <w:rFonts w:cstheme="minorHAnsi"/>
                <w:sz w:val="18"/>
                <w:szCs w:val="18"/>
              </w:rPr>
              <w:t>VIOR_3.1.22</w:t>
            </w:r>
          </w:p>
        </w:tc>
        <w:tc>
          <w:tcPr>
            <w:tcW w:w="686" w:type="dxa"/>
          </w:tcPr>
          <w:p w14:paraId="0CE54A69" w14:textId="77777777" w:rsidR="001F2071" w:rsidRPr="00091BCF" w:rsidRDefault="001F2071" w:rsidP="001F2071">
            <w:pPr>
              <w:pStyle w:val="BodyText"/>
              <w:ind w:left="0"/>
              <w:rPr>
                <w:sz w:val="18"/>
                <w:szCs w:val="18"/>
              </w:rPr>
            </w:pPr>
            <w:r w:rsidRPr="00091BCF">
              <w:rPr>
                <w:rFonts w:cstheme="minorHAnsi"/>
                <w:sz w:val="18"/>
                <w:szCs w:val="18"/>
              </w:rPr>
              <w:t>P0</w:t>
            </w:r>
          </w:p>
        </w:tc>
        <w:tc>
          <w:tcPr>
            <w:tcW w:w="1287" w:type="dxa"/>
          </w:tcPr>
          <w:p w14:paraId="0CE54A6A"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USCC</w:t>
            </w:r>
          </w:p>
        </w:tc>
        <w:tc>
          <w:tcPr>
            <w:tcW w:w="3811" w:type="dxa"/>
            <w:noWrap/>
            <w:vAlign w:val="center"/>
          </w:tcPr>
          <w:p w14:paraId="0CE54A6B"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USCC will be able to identify the foreign carrier that the USCC subscriber’s data session took place on.</w:t>
            </w:r>
          </w:p>
        </w:tc>
        <w:tc>
          <w:tcPr>
            <w:tcW w:w="945" w:type="dxa"/>
          </w:tcPr>
          <w:p w14:paraId="0CE54A6C" w14:textId="77777777" w:rsidR="001F2071" w:rsidRPr="00D1539F" w:rsidRDefault="001F2071" w:rsidP="001F2071">
            <w:pPr>
              <w:pStyle w:val="BodyText"/>
              <w:ind w:left="0"/>
              <w:rPr>
                <w:sz w:val="18"/>
                <w:szCs w:val="18"/>
              </w:rPr>
            </w:pPr>
            <w:r>
              <w:rPr>
                <w:sz w:val="18"/>
                <w:szCs w:val="18"/>
              </w:rPr>
              <w:t>N/A</w:t>
            </w:r>
          </w:p>
        </w:tc>
        <w:tc>
          <w:tcPr>
            <w:tcW w:w="1020" w:type="dxa"/>
          </w:tcPr>
          <w:p w14:paraId="0CE54A6D" w14:textId="77777777" w:rsidR="001F2071" w:rsidRPr="00D1539F" w:rsidRDefault="001F2071" w:rsidP="001F2071">
            <w:pPr>
              <w:pStyle w:val="BodyText"/>
              <w:ind w:left="0"/>
              <w:rPr>
                <w:sz w:val="18"/>
                <w:szCs w:val="18"/>
              </w:rPr>
            </w:pPr>
            <w:r>
              <w:rPr>
                <w:sz w:val="18"/>
                <w:szCs w:val="18"/>
              </w:rPr>
              <w:t>N/A</w:t>
            </w:r>
          </w:p>
        </w:tc>
        <w:tc>
          <w:tcPr>
            <w:tcW w:w="789" w:type="dxa"/>
          </w:tcPr>
          <w:p w14:paraId="0CE54A6E" w14:textId="77777777" w:rsidR="001F2071" w:rsidRPr="00D1539F" w:rsidRDefault="001F2071" w:rsidP="001F2071">
            <w:pPr>
              <w:pStyle w:val="BodyText"/>
              <w:ind w:left="0"/>
              <w:rPr>
                <w:sz w:val="18"/>
                <w:szCs w:val="18"/>
              </w:rPr>
            </w:pPr>
            <w:r>
              <w:rPr>
                <w:sz w:val="18"/>
                <w:szCs w:val="18"/>
              </w:rPr>
              <w:t>N/A</w:t>
            </w:r>
          </w:p>
        </w:tc>
      </w:tr>
      <w:tr w:rsidR="001F2071" w:rsidRPr="00AD142E" w14:paraId="0CE54A77" w14:textId="77777777" w:rsidTr="009B1E14">
        <w:trPr>
          <w:trHeight w:val="576"/>
        </w:trPr>
        <w:tc>
          <w:tcPr>
            <w:tcW w:w="1348" w:type="dxa"/>
            <w:noWrap/>
          </w:tcPr>
          <w:p w14:paraId="0CE54A70" w14:textId="77777777" w:rsidR="001F2071" w:rsidRPr="00091BCF" w:rsidRDefault="001F2071" w:rsidP="001F2071">
            <w:pPr>
              <w:pStyle w:val="BodyText"/>
              <w:ind w:left="0"/>
              <w:rPr>
                <w:sz w:val="18"/>
                <w:szCs w:val="18"/>
              </w:rPr>
            </w:pPr>
            <w:r w:rsidRPr="00091BCF">
              <w:rPr>
                <w:rFonts w:cstheme="minorHAnsi"/>
                <w:sz w:val="18"/>
                <w:szCs w:val="18"/>
              </w:rPr>
              <w:t>VIOR_3.1.23</w:t>
            </w:r>
          </w:p>
        </w:tc>
        <w:tc>
          <w:tcPr>
            <w:tcW w:w="686" w:type="dxa"/>
          </w:tcPr>
          <w:p w14:paraId="0CE54A71" w14:textId="77777777" w:rsidR="001F2071" w:rsidRPr="00091BCF" w:rsidRDefault="001F2071" w:rsidP="001F2071">
            <w:pPr>
              <w:pStyle w:val="BodyText"/>
              <w:ind w:left="0"/>
              <w:rPr>
                <w:sz w:val="18"/>
                <w:szCs w:val="18"/>
              </w:rPr>
            </w:pPr>
            <w:r w:rsidRPr="00091BCF">
              <w:rPr>
                <w:rFonts w:cstheme="minorHAnsi"/>
                <w:sz w:val="18"/>
                <w:szCs w:val="18"/>
              </w:rPr>
              <w:t>P0</w:t>
            </w:r>
          </w:p>
        </w:tc>
        <w:tc>
          <w:tcPr>
            <w:tcW w:w="1287" w:type="dxa"/>
          </w:tcPr>
          <w:p w14:paraId="0CE54A72"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ENGR</w:t>
            </w:r>
          </w:p>
        </w:tc>
        <w:tc>
          <w:tcPr>
            <w:tcW w:w="3811" w:type="dxa"/>
            <w:noWrap/>
          </w:tcPr>
          <w:p w14:paraId="0CE54A73"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 xml:space="preserve">Voice data for an outbound VoLTE roaming customer will not be throttled. </w:t>
            </w:r>
          </w:p>
        </w:tc>
        <w:tc>
          <w:tcPr>
            <w:tcW w:w="945" w:type="dxa"/>
          </w:tcPr>
          <w:p w14:paraId="0CE54A74" w14:textId="77777777" w:rsidR="001F2071" w:rsidRPr="00D1539F" w:rsidRDefault="001F2071" w:rsidP="001F2071">
            <w:pPr>
              <w:pStyle w:val="BodyText"/>
              <w:ind w:left="0"/>
              <w:rPr>
                <w:sz w:val="18"/>
                <w:szCs w:val="18"/>
              </w:rPr>
            </w:pPr>
            <w:r>
              <w:rPr>
                <w:sz w:val="18"/>
                <w:szCs w:val="18"/>
              </w:rPr>
              <w:t>N/A</w:t>
            </w:r>
          </w:p>
        </w:tc>
        <w:tc>
          <w:tcPr>
            <w:tcW w:w="1020" w:type="dxa"/>
          </w:tcPr>
          <w:p w14:paraId="0CE54A75" w14:textId="77777777" w:rsidR="001F2071" w:rsidRPr="00D1539F" w:rsidRDefault="001F2071" w:rsidP="001F2071">
            <w:pPr>
              <w:pStyle w:val="BodyText"/>
              <w:ind w:left="0"/>
              <w:rPr>
                <w:sz w:val="18"/>
                <w:szCs w:val="18"/>
              </w:rPr>
            </w:pPr>
            <w:r>
              <w:rPr>
                <w:sz w:val="18"/>
                <w:szCs w:val="18"/>
              </w:rPr>
              <w:t>N/A</w:t>
            </w:r>
          </w:p>
        </w:tc>
        <w:tc>
          <w:tcPr>
            <w:tcW w:w="789" w:type="dxa"/>
          </w:tcPr>
          <w:p w14:paraId="0CE54A76" w14:textId="77777777" w:rsidR="001F2071" w:rsidRPr="00D1539F" w:rsidRDefault="001F2071" w:rsidP="001F2071">
            <w:pPr>
              <w:pStyle w:val="BodyText"/>
              <w:ind w:left="0"/>
              <w:rPr>
                <w:sz w:val="18"/>
                <w:szCs w:val="18"/>
              </w:rPr>
            </w:pPr>
            <w:r>
              <w:rPr>
                <w:sz w:val="18"/>
                <w:szCs w:val="18"/>
              </w:rPr>
              <w:t>N/A</w:t>
            </w:r>
          </w:p>
        </w:tc>
      </w:tr>
      <w:tr w:rsidR="001F2071" w:rsidRPr="00AD142E" w14:paraId="0CE54A7F" w14:textId="77777777" w:rsidTr="009B1E14">
        <w:trPr>
          <w:trHeight w:val="576"/>
        </w:trPr>
        <w:tc>
          <w:tcPr>
            <w:tcW w:w="1348" w:type="dxa"/>
            <w:noWrap/>
          </w:tcPr>
          <w:p w14:paraId="0CE54A78" w14:textId="77777777" w:rsidR="001F2071" w:rsidRPr="00091BCF" w:rsidRDefault="001F2071" w:rsidP="001F2071">
            <w:pPr>
              <w:pStyle w:val="BodyText"/>
              <w:ind w:left="0"/>
              <w:rPr>
                <w:sz w:val="18"/>
                <w:szCs w:val="18"/>
              </w:rPr>
            </w:pPr>
            <w:r w:rsidRPr="00091BCF">
              <w:rPr>
                <w:rFonts w:cstheme="minorHAnsi"/>
                <w:sz w:val="18"/>
                <w:szCs w:val="18"/>
              </w:rPr>
              <w:t>VIOR_3.1.24</w:t>
            </w:r>
          </w:p>
        </w:tc>
        <w:tc>
          <w:tcPr>
            <w:tcW w:w="686" w:type="dxa"/>
          </w:tcPr>
          <w:p w14:paraId="0CE54A79" w14:textId="77777777" w:rsidR="001F2071" w:rsidRPr="00091BCF" w:rsidRDefault="001F2071" w:rsidP="001F2071">
            <w:pPr>
              <w:pStyle w:val="BodyText"/>
              <w:ind w:left="0"/>
              <w:rPr>
                <w:sz w:val="18"/>
                <w:szCs w:val="18"/>
              </w:rPr>
            </w:pPr>
            <w:r w:rsidRPr="00091BCF">
              <w:rPr>
                <w:rFonts w:cstheme="minorHAnsi"/>
                <w:sz w:val="18"/>
                <w:szCs w:val="18"/>
              </w:rPr>
              <w:t>P0</w:t>
            </w:r>
          </w:p>
        </w:tc>
        <w:tc>
          <w:tcPr>
            <w:tcW w:w="1287" w:type="dxa"/>
          </w:tcPr>
          <w:p w14:paraId="0CE54A7A"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Amdocs, ENGR</w:t>
            </w:r>
          </w:p>
        </w:tc>
        <w:tc>
          <w:tcPr>
            <w:tcW w:w="3811" w:type="dxa"/>
            <w:noWrap/>
          </w:tcPr>
          <w:p w14:paraId="0CE54A7B"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 xml:space="preserve">Video calling/conferencing data for an outbound roaming customer will be throttled, per existing roaming throttling rules. </w:t>
            </w:r>
          </w:p>
        </w:tc>
        <w:tc>
          <w:tcPr>
            <w:tcW w:w="945" w:type="dxa"/>
          </w:tcPr>
          <w:p w14:paraId="0CE54A7C" w14:textId="77777777" w:rsidR="001F2071" w:rsidRPr="009922C9" w:rsidRDefault="00726F93" w:rsidP="001F2071">
            <w:pPr>
              <w:pStyle w:val="BodyText"/>
              <w:ind w:left="0"/>
              <w:rPr>
                <w:sz w:val="18"/>
                <w:szCs w:val="18"/>
              </w:rPr>
            </w:pPr>
            <w:r w:rsidRPr="009922C9">
              <w:rPr>
                <w:sz w:val="18"/>
                <w:szCs w:val="18"/>
              </w:rPr>
              <w:t>BAU</w:t>
            </w:r>
          </w:p>
        </w:tc>
        <w:tc>
          <w:tcPr>
            <w:tcW w:w="1020" w:type="dxa"/>
          </w:tcPr>
          <w:p w14:paraId="0CE54A7D" w14:textId="77777777" w:rsidR="001F2071" w:rsidRPr="009922C9" w:rsidRDefault="00726F93" w:rsidP="001F2071">
            <w:pPr>
              <w:pStyle w:val="BodyText"/>
              <w:ind w:left="0"/>
              <w:rPr>
                <w:sz w:val="18"/>
                <w:szCs w:val="18"/>
              </w:rPr>
            </w:pPr>
            <w:r w:rsidRPr="009922C9">
              <w:rPr>
                <w:sz w:val="18"/>
                <w:szCs w:val="18"/>
              </w:rPr>
              <w:t>BAU</w:t>
            </w:r>
          </w:p>
        </w:tc>
        <w:tc>
          <w:tcPr>
            <w:tcW w:w="789" w:type="dxa"/>
          </w:tcPr>
          <w:p w14:paraId="0CE54A7E" w14:textId="77777777" w:rsidR="001F2071" w:rsidRPr="009922C9" w:rsidRDefault="009922C9" w:rsidP="001F2071">
            <w:pPr>
              <w:pStyle w:val="BodyText"/>
              <w:ind w:left="0"/>
              <w:rPr>
                <w:sz w:val="18"/>
                <w:szCs w:val="18"/>
              </w:rPr>
            </w:pPr>
            <w:r w:rsidRPr="009922C9">
              <w:rPr>
                <w:sz w:val="18"/>
                <w:szCs w:val="18"/>
              </w:rPr>
              <w:t>3.2.1</w:t>
            </w:r>
          </w:p>
        </w:tc>
      </w:tr>
      <w:tr w:rsidR="001F2071" w:rsidRPr="00AD142E" w14:paraId="0CE54A87" w14:textId="77777777" w:rsidTr="009B1E14">
        <w:trPr>
          <w:trHeight w:val="576"/>
        </w:trPr>
        <w:tc>
          <w:tcPr>
            <w:tcW w:w="1348" w:type="dxa"/>
            <w:noWrap/>
          </w:tcPr>
          <w:p w14:paraId="0CE54A80" w14:textId="77777777" w:rsidR="001F2071" w:rsidRPr="00091BCF" w:rsidRDefault="001F2071" w:rsidP="001F2071">
            <w:pPr>
              <w:pStyle w:val="BodyText"/>
              <w:ind w:left="0"/>
              <w:rPr>
                <w:sz w:val="18"/>
                <w:szCs w:val="18"/>
              </w:rPr>
            </w:pPr>
            <w:r w:rsidRPr="00091BCF">
              <w:rPr>
                <w:rFonts w:cstheme="minorHAnsi"/>
                <w:sz w:val="18"/>
                <w:szCs w:val="18"/>
              </w:rPr>
              <w:t>VIOR_3.1.24.1</w:t>
            </w:r>
          </w:p>
        </w:tc>
        <w:tc>
          <w:tcPr>
            <w:tcW w:w="686" w:type="dxa"/>
          </w:tcPr>
          <w:p w14:paraId="0CE54A81" w14:textId="77777777" w:rsidR="001F2071" w:rsidRPr="00091BCF" w:rsidRDefault="001F2071" w:rsidP="001F2071">
            <w:pPr>
              <w:pStyle w:val="BodyText"/>
              <w:ind w:left="0"/>
              <w:rPr>
                <w:sz w:val="18"/>
                <w:szCs w:val="18"/>
              </w:rPr>
            </w:pPr>
            <w:r w:rsidRPr="00091BCF">
              <w:rPr>
                <w:rFonts w:cstheme="minorHAnsi"/>
                <w:sz w:val="18"/>
                <w:szCs w:val="18"/>
              </w:rPr>
              <w:t>P0</w:t>
            </w:r>
          </w:p>
        </w:tc>
        <w:tc>
          <w:tcPr>
            <w:tcW w:w="1287" w:type="dxa"/>
          </w:tcPr>
          <w:p w14:paraId="0CE54A82"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ENGR</w:t>
            </w:r>
          </w:p>
        </w:tc>
        <w:tc>
          <w:tcPr>
            <w:tcW w:w="3811" w:type="dxa"/>
            <w:noWrap/>
          </w:tcPr>
          <w:p w14:paraId="0CE54A83"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 xml:space="preserve">If a customer is throttled for video calling, the voice portion of a VoLTE call will be available. </w:t>
            </w:r>
          </w:p>
        </w:tc>
        <w:tc>
          <w:tcPr>
            <w:tcW w:w="945" w:type="dxa"/>
          </w:tcPr>
          <w:p w14:paraId="0CE54A84" w14:textId="77777777" w:rsidR="001F2071" w:rsidRPr="00D1539F" w:rsidRDefault="001F2071" w:rsidP="001F2071">
            <w:pPr>
              <w:pStyle w:val="BodyText"/>
              <w:ind w:left="0"/>
              <w:rPr>
                <w:sz w:val="18"/>
                <w:szCs w:val="18"/>
              </w:rPr>
            </w:pPr>
            <w:r>
              <w:rPr>
                <w:sz w:val="18"/>
                <w:szCs w:val="18"/>
              </w:rPr>
              <w:t>N/A</w:t>
            </w:r>
          </w:p>
        </w:tc>
        <w:tc>
          <w:tcPr>
            <w:tcW w:w="1020" w:type="dxa"/>
          </w:tcPr>
          <w:p w14:paraId="0CE54A85" w14:textId="77777777" w:rsidR="001F2071" w:rsidRPr="00D1539F" w:rsidRDefault="001F2071" w:rsidP="001F2071">
            <w:pPr>
              <w:pStyle w:val="BodyText"/>
              <w:ind w:left="0"/>
              <w:rPr>
                <w:sz w:val="18"/>
                <w:szCs w:val="18"/>
              </w:rPr>
            </w:pPr>
            <w:r>
              <w:rPr>
                <w:sz w:val="18"/>
                <w:szCs w:val="18"/>
              </w:rPr>
              <w:t>N/A</w:t>
            </w:r>
          </w:p>
        </w:tc>
        <w:tc>
          <w:tcPr>
            <w:tcW w:w="789" w:type="dxa"/>
          </w:tcPr>
          <w:p w14:paraId="0CE54A86" w14:textId="77777777" w:rsidR="001F2071" w:rsidRPr="00D1539F" w:rsidRDefault="001F2071" w:rsidP="001F2071">
            <w:pPr>
              <w:pStyle w:val="BodyText"/>
              <w:ind w:left="0"/>
              <w:rPr>
                <w:sz w:val="18"/>
                <w:szCs w:val="18"/>
              </w:rPr>
            </w:pPr>
            <w:r>
              <w:rPr>
                <w:sz w:val="18"/>
                <w:szCs w:val="18"/>
              </w:rPr>
              <w:t>N/A</w:t>
            </w:r>
          </w:p>
        </w:tc>
      </w:tr>
      <w:tr w:rsidR="001F2071" w:rsidRPr="00AD142E" w14:paraId="0CE54A90" w14:textId="77777777" w:rsidTr="009B1E14">
        <w:trPr>
          <w:trHeight w:val="576"/>
        </w:trPr>
        <w:tc>
          <w:tcPr>
            <w:tcW w:w="1348" w:type="dxa"/>
            <w:noWrap/>
          </w:tcPr>
          <w:p w14:paraId="0CE54A88" w14:textId="77777777" w:rsidR="001F2071" w:rsidRPr="00091BCF" w:rsidRDefault="001F2071" w:rsidP="001F2071">
            <w:pPr>
              <w:pStyle w:val="BodyText"/>
              <w:ind w:left="0"/>
              <w:rPr>
                <w:sz w:val="18"/>
                <w:szCs w:val="18"/>
              </w:rPr>
            </w:pPr>
            <w:r w:rsidRPr="00091BCF">
              <w:rPr>
                <w:rFonts w:cstheme="minorHAnsi"/>
                <w:sz w:val="18"/>
                <w:szCs w:val="18"/>
              </w:rPr>
              <w:t>VIOR_3.1.25</w:t>
            </w:r>
          </w:p>
        </w:tc>
        <w:tc>
          <w:tcPr>
            <w:tcW w:w="686" w:type="dxa"/>
          </w:tcPr>
          <w:p w14:paraId="0CE54A89" w14:textId="77777777" w:rsidR="001F2071" w:rsidRPr="00091BCF" w:rsidRDefault="001F2071" w:rsidP="001F2071">
            <w:pPr>
              <w:pStyle w:val="BodyText"/>
              <w:ind w:left="0"/>
              <w:rPr>
                <w:sz w:val="18"/>
                <w:szCs w:val="18"/>
              </w:rPr>
            </w:pPr>
            <w:r w:rsidRPr="00091BCF">
              <w:rPr>
                <w:rFonts w:cstheme="minorHAnsi"/>
                <w:sz w:val="18"/>
                <w:szCs w:val="18"/>
              </w:rPr>
              <w:t>P0</w:t>
            </w:r>
          </w:p>
        </w:tc>
        <w:tc>
          <w:tcPr>
            <w:tcW w:w="1287" w:type="dxa"/>
          </w:tcPr>
          <w:p w14:paraId="0CE54A8A"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USCC</w:t>
            </w:r>
          </w:p>
        </w:tc>
        <w:tc>
          <w:tcPr>
            <w:tcW w:w="3811" w:type="dxa"/>
            <w:noWrap/>
          </w:tcPr>
          <w:p w14:paraId="0CE54A8B" w14:textId="77777777" w:rsidR="001F2071" w:rsidRPr="00091BCF" w:rsidRDefault="001F2071" w:rsidP="001F2071">
            <w:pPr>
              <w:pStyle w:val="CellBody"/>
              <w:spacing w:beforeAutospacing="1" w:afterAutospacing="1"/>
              <w:rPr>
                <w:rFonts w:asciiTheme="minorHAnsi" w:hAnsiTheme="minorHAnsi" w:cstheme="minorHAnsi"/>
                <w:color w:val="auto"/>
                <w:sz w:val="18"/>
                <w:szCs w:val="18"/>
              </w:rPr>
            </w:pPr>
            <w:r w:rsidRPr="00091BCF">
              <w:rPr>
                <w:rFonts w:asciiTheme="minorHAnsi" w:hAnsiTheme="minorHAnsi" w:cstheme="minorHAnsi"/>
                <w:color w:val="auto"/>
                <w:sz w:val="18"/>
                <w:szCs w:val="18"/>
              </w:rPr>
              <w:t xml:space="preserve">USCC VoLTE customers will have the ability to place a 911 call when roaming. </w:t>
            </w:r>
          </w:p>
          <w:p w14:paraId="0CE54A8C"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Note: This will be handled by Local breakout at the serving carrier.</w:t>
            </w:r>
          </w:p>
        </w:tc>
        <w:tc>
          <w:tcPr>
            <w:tcW w:w="945" w:type="dxa"/>
          </w:tcPr>
          <w:p w14:paraId="0CE54A8D" w14:textId="77777777" w:rsidR="001F2071" w:rsidRPr="00D1539F" w:rsidRDefault="001F2071" w:rsidP="001F2071">
            <w:pPr>
              <w:pStyle w:val="BodyText"/>
              <w:ind w:left="0"/>
              <w:rPr>
                <w:sz w:val="18"/>
                <w:szCs w:val="18"/>
              </w:rPr>
            </w:pPr>
            <w:r>
              <w:rPr>
                <w:sz w:val="18"/>
                <w:szCs w:val="18"/>
              </w:rPr>
              <w:t>N/A</w:t>
            </w:r>
          </w:p>
        </w:tc>
        <w:tc>
          <w:tcPr>
            <w:tcW w:w="1020" w:type="dxa"/>
          </w:tcPr>
          <w:p w14:paraId="0CE54A8E" w14:textId="77777777" w:rsidR="001F2071" w:rsidRPr="00D1539F" w:rsidRDefault="001F2071" w:rsidP="001F2071">
            <w:pPr>
              <w:pStyle w:val="BodyText"/>
              <w:ind w:left="0"/>
              <w:rPr>
                <w:sz w:val="18"/>
                <w:szCs w:val="18"/>
              </w:rPr>
            </w:pPr>
            <w:r>
              <w:rPr>
                <w:sz w:val="18"/>
                <w:szCs w:val="18"/>
              </w:rPr>
              <w:t>N/A</w:t>
            </w:r>
          </w:p>
        </w:tc>
        <w:tc>
          <w:tcPr>
            <w:tcW w:w="789" w:type="dxa"/>
          </w:tcPr>
          <w:p w14:paraId="0CE54A8F" w14:textId="77777777" w:rsidR="001F2071" w:rsidRPr="00D1539F" w:rsidRDefault="001F2071" w:rsidP="001F2071">
            <w:pPr>
              <w:pStyle w:val="BodyText"/>
              <w:ind w:left="0"/>
              <w:rPr>
                <w:sz w:val="18"/>
                <w:szCs w:val="18"/>
              </w:rPr>
            </w:pPr>
            <w:r>
              <w:rPr>
                <w:sz w:val="18"/>
                <w:szCs w:val="18"/>
              </w:rPr>
              <w:t>N/A</w:t>
            </w:r>
          </w:p>
        </w:tc>
      </w:tr>
      <w:tr w:rsidR="001F2071" w:rsidRPr="00AD142E" w14:paraId="0CE54A98" w14:textId="77777777" w:rsidTr="009B1E14">
        <w:trPr>
          <w:trHeight w:val="576"/>
        </w:trPr>
        <w:tc>
          <w:tcPr>
            <w:tcW w:w="1348" w:type="dxa"/>
            <w:noWrap/>
          </w:tcPr>
          <w:p w14:paraId="0CE54A91" w14:textId="77777777" w:rsidR="001F2071" w:rsidRPr="00091BCF" w:rsidRDefault="001F2071" w:rsidP="001F2071">
            <w:pPr>
              <w:pStyle w:val="BodyText"/>
              <w:ind w:left="0"/>
              <w:rPr>
                <w:sz w:val="18"/>
                <w:szCs w:val="18"/>
              </w:rPr>
            </w:pPr>
            <w:r w:rsidRPr="00091BCF">
              <w:rPr>
                <w:rFonts w:cstheme="minorHAnsi"/>
                <w:sz w:val="18"/>
                <w:szCs w:val="18"/>
              </w:rPr>
              <w:t>VIOR_3.1.26</w:t>
            </w:r>
          </w:p>
        </w:tc>
        <w:tc>
          <w:tcPr>
            <w:tcW w:w="686" w:type="dxa"/>
          </w:tcPr>
          <w:p w14:paraId="0CE54A92" w14:textId="77777777" w:rsidR="001F2071" w:rsidRPr="00091BCF" w:rsidRDefault="001F2071" w:rsidP="001F2071">
            <w:pPr>
              <w:pStyle w:val="BodyText"/>
              <w:ind w:left="0"/>
              <w:rPr>
                <w:sz w:val="18"/>
                <w:szCs w:val="18"/>
              </w:rPr>
            </w:pPr>
            <w:r w:rsidRPr="00091BCF">
              <w:rPr>
                <w:rFonts w:cstheme="minorHAnsi"/>
                <w:sz w:val="18"/>
                <w:szCs w:val="18"/>
              </w:rPr>
              <w:t>P0</w:t>
            </w:r>
          </w:p>
        </w:tc>
        <w:tc>
          <w:tcPr>
            <w:tcW w:w="1287" w:type="dxa"/>
          </w:tcPr>
          <w:p w14:paraId="0CE54A93"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USCC</w:t>
            </w:r>
          </w:p>
        </w:tc>
        <w:tc>
          <w:tcPr>
            <w:tcW w:w="3811" w:type="dxa"/>
            <w:noWrap/>
          </w:tcPr>
          <w:p w14:paraId="0CE54A94" w14:textId="77777777" w:rsidR="001F2071" w:rsidRPr="00091BCF" w:rsidRDefault="001F2071" w:rsidP="001F2071">
            <w:pPr>
              <w:pStyle w:val="BodyText"/>
              <w:ind w:left="0"/>
              <w:rPr>
                <w:sz w:val="18"/>
                <w:szCs w:val="18"/>
              </w:rPr>
            </w:pPr>
            <w:r w:rsidRPr="00091BCF">
              <w:rPr>
                <w:rFonts w:asciiTheme="minorHAnsi" w:hAnsiTheme="minorHAnsi" w:cstheme="minorHAnsi"/>
                <w:sz w:val="18"/>
                <w:szCs w:val="18"/>
              </w:rPr>
              <w:t xml:space="preserve">Serving location information will be available on all outbound roaming records. </w:t>
            </w:r>
          </w:p>
        </w:tc>
        <w:tc>
          <w:tcPr>
            <w:tcW w:w="945" w:type="dxa"/>
          </w:tcPr>
          <w:p w14:paraId="0CE54A95" w14:textId="77777777" w:rsidR="001F2071" w:rsidRPr="00D1539F" w:rsidRDefault="001F2071" w:rsidP="001F2071">
            <w:pPr>
              <w:pStyle w:val="BodyText"/>
              <w:ind w:left="0"/>
              <w:rPr>
                <w:sz w:val="18"/>
                <w:szCs w:val="18"/>
              </w:rPr>
            </w:pPr>
            <w:r>
              <w:rPr>
                <w:sz w:val="18"/>
                <w:szCs w:val="18"/>
              </w:rPr>
              <w:t>N/A</w:t>
            </w:r>
          </w:p>
        </w:tc>
        <w:tc>
          <w:tcPr>
            <w:tcW w:w="1020" w:type="dxa"/>
          </w:tcPr>
          <w:p w14:paraId="0CE54A96" w14:textId="77777777" w:rsidR="001F2071" w:rsidRPr="00D1539F" w:rsidRDefault="001F2071" w:rsidP="001F2071">
            <w:pPr>
              <w:pStyle w:val="BodyText"/>
              <w:ind w:left="0"/>
              <w:rPr>
                <w:sz w:val="18"/>
                <w:szCs w:val="18"/>
              </w:rPr>
            </w:pPr>
            <w:r>
              <w:rPr>
                <w:sz w:val="18"/>
                <w:szCs w:val="18"/>
              </w:rPr>
              <w:t>N/A</w:t>
            </w:r>
          </w:p>
        </w:tc>
        <w:tc>
          <w:tcPr>
            <w:tcW w:w="789" w:type="dxa"/>
          </w:tcPr>
          <w:p w14:paraId="0CE54A97" w14:textId="77777777" w:rsidR="001F2071" w:rsidRPr="00D1539F" w:rsidRDefault="001F2071" w:rsidP="001F2071">
            <w:pPr>
              <w:pStyle w:val="BodyText"/>
              <w:ind w:left="0"/>
              <w:rPr>
                <w:sz w:val="18"/>
                <w:szCs w:val="18"/>
              </w:rPr>
            </w:pPr>
            <w:r>
              <w:rPr>
                <w:sz w:val="18"/>
                <w:szCs w:val="18"/>
              </w:rPr>
              <w:t>N/A</w:t>
            </w:r>
          </w:p>
        </w:tc>
      </w:tr>
      <w:tr w:rsidR="001F2071" w:rsidRPr="00AD142E" w14:paraId="0CE54AA1" w14:textId="77777777" w:rsidTr="009B1E14">
        <w:trPr>
          <w:trHeight w:val="576"/>
        </w:trPr>
        <w:tc>
          <w:tcPr>
            <w:tcW w:w="1348" w:type="dxa"/>
            <w:noWrap/>
          </w:tcPr>
          <w:p w14:paraId="0CE54A99" w14:textId="77777777" w:rsidR="001F2071" w:rsidRPr="00091BCF" w:rsidRDefault="001F2071" w:rsidP="001F2071">
            <w:pPr>
              <w:pStyle w:val="BodyText"/>
              <w:ind w:left="0"/>
              <w:rPr>
                <w:rFonts w:cstheme="minorHAnsi"/>
                <w:sz w:val="18"/>
                <w:szCs w:val="18"/>
              </w:rPr>
            </w:pPr>
            <w:r w:rsidRPr="00091BCF">
              <w:rPr>
                <w:rFonts w:cstheme="minorHAnsi"/>
                <w:sz w:val="18"/>
                <w:szCs w:val="18"/>
              </w:rPr>
              <w:t>VIOR_3.1.26.1</w:t>
            </w:r>
          </w:p>
        </w:tc>
        <w:tc>
          <w:tcPr>
            <w:tcW w:w="686" w:type="dxa"/>
          </w:tcPr>
          <w:p w14:paraId="0CE54A9A" w14:textId="77777777" w:rsidR="001F2071" w:rsidRPr="00091BCF" w:rsidRDefault="001F2071" w:rsidP="001F2071">
            <w:pPr>
              <w:pStyle w:val="BodyText"/>
              <w:ind w:left="0"/>
              <w:rPr>
                <w:rFonts w:cstheme="minorHAnsi"/>
                <w:sz w:val="18"/>
                <w:szCs w:val="18"/>
              </w:rPr>
            </w:pPr>
            <w:r w:rsidRPr="00091BCF">
              <w:rPr>
                <w:rFonts w:cstheme="minorHAnsi"/>
                <w:sz w:val="18"/>
                <w:szCs w:val="18"/>
              </w:rPr>
              <w:t>P0</w:t>
            </w:r>
          </w:p>
        </w:tc>
        <w:tc>
          <w:tcPr>
            <w:tcW w:w="1287" w:type="dxa"/>
          </w:tcPr>
          <w:p w14:paraId="0CE54A9B"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Amdocs</w:t>
            </w:r>
          </w:p>
        </w:tc>
        <w:tc>
          <w:tcPr>
            <w:tcW w:w="3811" w:type="dxa"/>
            <w:noWrap/>
          </w:tcPr>
          <w:p w14:paraId="0CE54A9C" w14:textId="77777777" w:rsidR="001F2071" w:rsidRPr="00091BCF" w:rsidRDefault="001F2071" w:rsidP="001F2071">
            <w:pPr>
              <w:pStyle w:val="CellBody"/>
              <w:spacing w:beforeAutospacing="1" w:afterAutospacing="1"/>
              <w:ind w:left="720"/>
              <w:rPr>
                <w:rFonts w:asciiTheme="minorHAnsi" w:hAnsiTheme="minorHAnsi" w:cstheme="minorHAnsi"/>
                <w:color w:val="auto"/>
                <w:sz w:val="18"/>
                <w:szCs w:val="18"/>
              </w:rPr>
            </w:pPr>
            <w:r w:rsidRPr="00091BCF">
              <w:rPr>
                <w:rFonts w:asciiTheme="minorHAnsi" w:hAnsiTheme="minorHAnsi" w:cstheme="minorHAnsi"/>
                <w:color w:val="auto"/>
                <w:sz w:val="18"/>
                <w:szCs w:val="18"/>
              </w:rPr>
              <w:t xml:space="preserve">Outbound: Location information from the TAP will be mapped in APRM and ARCM. (SBID) </w:t>
            </w:r>
          </w:p>
          <w:p w14:paraId="0CE54A9D"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 xml:space="preserve">Note: Mapping will be determined in design. </w:t>
            </w:r>
          </w:p>
        </w:tc>
        <w:tc>
          <w:tcPr>
            <w:tcW w:w="945" w:type="dxa"/>
          </w:tcPr>
          <w:p w14:paraId="0CE54A9E" w14:textId="77777777" w:rsidR="001F2071" w:rsidRPr="00D1539F" w:rsidRDefault="00A5564D" w:rsidP="001F2071">
            <w:pPr>
              <w:pStyle w:val="BodyText"/>
              <w:ind w:left="0"/>
              <w:rPr>
                <w:sz w:val="18"/>
                <w:szCs w:val="18"/>
              </w:rPr>
            </w:pPr>
            <w:r>
              <w:rPr>
                <w:sz w:val="18"/>
                <w:szCs w:val="18"/>
              </w:rPr>
              <w:t>ARCM</w:t>
            </w:r>
          </w:p>
        </w:tc>
        <w:tc>
          <w:tcPr>
            <w:tcW w:w="1020" w:type="dxa"/>
          </w:tcPr>
          <w:p w14:paraId="0CE54A9F" w14:textId="77777777" w:rsidR="001F2071" w:rsidRPr="00D1539F" w:rsidRDefault="00A5564D" w:rsidP="001F2071">
            <w:pPr>
              <w:pStyle w:val="BodyText"/>
              <w:ind w:left="0"/>
              <w:rPr>
                <w:sz w:val="18"/>
                <w:szCs w:val="18"/>
              </w:rPr>
            </w:pPr>
            <w:r>
              <w:rPr>
                <w:sz w:val="18"/>
                <w:szCs w:val="18"/>
              </w:rPr>
              <w:t>APRM</w:t>
            </w:r>
          </w:p>
        </w:tc>
        <w:tc>
          <w:tcPr>
            <w:tcW w:w="789" w:type="dxa"/>
          </w:tcPr>
          <w:p w14:paraId="0CE54AA0" w14:textId="77777777" w:rsidR="00A5564D" w:rsidRPr="00D1539F" w:rsidRDefault="004C4936" w:rsidP="001F2071">
            <w:pPr>
              <w:pStyle w:val="BodyText"/>
              <w:ind w:left="0"/>
              <w:rPr>
                <w:sz w:val="18"/>
                <w:szCs w:val="18"/>
              </w:rPr>
            </w:pPr>
            <w:r>
              <w:rPr>
                <w:sz w:val="18"/>
                <w:szCs w:val="18"/>
              </w:rPr>
              <w:t>BAU</w:t>
            </w:r>
            <w:r w:rsidR="004D5858">
              <w:rPr>
                <w:color w:val="000000"/>
              </w:rPr>
              <w:t xml:space="preserve"> 3.3.1.1.2</w:t>
            </w:r>
          </w:p>
        </w:tc>
      </w:tr>
      <w:tr w:rsidR="001F2071" w:rsidRPr="00AD142E" w14:paraId="0CE54AA9" w14:textId="77777777" w:rsidTr="009B1E14">
        <w:trPr>
          <w:trHeight w:val="576"/>
        </w:trPr>
        <w:tc>
          <w:tcPr>
            <w:tcW w:w="1348" w:type="dxa"/>
            <w:noWrap/>
          </w:tcPr>
          <w:p w14:paraId="0CE54AA2" w14:textId="77777777" w:rsidR="001F2071" w:rsidRPr="00091BCF" w:rsidRDefault="001F2071" w:rsidP="001F2071">
            <w:pPr>
              <w:pStyle w:val="BodyText"/>
              <w:ind w:left="0"/>
              <w:rPr>
                <w:rFonts w:cstheme="minorHAnsi"/>
                <w:sz w:val="18"/>
                <w:szCs w:val="18"/>
              </w:rPr>
            </w:pPr>
            <w:r w:rsidRPr="00091BCF">
              <w:rPr>
                <w:rFonts w:cstheme="minorHAnsi"/>
                <w:sz w:val="18"/>
                <w:szCs w:val="18"/>
              </w:rPr>
              <w:t>VIOR_3.1.26.2</w:t>
            </w:r>
          </w:p>
        </w:tc>
        <w:tc>
          <w:tcPr>
            <w:tcW w:w="686" w:type="dxa"/>
          </w:tcPr>
          <w:p w14:paraId="0CE54AA3" w14:textId="77777777" w:rsidR="001F2071" w:rsidRPr="00091BCF" w:rsidRDefault="001F2071" w:rsidP="001F2071">
            <w:pPr>
              <w:pStyle w:val="BodyText"/>
              <w:ind w:left="0"/>
              <w:rPr>
                <w:rFonts w:cstheme="minorHAnsi"/>
                <w:sz w:val="18"/>
                <w:szCs w:val="18"/>
              </w:rPr>
            </w:pPr>
            <w:r w:rsidRPr="00091BCF">
              <w:rPr>
                <w:rFonts w:cstheme="minorHAnsi"/>
                <w:sz w:val="18"/>
                <w:szCs w:val="18"/>
              </w:rPr>
              <w:t>P0</w:t>
            </w:r>
          </w:p>
        </w:tc>
        <w:tc>
          <w:tcPr>
            <w:tcW w:w="1287" w:type="dxa"/>
          </w:tcPr>
          <w:p w14:paraId="0CE54AA4"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USCC, ENGR</w:t>
            </w:r>
          </w:p>
        </w:tc>
        <w:tc>
          <w:tcPr>
            <w:tcW w:w="3811" w:type="dxa"/>
            <w:noWrap/>
          </w:tcPr>
          <w:p w14:paraId="0CE54AA5"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At minimum, the TAI must be available within the ULI over S8 from the foreign SGW to the home PGW (whether home PGW or NOC).</w:t>
            </w:r>
          </w:p>
        </w:tc>
        <w:tc>
          <w:tcPr>
            <w:tcW w:w="945" w:type="dxa"/>
          </w:tcPr>
          <w:p w14:paraId="0CE54AA6" w14:textId="77777777" w:rsidR="001F2071" w:rsidRPr="00D1539F" w:rsidRDefault="001F2071" w:rsidP="001F2071">
            <w:pPr>
              <w:pStyle w:val="BodyText"/>
              <w:ind w:left="0"/>
              <w:rPr>
                <w:sz w:val="18"/>
                <w:szCs w:val="18"/>
              </w:rPr>
            </w:pPr>
            <w:r>
              <w:rPr>
                <w:sz w:val="18"/>
                <w:szCs w:val="18"/>
              </w:rPr>
              <w:t>N/A</w:t>
            </w:r>
          </w:p>
        </w:tc>
        <w:tc>
          <w:tcPr>
            <w:tcW w:w="1020" w:type="dxa"/>
          </w:tcPr>
          <w:p w14:paraId="0CE54AA7" w14:textId="77777777" w:rsidR="001F2071" w:rsidRPr="00D1539F" w:rsidRDefault="001F2071" w:rsidP="001F2071">
            <w:pPr>
              <w:pStyle w:val="BodyText"/>
              <w:ind w:left="0"/>
              <w:rPr>
                <w:sz w:val="18"/>
                <w:szCs w:val="18"/>
              </w:rPr>
            </w:pPr>
            <w:r>
              <w:rPr>
                <w:sz w:val="18"/>
                <w:szCs w:val="18"/>
              </w:rPr>
              <w:t>N/A</w:t>
            </w:r>
          </w:p>
        </w:tc>
        <w:tc>
          <w:tcPr>
            <w:tcW w:w="789" w:type="dxa"/>
          </w:tcPr>
          <w:p w14:paraId="0CE54AA8" w14:textId="77777777" w:rsidR="001F2071" w:rsidRPr="00D1539F" w:rsidRDefault="001F2071" w:rsidP="001F2071">
            <w:pPr>
              <w:pStyle w:val="BodyText"/>
              <w:ind w:left="0"/>
              <w:rPr>
                <w:sz w:val="18"/>
                <w:szCs w:val="18"/>
              </w:rPr>
            </w:pPr>
            <w:r>
              <w:rPr>
                <w:sz w:val="18"/>
                <w:szCs w:val="18"/>
              </w:rPr>
              <w:t>N/A</w:t>
            </w:r>
          </w:p>
        </w:tc>
      </w:tr>
      <w:tr w:rsidR="001F2071" w:rsidRPr="00AD142E" w14:paraId="0CE54AB1" w14:textId="77777777" w:rsidTr="009B1E14">
        <w:trPr>
          <w:trHeight w:val="576"/>
        </w:trPr>
        <w:tc>
          <w:tcPr>
            <w:tcW w:w="1348" w:type="dxa"/>
            <w:noWrap/>
          </w:tcPr>
          <w:p w14:paraId="0CE54AAA" w14:textId="77777777" w:rsidR="001F2071" w:rsidRPr="00091BCF" w:rsidRDefault="001F2071" w:rsidP="001F2071">
            <w:pPr>
              <w:pStyle w:val="BodyText"/>
              <w:ind w:left="0"/>
              <w:rPr>
                <w:rFonts w:cstheme="minorHAnsi"/>
                <w:sz w:val="18"/>
                <w:szCs w:val="18"/>
              </w:rPr>
            </w:pPr>
            <w:r w:rsidRPr="00091BCF">
              <w:rPr>
                <w:rFonts w:cstheme="minorHAnsi"/>
                <w:sz w:val="18"/>
                <w:szCs w:val="18"/>
              </w:rPr>
              <w:t>VIOR_3.1.26.3</w:t>
            </w:r>
          </w:p>
        </w:tc>
        <w:tc>
          <w:tcPr>
            <w:tcW w:w="686" w:type="dxa"/>
          </w:tcPr>
          <w:p w14:paraId="0CE54AAB" w14:textId="77777777" w:rsidR="001F2071" w:rsidRPr="00091BCF" w:rsidRDefault="001F2071" w:rsidP="001F2071">
            <w:pPr>
              <w:pStyle w:val="BodyText"/>
              <w:ind w:left="0"/>
              <w:rPr>
                <w:rFonts w:cstheme="minorHAnsi"/>
                <w:sz w:val="18"/>
                <w:szCs w:val="18"/>
              </w:rPr>
            </w:pPr>
            <w:r w:rsidRPr="00091BCF">
              <w:rPr>
                <w:rFonts w:cstheme="minorHAnsi"/>
                <w:sz w:val="18"/>
                <w:szCs w:val="18"/>
              </w:rPr>
              <w:t>P0</w:t>
            </w:r>
          </w:p>
        </w:tc>
        <w:tc>
          <w:tcPr>
            <w:tcW w:w="1287" w:type="dxa"/>
          </w:tcPr>
          <w:p w14:paraId="0CE54AAC"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USCC, ENGR</w:t>
            </w:r>
          </w:p>
        </w:tc>
        <w:tc>
          <w:tcPr>
            <w:tcW w:w="3811" w:type="dxa"/>
            <w:noWrap/>
          </w:tcPr>
          <w:p w14:paraId="0CE54AAD"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 xml:space="preserve">If the serving location is not available for the record our ability to provide location is degraded. </w:t>
            </w:r>
          </w:p>
        </w:tc>
        <w:tc>
          <w:tcPr>
            <w:tcW w:w="945" w:type="dxa"/>
          </w:tcPr>
          <w:p w14:paraId="0CE54AAE" w14:textId="77777777" w:rsidR="001F2071" w:rsidRPr="00D1539F" w:rsidRDefault="001F2071" w:rsidP="001F2071">
            <w:pPr>
              <w:pStyle w:val="BodyText"/>
              <w:ind w:left="0"/>
              <w:rPr>
                <w:sz w:val="18"/>
                <w:szCs w:val="18"/>
              </w:rPr>
            </w:pPr>
            <w:r>
              <w:rPr>
                <w:sz w:val="18"/>
                <w:szCs w:val="18"/>
              </w:rPr>
              <w:t>N/A</w:t>
            </w:r>
          </w:p>
        </w:tc>
        <w:tc>
          <w:tcPr>
            <w:tcW w:w="1020" w:type="dxa"/>
          </w:tcPr>
          <w:p w14:paraId="0CE54AAF" w14:textId="77777777" w:rsidR="001F2071" w:rsidRPr="00D1539F" w:rsidRDefault="001F2071" w:rsidP="001F2071">
            <w:pPr>
              <w:pStyle w:val="BodyText"/>
              <w:ind w:left="0"/>
              <w:rPr>
                <w:sz w:val="18"/>
                <w:szCs w:val="18"/>
              </w:rPr>
            </w:pPr>
            <w:r>
              <w:rPr>
                <w:sz w:val="18"/>
                <w:szCs w:val="18"/>
              </w:rPr>
              <w:t>N/A</w:t>
            </w:r>
          </w:p>
        </w:tc>
        <w:tc>
          <w:tcPr>
            <w:tcW w:w="789" w:type="dxa"/>
          </w:tcPr>
          <w:p w14:paraId="0CE54AB0" w14:textId="77777777" w:rsidR="001F2071" w:rsidRPr="00D1539F" w:rsidRDefault="001F2071" w:rsidP="001F2071">
            <w:pPr>
              <w:pStyle w:val="BodyText"/>
              <w:ind w:left="0"/>
              <w:rPr>
                <w:sz w:val="18"/>
                <w:szCs w:val="18"/>
              </w:rPr>
            </w:pPr>
            <w:r>
              <w:rPr>
                <w:sz w:val="18"/>
                <w:szCs w:val="18"/>
              </w:rPr>
              <w:t>N/A</w:t>
            </w:r>
          </w:p>
        </w:tc>
      </w:tr>
      <w:tr w:rsidR="001F2071" w:rsidRPr="00AD142E" w14:paraId="0CE54AB9" w14:textId="77777777" w:rsidTr="009B1E14">
        <w:trPr>
          <w:trHeight w:val="576"/>
        </w:trPr>
        <w:tc>
          <w:tcPr>
            <w:tcW w:w="1348" w:type="dxa"/>
            <w:noWrap/>
          </w:tcPr>
          <w:p w14:paraId="0CE54AB2" w14:textId="77777777" w:rsidR="001F2071" w:rsidRPr="00091BCF" w:rsidRDefault="001F2071" w:rsidP="001F2071">
            <w:pPr>
              <w:pStyle w:val="BodyText"/>
              <w:ind w:left="0"/>
              <w:rPr>
                <w:rFonts w:cstheme="minorHAnsi"/>
                <w:sz w:val="18"/>
                <w:szCs w:val="18"/>
              </w:rPr>
            </w:pPr>
            <w:r w:rsidRPr="00091BCF">
              <w:rPr>
                <w:rFonts w:cstheme="minorHAnsi"/>
                <w:sz w:val="18"/>
                <w:szCs w:val="18"/>
              </w:rPr>
              <w:t>VIOR_3.1.27</w:t>
            </w:r>
          </w:p>
        </w:tc>
        <w:tc>
          <w:tcPr>
            <w:tcW w:w="686" w:type="dxa"/>
          </w:tcPr>
          <w:p w14:paraId="0CE54AB3" w14:textId="77777777" w:rsidR="001F2071" w:rsidRPr="00091BCF" w:rsidRDefault="001F2071" w:rsidP="001F2071">
            <w:pPr>
              <w:pStyle w:val="BodyText"/>
              <w:ind w:left="0"/>
              <w:rPr>
                <w:rFonts w:cstheme="minorHAnsi"/>
                <w:sz w:val="18"/>
                <w:szCs w:val="18"/>
              </w:rPr>
            </w:pPr>
            <w:r w:rsidRPr="00091BCF">
              <w:rPr>
                <w:rFonts w:cstheme="minorHAnsi"/>
                <w:sz w:val="18"/>
                <w:szCs w:val="18"/>
              </w:rPr>
              <w:t>P0</w:t>
            </w:r>
          </w:p>
        </w:tc>
        <w:tc>
          <w:tcPr>
            <w:tcW w:w="1287" w:type="dxa"/>
          </w:tcPr>
          <w:p w14:paraId="0CE54AB4"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USCC</w:t>
            </w:r>
          </w:p>
        </w:tc>
        <w:tc>
          <w:tcPr>
            <w:tcW w:w="3811" w:type="dxa"/>
            <w:noWrap/>
          </w:tcPr>
          <w:p w14:paraId="0CE54AB5"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 xml:space="preserve">VoLTE roaming partners will categorize services by QCI values. </w:t>
            </w:r>
          </w:p>
        </w:tc>
        <w:tc>
          <w:tcPr>
            <w:tcW w:w="945" w:type="dxa"/>
          </w:tcPr>
          <w:p w14:paraId="0CE54AB6" w14:textId="77777777" w:rsidR="001F2071" w:rsidRPr="00D1539F" w:rsidRDefault="001F2071" w:rsidP="001F2071">
            <w:pPr>
              <w:pStyle w:val="BodyText"/>
              <w:ind w:left="0"/>
              <w:rPr>
                <w:sz w:val="18"/>
                <w:szCs w:val="18"/>
              </w:rPr>
            </w:pPr>
            <w:r>
              <w:rPr>
                <w:sz w:val="18"/>
                <w:szCs w:val="18"/>
              </w:rPr>
              <w:t>N/A</w:t>
            </w:r>
          </w:p>
        </w:tc>
        <w:tc>
          <w:tcPr>
            <w:tcW w:w="1020" w:type="dxa"/>
          </w:tcPr>
          <w:p w14:paraId="0CE54AB7" w14:textId="77777777" w:rsidR="001F2071" w:rsidRPr="00D1539F" w:rsidRDefault="001F2071" w:rsidP="001F2071">
            <w:pPr>
              <w:pStyle w:val="BodyText"/>
              <w:ind w:left="0"/>
              <w:rPr>
                <w:sz w:val="18"/>
                <w:szCs w:val="18"/>
              </w:rPr>
            </w:pPr>
            <w:r>
              <w:rPr>
                <w:sz w:val="18"/>
                <w:szCs w:val="18"/>
              </w:rPr>
              <w:t>N/A</w:t>
            </w:r>
          </w:p>
        </w:tc>
        <w:tc>
          <w:tcPr>
            <w:tcW w:w="789" w:type="dxa"/>
          </w:tcPr>
          <w:p w14:paraId="0CE54AB8" w14:textId="77777777" w:rsidR="001F2071" w:rsidRPr="00D1539F" w:rsidRDefault="001F2071" w:rsidP="001F2071">
            <w:pPr>
              <w:pStyle w:val="BodyText"/>
              <w:ind w:left="0"/>
              <w:rPr>
                <w:sz w:val="18"/>
                <w:szCs w:val="18"/>
              </w:rPr>
            </w:pPr>
            <w:r>
              <w:rPr>
                <w:sz w:val="18"/>
                <w:szCs w:val="18"/>
              </w:rPr>
              <w:t>N/A</w:t>
            </w:r>
          </w:p>
        </w:tc>
      </w:tr>
      <w:tr w:rsidR="001F2071" w:rsidRPr="00AD142E" w14:paraId="0CE54AC1" w14:textId="77777777" w:rsidTr="009B1E14">
        <w:trPr>
          <w:trHeight w:val="576"/>
        </w:trPr>
        <w:tc>
          <w:tcPr>
            <w:tcW w:w="1348" w:type="dxa"/>
            <w:noWrap/>
          </w:tcPr>
          <w:p w14:paraId="0CE54ABA" w14:textId="77777777" w:rsidR="001F2071" w:rsidRPr="00091BCF" w:rsidRDefault="001F2071" w:rsidP="001F2071">
            <w:pPr>
              <w:pStyle w:val="BodyText"/>
              <w:ind w:left="0"/>
              <w:rPr>
                <w:rFonts w:cstheme="minorHAnsi"/>
                <w:sz w:val="18"/>
                <w:szCs w:val="18"/>
              </w:rPr>
            </w:pPr>
            <w:r w:rsidRPr="00091BCF">
              <w:rPr>
                <w:rFonts w:cstheme="minorHAnsi"/>
                <w:sz w:val="18"/>
                <w:szCs w:val="18"/>
              </w:rPr>
              <w:t>VIOR_3.1.28</w:t>
            </w:r>
          </w:p>
        </w:tc>
        <w:tc>
          <w:tcPr>
            <w:tcW w:w="686" w:type="dxa"/>
          </w:tcPr>
          <w:p w14:paraId="0CE54ABB" w14:textId="77777777" w:rsidR="001F2071" w:rsidRPr="00091BCF" w:rsidRDefault="001F2071" w:rsidP="001F2071">
            <w:pPr>
              <w:pStyle w:val="BodyText"/>
              <w:ind w:left="0"/>
              <w:rPr>
                <w:rFonts w:cstheme="minorHAnsi"/>
                <w:sz w:val="18"/>
                <w:szCs w:val="18"/>
              </w:rPr>
            </w:pPr>
            <w:r w:rsidRPr="00091BCF">
              <w:rPr>
                <w:rFonts w:cstheme="minorHAnsi"/>
                <w:sz w:val="18"/>
                <w:szCs w:val="18"/>
              </w:rPr>
              <w:t>P0</w:t>
            </w:r>
          </w:p>
        </w:tc>
        <w:tc>
          <w:tcPr>
            <w:tcW w:w="1287" w:type="dxa"/>
          </w:tcPr>
          <w:p w14:paraId="0CE54ABC"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USCC</w:t>
            </w:r>
          </w:p>
        </w:tc>
        <w:tc>
          <w:tcPr>
            <w:tcW w:w="3811" w:type="dxa"/>
            <w:noWrap/>
          </w:tcPr>
          <w:p w14:paraId="0CE54ABD"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 xml:space="preserve">A reconciliation process will be defined for VoLTE roaming data. </w:t>
            </w:r>
          </w:p>
        </w:tc>
        <w:tc>
          <w:tcPr>
            <w:tcW w:w="945" w:type="dxa"/>
          </w:tcPr>
          <w:p w14:paraId="0CE54ABE" w14:textId="77777777" w:rsidR="001F2071" w:rsidRPr="00D1539F" w:rsidRDefault="001F2071" w:rsidP="001F2071">
            <w:pPr>
              <w:pStyle w:val="BodyText"/>
              <w:ind w:left="0"/>
              <w:rPr>
                <w:sz w:val="18"/>
                <w:szCs w:val="18"/>
              </w:rPr>
            </w:pPr>
            <w:r>
              <w:rPr>
                <w:sz w:val="18"/>
                <w:szCs w:val="18"/>
              </w:rPr>
              <w:t>N/A</w:t>
            </w:r>
          </w:p>
        </w:tc>
        <w:tc>
          <w:tcPr>
            <w:tcW w:w="1020" w:type="dxa"/>
          </w:tcPr>
          <w:p w14:paraId="0CE54ABF" w14:textId="77777777" w:rsidR="001F2071" w:rsidRPr="00D1539F" w:rsidRDefault="001F2071" w:rsidP="001F2071">
            <w:pPr>
              <w:pStyle w:val="BodyText"/>
              <w:ind w:left="0"/>
              <w:rPr>
                <w:sz w:val="18"/>
                <w:szCs w:val="18"/>
              </w:rPr>
            </w:pPr>
            <w:r>
              <w:rPr>
                <w:sz w:val="18"/>
                <w:szCs w:val="18"/>
              </w:rPr>
              <w:t>N/A</w:t>
            </w:r>
          </w:p>
        </w:tc>
        <w:tc>
          <w:tcPr>
            <w:tcW w:w="789" w:type="dxa"/>
          </w:tcPr>
          <w:p w14:paraId="0CE54AC0" w14:textId="77777777" w:rsidR="001F2071" w:rsidRPr="00D1539F" w:rsidRDefault="001F2071" w:rsidP="001F2071">
            <w:pPr>
              <w:pStyle w:val="BodyText"/>
              <w:ind w:left="0"/>
              <w:rPr>
                <w:sz w:val="18"/>
                <w:szCs w:val="18"/>
              </w:rPr>
            </w:pPr>
            <w:r>
              <w:rPr>
                <w:sz w:val="18"/>
                <w:szCs w:val="18"/>
              </w:rPr>
              <w:t>N/A</w:t>
            </w:r>
          </w:p>
        </w:tc>
      </w:tr>
      <w:tr w:rsidR="001F2071" w:rsidRPr="00AD142E" w14:paraId="0CE54ACC" w14:textId="77777777" w:rsidTr="009B1E14">
        <w:trPr>
          <w:trHeight w:val="576"/>
        </w:trPr>
        <w:tc>
          <w:tcPr>
            <w:tcW w:w="1348" w:type="dxa"/>
            <w:noWrap/>
          </w:tcPr>
          <w:p w14:paraId="0CE54AC2" w14:textId="77777777" w:rsidR="001F2071" w:rsidRPr="00091BCF" w:rsidRDefault="001F2071" w:rsidP="001F2071">
            <w:pPr>
              <w:pStyle w:val="BodyText"/>
              <w:ind w:left="0"/>
              <w:rPr>
                <w:rFonts w:cstheme="minorHAnsi"/>
                <w:sz w:val="18"/>
                <w:szCs w:val="18"/>
              </w:rPr>
            </w:pPr>
            <w:r w:rsidRPr="00091BCF">
              <w:rPr>
                <w:rFonts w:cstheme="minorHAnsi"/>
                <w:sz w:val="18"/>
                <w:szCs w:val="18"/>
              </w:rPr>
              <w:t>VIOR_3.1.28.1</w:t>
            </w:r>
          </w:p>
        </w:tc>
        <w:tc>
          <w:tcPr>
            <w:tcW w:w="686" w:type="dxa"/>
          </w:tcPr>
          <w:p w14:paraId="0CE54AC3" w14:textId="77777777" w:rsidR="001F2071" w:rsidRPr="00091BCF" w:rsidRDefault="001F2071" w:rsidP="001F2071">
            <w:pPr>
              <w:pStyle w:val="BodyText"/>
              <w:ind w:left="0"/>
              <w:rPr>
                <w:rFonts w:cstheme="minorHAnsi"/>
                <w:sz w:val="18"/>
                <w:szCs w:val="18"/>
              </w:rPr>
            </w:pPr>
            <w:r w:rsidRPr="00091BCF">
              <w:rPr>
                <w:rFonts w:cstheme="minorHAnsi"/>
                <w:sz w:val="18"/>
                <w:szCs w:val="18"/>
              </w:rPr>
              <w:t>P0</w:t>
            </w:r>
          </w:p>
        </w:tc>
        <w:tc>
          <w:tcPr>
            <w:tcW w:w="1287" w:type="dxa"/>
          </w:tcPr>
          <w:p w14:paraId="0CE54AC4"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USCC, Amdocs</w:t>
            </w:r>
          </w:p>
        </w:tc>
        <w:tc>
          <w:tcPr>
            <w:tcW w:w="3811" w:type="dxa"/>
            <w:noWrap/>
          </w:tcPr>
          <w:p w14:paraId="0CE54AC5"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Daily reconciliation between APRM and DCH</w:t>
            </w:r>
          </w:p>
        </w:tc>
        <w:tc>
          <w:tcPr>
            <w:tcW w:w="945" w:type="dxa"/>
          </w:tcPr>
          <w:p w14:paraId="0CE54AC6" w14:textId="77777777" w:rsidR="001F2071" w:rsidRDefault="00A5564D" w:rsidP="001F2071">
            <w:pPr>
              <w:pStyle w:val="BodyText"/>
              <w:ind w:left="0"/>
              <w:rPr>
                <w:sz w:val="18"/>
                <w:szCs w:val="18"/>
                <w:highlight w:val="yellow"/>
              </w:rPr>
            </w:pPr>
            <w:r w:rsidRPr="00A5564D">
              <w:rPr>
                <w:sz w:val="18"/>
                <w:szCs w:val="18"/>
                <w:highlight w:val="yellow"/>
              </w:rPr>
              <w:t>To be removed</w:t>
            </w:r>
          </w:p>
          <w:p w14:paraId="0CE54AC7" w14:textId="77777777" w:rsidR="00F6461A" w:rsidRPr="00A5564D" w:rsidRDefault="00F6461A" w:rsidP="001F2071">
            <w:pPr>
              <w:pStyle w:val="BodyText"/>
              <w:ind w:left="0"/>
              <w:rPr>
                <w:sz w:val="18"/>
                <w:szCs w:val="18"/>
                <w:highlight w:val="yellow"/>
              </w:rPr>
            </w:pPr>
            <w:r>
              <w:rPr>
                <w:sz w:val="18"/>
                <w:szCs w:val="18"/>
                <w:highlight w:val="yellow"/>
              </w:rPr>
              <w:t>(CR61)</w:t>
            </w:r>
          </w:p>
        </w:tc>
        <w:tc>
          <w:tcPr>
            <w:tcW w:w="1020" w:type="dxa"/>
          </w:tcPr>
          <w:p w14:paraId="0CE54AC8" w14:textId="77777777" w:rsidR="00F6461A" w:rsidRDefault="00A5564D" w:rsidP="001F2071">
            <w:pPr>
              <w:pStyle w:val="BodyText"/>
              <w:ind w:left="0"/>
              <w:rPr>
                <w:sz w:val="18"/>
                <w:szCs w:val="18"/>
                <w:highlight w:val="yellow"/>
              </w:rPr>
            </w:pPr>
            <w:r w:rsidRPr="00A5564D">
              <w:rPr>
                <w:sz w:val="18"/>
                <w:szCs w:val="18"/>
                <w:highlight w:val="yellow"/>
              </w:rPr>
              <w:t>To be removed</w:t>
            </w:r>
          </w:p>
          <w:p w14:paraId="0CE54AC9" w14:textId="77777777" w:rsidR="001F2071" w:rsidRPr="00A5564D" w:rsidRDefault="00F6461A" w:rsidP="001F2071">
            <w:pPr>
              <w:pStyle w:val="BodyText"/>
              <w:ind w:left="0"/>
              <w:rPr>
                <w:sz w:val="18"/>
                <w:szCs w:val="18"/>
                <w:highlight w:val="yellow"/>
              </w:rPr>
            </w:pPr>
            <w:r>
              <w:rPr>
                <w:sz w:val="18"/>
                <w:szCs w:val="18"/>
                <w:highlight w:val="yellow"/>
              </w:rPr>
              <w:t>(CR61)</w:t>
            </w:r>
          </w:p>
        </w:tc>
        <w:tc>
          <w:tcPr>
            <w:tcW w:w="789" w:type="dxa"/>
          </w:tcPr>
          <w:p w14:paraId="0CE54ACA" w14:textId="77777777" w:rsidR="00F6461A" w:rsidRDefault="00A5564D" w:rsidP="001F2071">
            <w:pPr>
              <w:pStyle w:val="BodyText"/>
              <w:ind w:left="0"/>
              <w:rPr>
                <w:sz w:val="18"/>
                <w:szCs w:val="18"/>
                <w:highlight w:val="yellow"/>
              </w:rPr>
            </w:pPr>
            <w:r w:rsidRPr="00A5564D">
              <w:rPr>
                <w:sz w:val="18"/>
                <w:szCs w:val="18"/>
                <w:highlight w:val="yellow"/>
              </w:rPr>
              <w:t>To be removed</w:t>
            </w:r>
          </w:p>
          <w:p w14:paraId="0CE54ACB" w14:textId="77777777" w:rsidR="001F2071" w:rsidRPr="00A5564D" w:rsidRDefault="00F6461A" w:rsidP="001F2071">
            <w:pPr>
              <w:pStyle w:val="BodyText"/>
              <w:ind w:left="0"/>
              <w:rPr>
                <w:sz w:val="18"/>
                <w:szCs w:val="18"/>
                <w:highlight w:val="yellow"/>
              </w:rPr>
            </w:pPr>
            <w:r>
              <w:rPr>
                <w:sz w:val="18"/>
                <w:szCs w:val="18"/>
                <w:highlight w:val="yellow"/>
              </w:rPr>
              <w:t>(CR61)</w:t>
            </w:r>
          </w:p>
        </w:tc>
      </w:tr>
      <w:tr w:rsidR="00A5564D" w:rsidRPr="00AD142E" w14:paraId="0CE54AD7" w14:textId="77777777" w:rsidTr="009B1E14">
        <w:trPr>
          <w:trHeight w:val="576"/>
        </w:trPr>
        <w:tc>
          <w:tcPr>
            <w:tcW w:w="1348" w:type="dxa"/>
            <w:noWrap/>
          </w:tcPr>
          <w:p w14:paraId="0CE54ACD" w14:textId="77777777" w:rsidR="00A5564D" w:rsidRPr="00091BCF" w:rsidRDefault="00A5564D" w:rsidP="00A5564D">
            <w:pPr>
              <w:pStyle w:val="BodyText"/>
              <w:ind w:left="0"/>
              <w:rPr>
                <w:rFonts w:cstheme="minorHAnsi"/>
                <w:sz w:val="18"/>
                <w:szCs w:val="18"/>
              </w:rPr>
            </w:pPr>
            <w:r w:rsidRPr="00091BCF">
              <w:rPr>
                <w:rFonts w:cstheme="minorHAnsi"/>
                <w:sz w:val="18"/>
                <w:szCs w:val="18"/>
              </w:rPr>
              <w:t>VIOR_3.1.28.1.1</w:t>
            </w:r>
          </w:p>
        </w:tc>
        <w:tc>
          <w:tcPr>
            <w:tcW w:w="686" w:type="dxa"/>
          </w:tcPr>
          <w:p w14:paraId="0CE54ACE" w14:textId="77777777" w:rsidR="00A5564D" w:rsidRPr="00091BCF" w:rsidRDefault="00A5564D" w:rsidP="00A5564D">
            <w:pPr>
              <w:pStyle w:val="BodyText"/>
              <w:ind w:left="0"/>
              <w:rPr>
                <w:rFonts w:cstheme="minorHAnsi"/>
                <w:sz w:val="18"/>
                <w:szCs w:val="18"/>
              </w:rPr>
            </w:pPr>
            <w:r w:rsidRPr="00091BCF">
              <w:rPr>
                <w:rFonts w:cstheme="minorHAnsi"/>
                <w:sz w:val="18"/>
                <w:szCs w:val="18"/>
              </w:rPr>
              <w:t>P0</w:t>
            </w:r>
          </w:p>
        </w:tc>
        <w:tc>
          <w:tcPr>
            <w:tcW w:w="1287" w:type="dxa"/>
          </w:tcPr>
          <w:p w14:paraId="0CE54ACF" w14:textId="77777777" w:rsidR="00A5564D" w:rsidRPr="00091BCF" w:rsidRDefault="00A5564D" w:rsidP="00A5564D">
            <w:pPr>
              <w:pStyle w:val="BodyText"/>
              <w:ind w:left="0"/>
              <w:rPr>
                <w:rFonts w:asciiTheme="minorHAnsi" w:hAnsiTheme="minorHAnsi" w:cstheme="minorHAnsi"/>
                <w:sz w:val="18"/>
                <w:szCs w:val="18"/>
              </w:rPr>
            </w:pPr>
            <w:r w:rsidRPr="00091BCF">
              <w:rPr>
                <w:sz w:val="18"/>
                <w:szCs w:val="18"/>
              </w:rPr>
              <w:t>Amdocs</w:t>
            </w:r>
          </w:p>
        </w:tc>
        <w:tc>
          <w:tcPr>
            <w:tcW w:w="3811" w:type="dxa"/>
            <w:noWrap/>
          </w:tcPr>
          <w:p w14:paraId="0CE54AD0" w14:textId="77777777" w:rsidR="00A5564D" w:rsidRPr="00091BCF" w:rsidRDefault="00A5564D" w:rsidP="00A5564D">
            <w:pPr>
              <w:pStyle w:val="BodyText"/>
              <w:ind w:left="0"/>
              <w:rPr>
                <w:rFonts w:asciiTheme="minorHAnsi" w:hAnsiTheme="minorHAnsi" w:cstheme="minorHAnsi"/>
                <w:sz w:val="18"/>
                <w:szCs w:val="18"/>
              </w:rPr>
            </w:pPr>
            <w:r w:rsidRPr="00091BCF">
              <w:rPr>
                <w:rFonts w:asciiTheme="minorHAnsi" w:hAnsiTheme="minorHAnsi" w:cstheme="minorHAnsi"/>
                <w:sz w:val="18"/>
                <w:szCs w:val="18"/>
              </w:rPr>
              <w:t xml:space="preserve">APRM:  Total Volume and Dollars by Carrier,  TAP filename, QCI and APN </w:t>
            </w:r>
          </w:p>
        </w:tc>
        <w:tc>
          <w:tcPr>
            <w:tcW w:w="945" w:type="dxa"/>
          </w:tcPr>
          <w:p w14:paraId="0CE54AD1" w14:textId="77777777" w:rsidR="00A5564D" w:rsidRDefault="00A5564D" w:rsidP="00A5564D">
            <w:pPr>
              <w:pStyle w:val="BodyText"/>
              <w:ind w:left="0"/>
              <w:rPr>
                <w:sz w:val="18"/>
                <w:szCs w:val="18"/>
              </w:rPr>
            </w:pPr>
            <w:r w:rsidRPr="00A5564D">
              <w:rPr>
                <w:sz w:val="18"/>
                <w:szCs w:val="18"/>
                <w:highlight w:val="yellow"/>
              </w:rPr>
              <w:t>To be removed</w:t>
            </w:r>
          </w:p>
          <w:p w14:paraId="0CE54AD2" w14:textId="77777777" w:rsidR="00F6461A" w:rsidRPr="00D1539F" w:rsidRDefault="00F6461A" w:rsidP="00A5564D">
            <w:pPr>
              <w:pStyle w:val="BodyText"/>
              <w:ind w:left="0"/>
              <w:rPr>
                <w:sz w:val="18"/>
                <w:szCs w:val="18"/>
              </w:rPr>
            </w:pPr>
            <w:r>
              <w:rPr>
                <w:sz w:val="18"/>
                <w:szCs w:val="18"/>
                <w:highlight w:val="yellow"/>
              </w:rPr>
              <w:t>(CR61)</w:t>
            </w:r>
          </w:p>
        </w:tc>
        <w:tc>
          <w:tcPr>
            <w:tcW w:w="1020" w:type="dxa"/>
          </w:tcPr>
          <w:p w14:paraId="0CE54AD3" w14:textId="77777777" w:rsidR="00A5564D" w:rsidRDefault="00A5564D" w:rsidP="00A5564D">
            <w:pPr>
              <w:pStyle w:val="BodyText"/>
              <w:ind w:left="0"/>
              <w:rPr>
                <w:sz w:val="18"/>
                <w:szCs w:val="18"/>
              </w:rPr>
            </w:pPr>
            <w:r w:rsidRPr="00A5564D">
              <w:rPr>
                <w:sz w:val="18"/>
                <w:szCs w:val="18"/>
                <w:highlight w:val="yellow"/>
              </w:rPr>
              <w:t>To be removed</w:t>
            </w:r>
          </w:p>
          <w:p w14:paraId="0CE54AD4" w14:textId="77777777" w:rsidR="00F6461A" w:rsidRPr="00D1539F" w:rsidRDefault="00F6461A" w:rsidP="00A5564D">
            <w:pPr>
              <w:pStyle w:val="BodyText"/>
              <w:ind w:left="0"/>
              <w:rPr>
                <w:sz w:val="18"/>
                <w:szCs w:val="18"/>
              </w:rPr>
            </w:pPr>
            <w:r>
              <w:rPr>
                <w:sz w:val="18"/>
                <w:szCs w:val="18"/>
                <w:highlight w:val="yellow"/>
              </w:rPr>
              <w:t>(CR61)</w:t>
            </w:r>
          </w:p>
        </w:tc>
        <w:tc>
          <w:tcPr>
            <w:tcW w:w="789" w:type="dxa"/>
          </w:tcPr>
          <w:p w14:paraId="0CE54AD5" w14:textId="77777777" w:rsidR="00A5564D" w:rsidRDefault="00A5564D" w:rsidP="00A5564D">
            <w:pPr>
              <w:pStyle w:val="BodyText"/>
              <w:ind w:left="0"/>
              <w:rPr>
                <w:sz w:val="18"/>
                <w:szCs w:val="18"/>
              </w:rPr>
            </w:pPr>
            <w:r w:rsidRPr="00A5564D">
              <w:rPr>
                <w:sz w:val="18"/>
                <w:szCs w:val="18"/>
                <w:highlight w:val="yellow"/>
              </w:rPr>
              <w:t>To be removed</w:t>
            </w:r>
          </w:p>
          <w:p w14:paraId="0CE54AD6" w14:textId="77777777" w:rsidR="00F6461A" w:rsidRPr="00D1539F" w:rsidRDefault="00F6461A" w:rsidP="00A5564D">
            <w:pPr>
              <w:pStyle w:val="BodyText"/>
              <w:ind w:left="0"/>
              <w:rPr>
                <w:sz w:val="18"/>
                <w:szCs w:val="18"/>
              </w:rPr>
            </w:pPr>
            <w:r>
              <w:rPr>
                <w:sz w:val="18"/>
                <w:szCs w:val="18"/>
                <w:highlight w:val="yellow"/>
              </w:rPr>
              <w:t>(CR61)</w:t>
            </w:r>
          </w:p>
        </w:tc>
      </w:tr>
      <w:tr w:rsidR="001F2071" w:rsidRPr="00AD142E" w14:paraId="0CE54ADF" w14:textId="77777777" w:rsidTr="009B1E14">
        <w:trPr>
          <w:trHeight w:val="576"/>
        </w:trPr>
        <w:tc>
          <w:tcPr>
            <w:tcW w:w="1348" w:type="dxa"/>
            <w:noWrap/>
          </w:tcPr>
          <w:p w14:paraId="0CE54AD8" w14:textId="77777777" w:rsidR="001F2071" w:rsidRPr="00091BCF" w:rsidRDefault="001F2071" w:rsidP="001F2071">
            <w:pPr>
              <w:pStyle w:val="BodyText"/>
              <w:ind w:left="0"/>
              <w:rPr>
                <w:rFonts w:cstheme="minorHAnsi"/>
                <w:sz w:val="18"/>
                <w:szCs w:val="18"/>
              </w:rPr>
            </w:pPr>
            <w:r w:rsidRPr="00091BCF">
              <w:rPr>
                <w:rFonts w:cstheme="minorHAnsi"/>
                <w:sz w:val="18"/>
                <w:szCs w:val="18"/>
              </w:rPr>
              <w:t>VIOR_3.1.28.1.2</w:t>
            </w:r>
          </w:p>
        </w:tc>
        <w:tc>
          <w:tcPr>
            <w:tcW w:w="686" w:type="dxa"/>
          </w:tcPr>
          <w:p w14:paraId="0CE54AD9" w14:textId="77777777" w:rsidR="001F2071" w:rsidRPr="00091BCF" w:rsidRDefault="001F2071" w:rsidP="001F2071">
            <w:pPr>
              <w:pStyle w:val="BodyText"/>
              <w:ind w:left="0"/>
              <w:rPr>
                <w:rFonts w:cstheme="minorHAnsi"/>
                <w:sz w:val="18"/>
                <w:szCs w:val="18"/>
              </w:rPr>
            </w:pPr>
            <w:r w:rsidRPr="00091BCF">
              <w:rPr>
                <w:rFonts w:cstheme="minorHAnsi"/>
                <w:sz w:val="18"/>
                <w:szCs w:val="18"/>
              </w:rPr>
              <w:t>P0</w:t>
            </w:r>
          </w:p>
        </w:tc>
        <w:tc>
          <w:tcPr>
            <w:tcW w:w="1287" w:type="dxa"/>
          </w:tcPr>
          <w:p w14:paraId="0CE54ADA" w14:textId="77777777" w:rsidR="001F2071" w:rsidRPr="00091BCF" w:rsidRDefault="001F2071" w:rsidP="001F2071">
            <w:pPr>
              <w:pStyle w:val="BodyText"/>
              <w:ind w:left="0"/>
              <w:rPr>
                <w:rFonts w:asciiTheme="minorHAnsi" w:hAnsiTheme="minorHAnsi" w:cstheme="minorHAnsi"/>
                <w:sz w:val="18"/>
                <w:szCs w:val="18"/>
              </w:rPr>
            </w:pPr>
            <w:r w:rsidRPr="00091BCF">
              <w:rPr>
                <w:rFonts w:cstheme="minorHAnsi"/>
                <w:sz w:val="18"/>
                <w:szCs w:val="18"/>
              </w:rPr>
              <w:t>USCC</w:t>
            </w:r>
          </w:p>
        </w:tc>
        <w:tc>
          <w:tcPr>
            <w:tcW w:w="3811" w:type="dxa"/>
            <w:noWrap/>
          </w:tcPr>
          <w:p w14:paraId="0CE54ADB"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DCH:  Total Volume and Dollars by Carrier,  TAP filename, QCI and APN</w:t>
            </w:r>
          </w:p>
        </w:tc>
        <w:tc>
          <w:tcPr>
            <w:tcW w:w="945" w:type="dxa"/>
          </w:tcPr>
          <w:p w14:paraId="0CE54ADC" w14:textId="77777777" w:rsidR="001F2071" w:rsidRPr="00D1539F" w:rsidRDefault="001F2071" w:rsidP="001F2071">
            <w:pPr>
              <w:pStyle w:val="BodyText"/>
              <w:ind w:left="0"/>
              <w:rPr>
                <w:sz w:val="18"/>
                <w:szCs w:val="18"/>
              </w:rPr>
            </w:pPr>
            <w:r>
              <w:rPr>
                <w:sz w:val="18"/>
                <w:szCs w:val="18"/>
              </w:rPr>
              <w:t>N/A</w:t>
            </w:r>
          </w:p>
        </w:tc>
        <w:tc>
          <w:tcPr>
            <w:tcW w:w="1020" w:type="dxa"/>
          </w:tcPr>
          <w:p w14:paraId="0CE54ADD" w14:textId="77777777" w:rsidR="001F2071" w:rsidRPr="00D1539F" w:rsidRDefault="001F2071" w:rsidP="001F2071">
            <w:pPr>
              <w:pStyle w:val="BodyText"/>
              <w:ind w:left="0"/>
              <w:rPr>
                <w:sz w:val="18"/>
                <w:szCs w:val="18"/>
              </w:rPr>
            </w:pPr>
            <w:r>
              <w:rPr>
                <w:sz w:val="18"/>
                <w:szCs w:val="18"/>
              </w:rPr>
              <w:t>N/A</w:t>
            </w:r>
          </w:p>
        </w:tc>
        <w:tc>
          <w:tcPr>
            <w:tcW w:w="789" w:type="dxa"/>
          </w:tcPr>
          <w:p w14:paraId="0CE54ADE" w14:textId="77777777" w:rsidR="001F2071" w:rsidRPr="00D1539F" w:rsidRDefault="001F2071" w:rsidP="001F2071">
            <w:pPr>
              <w:pStyle w:val="BodyText"/>
              <w:ind w:left="0"/>
              <w:rPr>
                <w:sz w:val="18"/>
                <w:szCs w:val="18"/>
              </w:rPr>
            </w:pPr>
            <w:r>
              <w:rPr>
                <w:sz w:val="18"/>
                <w:szCs w:val="18"/>
              </w:rPr>
              <w:t>N/A</w:t>
            </w:r>
          </w:p>
        </w:tc>
      </w:tr>
      <w:tr w:rsidR="00A5564D" w:rsidRPr="00AD142E" w14:paraId="0CE54AEA" w14:textId="77777777" w:rsidTr="009B1E14">
        <w:trPr>
          <w:trHeight w:val="576"/>
        </w:trPr>
        <w:tc>
          <w:tcPr>
            <w:tcW w:w="1348" w:type="dxa"/>
            <w:noWrap/>
          </w:tcPr>
          <w:p w14:paraId="0CE54AE0" w14:textId="77777777" w:rsidR="00A5564D" w:rsidRPr="00091BCF" w:rsidRDefault="00A5564D" w:rsidP="00A5564D">
            <w:pPr>
              <w:pStyle w:val="BodyText"/>
              <w:ind w:left="0"/>
              <w:rPr>
                <w:rFonts w:cstheme="minorHAnsi"/>
                <w:sz w:val="18"/>
                <w:szCs w:val="18"/>
              </w:rPr>
            </w:pPr>
            <w:r w:rsidRPr="00091BCF">
              <w:rPr>
                <w:rFonts w:cstheme="minorHAnsi"/>
                <w:sz w:val="18"/>
                <w:szCs w:val="18"/>
              </w:rPr>
              <w:lastRenderedPageBreak/>
              <w:t>VIOR_3.1.28.1.3</w:t>
            </w:r>
          </w:p>
        </w:tc>
        <w:tc>
          <w:tcPr>
            <w:tcW w:w="686" w:type="dxa"/>
          </w:tcPr>
          <w:p w14:paraId="0CE54AE1" w14:textId="77777777" w:rsidR="00A5564D" w:rsidRPr="00091BCF" w:rsidRDefault="00A5564D" w:rsidP="00A5564D">
            <w:pPr>
              <w:pStyle w:val="BodyText"/>
              <w:ind w:left="0"/>
              <w:rPr>
                <w:rFonts w:cstheme="minorHAnsi"/>
                <w:sz w:val="18"/>
                <w:szCs w:val="18"/>
              </w:rPr>
            </w:pPr>
            <w:r w:rsidRPr="00091BCF">
              <w:rPr>
                <w:rFonts w:cstheme="minorHAnsi"/>
                <w:sz w:val="18"/>
                <w:szCs w:val="18"/>
              </w:rPr>
              <w:t>P0</w:t>
            </w:r>
          </w:p>
        </w:tc>
        <w:tc>
          <w:tcPr>
            <w:tcW w:w="1287" w:type="dxa"/>
          </w:tcPr>
          <w:p w14:paraId="0CE54AE2" w14:textId="77777777" w:rsidR="00A5564D" w:rsidRPr="00091BCF" w:rsidRDefault="00A5564D" w:rsidP="00A5564D">
            <w:pPr>
              <w:pStyle w:val="BodyText"/>
              <w:ind w:left="0"/>
              <w:rPr>
                <w:rFonts w:asciiTheme="minorHAnsi" w:hAnsiTheme="minorHAnsi" w:cstheme="minorHAnsi"/>
                <w:sz w:val="18"/>
                <w:szCs w:val="18"/>
              </w:rPr>
            </w:pPr>
            <w:r w:rsidRPr="00091BCF">
              <w:rPr>
                <w:rFonts w:cstheme="minorHAnsi"/>
                <w:sz w:val="18"/>
                <w:szCs w:val="18"/>
              </w:rPr>
              <w:t>USCC, Amdocs</w:t>
            </w:r>
          </w:p>
        </w:tc>
        <w:tc>
          <w:tcPr>
            <w:tcW w:w="3811" w:type="dxa"/>
            <w:noWrap/>
          </w:tcPr>
          <w:p w14:paraId="0CE54AE3" w14:textId="77777777" w:rsidR="00A5564D" w:rsidRPr="00091BCF" w:rsidRDefault="00A5564D" w:rsidP="00A5564D">
            <w:pPr>
              <w:pStyle w:val="BodyText"/>
              <w:ind w:left="0"/>
              <w:rPr>
                <w:rFonts w:asciiTheme="minorHAnsi" w:hAnsiTheme="minorHAnsi" w:cstheme="minorHAnsi"/>
                <w:sz w:val="18"/>
                <w:szCs w:val="18"/>
              </w:rPr>
            </w:pPr>
            <w:r w:rsidRPr="00091BCF">
              <w:rPr>
                <w:rFonts w:asciiTheme="minorHAnsi" w:hAnsiTheme="minorHAnsi" w:cstheme="minorHAnsi"/>
                <w:sz w:val="18"/>
                <w:szCs w:val="18"/>
              </w:rPr>
              <w:t xml:space="preserve">Daily notification of  the reconciliation </w:t>
            </w:r>
          </w:p>
        </w:tc>
        <w:tc>
          <w:tcPr>
            <w:tcW w:w="945" w:type="dxa"/>
          </w:tcPr>
          <w:p w14:paraId="0CE54AE4" w14:textId="77777777" w:rsidR="00A5564D" w:rsidRDefault="00A5564D" w:rsidP="00A5564D">
            <w:pPr>
              <w:pStyle w:val="BodyText"/>
              <w:ind w:left="0"/>
              <w:rPr>
                <w:sz w:val="18"/>
                <w:szCs w:val="18"/>
              </w:rPr>
            </w:pPr>
            <w:r w:rsidRPr="00A5564D">
              <w:rPr>
                <w:sz w:val="18"/>
                <w:szCs w:val="18"/>
                <w:highlight w:val="yellow"/>
              </w:rPr>
              <w:t>To be removed</w:t>
            </w:r>
          </w:p>
          <w:p w14:paraId="0CE54AE5" w14:textId="77777777" w:rsidR="00F6461A" w:rsidRPr="00D1539F" w:rsidRDefault="00F6461A" w:rsidP="00A5564D">
            <w:pPr>
              <w:pStyle w:val="BodyText"/>
              <w:ind w:left="0"/>
              <w:rPr>
                <w:sz w:val="18"/>
                <w:szCs w:val="18"/>
              </w:rPr>
            </w:pPr>
            <w:r>
              <w:rPr>
                <w:sz w:val="18"/>
                <w:szCs w:val="18"/>
                <w:highlight w:val="yellow"/>
              </w:rPr>
              <w:t>(CR61)</w:t>
            </w:r>
          </w:p>
        </w:tc>
        <w:tc>
          <w:tcPr>
            <w:tcW w:w="1020" w:type="dxa"/>
          </w:tcPr>
          <w:p w14:paraId="0CE54AE6" w14:textId="77777777" w:rsidR="00A5564D" w:rsidRDefault="00A5564D" w:rsidP="00A5564D">
            <w:pPr>
              <w:pStyle w:val="BodyText"/>
              <w:ind w:left="0"/>
              <w:rPr>
                <w:sz w:val="18"/>
                <w:szCs w:val="18"/>
              </w:rPr>
            </w:pPr>
            <w:r w:rsidRPr="00A5564D">
              <w:rPr>
                <w:sz w:val="18"/>
                <w:szCs w:val="18"/>
                <w:highlight w:val="yellow"/>
              </w:rPr>
              <w:t>To be removed</w:t>
            </w:r>
          </w:p>
          <w:p w14:paraId="0CE54AE7" w14:textId="77777777" w:rsidR="00F6461A" w:rsidRPr="00D1539F" w:rsidRDefault="00F6461A" w:rsidP="00A5564D">
            <w:pPr>
              <w:pStyle w:val="BodyText"/>
              <w:ind w:left="0"/>
              <w:rPr>
                <w:sz w:val="18"/>
                <w:szCs w:val="18"/>
              </w:rPr>
            </w:pPr>
            <w:r>
              <w:rPr>
                <w:sz w:val="18"/>
                <w:szCs w:val="18"/>
                <w:highlight w:val="yellow"/>
              </w:rPr>
              <w:t>(CR61)</w:t>
            </w:r>
          </w:p>
        </w:tc>
        <w:tc>
          <w:tcPr>
            <w:tcW w:w="789" w:type="dxa"/>
          </w:tcPr>
          <w:p w14:paraId="0CE54AE8" w14:textId="77777777" w:rsidR="00A5564D" w:rsidRDefault="00A5564D" w:rsidP="00A5564D">
            <w:pPr>
              <w:pStyle w:val="BodyText"/>
              <w:ind w:left="0"/>
              <w:rPr>
                <w:sz w:val="18"/>
                <w:szCs w:val="18"/>
              </w:rPr>
            </w:pPr>
            <w:r w:rsidRPr="00A5564D">
              <w:rPr>
                <w:sz w:val="18"/>
                <w:szCs w:val="18"/>
                <w:highlight w:val="yellow"/>
              </w:rPr>
              <w:t>To be removed</w:t>
            </w:r>
          </w:p>
          <w:p w14:paraId="0CE54AE9" w14:textId="77777777" w:rsidR="00F6461A" w:rsidRPr="00D1539F" w:rsidRDefault="00F6461A" w:rsidP="00A5564D">
            <w:pPr>
              <w:pStyle w:val="BodyText"/>
              <w:ind w:left="0"/>
              <w:rPr>
                <w:sz w:val="18"/>
                <w:szCs w:val="18"/>
              </w:rPr>
            </w:pPr>
            <w:r>
              <w:rPr>
                <w:sz w:val="18"/>
                <w:szCs w:val="18"/>
                <w:highlight w:val="yellow"/>
              </w:rPr>
              <w:t>(CR61)</w:t>
            </w:r>
          </w:p>
        </w:tc>
      </w:tr>
      <w:tr w:rsidR="00A5564D" w:rsidRPr="00AD142E" w14:paraId="0CE54AF5" w14:textId="77777777" w:rsidTr="009B1E14">
        <w:trPr>
          <w:trHeight w:val="576"/>
        </w:trPr>
        <w:tc>
          <w:tcPr>
            <w:tcW w:w="1348" w:type="dxa"/>
            <w:noWrap/>
          </w:tcPr>
          <w:p w14:paraId="0CE54AEB" w14:textId="77777777" w:rsidR="00A5564D" w:rsidRPr="00091BCF" w:rsidRDefault="00A5564D" w:rsidP="00A5564D">
            <w:pPr>
              <w:pStyle w:val="BodyText"/>
              <w:ind w:left="0"/>
              <w:rPr>
                <w:rFonts w:cstheme="minorHAnsi"/>
                <w:sz w:val="18"/>
                <w:szCs w:val="18"/>
              </w:rPr>
            </w:pPr>
            <w:r w:rsidRPr="00091BCF">
              <w:rPr>
                <w:rFonts w:cstheme="minorHAnsi"/>
                <w:sz w:val="18"/>
                <w:szCs w:val="18"/>
              </w:rPr>
              <w:t>VIOR_3.1.28.2</w:t>
            </w:r>
          </w:p>
        </w:tc>
        <w:tc>
          <w:tcPr>
            <w:tcW w:w="686" w:type="dxa"/>
          </w:tcPr>
          <w:p w14:paraId="0CE54AEC" w14:textId="77777777" w:rsidR="00A5564D" w:rsidRPr="00091BCF" w:rsidRDefault="00A5564D" w:rsidP="00A5564D">
            <w:pPr>
              <w:pStyle w:val="BodyText"/>
              <w:ind w:left="0"/>
              <w:rPr>
                <w:rFonts w:cstheme="minorHAnsi"/>
                <w:sz w:val="18"/>
                <w:szCs w:val="18"/>
              </w:rPr>
            </w:pPr>
            <w:r w:rsidRPr="00091BCF">
              <w:rPr>
                <w:rFonts w:cstheme="minorHAnsi"/>
                <w:sz w:val="18"/>
                <w:szCs w:val="18"/>
              </w:rPr>
              <w:t>P0</w:t>
            </w:r>
          </w:p>
        </w:tc>
        <w:tc>
          <w:tcPr>
            <w:tcW w:w="1287" w:type="dxa"/>
          </w:tcPr>
          <w:p w14:paraId="0CE54AED" w14:textId="77777777" w:rsidR="00A5564D" w:rsidRPr="00091BCF" w:rsidRDefault="00A5564D" w:rsidP="00A5564D">
            <w:pPr>
              <w:pStyle w:val="BodyText"/>
              <w:ind w:left="0"/>
              <w:rPr>
                <w:rFonts w:asciiTheme="minorHAnsi" w:hAnsiTheme="minorHAnsi" w:cstheme="minorHAnsi"/>
                <w:sz w:val="18"/>
                <w:szCs w:val="18"/>
              </w:rPr>
            </w:pPr>
            <w:r w:rsidRPr="00091BCF">
              <w:rPr>
                <w:rFonts w:cstheme="minorHAnsi"/>
                <w:sz w:val="18"/>
                <w:szCs w:val="18"/>
              </w:rPr>
              <w:t>USCC Amdocs</w:t>
            </w:r>
          </w:p>
        </w:tc>
        <w:tc>
          <w:tcPr>
            <w:tcW w:w="3811" w:type="dxa"/>
            <w:noWrap/>
          </w:tcPr>
          <w:p w14:paraId="0CE54AEE" w14:textId="77777777" w:rsidR="00A5564D" w:rsidRPr="00091BCF" w:rsidRDefault="00A5564D" w:rsidP="00A5564D">
            <w:pPr>
              <w:pStyle w:val="BodyText"/>
              <w:ind w:left="0"/>
              <w:rPr>
                <w:rFonts w:asciiTheme="minorHAnsi" w:hAnsiTheme="minorHAnsi" w:cstheme="minorHAnsi"/>
                <w:sz w:val="18"/>
                <w:szCs w:val="18"/>
              </w:rPr>
            </w:pPr>
            <w:r w:rsidRPr="00091BCF">
              <w:rPr>
                <w:rFonts w:asciiTheme="minorHAnsi" w:hAnsiTheme="minorHAnsi" w:cstheme="minorHAnsi"/>
                <w:sz w:val="18"/>
                <w:szCs w:val="18"/>
              </w:rPr>
              <w:t>Bi-monthly reconciliation between SAP and APRM</w:t>
            </w:r>
          </w:p>
        </w:tc>
        <w:tc>
          <w:tcPr>
            <w:tcW w:w="945" w:type="dxa"/>
          </w:tcPr>
          <w:p w14:paraId="0CE54AEF" w14:textId="77777777" w:rsidR="00A5564D" w:rsidRDefault="00A5564D" w:rsidP="00A5564D">
            <w:pPr>
              <w:pStyle w:val="BodyText"/>
              <w:ind w:left="0"/>
              <w:rPr>
                <w:sz w:val="18"/>
                <w:szCs w:val="18"/>
              </w:rPr>
            </w:pPr>
            <w:r w:rsidRPr="00A5564D">
              <w:rPr>
                <w:sz w:val="18"/>
                <w:szCs w:val="18"/>
                <w:highlight w:val="yellow"/>
              </w:rPr>
              <w:t>To be removed</w:t>
            </w:r>
          </w:p>
          <w:p w14:paraId="0CE54AF0" w14:textId="77777777" w:rsidR="00F6461A" w:rsidRPr="00D1539F" w:rsidRDefault="00F6461A" w:rsidP="00A5564D">
            <w:pPr>
              <w:pStyle w:val="BodyText"/>
              <w:ind w:left="0"/>
              <w:rPr>
                <w:sz w:val="18"/>
                <w:szCs w:val="18"/>
              </w:rPr>
            </w:pPr>
            <w:r>
              <w:rPr>
                <w:sz w:val="18"/>
                <w:szCs w:val="18"/>
                <w:highlight w:val="yellow"/>
              </w:rPr>
              <w:t>(CR61)</w:t>
            </w:r>
          </w:p>
        </w:tc>
        <w:tc>
          <w:tcPr>
            <w:tcW w:w="1020" w:type="dxa"/>
          </w:tcPr>
          <w:p w14:paraId="0CE54AF1" w14:textId="77777777" w:rsidR="00A5564D" w:rsidRDefault="00A5564D" w:rsidP="00A5564D">
            <w:pPr>
              <w:pStyle w:val="BodyText"/>
              <w:ind w:left="0"/>
              <w:rPr>
                <w:sz w:val="18"/>
                <w:szCs w:val="18"/>
              </w:rPr>
            </w:pPr>
            <w:r w:rsidRPr="00A5564D">
              <w:rPr>
                <w:sz w:val="18"/>
                <w:szCs w:val="18"/>
                <w:highlight w:val="yellow"/>
              </w:rPr>
              <w:t>To be removed</w:t>
            </w:r>
          </w:p>
          <w:p w14:paraId="0CE54AF2" w14:textId="77777777" w:rsidR="00F6461A" w:rsidRPr="00D1539F" w:rsidRDefault="00F6461A" w:rsidP="00A5564D">
            <w:pPr>
              <w:pStyle w:val="BodyText"/>
              <w:ind w:left="0"/>
              <w:rPr>
                <w:sz w:val="18"/>
                <w:szCs w:val="18"/>
              </w:rPr>
            </w:pPr>
            <w:r>
              <w:rPr>
                <w:sz w:val="18"/>
                <w:szCs w:val="18"/>
                <w:highlight w:val="yellow"/>
              </w:rPr>
              <w:t>(CR61)</w:t>
            </w:r>
          </w:p>
        </w:tc>
        <w:tc>
          <w:tcPr>
            <w:tcW w:w="789" w:type="dxa"/>
          </w:tcPr>
          <w:p w14:paraId="0CE54AF3" w14:textId="77777777" w:rsidR="00A5564D" w:rsidRDefault="00A5564D" w:rsidP="00A5564D">
            <w:pPr>
              <w:pStyle w:val="BodyText"/>
              <w:ind w:left="0"/>
              <w:rPr>
                <w:sz w:val="18"/>
                <w:szCs w:val="18"/>
              </w:rPr>
            </w:pPr>
            <w:r w:rsidRPr="00A5564D">
              <w:rPr>
                <w:sz w:val="18"/>
                <w:szCs w:val="18"/>
                <w:highlight w:val="yellow"/>
              </w:rPr>
              <w:t>To be removed</w:t>
            </w:r>
          </w:p>
          <w:p w14:paraId="0CE54AF4" w14:textId="77777777" w:rsidR="00F6461A" w:rsidRPr="00D1539F" w:rsidRDefault="00F6461A" w:rsidP="00A5564D">
            <w:pPr>
              <w:pStyle w:val="BodyText"/>
              <w:ind w:left="0"/>
              <w:rPr>
                <w:sz w:val="18"/>
                <w:szCs w:val="18"/>
              </w:rPr>
            </w:pPr>
            <w:r>
              <w:rPr>
                <w:sz w:val="18"/>
                <w:szCs w:val="18"/>
                <w:highlight w:val="yellow"/>
              </w:rPr>
              <w:t>(CR61)</w:t>
            </w:r>
          </w:p>
        </w:tc>
      </w:tr>
      <w:tr w:rsidR="001F2071" w:rsidRPr="00AD142E" w14:paraId="0CE54AFD" w14:textId="77777777" w:rsidTr="009B1E14">
        <w:trPr>
          <w:trHeight w:val="576"/>
        </w:trPr>
        <w:tc>
          <w:tcPr>
            <w:tcW w:w="1348" w:type="dxa"/>
            <w:noWrap/>
          </w:tcPr>
          <w:p w14:paraId="0CE54AF6" w14:textId="77777777" w:rsidR="001F2071" w:rsidRPr="00091BCF" w:rsidRDefault="001F2071" w:rsidP="001F2071">
            <w:pPr>
              <w:pStyle w:val="BodyText"/>
              <w:ind w:left="0"/>
              <w:rPr>
                <w:rFonts w:cstheme="minorHAnsi"/>
                <w:sz w:val="18"/>
                <w:szCs w:val="18"/>
              </w:rPr>
            </w:pPr>
            <w:r w:rsidRPr="00091BCF">
              <w:rPr>
                <w:rFonts w:cstheme="minorHAnsi"/>
                <w:sz w:val="18"/>
                <w:szCs w:val="18"/>
              </w:rPr>
              <w:t>VIOR_3.1.28.2.1</w:t>
            </w:r>
          </w:p>
        </w:tc>
        <w:tc>
          <w:tcPr>
            <w:tcW w:w="686" w:type="dxa"/>
          </w:tcPr>
          <w:p w14:paraId="0CE54AF7" w14:textId="77777777" w:rsidR="001F2071" w:rsidRPr="00091BCF" w:rsidRDefault="001F2071" w:rsidP="001F2071">
            <w:pPr>
              <w:pStyle w:val="BodyText"/>
              <w:ind w:left="0"/>
              <w:rPr>
                <w:rFonts w:cstheme="minorHAnsi"/>
                <w:sz w:val="18"/>
                <w:szCs w:val="18"/>
              </w:rPr>
            </w:pPr>
            <w:r w:rsidRPr="00091BCF">
              <w:rPr>
                <w:rFonts w:cstheme="minorHAnsi"/>
                <w:sz w:val="18"/>
                <w:szCs w:val="18"/>
              </w:rPr>
              <w:t>P0</w:t>
            </w:r>
          </w:p>
        </w:tc>
        <w:tc>
          <w:tcPr>
            <w:tcW w:w="1287" w:type="dxa"/>
          </w:tcPr>
          <w:p w14:paraId="0CE54AF8" w14:textId="77777777" w:rsidR="001F2071" w:rsidRPr="00091BCF" w:rsidRDefault="001F2071" w:rsidP="001F2071">
            <w:pPr>
              <w:pStyle w:val="BodyText"/>
              <w:ind w:left="0"/>
              <w:rPr>
                <w:rFonts w:asciiTheme="minorHAnsi" w:hAnsiTheme="minorHAnsi" w:cstheme="minorHAnsi"/>
                <w:sz w:val="18"/>
                <w:szCs w:val="18"/>
              </w:rPr>
            </w:pPr>
            <w:r w:rsidRPr="00091BCF">
              <w:rPr>
                <w:rFonts w:cstheme="minorHAnsi"/>
                <w:sz w:val="18"/>
                <w:szCs w:val="18"/>
              </w:rPr>
              <w:t>USCC</w:t>
            </w:r>
          </w:p>
        </w:tc>
        <w:tc>
          <w:tcPr>
            <w:tcW w:w="3811" w:type="dxa"/>
            <w:noWrap/>
          </w:tcPr>
          <w:p w14:paraId="0CE54AF9"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SAP:  Total Dollars by Company Code by GL Account</w:t>
            </w:r>
          </w:p>
        </w:tc>
        <w:tc>
          <w:tcPr>
            <w:tcW w:w="945" w:type="dxa"/>
          </w:tcPr>
          <w:p w14:paraId="0CE54AFA" w14:textId="77777777" w:rsidR="001F2071" w:rsidRPr="00D1539F" w:rsidRDefault="001F2071" w:rsidP="001F2071">
            <w:pPr>
              <w:pStyle w:val="BodyText"/>
              <w:ind w:left="0"/>
              <w:rPr>
                <w:sz w:val="18"/>
                <w:szCs w:val="18"/>
              </w:rPr>
            </w:pPr>
            <w:r>
              <w:rPr>
                <w:sz w:val="18"/>
                <w:szCs w:val="18"/>
              </w:rPr>
              <w:t>N/A</w:t>
            </w:r>
          </w:p>
        </w:tc>
        <w:tc>
          <w:tcPr>
            <w:tcW w:w="1020" w:type="dxa"/>
          </w:tcPr>
          <w:p w14:paraId="0CE54AFB" w14:textId="77777777" w:rsidR="001F2071" w:rsidRPr="00D1539F" w:rsidRDefault="001F2071" w:rsidP="001F2071">
            <w:pPr>
              <w:pStyle w:val="BodyText"/>
              <w:ind w:left="0"/>
              <w:rPr>
                <w:sz w:val="18"/>
                <w:szCs w:val="18"/>
              </w:rPr>
            </w:pPr>
            <w:r>
              <w:rPr>
                <w:sz w:val="18"/>
                <w:szCs w:val="18"/>
              </w:rPr>
              <w:t>N/A</w:t>
            </w:r>
          </w:p>
        </w:tc>
        <w:tc>
          <w:tcPr>
            <w:tcW w:w="789" w:type="dxa"/>
          </w:tcPr>
          <w:p w14:paraId="0CE54AFC" w14:textId="77777777" w:rsidR="001F2071" w:rsidRPr="00D1539F" w:rsidRDefault="001F2071" w:rsidP="001F2071">
            <w:pPr>
              <w:pStyle w:val="BodyText"/>
              <w:ind w:left="0"/>
              <w:rPr>
                <w:sz w:val="18"/>
                <w:szCs w:val="18"/>
              </w:rPr>
            </w:pPr>
            <w:r>
              <w:rPr>
                <w:sz w:val="18"/>
                <w:szCs w:val="18"/>
              </w:rPr>
              <w:t>N/A</w:t>
            </w:r>
          </w:p>
        </w:tc>
      </w:tr>
      <w:tr w:rsidR="00A5564D" w:rsidRPr="00AD142E" w14:paraId="0CE54B08" w14:textId="77777777" w:rsidTr="009B1E14">
        <w:trPr>
          <w:trHeight w:val="576"/>
        </w:trPr>
        <w:tc>
          <w:tcPr>
            <w:tcW w:w="1348" w:type="dxa"/>
            <w:noWrap/>
          </w:tcPr>
          <w:p w14:paraId="0CE54AFE" w14:textId="77777777" w:rsidR="00A5564D" w:rsidRPr="00091BCF" w:rsidRDefault="00A5564D" w:rsidP="00A5564D">
            <w:pPr>
              <w:pStyle w:val="BodyText"/>
              <w:ind w:left="0"/>
              <w:rPr>
                <w:rFonts w:cstheme="minorHAnsi"/>
                <w:sz w:val="18"/>
                <w:szCs w:val="18"/>
              </w:rPr>
            </w:pPr>
            <w:r w:rsidRPr="00091BCF">
              <w:rPr>
                <w:rFonts w:cstheme="minorHAnsi"/>
                <w:sz w:val="18"/>
                <w:szCs w:val="18"/>
              </w:rPr>
              <w:t>VIOR_3.1.28.2.2</w:t>
            </w:r>
          </w:p>
        </w:tc>
        <w:tc>
          <w:tcPr>
            <w:tcW w:w="686" w:type="dxa"/>
          </w:tcPr>
          <w:p w14:paraId="0CE54AFF" w14:textId="77777777" w:rsidR="00A5564D" w:rsidRPr="00091BCF" w:rsidRDefault="00A5564D" w:rsidP="00A5564D">
            <w:pPr>
              <w:pStyle w:val="BodyText"/>
              <w:ind w:left="0"/>
              <w:rPr>
                <w:rFonts w:cstheme="minorHAnsi"/>
                <w:sz w:val="18"/>
                <w:szCs w:val="18"/>
              </w:rPr>
            </w:pPr>
            <w:r w:rsidRPr="00091BCF">
              <w:rPr>
                <w:rFonts w:cstheme="minorHAnsi"/>
                <w:sz w:val="18"/>
                <w:szCs w:val="18"/>
              </w:rPr>
              <w:t>P0</w:t>
            </w:r>
          </w:p>
        </w:tc>
        <w:tc>
          <w:tcPr>
            <w:tcW w:w="1287" w:type="dxa"/>
          </w:tcPr>
          <w:p w14:paraId="0CE54B00" w14:textId="77777777" w:rsidR="00A5564D" w:rsidRPr="00091BCF" w:rsidRDefault="00A5564D" w:rsidP="00A5564D">
            <w:pPr>
              <w:pStyle w:val="BodyText"/>
              <w:ind w:left="0"/>
              <w:rPr>
                <w:rFonts w:asciiTheme="minorHAnsi" w:hAnsiTheme="minorHAnsi" w:cstheme="minorHAnsi"/>
                <w:sz w:val="18"/>
                <w:szCs w:val="18"/>
              </w:rPr>
            </w:pPr>
            <w:r w:rsidRPr="00091BCF">
              <w:rPr>
                <w:rFonts w:cstheme="minorHAnsi"/>
                <w:sz w:val="18"/>
                <w:szCs w:val="18"/>
              </w:rPr>
              <w:t>Amdocs</w:t>
            </w:r>
          </w:p>
        </w:tc>
        <w:tc>
          <w:tcPr>
            <w:tcW w:w="3811" w:type="dxa"/>
            <w:noWrap/>
          </w:tcPr>
          <w:p w14:paraId="0CE54B01" w14:textId="77777777" w:rsidR="00A5564D" w:rsidRPr="00091BCF" w:rsidRDefault="00A5564D" w:rsidP="00A5564D">
            <w:pPr>
              <w:pStyle w:val="BodyText"/>
              <w:ind w:left="0"/>
              <w:rPr>
                <w:rFonts w:asciiTheme="minorHAnsi" w:hAnsiTheme="minorHAnsi" w:cstheme="minorHAnsi"/>
                <w:sz w:val="18"/>
                <w:szCs w:val="18"/>
              </w:rPr>
            </w:pPr>
            <w:r w:rsidRPr="00091BCF">
              <w:rPr>
                <w:rFonts w:asciiTheme="minorHAnsi" w:hAnsiTheme="minorHAnsi" w:cstheme="minorHAnsi"/>
                <w:sz w:val="18"/>
                <w:szCs w:val="18"/>
              </w:rPr>
              <w:t>APRM:  Total Dollars by Company Code  by Service Type</w:t>
            </w:r>
          </w:p>
        </w:tc>
        <w:tc>
          <w:tcPr>
            <w:tcW w:w="945" w:type="dxa"/>
          </w:tcPr>
          <w:p w14:paraId="0CE54B02" w14:textId="77777777" w:rsidR="00A5564D" w:rsidRDefault="00A5564D" w:rsidP="00A5564D">
            <w:pPr>
              <w:pStyle w:val="BodyText"/>
              <w:ind w:left="0"/>
              <w:rPr>
                <w:sz w:val="18"/>
                <w:szCs w:val="18"/>
              </w:rPr>
            </w:pPr>
            <w:r w:rsidRPr="00A5564D">
              <w:rPr>
                <w:sz w:val="18"/>
                <w:szCs w:val="18"/>
                <w:highlight w:val="yellow"/>
              </w:rPr>
              <w:t>To be removed</w:t>
            </w:r>
          </w:p>
          <w:p w14:paraId="0CE54B03" w14:textId="77777777" w:rsidR="00F6461A" w:rsidRPr="00D1539F" w:rsidRDefault="00F6461A" w:rsidP="00A5564D">
            <w:pPr>
              <w:pStyle w:val="BodyText"/>
              <w:ind w:left="0"/>
              <w:rPr>
                <w:sz w:val="18"/>
                <w:szCs w:val="18"/>
              </w:rPr>
            </w:pPr>
            <w:r>
              <w:rPr>
                <w:sz w:val="18"/>
                <w:szCs w:val="18"/>
                <w:highlight w:val="yellow"/>
              </w:rPr>
              <w:t>(CR61)</w:t>
            </w:r>
          </w:p>
        </w:tc>
        <w:tc>
          <w:tcPr>
            <w:tcW w:w="1020" w:type="dxa"/>
          </w:tcPr>
          <w:p w14:paraId="0CE54B04" w14:textId="77777777" w:rsidR="00A5564D" w:rsidRDefault="00A5564D" w:rsidP="00A5564D">
            <w:pPr>
              <w:pStyle w:val="BodyText"/>
              <w:ind w:left="0"/>
              <w:rPr>
                <w:sz w:val="18"/>
                <w:szCs w:val="18"/>
              </w:rPr>
            </w:pPr>
            <w:r w:rsidRPr="00A5564D">
              <w:rPr>
                <w:sz w:val="18"/>
                <w:szCs w:val="18"/>
                <w:highlight w:val="yellow"/>
              </w:rPr>
              <w:t>To be removed</w:t>
            </w:r>
          </w:p>
          <w:p w14:paraId="0CE54B05" w14:textId="77777777" w:rsidR="00F6461A" w:rsidRPr="00D1539F" w:rsidRDefault="00F6461A" w:rsidP="00A5564D">
            <w:pPr>
              <w:pStyle w:val="BodyText"/>
              <w:ind w:left="0"/>
              <w:rPr>
                <w:sz w:val="18"/>
                <w:szCs w:val="18"/>
              </w:rPr>
            </w:pPr>
            <w:r>
              <w:rPr>
                <w:sz w:val="18"/>
                <w:szCs w:val="18"/>
                <w:highlight w:val="yellow"/>
              </w:rPr>
              <w:t>(CR61)</w:t>
            </w:r>
          </w:p>
        </w:tc>
        <w:tc>
          <w:tcPr>
            <w:tcW w:w="789" w:type="dxa"/>
          </w:tcPr>
          <w:p w14:paraId="0CE54B06" w14:textId="77777777" w:rsidR="00A5564D" w:rsidRDefault="00A5564D" w:rsidP="00A5564D">
            <w:pPr>
              <w:pStyle w:val="BodyText"/>
              <w:ind w:left="0"/>
              <w:rPr>
                <w:sz w:val="18"/>
                <w:szCs w:val="18"/>
              </w:rPr>
            </w:pPr>
            <w:r w:rsidRPr="00A5564D">
              <w:rPr>
                <w:sz w:val="18"/>
                <w:szCs w:val="18"/>
                <w:highlight w:val="yellow"/>
              </w:rPr>
              <w:t>To be removed</w:t>
            </w:r>
          </w:p>
          <w:p w14:paraId="0CE54B07" w14:textId="77777777" w:rsidR="00F6461A" w:rsidRPr="00D1539F" w:rsidRDefault="00F6461A" w:rsidP="00A5564D">
            <w:pPr>
              <w:pStyle w:val="BodyText"/>
              <w:ind w:left="0"/>
              <w:rPr>
                <w:sz w:val="18"/>
                <w:szCs w:val="18"/>
              </w:rPr>
            </w:pPr>
            <w:r>
              <w:rPr>
                <w:sz w:val="18"/>
                <w:szCs w:val="18"/>
                <w:highlight w:val="yellow"/>
              </w:rPr>
              <w:t>(CR61)</w:t>
            </w:r>
          </w:p>
        </w:tc>
      </w:tr>
      <w:tr w:rsidR="00A5564D" w:rsidRPr="00AD142E" w14:paraId="0CE54B13" w14:textId="77777777" w:rsidTr="009B1E14">
        <w:trPr>
          <w:trHeight w:val="576"/>
        </w:trPr>
        <w:tc>
          <w:tcPr>
            <w:tcW w:w="1348" w:type="dxa"/>
            <w:noWrap/>
          </w:tcPr>
          <w:p w14:paraId="0CE54B09" w14:textId="77777777" w:rsidR="00A5564D" w:rsidRPr="00091BCF" w:rsidRDefault="00A5564D" w:rsidP="00A5564D">
            <w:pPr>
              <w:pStyle w:val="BodyText"/>
              <w:ind w:left="0"/>
              <w:rPr>
                <w:rFonts w:cstheme="minorHAnsi"/>
                <w:sz w:val="18"/>
                <w:szCs w:val="18"/>
              </w:rPr>
            </w:pPr>
            <w:r w:rsidRPr="00091BCF">
              <w:rPr>
                <w:rFonts w:cstheme="minorHAnsi"/>
                <w:sz w:val="18"/>
                <w:szCs w:val="18"/>
              </w:rPr>
              <w:t>VIOR_3.1.28.2.3</w:t>
            </w:r>
          </w:p>
        </w:tc>
        <w:tc>
          <w:tcPr>
            <w:tcW w:w="686" w:type="dxa"/>
          </w:tcPr>
          <w:p w14:paraId="0CE54B0A" w14:textId="77777777" w:rsidR="00A5564D" w:rsidRPr="00091BCF" w:rsidRDefault="00A5564D" w:rsidP="00A5564D">
            <w:pPr>
              <w:pStyle w:val="BodyText"/>
              <w:ind w:left="0"/>
              <w:rPr>
                <w:rFonts w:cstheme="minorHAnsi"/>
                <w:sz w:val="18"/>
                <w:szCs w:val="18"/>
              </w:rPr>
            </w:pPr>
            <w:r w:rsidRPr="00091BCF">
              <w:rPr>
                <w:rFonts w:cstheme="minorHAnsi"/>
                <w:sz w:val="18"/>
                <w:szCs w:val="18"/>
              </w:rPr>
              <w:t>P0</w:t>
            </w:r>
          </w:p>
        </w:tc>
        <w:tc>
          <w:tcPr>
            <w:tcW w:w="1287" w:type="dxa"/>
          </w:tcPr>
          <w:p w14:paraId="0CE54B0B" w14:textId="77777777" w:rsidR="00A5564D" w:rsidRPr="00091BCF" w:rsidRDefault="00A5564D" w:rsidP="00A5564D">
            <w:pPr>
              <w:pStyle w:val="BodyText"/>
              <w:ind w:left="0"/>
              <w:rPr>
                <w:rFonts w:asciiTheme="minorHAnsi" w:hAnsiTheme="minorHAnsi" w:cstheme="minorHAnsi"/>
                <w:sz w:val="18"/>
                <w:szCs w:val="18"/>
              </w:rPr>
            </w:pPr>
            <w:r w:rsidRPr="00091BCF">
              <w:rPr>
                <w:rFonts w:cstheme="minorHAnsi"/>
                <w:sz w:val="18"/>
                <w:szCs w:val="18"/>
              </w:rPr>
              <w:t>USCC, Amdocs</w:t>
            </w:r>
          </w:p>
        </w:tc>
        <w:tc>
          <w:tcPr>
            <w:tcW w:w="3811" w:type="dxa"/>
            <w:noWrap/>
          </w:tcPr>
          <w:p w14:paraId="0CE54B0C" w14:textId="77777777" w:rsidR="00A5564D" w:rsidRPr="00091BCF" w:rsidRDefault="00A5564D" w:rsidP="00A5564D">
            <w:pPr>
              <w:pStyle w:val="BodyText"/>
              <w:ind w:left="0"/>
              <w:rPr>
                <w:rFonts w:asciiTheme="minorHAnsi" w:hAnsiTheme="minorHAnsi" w:cstheme="minorHAnsi"/>
                <w:sz w:val="18"/>
                <w:szCs w:val="18"/>
              </w:rPr>
            </w:pPr>
            <w:r w:rsidRPr="00091BCF">
              <w:rPr>
                <w:rFonts w:asciiTheme="minorHAnsi" w:hAnsiTheme="minorHAnsi" w:cstheme="minorHAnsi"/>
                <w:sz w:val="18"/>
                <w:szCs w:val="18"/>
              </w:rPr>
              <w:t xml:space="preserve">BI-monthly notification of the reconciliation </w:t>
            </w:r>
          </w:p>
        </w:tc>
        <w:tc>
          <w:tcPr>
            <w:tcW w:w="945" w:type="dxa"/>
          </w:tcPr>
          <w:p w14:paraId="0CE54B0D" w14:textId="77777777" w:rsidR="00A5564D" w:rsidRDefault="00A5564D" w:rsidP="00A5564D">
            <w:pPr>
              <w:pStyle w:val="BodyText"/>
              <w:ind w:left="0"/>
              <w:rPr>
                <w:sz w:val="18"/>
                <w:szCs w:val="18"/>
              </w:rPr>
            </w:pPr>
            <w:r w:rsidRPr="00A5564D">
              <w:rPr>
                <w:sz w:val="18"/>
                <w:szCs w:val="18"/>
                <w:highlight w:val="yellow"/>
              </w:rPr>
              <w:t>To be removed</w:t>
            </w:r>
          </w:p>
          <w:p w14:paraId="0CE54B0E" w14:textId="77777777" w:rsidR="00F6461A" w:rsidRPr="00D1539F" w:rsidRDefault="00F6461A" w:rsidP="00A5564D">
            <w:pPr>
              <w:pStyle w:val="BodyText"/>
              <w:ind w:left="0"/>
              <w:rPr>
                <w:sz w:val="18"/>
                <w:szCs w:val="18"/>
              </w:rPr>
            </w:pPr>
            <w:r>
              <w:rPr>
                <w:sz w:val="18"/>
                <w:szCs w:val="18"/>
                <w:highlight w:val="yellow"/>
              </w:rPr>
              <w:t>(CR61)</w:t>
            </w:r>
          </w:p>
        </w:tc>
        <w:tc>
          <w:tcPr>
            <w:tcW w:w="1020" w:type="dxa"/>
          </w:tcPr>
          <w:p w14:paraId="0CE54B0F" w14:textId="77777777" w:rsidR="00A5564D" w:rsidRDefault="00A5564D" w:rsidP="00A5564D">
            <w:pPr>
              <w:pStyle w:val="BodyText"/>
              <w:ind w:left="0"/>
              <w:rPr>
                <w:sz w:val="18"/>
                <w:szCs w:val="18"/>
              </w:rPr>
            </w:pPr>
            <w:r w:rsidRPr="00A5564D">
              <w:rPr>
                <w:sz w:val="18"/>
                <w:szCs w:val="18"/>
                <w:highlight w:val="yellow"/>
              </w:rPr>
              <w:t>To be removed</w:t>
            </w:r>
          </w:p>
          <w:p w14:paraId="0CE54B10" w14:textId="77777777" w:rsidR="00F6461A" w:rsidRPr="00D1539F" w:rsidRDefault="00F6461A" w:rsidP="00A5564D">
            <w:pPr>
              <w:pStyle w:val="BodyText"/>
              <w:ind w:left="0"/>
              <w:rPr>
                <w:sz w:val="18"/>
                <w:szCs w:val="18"/>
              </w:rPr>
            </w:pPr>
            <w:r>
              <w:rPr>
                <w:sz w:val="18"/>
                <w:szCs w:val="18"/>
                <w:highlight w:val="yellow"/>
              </w:rPr>
              <w:t>(CR61)</w:t>
            </w:r>
          </w:p>
        </w:tc>
        <w:tc>
          <w:tcPr>
            <w:tcW w:w="789" w:type="dxa"/>
          </w:tcPr>
          <w:p w14:paraId="0CE54B11" w14:textId="77777777" w:rsidR="00A5564D" w:rsidRDefault="00A5564D" w:rsidP="00A5564D">
            <w:pPr>
              <w:pStyle w:val="BodyText"/>
              <w:ind w:left="0"/>
              <w:rPr>
                <w:sz w:val="18"/>
                <w:szCs w:val="18"/>
              </w:rPr>
            </w:pPr>
            <w:r w:rsidRPr="00A5564D">
              <w:rPr>
                <w:sz w:val="18"/>
                <w:szCs w:val="18"/>
                <w:highlight w:val="yellow"/>
              </w:rPr>
              <w:t>To be removed</w:t>
            </w:r>
          </w:p>
          <w:p w14:paraId="0CE54B12" w14:textId="77777777" w:rsidR="00F6461A" w:rsidRPr="00D1539F" w:rsidRDefault="00F6461A" w:rsidP="00A5564D">
            <w:pPr>
              <w:pStyle w:val="BodyText"/>
              <w:ind w:left="0"/>
              <w:rPr>
                <w:sz w:val="18"/>
                <w:szCs w:val="18"/>
              </w:rPr>
            </w:pPr>
            <w:r>
              <w:rPr>
                <w:sz w:val="18"/>
                <w:szCs w:val="18"/>
                <w:highlight w:val="yellow"/>
              </w:rPr>
              <w:t>(CR61)</w:t>
            </w:r>
          </w:p>
        </w:tc>
      </w:tr>
      <w:tr w:rsidR="001F2071" w:rsidRPr="00AD142E" w14:paraId="0CE54B1B" w14:textId="77777777" w:rsidTr="009B1E14">
        <w:trPr>
          <w:trHeight w:val="576"/>
        </w:trPr>
        <w:tc>
          <w:tcPr>
            <w:tcW w:w="1348" w:type="dxa"/>
            <w:noWrap/>
          </w:tcPr>
          <w:p w14:paraId="0CE54B14" w14:textId="77777777" w:rsidR="001F2071" w:rsidRPr="00091BCF" w:rsidRDefault="001F2071" w:rsidP="001F2071">
            <w:pPr>
              <w:pStyle w:val="BodyText"/>
              <w:ind w:left="0"/>
              <w:rPr>
                <w:rFonts w:cstheme="minorHAnsi"/>
                <w:sz w:val="18"/>
                <w:szCs w:val="18"/>
              </w:rPr>
            </w:pPr>
            <w:r w:rsidRPr="00091BCF">
              <w:rPr>
                <w:rFonts w:cstheme="minorHAnsi"/>
                <w:sz w:val="18"/>
                <w:szCs w:val="18"/>
              </w:rPr>
              <w:t>VIOR_3.1.28.3</w:t>
            </w:r>
          </w:p>
        </w:tc>
        <w:tc>
          <w:tcPr>
            <w:tcW w:w="686" w:type="dxa"/>
          </w:tcPr>
          <w:p w14:paraId="0CE54B15" w14:textId="77777777" w:rsidR="001F2071" w:rsidRPr="00091BCF" w:rsidRDefault="001F2071" w:rsidP="001F2071">
            <w:pPr>
              <w:pStyle w:val="BodyText"/>
              <w:ind w:left="0"/>
              <w:rPr>
                <w:rFonts w:cstheme="minorHAnsi"/>
                <w:sz w:val="18"/>
                <w:szCs w:val="18"/>
              </w:rPr>
            </w:pPr>
            <w:r w:rsidRPr="00091BCF">
              <w:rPr>
                <w:rFonts w:cstheme="minorHAnsi"/>
                <w:sz w:val="18"/>
                <w:szCs w:val="18"/>
              </w:rPr>
              <w:t>P0</w:t>
            </w:r>
          </w:p>
        </w:tc>
        <w:tc>
          <w:tcPr>
            <w:tcW w:w="1287" w:type="dxa"/>
          </w:tcPr>
          <w:p w14:paraId="0CE54B16"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USCC</w:t>
            </w:r>
          </w:p>
        </w:tc>
        <w:tc>
          <w:tcPr>
            <w:tcW w:w="3811" w:type="dxa"/>
            <w:noWrap/>
          </w:tcPr>
          <w:p w14:paraId="0CE54B17"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Daily reconciliation of total volume by day between USCC’s network reading and DCH readings.</w:t>
            </w:r>
          </w:p>
        </w:tc>
        <w:tc>
          <w:tcPr>
            <w:tcW w:w="945" w:type="dxa"/>
          </w:tcPr>
          <w:p w14:paraId="0CE54B18" w14:textId="77777777" w:rsidR="001F2071" w:rsidRPr="00D1539F" w:rsidRDefault="001F2071" w:rsidP="001F2071">
            <w:pPr>
              <w:pStyle w:val="BodyText"/>
              <w:ind w:left="0"/>
              <w:rPr>
                <w:sz w:val="18"/>
                <w:szCs w:val="18"/>
              </w:rPr>
            </w:pPr>
            <w:r>
              <w:rPr>
                <w:sz w:val="18"/>
                <w:szCs w:val="18"/>
              </w:rPr>
              <w:t>N/A</w:t>
            </w:r>
          </w:p>
        </w:tc>
        <w:tc>
          <w:tcPr>
            <w:tcW w:w="1020" w:type="dxa"/>
          </w:tcPr>
          <w:p w14:paraId="0CE54B19" w14:textId="77777777" w:rsidR="001F2071" w:rsidRPr="00D1539F" w:rsidRDefault="001F2071" w:rsidP="001F2071">
            <w:pPr>
              <w:pStyle w:val="BodyText"/>
              <w:ind w:left="0"/>
              <w:rPr>
                <w:sz w:val="18"/>
                <w:szCs w:val="18"/>
              </w:rPr>
            </w:pPr>
            <w:r>
              <w:rPr>
                <w:sz w:val="18"/>
                <w:szCs w:val="18"/>
              </w:rPr>
              <w:t>N/A</w:t>
            </w:r>
          </w:p>
        </w:tc>
        <w:tc>
          <w:tcPr>
            <w:tcW w:w="789" w:type="dxa"/>
          </w:tcPr>
          <w:p w14:paraId="0CE54B1A" w14:textId="77777777" w:rsidR="001F2071" w:rsidRPr="00D1539F" w:rsidRDefault="001F2071" w:rsidP="001F2071">
            <w:pPr>
              <w:pStyle w:val="BodyText"/>
              <w:ind w:left="0"/>
              <w:rPr>
                <w:sz w:val="18"/>
                <w:szCs w:val="18"/>
              </w:rPr>
            </w:pPr>
            <w:r>
              <w:rPr>
                <w:sz w:val="18"/>
                <w:szCs w:val="18"/>
              </w:rPr>
              <w:t>N/A</w:t>
            </w:r>
          </w:p>
        </w:tc>
      </w:tr>
      <w:tr w:rsidR="001F2071" w:rsidRPr="00AD142E" w14:paraId="0CE54B23" w14:textId="77777777" w:rsidTr="009B1E14">
        <w:trPr>
          <w:trHeight w:val="576"/>
        </w:trPr>
        <w:tc>
          <w:tcPr>
            <w:tcW w:w="1348" w:type="dxa"/>
            <w:noWrap/>
          </w:tcPr>
          <w:p w14:paraId="0CE54B1C" w14:textId="77777777" w:rsidR="001F2071" w:rsidRPr="00091BCF" w:rsidRDefault="001F2071" w:rsidP="001F2071">
            <w:pPr>
              <w:pStyle w:val="BodyText"/>
              <w:ind w:left="0"/>
              <w:rPr>
                <w:rFonts w:cstheme="minorHAnsi"/>
                <w:sz w:val="18"/>
                <w:szCs w:val="18"/>
              </w:rPr>
            </w:pPr>
            <w:r w:rsidRPr="00091BCF">
              <w:rPr>
                <w:rFonts w:cstheme="minorHAnsi"/>
                <w:sz w:val="18"/>
                <w:szCs w:val="18"/>
              </w:rPr>
              <w:t>VIOR_3.1.28.3.1</w:t>
            </w:r>
          </w:p>
        </w:tc>
        <w:tc>
          <w:tcPr>
            <w:tcW w:w="686" w:type="dxa"/>
          </w:tcPr>
          <w:p w14:paraId="0CE54B1D" w14:textId="77777777" w:rsidR="001F2071" w:rsidRPr="00091BCF" w:rsidRDefault="001F2071" w:rsidP="001F2071">
            <w:pPr>
              <w:pStyle w:val="BodyText"/>
              <w:ind w:left="0"/>
              <w:rPr>
                <w:rFonts w:cstheme="minorHAnsi"/>
                <w:sz w:val="18"/>
                <w:szCs w:val="18"/>
              </w:rPr>
            </w:pPr>
            <w:r w:rsidRPr="00091BCF">
              <w:rPr>
                <w:rFonts w:cstheme="minorHAnsi"/>
                <w:sz w:val="18"/>
                <w:szCs w:val="18"/>
              </w:rPr>
              <w:t>P0</w:t>
            </w:r>
          </w:p>
        </w:tc>
        <w:tc>
          <w:tcPr>
            <w:tcW w:w="1287" w:type="dxa"/>
          </w:tcPr>
          <w:p w14:paraId="0CE54B1E" w14:textId="77777777" w:rsidR="001F2071" w:rsidRPr="00091BCF" w:rsidRDefault="001F2071" w:rsidP="001F2071">
            <w:pPr>
              <w:pStyle w:val="BodyText"/>
              <w:ind w:left="0"/>
              <w:rPr>
                <w:rFonts w:asciiTheme="minorHAnsi" w:hAnsiTheme="minorHAnsi" w:cstheme="minorHAnsi"/>
                <w:sz w:val="18"/>
                <w:szCs w:val="18"/>
              </w:rPr>
            </w:pPr>
            <w:r w:rsidRPr="00091BCF">
              <w:rPr>
                <w:sz w:val="18"/>
                <w:szCs w:val="18"/>
              </w:rPr>
              <w:t>USCC</w:t>
            </w:r>
          </w:p>
        </w:tc>
        <w:tc>
          <w:tcPr>
            <w:tcW w:w="3811" w:type="dxa"/>
            <w:noWrap/>
          </w:tcPr>
          <w:p w14:paraId="0CE54B1F"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PGW:  Total volume by day</w:t>
            </w:r>
          </w:p>
        </w:tc>
        <w:tc>
          <w:tcPr>
            <w:tcW w:w="945" w:type="dxa"/>
          </w:tcPr>
          <w:p w14:paraId="0CE54B20" w14:textId="77777777" w:rsidR="001F2071" w:rsidRPr="00D1539F" w:rsidRDefault="001F2071" w:rsidP="001F2071">
            <w:pPr>
              <w:pStyle w:val="BodyText"/>
              <w:ind w:left="0"/>
              <w:rPr>
                <w:sz w:val="18"/>
                <w:szCs w:val="18"/>
              </w:rPr>
            </w:pPr>
            <w:r>
              <w:rPr>
                <w:sz w:val="18"/>
                <w:szCs w:val="18"/>
              </w:rPr>
              <w:t>N/A</w:t>
            </w:r>
          </w:p>
        </w:tc>
        <w:tc>
          <w:tcPr>
            <w:tcW w:w="1020" w:type="dxa"/>
          </w:tcPr>
          <w:p w14:paraId="0CE54B21" w14:textId="77777777" w:rsidR="001F2071" w:rsidRPr="00D1539F" w:rsidRDefault="001F2071" w:rsidP="001F2071">
            <w:pPr>
              <w:pStyle w:val="BodyText"/>
              <w:ind w:left="0"/>
              <w:rPr>
                <w:sz w:val="18"/>
                <w:szCs w:val="18"/>
              </w:rPr>
            </w:pPr>
            <w:r>
              <w:rPr>
                <w:sz w:val="18"/>
                <w:szCs w:val="18"/>
              </w:rPr>
              <w:t>N/A</w:t>
            </w:r>
          </w:p>
        </w:tc>
        <w:tc>
          <w:tcPr>
            <w:tcW w:w="789" w:type="dxa"/>
          </w:tcPr>
          <w:p w14:paraId="0CE54B22" w14:textId="77777777" w:rsidR="001F2071" w:rsidRPr="00D1539F" w:rsidRDefault="001F2071" w:rsidP="001F2071">
            <w:pPr>
              <w:pStyle w:val="BodyText"/>
              <w:ind w:left="0"/>
              <w:rPr>
                <w:sz w:val="18"/>
                <w:szCs w:val="18"/>
              </w:rPr>
            </w:pPr>
            <w:r>
              <w:rPr>
                <w:sz w:val="18"/>
                <w:szCs w:val="18"/>
              </w:rPr>
              <w:t>N/A</w:t>
            </w:r>
          </w:p>
        </w:tc>
      </w:tr>
      <w:tr w:rsidR="001F2071" w:rsidRPr="00AD142E" w14:paraId="0CE54B2B" w14:textId="77777777" w:rsidTr="009B1E14">
        <w:trPr>
          <w:trHeight w:val="576"/>
        </w:trPr>
        <w:tc>
          <w:tcPr>
            <w:tcW w:w="1348" w:type="dxa"/>
            <w:noWrap/>
          </w:tcPr>
          <w:p w14:paraId="0CE54B24" w14:textId="77777777" w:rsidR="001F2071" w:rsidRPr="00091BCF" w:rsidRDefault="001F2071" w:rsidP="001F2071">
            <w:pPr>
              <w:pStyle w:val="BodyText"/>
              <w:ind w:left="0"/>
              <w:rPr>
                <w:rFonts w:cstheme="minorHAnsi"/>
                <w:sz w:val="18"/>
                <w:szCs w:val="18"/>
              </w:rPr>
            </w:pPr>
            <w:r w:rsidRPr="00091BCF">
              <w:rPr>
                <w:rFonts w:cstheme="minorHAnsi"/>
                <w:sz w:val="18"/>
                <w:szCs w:val="18"/>
              </w:rPr>
              <w:t>VIOR_3.1.28.3.2</w:t>
            </w:r>
          </w:p>
        </w:tc>
        <w:tc>
          <w:tcPr>
            <w:tcW w:w="686" w:type="dxa"/>
          </w:tcPr>
          <w:p w14:paraId="0CE54B25" w14:textId="77777777" w:rsidR="001F2071" w:rsidRPr="00091BCF" w:rsidRDefault="001F2071" w:rsidP="001F2071">
            <w:pPr>
              <w:pStyle w:val="BodyText"/>
              <w:ind w:left="0"/>
              <w:rPr>
                <w:rFonts w:cstheme="minorHAnsi"/>
                <w:sz w:val="18"/>
                <w:szCs w:val="18"/>
              </w:rPr>
            </w:pPr>
            <w:r w:rsidRPr="00091BCF">
              <w:rPr>
                <w:rFonts w:cstheme="minorHAnsi"/>
                <w:sz w:val="18"/>
                <w:szCs w:val="18"/>
              </w:rPr>
              <w:t>P0</w:t>
            </w:r>
          </w:p>
        </w:tc>
        <w:tc>
          <w:tcPr>
            <w:tcW w:w="1287" w:type="dxa"/>
          </w:tcPr>
          <w:p w14:paraId="0CE54B26" w14:textId="77777777" w:rsidR="001F2071" w:rsidRPr="00091BCF" w:rsidRDefault="001F2071" w:rsidP="001F2071">
            <w:pPr>
              <w:pStyle w:val="BodyText"/>
              <w:ind w:left="0"/>
              <w:rPr>
                <w:rFonts w:asciiTheme="minorHAnsi" w:hAnsiTheme="minorHAnsi" w:cstheme="minorHAnsi"/>
                <w:sz w:val="18"/>
                <w:szCs w:val="18"/>
              </w:rPr>
            </w:pPr>
            <w:r w:rsidRPr="00091BCF">
              <w:rPr>
                <w:sz w:val="18"/>
                <w:szCs w:val="18"/>
              </w:rPr>
              <w:t>USCC</w:t>
            </w:r>
          </w:p>
        </w:tc>
        <w:tc>
          <w:tcPr>
            <w:tcW w:w="3811" w:type="dxa"/>
            <w:noWrap/>
          </w:tcPr>
          <w:p w14:paraId="0CE54B27"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DCH:  Total volume by day</w:t>
            </w:r>
          </w:p>
        </w:tc>
        <w:tc>
          <w:tcPr>
            <w:tcW w:w="945" w:type="dxa"/>
          </w:tcPr>
          <w:p w14:paraId="0CE54B28" w14:textId="77777777" w:rsidR="001F2071" w:rsidRPr="00D1539F" w:rsidRDefault="001F2071" w:rsidP="001F2071">
            <w:pPr>
              <w:pStyle w:val="BodyText"/>
              <w:ind w:left="0"/>
              <w:rPr>
                <w:sz w:val="18"/>
                <w:szCs w:val="18"/>
              </w:rPr>
            </w:pPr>
            <w:r>
              <w:rPr>
                <w:sz w:val="18"/>
                <w:szCs w:val="18"/>
              </w:rPr>
              <w:t>N/A</w:t>
            </w:r>
          </w:p>
        </w:tc>
        <w:tc>
          <w:tcPr>
            <w:tcW w:w="1020" w:type="dxa"/>
          </w:tcPr>
          <w:p w14:paraId="0CE54B29" w14:textId="77777777" w:rsidR="001F2071" w:rsidRPr="00D1539F" w:rsidRDefault="001F2071" w:rsidP="001F2071">
            <w:pPr>
              <w:pStyle w:val="BodyText"/>
              <w:ind w:left="0"/>
              <w:rPr>
                <w:sz w:val="18"/>
                <w:szCs w:val="18"/>
              </w:rPr>
            </w:pPr>
            <w:r>
              <w:rPr>
                <w:sz w:val="18"/>
                <w:szCs w:val="18"/>
              </w:rPr>
              <w:t>N/A</w:t>
            </w:r>
          </w:p>
        </w:tc>
        <w:tc>
          <w:tcPr>
            <w:tcW w:w="789" w:type="dxa"/>
          </w:tcPr>
          <w:p w14:paraId="0CE54B2A" w14:textId="77777777" w:rsidR="001F2071" w:rsidRPr="00D1539F" w:rsidRDefault="001F2071" w:rsidP="001F2071">
            <w:pPr>
              <w:pStyle w:val="BodyText"/>
              <w:ind w:left="0"/>
              <w:rPr>
                <w:sz w:val="18"/>
                <w:szCs w:val="18"/>
              </w:rPr>
            </w:pPr>
            <w:r>
              <w:rPr>
                <w:sz w:val="18"/>
                <w:szCs w:val="18"/>
              </w:rPr>
              <w:t>N/A</w:t>
            </w:r>
          </w:p>
        </w:tc>
      </w:tr>
      <w:tr w:rsidR="001F2071" w:rsidRPr="00AD142E" w14:paraId="0CE54B33" w14:textId="77777777" w:rsidTr="009B1E14">
        <w:trPr>
          <w:trHeight w:val="576"/>
        </w:trPr>
        <w:tc>
          <w:tcPr>
            <w:tcW w:w="1348" w:type="dxa"/>
            <w:noWrap/>
          </w:tcPr>
          <w:p w14:paraId="0CE54B2C" w14:textId="77777777" w:rsidR="001F2071" w:rsidRPr="00091BCF" w:rsidRDefault="001F2071" w:rsidP="001F2071">
            <w:pPr>
              <w:pStyle w:val="BodyText"/>
              <w:ind w:left="0"/>
              <w:rPr>
                <w:rFonts w:cstheme="minorHAnsi"/>
                <w:sz w:val="18"/>
                <w:szCs w:val="18"/>
              </w:rPr>
            </w:pPr>
            <w:r w:rsidRPr="00091BCF">
              <w:rPr>
                <w:rFonts w:cstheme="minorHAnsi"/>
                <w:sz w:val="18"/>
                <w:szCs w:val="18"/>
              </w:rPr>
              <w:t>VIOR_3.1.28.3.3</w:t>
            </w:r>
          </w:p>
        </w:tc>
        <w:tc>
          <w:tcPr>
            <w:tcW w:w="686" w:type="dxa"/>
          </w:tcPr>
          <w:p w14:paraId="0CE54B2D" w14:textId="77777777" w:rsidR="001F2071" w:rsidRPr="00091BCF" w:rsidRDefault="001F2071" w:rsidP="001F2071">
            <w:pPr>
              <w:pStyle w:val="BodyText"/>
              <w:ind w:left="0"/>
              <w:rPr>
                <w:rFonts w:cstheme="minorHAnsi"/>
                <w:sz w:val="18"/>
                <w:szCs w:val="18"/>
              </w:rPr>
            </w:pPr>
            <w:r w:rsidRPr="00091BCF">
              <w:rPr>
                <w:rFonts w:cstheme="minorHAnsi"/>
                <w:sz w:val="18"/>
                <w:szCs w:val="18"/>
              </w:rPr>
              <w:t>P0</w:t>
            </w:r>
          </w:p>
        </w:tc>
        <w:tc>
          <w:tcPr>
            <w:tcW w:w="1287" w:type="dxa"/>
          </w:tcPr>
          <w:p w14:paraId="0CE54B2E" w14:textId="77777777" w:rsidR="001F2071" w:rsidRPr="00091BCF" w:rsidRDefault="001F2071" w:rsidP="001F2071">
            <w:pPr>
              <w:pStyle w:val="BodyText"/>
              <w:ind w:left="0"/>
              <w:rPr>
                <w:rFonts w:asciiTheme="minorHAnsi" w:hAnsiTheme="minorHAnsi" w:cstheme="minorHAnsi"/>
                <w:sz w:val="18"/>
                <w:szCs w:val="18"/>
              </w:rPr>
            </w:pPr>
            <w:r w:rsidRPr="00091BCF">
              <w:rPr>
                <w:sz w:val="18"/>
                <w:szCs w:val="18"/>
              </w:rPr>
              <w:t>USCC</w:t>
            </w:r>
          </w:p>
        </w:tc>
        <w:tc>
          <w:tcPr>
            <w:tcW w:w="3811" w:type="dxa"/>
            <w:noWrap/>
          </w:tcPr>
          <w:p w14:paraId="0CE54B2F"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 xml:space="preserve">Daily notification of the reconciliation </w:t>
            </w:r>
          </w:p>
        </w:tc>
        <w:tc>
          <w:tcPr>
            <w:tcW w:w="945" w:type="dxa"/>
          </w:tcPr>
          <w:p w14:paraId="0CE54B30" w14:textId="77777777" w:rsidR="001F2071" w:rsidRPr="00D1539F" w:rsidRDefault="001F2071" w:rsidP="001F2071">
            <w:pPr>
              <w:pStyle w:val="BodyText"/>
              <w:ind w:left="0"/>
              <w:rPr>
                <w:sz w:val="18"/>
                <w:szCs w:val="18"/>
              </w:rPr>
            </w:pPr>
            <w:r>
              <w:rPr>
                <w:sz w:val="18"/>
                <w:szCs w:val="18"/>
              </w:rPr>
              <w:t>N/A</w:t>
            </w:r>
          </w:p>
        </w:tc>
        <w:tc>
          <w:tcPr>
            <w:tcW w:w="1020" w:type="dxa"/>
          </w:tcPr>
          <w:p w14:paraId="0CE54B31" w14:textId="77777777" w:rsidR="001F2071" w:rsidRPr="00D1539F" w:rsidRDefault="001F2071" w:rsidP="001F2071">
            <w:pPr>
              <w:pStyle w:val="BodyText"/>
              <w:ind w:left="0"/>
              <w:rPr>
                <w:sz w:val="18"/>
                <w:szCs w:val="18"/>
              </w:rPr>
            </w:pPr>
            <w:r>
              <w:rPr>
                <w:sz w:val="18"/>
                <w:szCs w:val="18"/>
              </w:rPr>
              <w:t>N/A</w:t>
            </w:r>
          </w:p>
        </w:tc>
        <w:tc>
          <w:tcPr>
            <w:tcW w:w="789" w:type="dxa"/>
          </w:tcPr>
          <w:p w14:paraId="0CE54B32" w14:textId="77777777" w:rsidR="001F2071" w:rsidRPr="00D1539F" w:rsidRDefault="001F2071" w:rsidP="001F2071">
            <w:pPr>
              <w:pStyle w:val="BodyText"/>
              <w:ind w:left="0"/>
              <w:rPr>
                <w:sz w:val="18"/>
                <w:szCs w:val="18"/>
              </w:rPr>
            </w:pPr>
            <w:r>
              <w:rPr>
                <w:sz w:val="18"/>
                <w:szCs w:val="18"/>
              </w:rPr>
              <w:t>N/A</w:t>
            </w:r>
          </w:p>
        </w:tc>
      </w:tr>
      <w:tr w:rsidR="001F2071" w:rsidRPr="00AD142E" w14:paraId="0CE54B3B" w14:textId="77777777" w:rsidTr="009B1E14">
        <w:trPr>
          <w:trHeight w:val="576"/>
        </w:trPr>
        <w:tc>
          <w:tcPr>
            <w:tcW w:w="1348" w:type="dxa"/>
            <w:noWrap/>
          </w:tcPr>
          <w:p w14:paraId="0CE54B34" w14:textId="77777777" w:rsidR="001F2071" w:rsidRPr="00091BCF" w:rsidRDefault="001F2071" w:rsidP="001F2071">
            <w:pPr>
              <w:pStyle w:val="BodyText"/>
              <w:ind w:left="0"/>
              <w:rPr>
                <w:rFonts w:cstheme="minorHAnsi"/>
                <w:sz w:val="18"/>
                <w:szCs w:val="18"/>
              </w:rPr>
            </w:pPr>
            <w:r w:rsidRPr="00091BCF">
              <w:rPr>
                <w:rFonts w:cstheme="minorHAnsi"/>
                <w:sz w:val="18"/>
                <w:szCs w:val="18"/>
              </w:rPr>
              <w:t>VIOR_3.1.29</w:t>
            </w:r>
          </w:p>
        </w:tc>
        <w:tc>
          <w:tcPr>
            <w:tcW w:w="686" w:type="dxa"/>
          </w:tcPr>
          <w:p w14:paraId="0CE54B35" w14:textId="77777777" w:rsidR="001F2071" w:rsidRPr="00091BCF" w:rsidRDefault="001F2071" w:rsidP="001F2071">
            <w:pPr>
              <w:pStyle w:val="BodyText"/>
              <w:ind w:left="0"/>
              <w:rPr>
                <w:rFonts w:cstheme="minorHAnsi"/>
                <w:sz w:val="18"/>
                <w:szCs w:val="18"/>
              </w:rPr>
            </w:pPr>
            <w:r w:rsidRPr="00091BCF">
              <w:rPr>
                <w:rFonts w:cstheme="minorHAnsi"/>
                <w:sz w:val="18"/>
                <w:szCs w:val="18"/>
              </w:rPr>
              <w:t>P0</w:t>
            </w:r>
          </w:p>
        </w:tc>
        <w:tc>
          <w:tcPr>
            <w:tcW w:w="1287" w:type="dxa"/>
          </w:tcPr>
          <w:p w14:paraId="0CE54B36"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USCC</w:t>
            </w:r>
          </w:p>
        </w:tc>
        <w:tc>
          <w:tcPr>
            <w:tcW w:w="3811" w:type="dxa"/>
            <w:noWrap/>
          </w:tcPr>
          <w:p w14:paraId="0CE54B37"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Roaming partners will be responsible for storing E911 calls.</w:t>
            </w:r>
            <w:r w:rsidRPr="00091BCF">
              <w:rPr>
                <w:rFonts w:asciiTheme="minorHAnsi" w:hAnsiTheme="minorHAnsi" w:cstheme="minorHAnsi"/>
                <w:strike/>
                <w:sz w:val="18"/>
                <w:szCs w:val="18"/>
              </w:rPr>
              <w:t xml:space="preserve"> </w:t>
            </w:r>
          </w:p>
        </w:tc>
        <w:tc>
          <w:tcPr>
            <w:tcW w:w="945" w:type="dxa"/>
          </w:tcPr>
          <w:p w14:paraId="0CE54B38" w14:textId="77777777" w:rsidR="001F2071" w:rsidRPr="00D1539F" w:rsidRDefault="001F2071" w:rsidP="001F2071">
            <w:pPr>
              <w:pStyle w:val="BodyText"/>
              <w:ind w:left="0"/>
              <w:rPr>
                <w:sz w:val="18"/>
                <w:szCs w:val="18"/>
              </w:rPr>
            </w:pPr>
            <w:r>
              <w:rPr>
                <w:sz w:val="18"/>
                <w:szCs w:val="18"/>
              </w:rPr>
              <w:t>N/A</w:t>
            </w:r>
          </w:p>
        </w:tc>
        <w:tc>
          <w:tcPr>
            <w:tcW w:w="1020" w:type="dxa"/>
          </w:tcPr>
          <w:p w14:paraId="0CE54B39" w14:textId="77777777" w:rsidR="001F2071" w:rsidRPr="00D1539F" w:rsidRDefault="001F2071" w:rsidP="001F2071">
            <w:pPr>
              <w:pStyle w:val="BodyText"/>
              <w:ind w:left="0"/>
              <w:rPr>
                <w:sz w:val="18"/>
                <w:szCs w:val="18"/>
              </w:rPr>
            </w:pPr>
            <w:r>
              <w:rPr>
                <w:sz w:val="18"/>
                <w:szCs w:val="18"/>
              </w:rPr>
              <w:t>N/A</w:t>
            </w:r>
          </w:p>
        </w:tc>
        <w:tc>
          <w:tcPr>
            <w:tcW w:w="789" w:type="dxa"/>
          </w:tcPr>
          <w:p w14:paraId="0CE54B3A" w14:textId="77777777" w:rsidR="001F2071" w:rsidRPr="00D1539F" w:rsidRDefault="001F2071" w:rsidP="001F2071">
            <w:pPr>
              <w:pStyle w:val="BodyText"/>
              <w:ind w:left="0"/>
              <w:rPr>
                <w:sz w:val="18"/>
                <w:szCs w:val="18"/>
              </w:rPr>
            </w:pPr>
            <w:r>
              <w:rPr>
                <w:sz w:val="18"/>
                <w:szCs w:val="18"/>
              </w:rPr>
              <w:t>N/A</w:t>
            </w:r>
          </w:p>
        </w:tc>
      </w:tr>
      <w:tr w:rsidR="001F2071" w:rsidRPr="00AD142E" w14:paraId="0CE54B43" w14:textId="77777777" w:rsidTr="009B1E14">
        <w:trPr>
          <w:trHeight w:val="576"/>
        </w:trPr>
        <w:tc>
          <w:tcPr>
            <w:tcW w:w="1348" w:type="dxa"/>
            <w:noWrap/>
          </w:tcPr>
          <w:p w14:paraId="0CE54B3C" w14:textId="77777777" w:rsidR="001F2071" w:rsidRPr="00091BCF" w:rsidRDefault="001F2071" w:rsidP="001F2071">
            <w:pPr>
              <w:pStyle w:val="BodyText"/>
              <w:ind w:left="0"/>
              <w:rPr>
                <w:rFonts w:cstheme="minorHAnsi"/>
                <w:sz w:val="18"/>
                <w:szCs w:val="18"/>
              </w:rPr>
            </w:pPr>
            <w:r w:rsidRPr="00091BCF">
              <w:rPr>
                <w:rFonts w:cstheme="minorHAnsi"/>
                <w:sz w:val="18"/>
                <w:szCs w:val="18"/>
              </w:rPr>
              <w:t>VIOR_3.1.29.1</w:t>
            </w:r>
          </w:p>
        </w:tc>
        <w:tc>
          <w:tcPr>
            <w:tcW w:w="686" w:type="dxa"/>
          </w:tcPr>
          <w:p w14:paraId="0CE54B3D" w14:textId="77777777" w:rsidR="001F2071" w:rsidRPr="00091BCF" w:rsidRDefault="001F2071" w:rsidP="001F2071">
            <w:pPr>
              <w:pStyle w:val="BodyText"/>
              <w:ind w:left="0"/>
              <w:rPr>
                <w:rFonts w:cstheme="minorHAnsi"/>
                <w:sz w:val="18"/>
                <w:szCs w:val="18"/>
              </w:rPr>
            </w:pPr>
            <w:r w:rsidRPr="00091BCF">
              <w:rPr>
                <w:rFonts w:cstheme="minorHAnsi"/>
                <w:sz w:val="18"/>
                <w:szCs w:val="18"/>
              </w:rPr>
              <w:t>P0</w:t>
            </w:r>
          </w:p>
        </w:tc>
        <w:tc>
          <w:tcPr>
            <w:tcW w:w="1287" w:type="dxa"/>
          </w:tcPr>
          <w:p w14:paraId="0CE54B3E" w14:textId="77777777" w:rsidR="001F2071" w:rsidRPr="00091BCF" w:rsidRDefault="001F2071" w:rsidP="001F2071">
            <w:pPr>
              <w:pStyle w:val="BodyText"/>
              <w:ind w:left="0"/>
              <w:rPr>
                <w:rFonts w:asciiTheme="minorHAnsi" w:hAnsiTheme="minorHAnsi" w:cstheme="minorHAnsi"/>
                <w:sz w:val="18"/>
                <w:szCs w:val="18"/>
              </w:rPr>
            </w:pPr>
            <w:r w:rsidRPr="00091BCF">
              <w:rPr>
                <w:rFonts w:ascii="Segoe UI" w:hAnsi="Segoe UI" w:cs="Segoe UI"/>
                <w:sz w:val="18"/>
                <w:szCs w:val="18"/>
              </w:rPr>
              <w:t>USCC</w:t>
            </w:r>
          </w:p>
        </w:tc>
        <w:tc>
          <w:tcPr>
            <w:tcW w:w="3811" w:type="dxa"/>
            <w:noWrap/>
          </w:tcPr>
          <w:p w14:paraId="0CE54B3F" w14:textId="77777777" w:rsidR="001F2071" w:rsidRPr="00091BCF" w:rsidRDefault="001F2071" w:rsidP="001F2071">
            <w:pPr>
              <w:pStyle w:val="BodyText"/>
              <w:ind w:left="0"/>
              <w:rPr>
                <w:rFonts w:asciiTheme="minorHAnsi" w:hAnsiTheme="minorHAnsi" w:cstheme="minorHAnsi"/>
                <w:sz w:val="18"/>
                <w:szCs w:val="18"/>
              </w:rPr>
            </w:pPr>
            <w:r w:rsidRPr="00091BCF">
              <w:rPr>
                <w:sz w:val="18"/>
                <w:szCs w:val="18"/>
              </w:rPr>
              <w:t>Roaming partners will include or exclude E911 voice calls based on the agreement in their TAP file exchanges with USCC</w:t>
            </w:r>
          </w:p>
        </w:tc>
        <w:tc>
          <w:tcPr>
            <w:tcW w:w="945" w:type="dxa"/>
          </w:tcPr>
          <w:p w14:paraId="0CE54B40" w14:textId="77777777" w:rsidR="001F2071" w:rsidRPr="00D1539F" w:rsidRDefault="001F2071" w:rsidP="001F2071">
            <w:pPr>
              <w:pStyle w:val="BodyText"/>
              <w:ind w:left="0"/>
              <w:rPr>
                <w:sz w:val="18"/>
                <w:szCs w:val="18"/>
              </w:rPr>
            </w:pPr>
            <w:r>
              <w:rPr>
                <w:sz w:val="18"/>
                <w:szCs w:val="18"/>
              </w:rPr>
              <w:t>N/A</w:t>
            </w:r>
          </w:p>
        </w:tc>
        <w:tc>
          <w:tcPr>
            <w:tcW w:w="1020" w:type="dxa"/>
          </w:tcPr>
          <w:p w14:paraId="0CE54B41" w14:textId="77777777" w:rsidR="001F2071" w:rsidRPr="00D1539F" w:rsidRDefault="001F2071" w:rsidP="001F2071">
            <w:pPr>
              <w:pStyle w:val="BodyText"/>
              <w:ind w:left="0"/>
              <w:rPr>
                <w:sz w:val="18"/>
                <w:szCs w:val="18"/>
              </w:rPr>
            </w:pPr>
            <w:r>
              <w:rPr>
                <w:sz w:val="18"/>
                <w:szCs w:val="18"/>
              </w:rPr>
              <w:t>N/A</w:t>
            </w:r>
          </w:p>
        </w:tc>
        <w:tc>
          <w:tcPr>
            <w:tcW w:w="789" w:type="dxa"/>
          </w:tcPr>
          <w:p w14:paraId="0CE54B42" w14:textId="77777777" w:rsidR="001F2071" w:rsidRPr="00D1539F" w:rsidRDefault="001F2071" w:rsidP="001F2071">
            <w:pPr>
              <w:pStyle w:val="BodyText"/>
              <w:ind w:left="0"/>
              <w:rPr>
                <w:sz w:val="18"/>
                <w:szCs w:val="18"/>
              </w:rPr>
            </w:pPr>
            <w:r>
              <w:rPr>
                <w:sz w:val="18"/>
                <w:szCs w:val="18"/>
              </w:rPr>
              <w:t>N/A</w:t>
            </w:r>
          </w:p>
        </w:tc>
      </w:tr>
      <w:tr w:rsidR="001F2071" w:rsidRPr="00AD142E" w14:paraId="0CE54B4C" w14:textId="77777777" w:rsidTr="009B1E14">
        <w:trPr>
          <w:trHeight w:val="576"/>
        </w:trPr>
        <w:tc>
          <w:tcPr>
            <w:tcW w:w="1348" w:type="dxa"/>
            <w:noWrap/>
          </w:tcPr>
          <w:p w14:paraId="0CE54B44" w14:textId="77777777" w:rsidR="001F2071" w:rsidRPr="00091BCF" w:rsidRDefault="001F2071" w:rsidP="001F2071">
            <w:pPr>
              <w:pStyle w:val="BodyText"/>
              <w:ind w:left="0"/>
              <w:rPr>
                <w:rFonts w:cstheme="minorHAnsi"/>
                <w:sz w:val="18"/>
                <w:szCs w:val="18"/>
              </w:rPr>
            </w:pPr>
            <w:r w:rsidRPr="00091BCF">
              <w:rPr>
                <w:rFonts w:cstheme="minorHAnsi"/>
                <w:sz w:val="18"/>
                <w:szCs w:val="18"/>
              </w:rPr>
              <w:t>VIOR_3.1.29.1.1</w:t>
            </w:r>
          </w:p>
        </w:tc>
        <w:tc>
          <w:tcPr>
            <w:tcW w:w="686" w:type="dxa"/>
          </w:tcPr>
          <w:p w14:paraId="0CE54B45" w14:textId="77777777" w:rsidR="001F2071" w:rsidRPr="00091BCF" w:rsidRDefault="001F2071" w:rsidP="001F2071">
            <w:pPr>
              <w:pStyle w:val="BodyText"/>
              <w:ind w:left="0"/>
              <w:rPr>
                <w:rFonts w:cstheme="minorHAnsi"/>
                <w:sz w:val="18"/>
                <w:szCs w:val="18"/>
              </w:rPr>
            </w:pPr>
            <w:r w:rsidRPr="00091BCF">
              <w:rPr>
                <w:rFonts w:cstheme="minorHAnsi"/>
                <w:sz w:val="18"/>
                <w:szCs w:val="18"/>
              </w:rPr>
              <w:t>P0</w:t>
            </w:r>
          </w:p>
        </w:tc>
        <w:tc>
          <w:tcPr>
            <w:tcW w:w="1287" w:type="dxa"/>
          </w:tcPr>
          <w:p w14:paraId="0CE54B46" w14:textId="77777777" w:rsidR="001F2071" w:rsidRPr="00091BCF" w:rsidRDefault="001F2071" w:rsidP="001F2071">
            <w:pPr>
              <w:pStyle w:val="BodyText"/>
              <w:ind w:left="0"/>
              <w:rPr>
                <w:rFonts w:asciiTheme="minorHAnsi" w:hAnsiTheme="minorHAnsi" w:cstheme="minorHAnsi"/>
                <w:sz w:val="18"/>
                <w:szCs w:val="18"/>
              </w:rPr>
            </w:pPr>
            <w:r w:rsidRPr="00091BCF">
              <w:rPr>
                <w:rFonts w:ascii="Segoe UI" w:hAnsi="Segoe UI" w:cs="Segoe UI"/>
                <w:sz w:val="18"/>
                <w:szCs w:val="18"/>
              </w:rPr>
              <w:t>USCC, Amdocs</w:t>
            </w:r>
          </w:p>
        </w:tc>
        <w:tc>
          <w:tcPr>
            <w:tcW w:w="3811" w:type="dxa"/>
            <w:noWrap/>
          </w:tcPr>
          <w:p w14:paraId="0CE54B47" w14:textId="77777777" w:rsidR="001F2071" w:rsidRPr="00091BCF" w:rsidRDefault="001F2071" w:rsidP="001F2071">
            <w:pPr>
              <w:pStyle w:val="BodyText"/>
              <w:ind w:left="0"/>
              <w:rPr>
                <w:rFonts w:asciiTheme="minorHAnsi" w:hAnsiTheme="minorHAnsi" w:cstheme="minorHAnsi"/>
                <w:sz w:val="18"/>
                <w:szCs w:val="18"/>
              </w:rPr>
            </w:pPr>
            <w:r w:rsidRPr="00091BCF">
              <w:rPr>
                <w:sz w:val="18"/>
                <w:szCs w:val="18"/>
              </w:rPr>
              <w:t>TAP Record types will be determined during contract negotiations for all 3 bearers  (Voice, Video and Signaling) as well the as voice call).</w:t>
            </w:r>
          </w:p>
        </w:tc>
        <w:tc>
          <w:tcPr>
            <w:tcW w:w="945" w:type="dxa"/>
          </w:tcPr>
          <w:p w14:paraId="0CE54B48" w14:textId="77777777" w:rsidR="001F2071" w:rsidRPr="001A5F28" w:rsidRDefault="001A5F28" w:rsidP="001F2071">
            <w:pPr>
              <w:pStyle w:val="BodyText"/>
              <w:ind w:left="0"/>
              <w:rPr>
                <w:sz w:val="18"/>
                <w:szCs w:val="18"/>
              </w:rPr>
            </w:pPr>
            <w:r w:rsidRPr="001A5F28">
              <w:rPr>
                <w:sz w:val="18"/>
                <w:szCs w:val="18"/>
              </w:rPr>
              <w:t>ARCM</w:t>
            </w:r>
          </w:p>
        </w:tc>
        <w:tc>
          <w:tcPr>
            <w:tcW w:w="1020" w:type="dxa"/>
          </w:tcPr>
          <w:p w14:paraId="0CE54B49" w14:textId="77777777" w:rsidR="001F2071" w:rsidRPr="001A5F28" w:rsidRDefault="001A5F28" w:rsidP="001F2071">
            <w:pPr>
              <w:pStyle w:val="BodyText"/>
              <w:ind w:left="0"/>
              <w:rPr>
                <w:sz w:val="18"/>
                <w:szCs w:val="18"/>
              </w:rPr>
            </w:pPr>
            <w:r w:rsidRPr="001A5F28">
              <w:rPr>
                <w:sz w:val="18"/>
                <w:szCs w:val="18"/>
              </w:rPr>
              <w:t>APRM</w:t>
            </w:r>
          </w:p>
        </w:tc>
        <w:tc>
          <w:tcPr>
            <w:tcW w:w="789" w:type="dxa"/>
          </w:tcPr>
          <w:p w14:paraId="0CE54B4A" w14:textId="77777777" w:rsidR="001F2071" w:rsidRPr="00021976" w:rsidRDefault="001F2071" w:rsidP="001F2071">
            <w:pPr>
              <w:pStyle w:val="BodyText"/>
              <w:ind w:left="0"/>
              <w:rPr>
                <w:sz w:val="18"/>
                <w:szCs w:val="18"/>
              </w:rPr>
            </w:pPr>
          </w:p>
          <w:p w14:paraId="0CE54B4B" w14:textId="77777777" w:rsidR="00021976" w:rsidRPr="00A5564D" w:rsidRDefault="00021976" w:rsidP="001F2071">
            <w:pPr>
              <w:pStyle w:val="BodyText"/>
              <w:ind w:left="0"/>
              <w:rPr>
                <w:sz w:val="18"/>
                <w:szCs w:val="18"/>
                <w:highlight w:val="yellow"/>
              </w:rPr>
            </w:pPr>
            <w:r w:rsidRPr="00021976">
              <w:rPr>
                <w:sz w:val="18"/>
                <w:szCs w:val="18"/>
              </w:rPr>
              <w:t>4.1.2</w:t>
            </w:r>
            <w:r w:rsidR="00056C23">
              <w:rPr>
                <w:sz w:val="18"/>
                <w:szCs w:val="18"/>
              </w:rPr>
              <w:t>, 3.2.2</w:t>
            </w:r>
          </w:p>
        </w:tc>
      </w:tr>
      <w:tr w:rsidR="001F2071" w:rsidRPr="00AD142E" w14:paraId="0CE54B54" w14:textId="77777777" w:rsidTr="009B1E14">
        <w:trPr>
          <w:trHeight w:val="576"/>
        </w:trPr>
        <w:tc>
          <w:tcPr>
            <w:tcW w:w="1348" w:type="dxa"/>
            <w:noWrap/>
          </w:tcPr>
          <w:p w14:paraId="0CE54B4D" w14:textId="77777777" w:rsidR="001F2071" w:rsidRPr="00091BCF" w:rsidRDefault="001F2071" w:rsidP="001F2071">
            <w:pPr>
              <w:pStyle w:val="BodyText"/>
              <w:ind w:left="0"/>
              <w:rPr>
                <w:rFonts w:cstheme="minorHAnsi"/>
                <w:sz w:val="18"/>
                <w:szCs w:val="18"/>
              </w:rPr>
            </w:pPr>
            <w:r w:rsidRPr="00091BCF">
              <w:rPr>
                <w:rFonts w:cstheme="minorHAnsi"/>
                <w:sz w:val="18"/>
                <w:szCs w:val="18"/>
              </w:rPr>
              <w:t>VIOR_3.1.29.2</w:t>
            </w:r>
          </w:p>
        </w:tc>
        <w:tc>
          <w:tcPr>
            <w:tcW w:w="686" w:type="dxa"/>
          </w:tcPr>
          <w:p w14:paraId="0CE54B4E" w14:textId="77777777" w:rsidR="001F2071" w:rsidRPr="00091BCF" w:rsidRDefault="001F2071" w:rsidP="001F2071">
            <w:pPr>
              <w:pStyle w:val="BodyText"/>
              <w:ind w:left="0"/>
              <w:rPr>
                <w:rFonts w:cstheme="minorHAnsi"/>
                <w:sz w:val="18"/>
                <w:szCs w:val="18"/>
              </w:rPr>
            </w:pPr>
            <w:r w:rsidRPr="00091BCF">
              <w:rPr>
                <w:rFonts w:cstheme="minorHAnsi"/>
                <w:sz w:val="18"/>
                <w:szCs w:val="18"/>
              </w:rPr>
              <w:t>P0</w:t>
            </w:r>
          </w:p>
        </w:tc>
        <w:tc>
          <w:tcPr>
            <w:tcW w:w="1287" w:type="dxa"/>
          </w:tcPr>
          <w:p w14:paraId="0CE54B4F"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USCC</w:t>
            </w:r>
          </w:p>
        </w:tc>
        <w:tc>
          <w:tcPr>
            <w:tcW w:w="3811" w:type="dxa"/>
            <w:noWrap/>
          </w:tcPr>
          <w:p w14:paraId="0CE54B50" w14:textId="77777777" w:rsidR="001F2071" w:rsidRPr="00091BCF" w:rsidRDefault="001F2071" w:rsidP="001F2071">
            <w:pPr>
              <w:pStyle w:val="BodyText"/>
              <w:ind w:left="0"/>
              <w:rPr>
                <w:rFonts w:asciiTheme="minorHAnsi" w:hAnsiTheme="minorHAnsi" w:cstheme="minorHAnsi"/>
                <w:sz w:val="18"/>
                <w:szCs w:val="18"/>
              </w:rPr>
            </w:pPr>
            <w:r w:rsidRPr="00091BCF">
              <w:rPr>
                <w:sz w:val="18"/>
                <w:szCs w:val="18"/>
              </w:rPr>
              <w:t>Subpoena process for E-911 calls made while roaming will be revised during active phase.</w:t>
            </w:r>
          </w:p>
        </w:tc>
        <w:tc>
          <w:tcPr>
            <w:tcW w:w="945" w:type="dxa"/>
          </w:tcPr>
          <w:p w14:paraId="0CE54B51" w14:textId="77777777" w:rsidR="001F2071" w:rsidRPr="00D1539F" w:rsidRDefault="001F2071" w:rsidP="001F2071">
            <w:pPr>
              <w:pStyle w:val="BodyText"/>
              <w:ind w:left="0"/>
              <w:rPr>
                <w:sz w:val="18"/>
                <w:szCs w:val="18"/>
              </w:rPr>
            </w:pPr>
            <w:r>
              <w:rPr>
                <w:sz w:val="18"/>
                <w:szCs w:val="18"/>
              </w:rPr>
              <w:t>N/A</w:t>
            </w:r>
          </w:p>
        </w:tc>
        <w:tc>
          <w:tcPr>
            <w:tcW w:w="1020" w:type="dxa"/>
          </w:tcPr>
          <w:p w14:paraId="0CE54B52" w14:textId="77777777" w:rsidR="001F2071" w:rsidRPr="00D1539F" w:rsidRDefault="001F2071" w:rsidP="001F2071">
            <w:pPr>
              <w:pStyle w:val="BodyText"/>
              <w:ind w:left="0"/>
              <w:rPr>
                <w:sz w:val="18"/>
                <w:szCs w:val="18"/>
              </w:rPr>
            </w:pPr>
            <w:r>
              <w:rPr>
                <w:sz w:val="18"/>
                <w:szCs w:val="18"/>
              </w:rPr>
              <w:t>N/A</w:t>
            </w:r>
          </w:p>
        </w:tc>
        <w:tc>
          <w:tcPr>
            <w:tcW w:w="789" w:type="dxa"/>
          </w:tcPr>
          <w:p w14:paraId="0CE54B53" w14:textId="77777777" w:rsidR="001F2071" w:rsidRPr="00D1539F" w:rsidRDefault="001F2071" w:rsidP="001F2071">
            <w:pPr>
              <w:pStyle w:val="BodyText"/>
              <w:ind w:left="0"/>
              <w:rPr>
                <w:sz w:val="18"/>
                <w:szCs w:val="18"/>
              </w:rPr>
            </w:pPr>
            <w:r>
              <w:rPr>
                <w:sz w:val="18"/>
                <w:szCs w:val="18"/>
              </w:rPr>
              <w:t>N/A</w:t>
            </w:r>
          </w:p>
        </w:tc>
      </w:tr>
      <w:tr w:rsidR="001F2071" w:rsidRPr="00AD142E" w14:paraId="0CE54B5C" w14:textId="77777777" w:rsidTr="009B1E14">
        <w:trPr>
          <w:trHeight w:val="576"/>
        </w:trPr>
        <w:tc>
          <w:tcPr>
            <w:tcW w:w="1348" w:type="dxa"/>
            <w:noWrap/>
          </w:tcPr>
          <w:p w14:paraId="0CE54B55" w14:textId="77777777" w:rsidR="001F2071" w:rsidRPr="00091BCF" w:rsidRDefault="001F2071" w:rsidP="001F2071">
            <w:pPr>
              <w:pStyle w:val="BodyText"/>
              <w:ind w:left="0"/>
              <w:rPr>
                <w:rFonts w:cstheme="minorHAnsi"/>
                <w:sz w:val="18"/>
                <w:szCs w:val="18"/>
              </w:rPr>
            </w:pPr>
            <w:r w:rsidRPr="00091BCF">
              <w:rPr>
                <w:rFonts w:cstheme="minorHAnsi"/>
                <w:sz w:val="18"/>
                <w:szCs w:val="18"/>
              </w:rPr>
              <w:t>VIOR_3.1.29.3</w:t>
            </w:r>
          </w:p>
        </w:tc>
        <w:tc>
          <w:tcPr>
            <w:tcW w:w="686" w:type="dxa"/>
          </w:tcPr>
          <w:p w14:paraId="0CE54B56" w14:textId="77777777" w:rsidR="001F2071" w:rsidRPr="00091BCF" w:rsidRDefault="001F2071" w:rsidP="001F2071">
            <w:pPr>
              <w:pStyle w:val="BodyText"/>
              <w:ind w:left="0"/>
              <w:rPr>
                <w:rFonts w:cstheme="minorHAnsi"/>
                <w:sz w:val="18"/>
                <w:szCs w:val="18"/>
              </w:rPr>
            </w:pPr>
            <w:r w:rsidRPr="00091BCF">
              <w:rPr>
                <w:rFonts w:cstheme="minorHAnsi"/>
                <w:sz w:val="18"/>
                <w:szCs w:val="18"/>
              </w:rPr>
              <w:t>P0</w:t>
            </w:r>
          </w:p>
        </w:tc>
        <w:tc>
          <w:tcPr>
            <w:tcW w:w="1287" w:type="dxa"/>
          </w:tcPr>
          <w:p w14:paraId="0CE54B57"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USCC</w:t>
            </w:r>
          </w:p>
        </w:tc>
        <w:tc>
          <w:tcPr>
            <w:tcW w:w="3811" w:type="dxa"/>
            <w:noWrap/>
          </w:tcPr>
          <w:p w14:paraId="0CE54B58" w14:textId="77777777" w:rsidR="001F2071" w:rsidRPr="00091BCF" w:rsidRDefault="001F2071" w:rsidP="001F2071">
            <w:pPr>
              <w:pStyle w:val="BodyText"/>
              <w:ind w:left="0"/>
              <w:rPr>
                <w:rFonts w:asciiTheme="minorHAnsi" w:hAnsiTheme="minorHAnsi" w:cstheme="minorHAnsi"/>
                <w:sz w:val="18"/>
                <w:szCs w:val="18"/>
              </w:rPr>
            </w:pPr>
            <w:r w:rsidRPr="00091BCF">
              <w:rPr>
                <w:sz w:val="18"/>
                <w:szCs w:val="18"/>
              </w:rPr>
              <w:t>E-911 voice calls made by USCC subscribers on a roaming partner’s network will be 0 rated by the roaming partner based on the agreement.</w:t>
            </w:r>
          </w:p>
        </w:tc>
        <w:tc>
          <w:tcPr>
            <w:tcW w:w="945" w:type="dxa"/>
          </w:tcPr>
          <w:p w14:paraId="0CE54B59" w14:textId="77777777" w:rsidR="001F2071" w:rsidRPr="00D1539F" w:rsidRDefault="001F2071" w:rsidP="001F2071">
            <w:pPr>
              <w:pStyle w:val="BodyText"/>
              <w:ind w:left="0"/>
              <w:rPr>
                <w:sz w:val="18"/>
                <w:szCs w:val="18"/>
              </w:rPr>
            </w:pPr>
            <w:r>
              <w:rPr>
                <w:sz w:val="18"/>
                <w:szCs w:val="18"/>
              </w:rPr>
              <w:t>N/A</w:t>
            </w:r>
          </w:p>
        </w:tc>
        <w:tc>
          <w:tcPr>
            <w:tcW w:w="1020" w:type="dxa"/>
          </w:tcPr>
          <w:p w14:paraId="0CE54B5A" w14:textId="77777777" w:rsidR="001F2071" w:rsidRPr="00D1539F" w:rsidRDefault="001F2071" w:rsidP="001F2071">
            <w:pPr>
              <w:pStyle w:val="BodyText"/>
              <w:ind w:left="0"/>
              <w:rPr>
                <w:sz w:val="18"/>
                <w:szCs w:val="18"/>
              </w:rPr>
            </w:pPr>
            <w:r>
              <w:rPr>
                <w:sz w:val="18"/>
                <w:szCs w:val="18"/>
              </w:rPr>
              <w:t>N/A</w:t>
            </w:r>
          </w:p>
        </w:tc>
        <w:tc>
          <w:tcPr>
            <w:tcW w:w="789" w:type="dxa"/>
          </w:tcPr>
          <w:p w14:paraId="0CE54B5B" w14:textId="77777777" w:rsidR="001F2071" w:rsidRPr="00D1539F" w:rsidRDefault="001F2071" w:rsidP="001F2071">
            <w:pPr>
              <w:pStyle w:val="BodyText"/>
              <w:ind w:left="0"/>
              <w:rPr>
                <w:sz w:val="18"/>
                <w:szCs w:val="18"/>
              </w:rPr>
            </w:pPr>
            <w:r>
              <w:rPr>
                <w:sz w:val="18"/>
                <w:szCs w:val="18"/>
              </w:rPr>
              <w:t>N/A</w:t>
            </w:r>
          </w:p>
        </w:tc>
      </w:tr>
      <w:tr w:rsidR="001F2071" w:rsidRPr="00AD142E" w14:paraId="0CE54B64" w14:textId="77777777" w:rsidTr="009B1E14">
        <w:trPr>
          <w:trHeight w:val="576"/>
        </w:trPr>
        <w:tc>
          <w:tcPr>
            <w:tcW w:w="1348" w:type="dxa"/>
            <w:noWrap/>
          </w:tcPr>
          <w:p w14:paraId="0CE54B5D" w14:textId="77777777" w:rsidR="001F2071" w:rsidRPr="00091BCF" w:rsidRDefault="001F2071" w:rsidP="001F2071">
            <w:pPr>
              <w:pStyle w:val="BodyText"/>
              <w:ind w:left="0"/>
              <w:rPr>
                <w:rFonts w:cstheme="minorHAnsi"/>
                <w:sz w:val="18"/>
                <w:szCs w:val="18"/>
              </w:rPr>
            </w:pPr>
            <w:r w:rsidRPr="00091BCF">
              <w:rPr>
                <w:rFonts w:cstheme="minorHAnsi"/>
                <w:sz w:val="18"/>
                <w:szCs w:val="18"/>
              </w:rPr>
              <w:t>VIOR_3.1.29.4</w:t>
            </w:r>
          </w:p>
        </w:tc>
        <w:tc>
          <w:tcPr>
            <w:tcW w:w="686" w:type="dxa"/>
          </w:tcPr>
          <w:p w14:paraId="0CE54B5E" w14:textId="77777777" w:rsidR="001F2071" w:rsidRPr="00091BCF" w:rsidRDefault="001F2071" w:rsidP="001F2071">
            <w:pPr>
              <w:pStyle w:val="BodyText"/>
              <w:ind w:left="0"/>
              <w:rPr>
                <w:rFonts w:cstheme="minorHAnsi"/>
                <w:sz w:val="18"/>
                <w:szCs w:val="18"/>
              </w:rPr>
            </w:pPr>
            <w:r w:rsidRPr="00091BCF">
              <w:rPr>
                <w:rFonts w:cstheme="minorHAnsi"/>
                <w:sz w:val="18"/>
                <w:szCs w:val="18"/>
              </w:rPr>
              <w:t>P0</w:t>
            </w:r>
          </w:p>
        </w:tc>
        <w:tc>
          <w:tcPr>
            <w:tcW w:w="1287" w:type="dxa"/>
          </w:tcPr>
          <w:p w14:paraId="0CE54B5F"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USCC</w:t>
            </w:r>
          </w:p>
        </w:tc>
        <w:tc>
          <w:tcPr>
            <w:tcW w:w="3811" w:type="dxa"/>
            <w:noWrap/>
          </w:tcPr>
          <w:p w14:paraId="0CE54B60" w14:textId="77777777" w:rsidR="001F2071" w:rsidRPr="00091BCF" w:rsidRDefault="001F2071" w:rsidP="001F2071">
            <w:pPr>
              <w:pStyle w:val="BodyText"/>
              <w:ind w:left="0"/>
              <w:rPr>
                <w:rFonts w:asciiTheme="minorHAnsi" w:hAnsiTheme="minorHAnsi" w:cstheme="minorHAnsi"/>
                <w:sz w:val="18"/>
                <w:szCs w:val="18"/>
              </w:rPr>
            </w:pPr>
            <w:r w:rsidRPr="00091BCF">
              <w:rPr>
                <w:sz w:val="18"/>
                <w:szCs w:val="18"/>
              </w:rPr>
              <w:t xml:space="preserve">Data consumed during the VoLTE E911 call made by the USCC subscriber while roaming will be included in wholesale settlement by the partner carrier based on the agreement. </w:t>
            </w:r>
          </w:p>
        </w:tc>
        <w:tc>
          <w:tcPr>
            <w:tcW w:w="945" w:type="dxa"/>
          </w:tcPr>
          <w:p w14:paraId="0CE54B61" w14:textId="77777777" w:rsidR="001F2071" w:rsidRPr="00D1539F" w:rsidRDefault="001F2071" w:rsidP="001F2071">
            <w:pPr>
              <w:pStyle w:val="BodyText"/>
              <w:ind w:left="0"/>
              <w:rPr>
                <w:sz w:val="18"/>
                <w:szCs w:val="18"/>
              </w:rPr>
            </w:pPr>
            <w:r>
              <w:rPr>
                <w:sz w:val="18"/>
                <w:szCs w:val="18"/>
              </w:rPr>
              <w:t>N/A</w:t>
            </w:r>
          </w:p>
        </w:tc>
        <w:tc>
          <w:tcPr>
            <w:tcW w:w="1020" w:type="dxa"/>
          </w:tcPr>
          <w:p w14:paraId="0CE54B62" w14:textId="77777777" w:rsidR="001F2071" w:rsidRPr="00D1539F" w:rsidRDefault="001F2071" w:rsidP="001F2071">
            <w:pPr>
              <w:pStyle w:val="BodyText"/>
              <w:ind w:left="0"/>
              <w:rPr>
                <w:sz w:val="18"/>
                <w:szCs w:val="18"/>
              </w:rPr>
            </w:pPr>
            <w:r>
              <w:rPr>
                <w:sz w:val="18"/>
                <w:szCs w:val="18"/>
              </w:rPr>
              <w:t>N/A</w:t>
            </w:r>
          </w:p>
        </w:tc>
        <w:tc>
          <w:tcPr>
            <w:tcW w:w="789" w:type="dxa"/>
          </w:tcPr>
          <w:p w14:paraId="0CE54B63" w14:textId="77777777" w:rsidR="001F2071" w:rsidRPr="00D1539F" w:rsidRDefault="001F2071" w:rsidP="001F2071">
            <w:pPr>
              <w:pStyle w:val="BodyText"/>
              <w:ind w:left="0"/>
              <w:rPr>
                <w:sz w:val="18"/>
                <w:szCs w:val="18"/>
              </w:rPr>
            </w:pPr>
            <w:r>
              <w:rPr>
                <w:sz w:val="18"/>
                <w:szCs w:val="18"/>
              </w:rPr>
              <w:t>N/A</w:t>
            </w:r>
          </w:p>
        </w:tc>
      </w:tr>
      <w:tr w:rsidR="001F2071" w:rsidRPr="00AD142E" w14:paraId="0CE54B6C" w14:textId="77777777" w:rsidTr="009B1E14">
        <w:trPr>
          <w:trHeight w:val="576"/>
        </w:trPr>
        <w:tc>
          <w:tcPr>
            <w:tcW w:w="1348" w:type="dxa"/>
            <w:noWrap/>
          </w:tcPr>
          <w:p w14:paraId="0CE54B65" w14:textId="77777777" w:rsidR="001F2071" w:rsidRPr="00091BCF" w:rsidRDefault="001F2071" w:rsidP="001F2071">
            <w:pPr>
              <w:pStyle w:val="BodyText"/>
              <w:ind w:left="0"/>
              <w:rPr>
                <w:rFonts w:cstheme="minorHAnsi"/>
                <w:sz w:val="18"/>
                <w:szCs w:val="18"/>
              </w:rPr>
            </w:pPr>
            <w:r w:rsidRPr="00091BCF">
              <w:rPr>
                <w:rFonts w:cstheme="minorHAnsi"/>
                <w:sz w:val="18"/>
                <w:szCs w:val="18"/>
              </w:rPr>
              <w:lastRenderedPageBreak/>
              <w:t>VIOR_3.1.29.5</w:t>
            </w:r>
          </w:p>
        </w:tc>
        <w:tc>
          <w:tcPr>
            <w:tcW w:w="686" w:type="dxa"/>
          </w:tcPr>
          <w:p w14:paraId="0CE54B66" w14:textId="77777777" w:rsidR="001F2071" w:rsidRPr="00091BCF" w:rsidRDefault="001F2071" w:rsidP="001F2071">
            <w:pPr>
              <w:pStyle w:val="BodyText"/>
              <w:ind w:left="0"/>
              <w:rPr>
                <w:rFonts w:cstheme="minorHAnsi"/>
                <w:sz w:val="18"/>
                <w:szCs w:val="18"/>
              </w:rPr>
            </w:pPr>
            <w:r w:rsidRPr="00091BCF">
              <w:rPr>
                <w:rFonts w:cstheme="minorHAnsi"/>
                <w:sz w:val="18"/>
                <w:szCs w:val="18"/>
              </w:rPr>
              <w:t>P0</w:t>
            </w:r>
          </w:p>
        </w:tc>
        <w:tc>
          <w:tcPr>
            <w:tcW w:w="1287" w:type="dxa"/>
          </w:tcPr>
          <w:p w14:paraId="0CE54B67"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USCC, Mediation</w:t>
            </w:r>
          </w:p>
        </w:tc>
        <w:tc>
          <w:tcPr>
            <w:tcW w:w="3811" w:type="dxa"/>
            <w:noWrap/>
          </w:tcPr>
          <w:p w14:paraId="0CE54B68" w14:textId="77777777" w:rsidR="001F2071" w:rsidRPr="00091BCF" w:rsidRDefault="001F2071" w:rsidP="001F2071">
            <w:pPr>
              <w:pStyle w:val="BodyText"/>
              <w:ind w:left="0"/>
              <w:rPr>
                <w:rFonts w:asciiTheme="minorHAnsi" w:hAnsiTheme="minorHAnsi" w:cstheme="minorHAnsi"/>
                <w:sz w:val="18"/>
                <w:szCs w:val="18"/>
              </w:rPr>
            </w:pPr>
            <w:r w:rsidRPr="00091BCF">
              <w:rPr>
                <w:sz w:val="18"/>
                <w:szCs w:val="18"/>
              </w:rPr>
              <w:t xml:space="preserve">USCC subscribers will not be retail billed for their E911 call placed while roaming. </w:t>
            </w:r>
          </w:p>
        </w:tc>
        <w:tc>
          <w:tcPr>
            <w:tcW w:w="945" w:type="dxa"/>
          </w:tcPr>
          <w:p w14:paraId="0CE54B69" w14:textId="77777777" w:rsidR="001F2071" w:rsidRPr="00D1539F" w:rsidRDefault="001F2071" w:rsidP="001F2071">
            <w:pPr>
              <w:pStyle w:val="BodyText"/>
              <w:ind w:left="0"/>
              <w:rPr>
                <w:sz w:val="18"/>
                <w:szCs w:val="18"/>
              </w:rPr>
            </w:pPr>
            <w:r>
              <w:rPr>
                <w:sz w:val="18"/>
                <w:szCs w:val="18"/>
              </w:rPr>
              <w:t>N/A</w:t>
            </w:r>
          </w:p>
        </w:tc>
        <w:tc>
          <w:tcPr>
            <w:tcW w:w="1020" w:type="dxa"/>
          </w:tcPr>
          <w:p w14:paraId="0CE54B6A" w14:textId="77777777" w:rsidR="001F2071" w:rsidRPr="00D1539F" w:rsidRDefault="001F2071" w:rsidP="001F2071">
            <w:pPr>
              <w:pStyle w:val="BodyText"/>
              <w:ind w:left="0"/>
              <w:rPr>
                <w:sz w:val="18"/>
                <w:szCs w:val="18"/>
              </w:rPr>
            </w:pPr>
            <w:r>
              <w:rPr>
                <w:sz w:val="18"/>
                <w:szCs w:val="18"/>
              </w:rPr>
              <w:t>N/A</w:t>
            </w:r>
          </w:p>
        </w:tc>
        <w:tc>
          <w:tcPr>
            <w:tcW w:w="789" w:type="dxa"/>
          </w:tcPr>
          <w:p w14:paraId="0CE54B6B" w14:textId="77777777" w:rsidR="001F2071" w:rsidRPr="00D1539F" w:rsidRDefault="001F2071" w:rsidP="001F2071">
            <w:pPr>
              <w:pStyle w:val="BodyText"/>
              <w:ind w:left="0"/>
              <w:rPr>
                <w:sz w:val="18"/>
                <w:szCs w:val="18"/>
              </w:rPr>
            </w:pPr>
            <w:r>
              <w:rPr>
                <w:sz w:val="18"/>
                <w:szCs w:val="18"/>
              </w:rPr>
              <w:t>N/A</w:t>
            </w:r>
          </w:p>
        </w:tc>
      </w:tr>
      <w:tr w:rsidR="001F2071" w:rsidRPr="00AD142E" w14:paraId="0CE54B74" w14:textId="77777777" w:rsidTr="009B1E14">
        <w:trPr>
          <w:trHeight w:val="576"/>
        </w:trPr>
        <w:tc>
          <w:tcPr>
            <w:tcW w:w="1348" w:type="dxa"/>
            <w:noWrap/>
          </w:tcPr>
          <w:p w14:paraId="0CE54B6D" w14:textId="77777777" w:rsidR="001F2071" w:rsidRPr="00091BCF" w:rsidRDefault="001F2071" w:rsidP="001F2071">
            <w:pPr>
              <w:pStyle w:val="BodyText"/>
              <w:ind w:left="0"/>
              <w:rPr>
                <w:rFonts w:cstheme="minorHAnsi"/>
                <w:sz w:val="18"/>
                <w:szCs w:val="18"/>
              </w:rPr>
            </w:pPr>
            <w:r w:rsidRPr="00091BCF">
              <w:rPr>
                <w:rFonts w:cstheme="minorHAnsi"/>
                <w:sz w:val="18"/>
                <w:szCs w:val="18"/>
              </w:rPr>
              <w:t>VIOR_3.1.30</w:t>
            </w:r>
          </w:p>
        </w:tc>
        <w:tc>
          <w:tcPr>
            <w:tcW w:w="686" w:type="dxa"/>
          </w:tcPr>
          <w:p w14:paraId="0CE54B6E" w14:textId="77777777" w:rsidR="001F2071" w:rsidRPr="00091BCF" w:rsidRDefault="001F2071" w:rsidP="001F2071">
            <w:pPr>
              <w:pStyle w:val="BodyText"/>
              <w:ind w:left="0"/>
              <w:rPr>
                <w:rFonts w:cstheme="minorHAnsi"/>
                <w:sz w:val="18"/>
                <w:szCs w:val="18"/>
              </w:rPr>
            </w:pPr>
            <w:r w:rsidRPr="00091BCF">
              <w:rPr>
                <w:rFonts w:cstheme="minorHAnsi"/>
                <w:sz w:val="18"/>
                <w:szCs w:val="18"/>
              </w:rPr>
              <w:t>P0</w:t>
            </w:r>
          </w:p>
        </w:tc>
        <w:tc>
          <w:tcPr>
            <w:tcW w:w="1287" w:type="dxa"/>
          </w:tcPr>
          <w:p w14:paraId="0CE54B6F"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Billing Operations</w:t>
            </w:r>
          </w:p>
        </w:tc>
        <w:tc>
          <w:tcPr>
            <w:tcW w:w="3811" w:type="dxa"/>
            <w:noWrap/>
          </w:tcPr>
          <w:p w14:paraId="0CE54B70"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All VoLTE calls will be stored in the Call Dump.</w:t>
            </w:r>
          </w:p>
        </w:tc>
        <w:tc>
          <w:tcPr>
            <w:tcW w:w="945" w:type="dxa"/>
          </w:tcPr>
          <w:p w14:paraId="0CE54B71" w14:textId="77777777" w:rsidR="001F2071" w:rsidRPr="00D1539F" w:rsidRDefault="001F2071" w:rsidP="001F2071">
            <w:pPr>
              <w:pStyle w:val="BodyText"/>
              <w:ind w:left="0"/>
              <w:rPr>
                <w:sz w:val="18"/>
                <w:szCs w:val="18"/>
              </w:rPr>
            </w:pPr>
            <w:r>
              <w:rPr>
                <w:sz w:val="18"/>
                <w:szCs w:val="18"/>
              </w:rPr>
              <w:t>N/A</w:t>
            </w:r>
          </w:p>
        </w:tc>
        <w:tc>
          <w:tcPr>
            <w:tcW w:w="1020" w:type="dxa"/>
          </w:tcPr>
          <w:p w14:paraId="0CE54B72" w14:textId="77777777" w:rsidR="001F2071" w:rsidRPr="00D1539F" w:rsidRDefault="001F2071" w:rsidP="001F2071">
            <w:pPr>
              <w:pStyle w:val="BodyText"/>
              <w:ind w:left="0"/>
              <w:rPr>
                <w:sz w:val="18"/>
                <w:szCs w:val="18"/>
              </w:rPr>
            </w:pPr>
            <w:r>
              <w:rPr>
                <w:sz w:val="18"/>
                <w:szCs w:val="18"/>
              </w:rPr>
              <w:t>N/A</w:t>
            </w:r>
          </w:p>
        </w:tc>
        <w:tc>
          <w:tcPr>
            <w:tcW w:w="789" w:type="dxa"/>
          </w:tcPr>
          <w:p w14:paraId="0CE54B73" w14:textId="77777777" w:rsidR="001F2071" w:rsidRPr="00D1539F" w:rsidRDefault="001F2071" w:rsidP="001F2071">
            <w:pPr>
              <w:pStyle w:val="BodyText"/>
              <w:ind w:left="0"/>
              <w:rPr>
                <w:sz w:val="18"/>
                <w:szCs w:val="18"/>
              </w:rPr>
            </w:pPr>
            <w:r>
              <w:rPr>
                <w:sz w:val="18"/>
                <w:szCs w:val="18"/>
              </w:rPr>
              <w:t>N/A</w:t>
            </w:r>
          </w:p>
        </w:tc>
      </w:tr>
      <w:tr w:rsidR="001F2071" w:rsidRPr="00AD142E" w14:paraId="0CE54B7C" w14:textId="77777777" w:rsidTr="009B1E14">
        <w:trPr>
          <w:trHeight w:val="576"/>
        </w:trPr>
        <w:tc>
          <w:tcPr>
            <w:tcW w:w="1348" w:type="dxa"/>
            <w:noWrap/>
          </w:tcPr>
          <w:p w14:paraId="0CE54B75" w14:textId="77777777" w:rsidR="001F2071" w:rsidRPr="00091BCF" w:rsidRDefault="001F2071" w:rsidP="001F2071">
            <w:pPr>
              <w:pStyle w:val="BodyText"/>
              <w:ind w:left="0"/>
              <w:rPr>
                <w:rFonts w:cstheme="minorHAnsi"/>
                <w:sz w:val="18"/>
                <w:szCs w:val="18"/>
              </w:rPr>
            </w:pPr>
            <w:r w:rsidRPr="00091BCF">
              <w:rPr>
                <w:rFonts w:cstheme="minorHAnsi"/>
                <w:sz w:val="18"/>
                <w:szCs w:val="18"/>
              </w:rPr>
              <w:t>VIOR_3.1.30.1</w:t>
            </w:r>
          </w:p>
        </w:tc>
        <w:tc>
          <w:tcPr>
            <w:tcW w:w="686" w:type="dxa"/>
          </w:tcPr>
          <w:p w14:paraId="0CE54B76" w14:textId="77777777" w:rsidR="001F2071" w:rsidRPr="00091BCF" w:rsidRDefault="001F2071" w:rsidP="001F2071">
            <w:pPr>
              <w:pStyle w:val="BodyText"/>
              <w:ind w:left="0"/>
              <w:rPr>
                <w:rFonts w:cstheme="minorHAnsi"/>
                <w:sz w:val="18"/>
                <w:szCs w:val="18"/>
              </w:rPr>
            </w:pPr>
            <w:r w:rsidRPr="00091BCF">
              <w:rPr>
                <w:rFonts w:cstheme="minorHAnsi"/>
                <w:sz w:val="18"/>
                <w:szCs w:val="18"/>
              </w:rPr>
              <w:t>P0</w:t>
            </w:r>
          </w:p>
        </w:tc>
        <w:tc>
          <w:tcPr>
            <w:tcW w:w="1287" w:type="dxa"/>
          </w:tcPr>
          <w:p w14:paraId="0CE54B77"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Mediation</w:t>
            </w:r>
          </w:p>
        </w:tc>
        <w:tc>
          <w:tcPr>
            <w:tcW w:w="3811" w:type="dxa"/>
            <w:noWrap/>
          </w:tcPr>
          <w:p w14:paraId="0CE54B78"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 xml:space="preserve">Mediation will transfer all calls to Call Dump (all bearers). </w:t>
            </w:r>
          </w:p>
        </w:tc>
        <w:tc>
          <w:tcPr>
            <w:tcW w:w="945" w:type="dxa"/>
          </w:tcPr>
          <w:p w14:paraId="0CE54B79" w14:textId="77777777" w:rsidR="001F2071" w:rsidRPr="00D1539F" w:rsidRDefault="001F2071" w:rsidP="001F2071">
            <w:pPr>
              <w:pStyle w:val="BodyText"/>
              <w:ind w:left="0"/>
              <w:rPr>
                <w:sz w:val="18"/>
                <w:szCs w:val="18"/>
              </w:rPr>
            </w:pPr>
            <w:r>
              <w:rPr>
                <w:sz w:val="18"/>
                <w:szCs w:val="18"/>
              </w:rPr>
              <w:t>N/A</w:t>
            </w:r>
          </w:p>
        </w:tc>
        <w:tc>
          <w:tcPr>
            <w:tcW w:w="1020" w:type="dxa"/>
          </w:tcPr>
          <w:p w14:paraId="0CE54B7A" w14:textId="77777777" w:rsidR="001F2071" w:rsidRPr="00D1539F" w:rsidRDefault="001F2071" w:rsidP="001F2071">
            <w:pPr>
              <w:pStyle w:val="BodyText"/>
              <w:ind w:left="0"/>
              <w:rPr>
                <w:sz w:val="18"/>
                <w:szCs w:val="18"/>
              </w:rPr>
            </w:pPr>
            <w:r>
              <w:rPr>
                <w:sz w:val="18"/>
                <w:szCs w:val="18"/>
              </w:rPr>
              <w:t>N/A</w:t>
            </w:r>
          </w:p>
        </w:tc>
        <w:tc>
          <w:tcPr>
            <w:tcW w:w="789" w:type="dxa"/>
          </w:tcPr>
          <w:p w14:paraId="0CE54B7B" w14:textId="77777777" w:rsidR="001F2071" w:rsidRPr="00D1539F" w:rsidRDefault="001F2071" w:rsidP="001F2071">
            <w:pPr>
              <w:pStyle w:val="BodyText"/>
              <w:ind w:left="0"/>
              <w:rPr>
                <w:sz w:val="18"/>
                <w:szCs w:val="18"/>
              </w:rPr>
            </w:pPr>
            <w:r>
              <w:rPr>
                <w:sz w:val="18"/>
                <w:szCs w:val="18"/>
              </w:rPr>
              <w:t>N/A</w:t>
            </w:r>
          </w:p>
        </w:tc>
      </w:tr>
      <w:tr w:rsidR="001F2071" w:rsidRPr="00AD142E" w14:paraId="0CE54B84" w14:textId="77777777" w:rsidTr="009B1E14">
        <w:trPr>
          <w:trHeight w:val="576"/>
        </w:trPr>
        <w:tc>
          <w:tcPr>
            <w:tcW w:w="1348" w:type="dxa"/>
            <w:noWrap/>
          </w:tcPr>
          <w:p w14:paraId="0CE54B7D" w14:textId="77777777" w:rsidR="001F2071" w:rsidRPr="00091BCF" w:rsidRDefault="001F2071" w:rsidP="001F2071">
            <w:pPr>
              <w:pStyle w:val="BodyText"/>
              <w:ind w:left="0"/>
              <w:rPr>
                <w:rFonts w:cstheme="minorHAnsi"/>
                <w:sz w:val="18"/>
                <w:szCs w:val="18"/>
              </w:rPr>
            </w:pPr>
            <w:r w:rsidRPr="00091BCF">
              <w:rPr>
                <w:rFonts w:cstheme="minorHAnsi"/>
                <w:sz w:val="18"/>
                <w:szCs w:val="18"/>
              </w:rPr>
              <w:t>VIOR_3.1.31</w:t>
            </w:r>
          </w:p>
        </w:tc>
        <w:tc>
          <w:tcPr>
            <w:tcW w:w="686" w:type="dxa"/>
          </w:tcPr>
          <w:p w14:paraId="0CE54B7E" w14:textId="77777777" w:rsidR="001F2071" w:rsidRPr="00091BCF" w:rsidRDefault="001F2071" w:rsidP="001F2071">
            <w:pPr>
              <w:pStyle w:val="BodyText"/>
              <w:ind w:left="0"/>
              <w:rPr>
                <w:rFonts w:cstheme="minorHAnsi"/>
                <w:sz w:val="18"/>
                <w:szCs w:val="18"/>
              </w:rPr>
            </w:pPr>
            <w:r w:rsidRPr="00091BCF">
              <w:rPr>
                <w:rFonts w:cstheme="minorHAnsi"/>
                <w:sz w:val="18"/>
                <w:szCs w:val="18"/>
              </w:rPr>
              <w:t>P0</w:t>
            </w:r>
          </w:p>
        </w:tc>
        <w:tc>
          <w:tcPr>
            <w:tcW w:w="1287" w:type="dxa"/>
          </w:tcPr>
          <w:p w14:paraId="0CE54B7F"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USCC, ENGR</w:t>
            </w:r>
          </w:p>
        </w:tc>
        <w:tc>
          <w:tcPr>
            <w:tcW w:w="3811" w:type="dxa"/>
            <w:noWrap/>
          </w:tcPr>
          <w:p w14:paraId="0CE54B80"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USCC customers will have presence capability when roaming if supported by the home network.</w:t>
            </w:r>
          </w:p>
        </w:tc>
        <w:tc>
          <w:tcPr>
            <w:tcW w:w="945" w:type="dxa"/>
          </w:tcPr>
          <w:p w14:paraId="0CE54B81" w14:textId="77777777" w:rsidR="001F2071" w:rsidRPr="00091BCF" w:rsidRDefault="001F2071" w:rsidP="001F2071">
            <w:pPr>
              <w:pStyle w:val="BodyText"/>
              <w:ind w:left="0"/>
              <w:rPr>
                <w:sz w:val="18"/>
                <w:szCs w:val="18"/>
              </w:rPr>
            </w:pPr>
            <w:r>
              <w:rPr>
                <w:sz w:val="18"/>
                <w:szCs w:val="18"/>
              </w:rPr>
              <w:t>N/A</w:t>
            </w:r>
          </w:p>
        </w:tc>
        <w:tc>
          <w:tcPr>
            <w:tcW w:w="1020" w:type="dxa"/>
          </w:tcPr>
          <w:p w14:paraId="0CE54B82" w14:textId="77777777" w:rsidR="001F2071" w:rsidRPr="00D1539F" w:rsidRDefault="001F2071" w:rsidP="001F2071">
            <w:pPr>
              <w:pStyle w:val="BodyText"/>
              <w:ind w:left="0"/>
              <w:rPr>
                <w:sz w:val="18"/>
                <w:szCs w:val="18"/>
              </w:rPr>
            </w:pPr>
            <w:r>
              <w:rPr>
                <w:sz w:val="18"/>
                <w:szCs w:val="18"/>
              </w:rPr>
              <w:t>N/A</w:t>
            </w:r>
          </w:p>
        </w:tc>
        <w:tc>
          <w:tcPr>
            <w:tcW w:w="789" w:type="dxa"/>
          </w:tcPr>
          <w:p w14:paraId="0CE54B83" w14:textId="77777777" w:rsidR="001F2071" w:rsidRPr="00D1539F" w:rsidRDefault="001F2071" w:rsidP="001F2071">
            <w:pPr>
              <w:pStyle w:val="BodyText"/>
              <w:ind w:left="0"/>
              <w:rPr>
                <w:sz w:val="18"/>
                <w:szCs w:val="18"/>
              </w:rPr>
            </w:pPr>
            <w:r>
              <w:rPr>
                <w:sz w:val="18"/>
                <w:szCs w:val="18"/>
              </w:rPr>
              <w:t>N/A</w:t>
            </w:r>
          </w:p>
        </w:tc>
      </w:tr>
      <w:tr w:rsidR="001F2071" w:rsidRPr="00AD142E" w14:paraId="0CE54B8D" w14:textId="77777777" w:rsidTr="009B1E14">
        <w:trPr>
          <w:trHeight w:val="576"/>
        </w:trPr>
        <w:tc>
          <w:tcPr>
            <w:tcW w:w="1348" w:type="dxa"/>
            <w:noWrap/>
          </w:tcPr>
          <w:p w14:paraId="0CE54B85" w14:textId="77777777" w:rsidR="001F2071" w:rsidRPr="00091BCF" w:rsidRDefault="001F2071" w:rsidP="001F2071">
            <w:pPr>
              <w:pStyle w:val="BodyText"/>
              <w:ind w:left="0"/>
              <w:rPr>
                <w:rFonts w:cstheme="minorHAnsi"/>
                <w:sz w:val="18"/>
                <w:szCs w:val="18"/>
              </w:rPr>
            </w:pPr>
            <w:r w:rsidRPr="00091BCF">
              <w:rPr>
                <w:rFonts w:cstheme="minorHAnsi"/>
                <w:sz w:val="18"/>
                <w:szCs w:val="18"/>
              </w:rPr>
              <w:t>VIOR_3.1.32</w:t>
            </w:r>
          </w:p>
        </w:tc>
        <w:tc>
          <w:tcPr>
            <w:tcW w:w="686" w:type="dxa"/>
          </w:tcPr>
          <w:p w14:paraId="0CE54B86" w14:textId="77777777" w:rsidR="001F2071" w:rsidRPr="00091BCF" w:rsidRDefault="001F2071" w:rsidP="001F2071">
            <w:pPr>
              <w:pStyle w:val="BodyText"/>
              <w:ind w:left="0"/>
              <w:rPr>
                <w:rFonts w:cstheme="minorHAnsi"/>
                <w:sz w:val="18"/>
                <w:szCs w:val="18"/>
              </w:rPr>
            </w:pPr>
            <w:r w:rsidRPr="00091BCF">
              <w:rPr>
                <w:rFonts w:cstheme="minorHAnsi"/>
                <w:sz w:val="18"/>
                <w:szCs w:val="18"/>
              </w:rPr>
              <w:t>P0</w:t>
            </w:r>
          </w:p>
        </w:tc>
        <w:tc>
          <w:tcPr>
            <w:tcW w:w="1287" w:type="dxa"/>
          </w:tcPr>
          <w:p w14:paraId="0CE54B87"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USCC, ENGR, Amdocs</w:t>
            </w:r>
          </w:p>
        </w:tc>
        <w:tc>
          <w:tcPr>
            <w:tcW w:w="3811" w:type="dxa"/>
            <w:noWrap/>
          </w:tcPr>
          <w:p w14:paraId="0CE54B88" w14:textId="77777777" w:rsidR="001F2071" w:rsidRPr="00FA238C" w:rsidRDefault="001F2071" w:rsidP="001F2071">
            <w:pPr>
              <w:pStyle w:val="CellBody"/>
              <w:spacing w:beforeAutospacing="1" w:afterAutospacing="1"/>
              <w:rPr>
                <w:rFonts w:asciiTheme="minorHAnsi" w:hAnsiTheme="minorHAnsi" w:cstheme="minorHAnsi"/>
                <w:color w:val="auto"/>
                <w:sz w:val="18"/>
                <w:szCs w:val="18"/>
              </w:rPr>
            </w:pPr>
            <w:r w:rsidRPr="00091BCF">
              <w:rPr>
                <w:rFonts w:asciiTheme="minorHAnsi" w:hAnsiTheme="minorHAnsi" w:cstheme="minorHAnsi"/>
                <w:color w:val="auto"/>
                <w:sz w:val="18"/>
                <w:szCs w:val="18"/>
              </w:rPr>
              <w:t>The precondition for VoLTE roaming is the</w:t>
            </w:r>
            <w:r w:rsidRPr="00091BCF">
              <w:rPr>
                <w:sz w:val="18"/>
                <w:szCs w:val="18"/>
              </w:rPr>
              <w:t xml:space="preserve"> </w:t>
            </w:r>
            <w:r w:rsidRPr="00091BCF">
              <w:rPr>
                <w:rFonts w:asciiTheme="minorHAnsi" w:hAnsiTheme="minorHAnsi" w:cstheme="minorHAnsi"/>
                <w:sz w:val="18"/>
                <w:szCs w:val="18"/>
              </w:rPr>
              <w:t>subscriber’s home market should be one where USCC has enabled VoLTE (i.e. initially, Iowa) as well as the market is authorized for VoLTE roaming and the customer is roaming in a market where our roaming partner has also enabled VoLTE/VoLTE roaming</w:t>
            </w:r>
            <w:r w:rsidRPr="00091BCF">
              <w:rPr>
                <w:rFonts w:asciiTheme="minorHAnsi" w:hAnsiTheme="minorHAnsi" w:cstheme="minorHAnsi"/>
                <w:color w:val="auto"/>
                <w:sz w:val="18"/>
                <w:szCs w:val="18"/>
              </w:rPr>
              <w:t xml:space="preserve"> </w:t>
            </w:r>
            <w:r w:rsidRPr="00091BCF">
              <w:rPr>
                <w:rFonts w:asciiTheme="minorHAnsi" w:hAnsiTheme="minorHAnsi" w:cstheme="minorHAnsi"/>
                <w:strike/>
                <w:color w:val="auto"/>
                <w:sz w:val="18"/>
                <w:szCs w:val="18"/>
              </w:rPr>
              <w:t>subscriber is in a VoLTE enabled market.</w:t>
            </w:r>
            <w:r w:rsidRPr="00091BCF">
              <w:rPr>
                <w:rFonts w:asciiTheme="minorHAnsi" w:hAnsiTheme="minorHAnsi" w:cstheme="minorHAnsi"/>
                <w:color w:val="auto"/>
                <w:sz w:val="18"/>
                <w:szCs w:val="18"/>
              </w:rPr>
              <w:t xml:space="preserve"> (requirement updated per CR-ID-5)</w:t>
            </w:r>
          </w:p>
        </w:tc>
        <w:tc>
          <w:tcPr>
            <w:tcW w:w="945" w:type="dxa"/>
          </w:tcPr>
          <w:p w14:paraId="0CE54B89" w14:textId="77777777" w:rsidR="001F2071" w:rsidRPr="001A5F28" w:rsidRDefault="001A5F28" w:rsidP="001F2071">
            <w:pPr>
              <w:pStyle w:val="BodyText"/>
              <w:ind w:left="0"/>
              <w:rPr>
                <w:sz w:val="18"/>
                <w:szCs w:val="18"/>
              </w:rPr>
            </w:pPr>
            <w:r w:rsidRPr="001A5F28">
              <w:rPr>
                <w:sz w:val="18"/>
                <w:szCs w:val="18"/>
              </w:rPr>
              <w:t>CRM</w:t>
            </w:r>
          </w:p>
        </w:tc>
        <w:tc>
          <w:tcPr>
            <w:tcW w:w="1020" w:type="dxa"/>
          </w:tcPr>
          <w:p w14:paraId="0CE54B8A" w14:textId="77777777" w:rsidR="001F2071" w:rsidRPr="001A5F28" w:rsidRDefault="001A5F28" w:rsidP="001F2071">
            <w:pPr>
              <w:pStyle w:val="BodyText"/>
              <w:ind w:left="0"/>
              <w:rPr>
                <w:sz w:val="18"/>
                <w:szCs w:val="18"/>
              </w:rPr>
            </w:pPr>
            <w:r w:rsidRPr="001A5F28">
              <w:rPr>
                <w:sz w:val="18"/>
                <w:szCs w:val="18"/>
              </w:rPr>
              <w:t>OMS</w:t>
            </w:r>
          </w:p>
          <w:p w14:paraId="0CE54B8B" w14:textId="77777777" w:rsidR="001A5F28" w:rsidRPr="001A5F28" w:rsidRDefault="001A5F28" w:rsidP="001F2071">
            <w:pPr>
              <w:pStyle w:val="BodyText"/>
              <w:ind w:left="0"/>
              <w:rPr>
                <w:sz w:val="18"/>
                <w:szCs w:val="18"/>
              </w:rPr>
            </w:pPr>
            <w:r w:rsidRPr="001A5F28">
              <w:rPr>
                <w:sz w:val="18"/>
                <w:szCs w:val="18"/>
              </w:rPr>
              <w:t>EPC</w:t>
            </w:r>
          </w:p>
        </w:tc>
        <w:tc>
          <w:tcPr>
            <w:tcW w:w="789" w:type="dxa"/>
          </w:tcPr>
          <w:p w14:paraId="0CE54B8C" w14:textId="77777777" w:rsidR="001F2071" w:rsidRPr="00A5564D" w:rsidRDefault="005648F6" w:rsidP="001F2071">
            <w:pPr>
              <w:pStyle w:val="BodyText"/>
              <w:ind w:left="0"/>
              <w:rPr>
                <w:sz w:val="18"/>
                <w:szCs w:val="18"/>
                <w:highlight w:val="yellow"/>
              </w:rPr>
            </w:pPr>
            <w:r w:rsidRPr="005648F6">
              <w:rPr>
                <w:sz w:val="18"/>
                <w:szCs w:val="18"/>
              </w:rPr>
              <w:t>3.2.2</w:t>
            </w:r>
          </w:p>
        </w:tc>
      </w:tr>
      <w:tr w:rsidR="001F2071" w:rsidRPr="00AD142E" w14:paraId="0CE54B96" w14:textId="77777777" w:rsidTr="009B1E14">
        <w:trPr>
          <w:trHeight w:val="576"/>
        </w:trPr>
        <w:tc>
          <w:tcPr>
            <w:tcW w:w="1348" w:type="dxa"/>
            <w:noWrap/>
          </w:tcPr>
          <w:p w14:paraId="0CE54B8E" w14:textId="77777777" w:rsidR="001F2071" w:rsidRPr="00091BCF" w:rsidRDefault="001F2071" w:rsidP="001F2071">
            <w:pPr>
              <w:pStyle w:val="BodyText"/>
              <w:ind w:left="0"/>
              <w:rPr>
                <w:rFonts w:cstheme="minorHAnsi"/>
                <w:sz w:val="18"/>
                <w:szCs w:val="18"/>
              </w:rPr>
            </w:pPr>
            <w:r w:rsidRPr="00091BCF">
              <w:rPr>
                <w:rFonts w:cstheme="minorHAnsi"/>
                <w:sz w:val="18"/>
                <w:szCs w:val="18"/>
              </w:rPr>
              <w:t>VIOR_3.1.C</w:t>
            </w:r>
          </w:p>
        </w:tc>
        <w:tc>
          <w:tcPr>
            <w:tcW w:w="686" w:type="dxa"/>
          </w:tcPr>
          <w:p w14:paraId="0CE54B8F" w14:textId="77777777" w:rsidR="001F2071" w:rsidRPr="00091BCF" w:rsidRDefault="001F2071" w:rsidP="001F2071">
            <w:pPr>
              <w:pStyle w:val="BodyText"/>
              <w:ind w:left="0"/>
              <w:rPr>
                <w:rFonts w:cstheme="minorHAnsi"/>
                <w:sz w:val="18"/>
                <w:szCs w:val="18"/>
              </w:rPr>
            </w:pPr>
            <w:r w:rsidRPr="00091BCF">
              <w:rPr>
                <w:rFonts w:cstheme="minorHAnsi"/>
                <w:sz w:val="18"/>
                <w:szCs w:val="18"/>
              </w:rPr>
              <w:t>P0</w:t>
            </w:r>
          </w:p>
        </w:tc>
        <w:tc>
          <w:tcPr>
            <w:tcW w:w="1287" w:type="dxa"/>
          </w:tcPr>
          <w:p w14:paraId="0CE54B90"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USCC, ENGR</w:t>
            </w:r>
          </w:p>
        </w:tc>
        <w:tc>
          <w:tcPr>
            <w:tcW w:w="3811" w:type="dxa"/>
            <w:noWrap/>
          </w:tcPr>
          <w:p w14:paraId="0CE54B91" w14:textId="77777777" w:rsidR="001F2071" w:rsidRPr="00091BCF" w:rsidRDefault="001F2071" w:rsidP="001F2071">
            <w:pPr>
              <w:pStyle w:val="CellBody"/>
              <w:spacing w:beforeAutospacing="1" w:afterAutospacing="1"/>
              <w:rPr>
                <w:rFonts w:asciiTheme="minorHAnsi" w:hAnsiTheme="minorHAnsi" w:cstheme="minorHAnsi"/>
                <w:color w:val="auto"/>
                <w:sz w:val="18"/>
                <w:szCs w:val="18"/>
              </w:rPr>
            </w:pPr>
            <w:r w:rsidRPr="00091BCF">
              <w:rPr>
                <w:rFonts w:asciiTheme="minorHAnsi" w:hAnsiTheme="minorHAnsi" w:cstheme="minorHAnsi"/>
                <w:color w:val="auto"/>
                <w:sz w:val="18"/>
                <w:szCs w:val="18"/>
              </w:rPr>
              <w:t xml:space="preserve">All USCC outbound VoLTE roaming traffic will be routed back to USCC’s network.  (local break out not supported as part of IR0328) </w:t>
            </w:r>
          </w:p>
          <w:p w14:paraId="0CE54B92"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Note: 911 only will be treated as Local breakout.</w:t>
            </w:r>
          </w:p>
        </w:tc>
        <w:tc>
          <w:tcPr>
            <w:tcW w:w="945" w:type="dxa"/>
          </w:tcPr>
          <w:p w14:paraId="0CE54B93" w14:textId="77777777" w:rsidR="001F2071" w:rsidRPr="00091BCF" w:rsidRDefault="001F2071" w:rsidP="001F2071">
            <w:pPr>
              <w:pStyle w:val="BodyText"/>
              <w:ind w:left="0"/>
              <w:rPr>
                <w:sz w:val="18"/>
                <w:szCs w:val="18"/>
              </w:rPr>
            </w:pPr>
            <w:r>
              <w:rPr>
                <w:sz w:val="18"/>
                <w:szCs w:val="18"/>
              </w:rPr>
              <w:t>N/A</w:t>
            </w:r>
          </w:p>
        </w:tc>
        <w:tc>
          <w:tcPr>
            <w:tcW w:w="1020" w:type="dxa"/>
          </w:tcPr>
          <w:p w14:paraId="0CE54B94" w14:textId="77777777" w:rsidR="001F2071" w:rsidRPr="00D1539F" w:rsidRDefault="001F2071" w:rsidP="001F2071">
            <w:pPr>
              <w:pStyle w:val="BodyText"/>
              <w:ind w:left="0"/>
              <w:rPr>
                <w:sz w:val="18"/>
                <w:szCs w:val="18"/>
              </w:rPr>
            </w:pPr>
            <w:r>
              <w:rPr>
                <w:sz w:val="18"/>
                <w:szCs w:val="18"/>
              </w:rPr>
              <w:t>N/A</w:t>
            </w:r>
          </w:p>
        </w:tc>
        <w:tc>
          <w:tcPr>
            <w:tcW w:w="789" w:type="dxa"/>
          </w:tcPr>
          <w:p w14:paraId="0CE54B95" w14:textId="77777777" w:rsidR="001F2071" w:rsidRPr="00D1539F" w:rsidRDefault="001F2071" w:rsidP="001F2071">
            <w:pPr>
              <w:pStyle w:val="BodyText"/>
              <w:ind w:left="0"/>
              <w:rPr>
                <w:sz w:val="18"/>
                <w:szCs w:val="18"/>
              </w:rPr>
            </w:pPr>
            <w:r>
              <w:rPr>
                <w:sz w:val="18"/>
                <w:szCs w:val="18"/>
              </w:rPr>
              <w:t>N/A</w:t>
            </w:r>
          </w:p>
        </w:tc>
      </w:tr>
      <w:tr w:rsidR="001F2071" w:rsidRPr="00AD142E" w14:paraId="0CE54B9F" w14:textId="77777777" w:rsidTr="009B1E14">
        <w:trPr>
          <w:trHeight w:val="576"/>
        </w:trPr>
        <w:tc>
          <w:tcPr>
            <w:tcW w:w="1348" w:type="dxa"/>
            <w:noWrap/>
            <w:vAlign w:val="center"/>
          </w:tcPr>
          <w:p w14:paraId="0CE54B97" w14:textId="77777777" w:rsidR="001F2071" w:rsidRPr="00091BCF" w:rsidRDefault="001F2071" w:rsidP="001F2071">
            <w:pPr>
              <w:pStyle w:val="BodyText"/>
              <w:ind w:left="0"/>
              <w:rPr>
                <w:rFonts w:cstheme="minorHAnsi"/>
                <w:sz w:val="18"/>
                <w:szCs w:val="18"/>
              </w:rPr>
            </w:pPr>
            <w:r w:rsidRPr="00091BCF">
              <w:rPr>
                <w:rFonts w:cstheme="minorHAnsi"/>
                <w:sz w:val="18"/>
                <w:szCs w:val="18"/>
              </w:rPr>
              <w:t>VIOR_3.1.33</w:t>
            </w:r>
          </w:p>
        </w:tc>
        <w:tc>
          <w:tcPr>
            <w:tcW w:w="686" w:type="dxa"/>
            <w:vAlign w:val="center"/>
          </w:tcPr>
          <w:p w14:paraId="0CE54B98" w14:textId="77777777" w:rsidR="001F2071" w:rsidRPr="00091BCF" w:rsidRDefault="001F2071" w:rsidP="001F2071">
            <w:pPr>
              <w:pStyle w:val="BodyText"/>
              <w:ind w:left="0"/>
              <w:rPr>
                <w:rFonts w:cstheme="minorHAnsi"/>
                <w:sz w:val="18"/>
                <w:szCs w:val="18"/>
              </w:rPr>
            </w:pPr>
            <w:r w:rsidRPr="00091BCF">
              <w:rPr>
                <w:rFonts w:cstheme="minorHAnsi"/>
                <w:sz w:val="18"/>
                <w:szCs w:val="18"/>
              </w:rPr>
              <w:t>P0</w:t>
            </w:r>
          </w:p>
        </w:tc>
        <w:tc>
          <w:tcPr>
            <w:tcW w:w="1287" w:type="dxa"/>
          </w:tcPr>
          <w:p w14:paraId="0CE54B99"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USCC</w:t>
            </w:r>
          </w:p>
        </w:tc>
        <w:tc>
          <w:tcPr>
            <w:tcW w:w="3811" w:type="dxa"/>
            <w:noWrap/>
          </w:tcPr>
          <w:p w14:paraId="0CE54B9A" w14:textId="77777777" w:rsidR="001F2071" w:rsidRPr="00091BCF" w:rsidRDefault="001F2071" w:rsidP="001F2071">
            <w:pPr>
              <w:pStyle w:val="CellBody"/>
              <w:spacing w:beforeAutospacing="1" w:afterAutospacing="1"/>
              <w:rPr>
                <w:rFonts w:asciiTheme="minorHAnsi" w:hAnsiTheme="minorHAnsi" w:cstheme="minorHAnsi"/>
                <w:color w:val="auto"/>
                <w:sz w:val="18"/>
                <w:szCs w:val="18"/>
              </w:rPr>
            </w:pPr>
            <w:r w:rsidRPr="00091BCF">
              <w:rPr>
                <w:rFonts w:asciiTheme="minorHAnsi" w:hAnsiTheme="minorHAnsi" w:cstheme="minorHAnsi"/>
                <w:color w:val="auto"/>
                <w:sz w:val="18"/>
                <w:szCs w:val="18"/>
              </w:rPr>
              <w:t>VoLTE roaming voice usage  and LTE data usage respectfully  will appear on the bill and on MyAccount as it does today for CDMA roaming voice and LTE roaming data usage.</w:t>
            </w:r>
          </w:p>
          <w:p w14:paraId="0CE54B9B"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Note: As part of IR0328 Roaming traffic will be Home Routed and usage incurred by the subscriber will be billed and display as it does today in CDMA.</w:t>
            </w:r>
          </w:p>
        </w:tc>
        <w:tc>
          <w:tcPr>
            <w:tcW w:w="945" w:type="dxa"/>
          </w:tcPr>
          <w:p w14:paraId="0CE54B9C" w14:textId="77777777" w:rsidR="001F2071" w:rsidRPr="00091BCF" w:rsidRDefault="001F2071" w:rsidP="001F2071">
            <w:pPr>
              <w:pStyle w:val="BodyText"/>
              <w:ind w:left="0"/>
              <w:rPr>
                <w:sz w:val="18"/>
                <w:szCs w:val="18"/>
              </w:rPr>
            </w:pPr>
            <w:r>
              <w:rPr>
                <w:sz w:val="18"/>
                <w:szCs w:val="18"/>
              </w:rPr>
              <w:t>N/A</w:t>
            </w:r>
          </w:p>
        </w:tc>
        <w:tc>
          <w:tcPr>
            <w:tcW w:w="1020" w:type="dxa"/>
          </w:tcPr>
          <w:p w14:paraId="0CE54B9D" w14:textId="77777777" w:rsidR="001F2071" w:rsidRPr="00D1539F" w:rsidRDefault="001F2071" w:rsidP="001F2071">
            <w:pPr>
              <w:pStyle w:val="BodyText"/>
              <w:ind w:left="0"/>
              <w:rPr>
                <w:sz w:val="18"/>
                <w:szCs w:val="18"/>
              </w:rPr>
            </w:pPr>
            <w:r>
              <w:rPr>
                <w:sz w:val="18"/>
                <w:szCs w:val="18"/>
              </w:rPr>
              <w:t>N/A</w:t>
            </w:r>
          </w:p>
        </w:tc>
        <w:tc>
          <w:tcPr>
            <w:tcW w:w="789" w:type="dxa"/>
          </w:tcPr>
          <w:p w14:paraId="0CE54B9E" w14:textId="77777777" w:rsidR="001F2071" w:rsidRPr="00D1539F" w:rsidRDefault="001F2071" w:rsidP="001F2071">
            <w:pPr>
              <w:pStyle w:val="BodyText"/>
              <w:ind w:left="0"/>
              <w:rPr>
                <w:sz w:val="18"/>
                <w:szCs w:val="18"/>
              </w:rPr>
            </w:pPr>
            <w:r>
              <w:rPr>
                <w:sz w:val="18"/>
                <w:szCs w:val="18"/>
              </w:rPr>
              <w:t>N/A</w:t>
            </w:r>
          </w:p>
        </w:tc>
      </w:tr>
      <w:tr w:rsidR="001F2071" w:rsidRPr="00AD142E" w14:paraId="0CE54BA8" w14:textId="77777777" w:rsidTr="009B1E14">
        <w:trPr>
          <w:trHeight w:val="576"/>
        </w:trPr>
        <w:tc>
          <w:tcPr>
            <w:tcW w:w="1348" w:type="dxa"/>
            <w:noWrap/>
            <w:vAlign w:val="center"/>
          </w:tcPr>
          <w:p w14:paraId="0CE54BA0" w14:textId="77777777" w:rsidR="001F2071" w:rsidRPr="00091BCF" w:rsidRDefault="001F2071" w:rsidP="001F2071">
            <w:pPr>
              <w:pStyle w:val="BodyText"/>
              <w:ind w:left="0"/>
              <w:rPr>
                <w:rFonts w:cstheme="minorHAnsi"/>
                <w:sz w:val="18"/>
                <w:szCs w:val="18"/>
              </w:rPr>
            </w:pPr>
            <w:r w:rsidRPr="00091BCF">
              <w:rPr>
                <w:rFonts w:cstheme="minorHAnsi"/>
                <w:sz w:val="18"/>
                <w:szCs w:val="18"/>
              </w:rPr>
              <w:t>VIOR_3.1.33.1</w:t>
            </w:r>
          </w:p>
        </w:tc>
        <w:tc>
          <w:tcPr>
            <w:tcW w:w="686" w:type="dxa"/>
            <w:vAlign w:val="center"/>
          </w:tcPr>
          <w:p w14:paraId="0CE54BA1" w14:textId="77777777" w:rsidR="001F2071" w:rsidRPr="00091BCF" w:rsidRDefault="001F2071" w:rsidP="001F2071">
            <w:pPr>
              <w:pStyle w:val="BodyText"/>
              <w:ind w:left="0"/>
              <w:rPr>
                <w:rFonts w:cstheme="minorHAnsi"/>
                <w:sz w:val="18"/>
                <w:szCs w:val="18"/>
              </w:rPr>
            </w:pPr>
            <w:r w:rsidRPr="00091BCF">
              <w:rPr>
                <w:rFonts w:cstheme="minorHAnsi"/>
                <w:sz w:val="18"/>
                <w:szCs w:val="18"/>
              </w:rPr>
              <w:t>P0</w:t>
            </w:r>
          </w:p>
        </w:tc>
        <w:tc>
          <w:tcPr>
            <w:tcW w:w="1287" w:type="dxa"/>
          </w:tcPr>
          <w:p w14:paraId="0CE54BA2"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USCC</w:t>
            </w:r>
          </w:p>
        </w:tc>
        <w:tc>
          <w:tcPr>
            <w:tcW w:w="3811" w:type="dxa"/>
            <w:noWrap/>
          </w:tcPr>
          <w:p w14:paraId="0CE54BA3" w14:textId="77777777" w:rsidR="001F2071" w:rsidRPr="00091BCF" w:rsidRDefault="001F2071" w:rsidP="001F2071">
            <w:pPr>
              <w:pStyle w:val="CellBody"/>
              <w:spacing w:beforeAutospacing="1" w:afterAutospacing="1"/>
              <w:ind w:left="720"/>
              <w:rPr>
                <w:rFonts w:asciiTheme="minorHAnsi" w:hAnsiTheme="minorHAnsi" w:cstheme="minorHAnsi"/>
                <w:color w:val="auto"/>
                <w:sz w:val="18"/>
                <w:szCs w:val="18"/>
              </w:rPr>
            </w:pPr>
            <w:r w:rsidRPr="00091BCF">
              <w:rPr>
                <w:rFonts w:asciiTheme="minorHAnsi" w:hAnsiTheme="minorHAnsi" w:cstheme="minorHAnsi"/>
                <w:color w:val="auto"/>
                <w:sz w:val="18"/>
                <w:szCs w:val="18"/>
              </w:rPr>
              <w:t>Mediation will be provided with the TA</w:t>
            </w:r>
            <w:r w:rsidR="001D69C6">
              <w:rPr>
                <w:rFonts w:asciiTheme="minorHAnsi" w:hAnsiTheme="minorHAnsi" w:cstheme="minorHAnsi"/>
                <w:color w:val="auto"/>
                <w:sz w:val="18"/>
                <w:szCs w:val="18"/>
              </w:rPr>
              <w:t>I</w:t>
            </w:r>
            <w:r w:rsidRPr="00091BCF">
              <w:rPr>
                <w:rFonts w:asciiTheme="minorHAnsi" w:hAnsiTheme="minorHAnsi" w:cstheme="minorHAnsi"/>
                <w:color w:val="auto"/>
                <w:sz w:val="18"/>
                <w:szCs w:val="18"/>
              </w:rPr>
              <w:t xml:space="preserve"> lists obtained from partner carriers. </w:t>
            </w:r>
          </w:p>
          <w:p w14:paraId="0CE54BA4"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 xml:space="preserve">Note: This will ensure that location data is correct in USCC Systems. </w:t>
            </w:r>
            <w:r w:rsidRPr="00091BCF">
              <w:rPr>
                <w:rFonts w:asciiTheme="minorHAnsi" w:hAnsiTheme="minorHAnsi" w:cstheme="minorHAnsi"/>
                <w:sz w:val="18"/>
                <w:szCs w:val="18"/>
              </w:rPr>
              <w:object w:dxaOrig="2520" w:dyaOrig="1623" w14:anchorId="0CE556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75pt;height:52.5pt" o:ole="">
                  <v:imagedata r:id="rId34" o:title=""/>
                </v:shape>
                <o:OLEObject Type="Embed" ProgID="Excel.SheetMacroEnabled.12" ShapeID="_x0000_i1025" DrawAspect="Icon" ObjectID="_1537960290" r:id="rId35"/>
              </w:object>
            </w:r>
          </w:p>
        </w:tc>
        <w:tc>
          <w:tcPr>
            <w:tcW w:w="945" w:type="dxa"/>
          </w:tcPr>
          <w:p w14:paraId="0CE54BA5" w14:textId="77777777" w:rsidR="001F2071" w:rsidRPr="00091BCF" w:rsidRDefault="001F2071" w:rsidP="001F2071">
            <w:pPr>
              <w:pStyle w:val="BodyText"/>
              <w:ind w:left="0"/>
              <w:rPr>
                <w:sz w:val="18"/>
                <w:szCs w:val="18"/>
              </w:rPr>
            </w:pPr>
            <w:r>
              <w:rPr>
                <w:sz w:val="18"/>
                <w:szCs w:val="18"/>
              </w:rPr>
              <w:t>N/A</w:t>
            </w:r>
          </w:p>
        </w:tc>
        <w:tc>
          <w:tcPr>
            <w:tcW w:w="1020" w:type="dxa"/>
          </w:tcPr>
          <w:p w14:paraId="0CE54BA6" w14:textId="77777777" w:rsidR="001F2071" w:rsidRPr="00D1539F" w:rsidRDefault="001F2071" w:rsidP="001F2071">
            <w:pPr>
              <w:pStyle w:val="BodyText"/>
              <w:ind w:left="0"/>
              <w:rPr>
                <w:sz w:val="18"/>
                <w:szCs w:val="18"/>
              </w:rPr>
            </w:pPr>
            <w:r>
              <w:rPr>
                <w:sz w:val="18"/>
                <w:szCs w:val="18"/>
              </w:rPr>
              <w:t>N/A</w:t>
            </w:r>
          </w:p>
        </w:tc>
        <w:tc>
          <w:tcPr>
            <w:tcW w:w="789" w:type="dxa"/>
          </w:tcPr>
          <w:p w14:paraId="0CE54BA7" w14:textId="77777777" w:rsidR="001F2071" w:rsidRPr="00D1539F" w:rsidRDefault="001F2071" w:rsidP="001F2071">
            <w:pPr>
              <w:pStyle w:val="BodyText"/>
              <w:ind w:left="0"/>
              <w:rPr>
                <w:sz w:val="18"/>
                <w:szCs w:val="18"/>
              </w:rPr>
            </w:pPr>
            <w:r>
              <w:rPr>
                <w:sz w:val="18"/>
                <w:szCs w:val="18"/>
              </w:rPr>
              <w:t>N/A</w:t>
            </w:r>
          </w:p>
        </w:tc>
      </w:tr>
      <w:tr w:rsidR="001F2071" w:rsidRPr="00AD142E" w14:paraId="0CE54BB2" w14:textId="77777777" w:rsidTr="009B1E14">
        <w:trPr>
          <w:trHeight w:val="576"/>
        </w:trPr>
        <w:tc>
          <w:tcPr>
            <w:tcW w:w="1348" w:type="dxa"/>
            <w:noWrap/>
            <w:vAlign w:val="center"/>
          </w:tcPr>
          <w:p w14:paraId="0CE54BA9" w14:textId="77777777" w:rsidR="001F2071" w:rsidRPr="00091BCF" w:rsidRDefault="001F2071" w:rsidP="001F2071">
            <w:pPr>
              <w:pStyle w:val="BodyText"/>
              <w:ind w:left="0"/>
              <w:rPr>
                <w:rFonts w:cstheme="minorHAnsi"/>
                <w:sz w:val="18"/>
                <w:szCs w:val="18"/>
              </w:rPr>
            </w:pPr>
            <w:r w:rsidRPr="00091BCF">
              <w:rPr>
                <w:rFonts w:cstheme="minorHAnsi"/>
                <w:sz w:val="18"/>
                <w:szCs w:val="18"/>
              </w:rPr>
              <w:t>VIOR_3.1.34</w:t>
            </w:r>
          </w:p>
        </w:tc>
        <w:tc>
          <w:tcPr>
            <w:tcW w:w="686" w:type="dxa"/>
            <w:vAlign w:val="center"/>
          </w:tcPr>
          <w:p w14:paraId="0CE54BAA" w14:textId="77777777" w:rsidR="001F2071" w:rsidRPr="00091BCF" w:rsidRDefault="001F2071" w:rsidP="001F2071">
            <w:pPr>
              <w:pStyle w:val="BodyText"/>
              <w:ind w:left="0"/>
              <w:rPr>
                <w:rFonts w:cstheme="minorHAnsi"/>
                <w:sz w:val="18"/>
                <w:szCs w:val="18"/>
              </w:rPr>
            </w:pPr>
            <w:r w:rsidRPr="00091BCF">
              <w:rPr>
                <w:rFonts w:cstheme="minorHAnsi"/>
                <w:sz w:val="18"/>
                <w:szCs w:val="18"/>
              </w:rPr>
              <w:t>P0</w:t>
            </w:r>
          </w:p>
        </w:tc>
        <w:tc>
          <w:tcPr>
            <w:tcW w:w="1287" w:type="dxa"/>
          </w:tcPr>
          <w:p w14:paraId="0CE54BAB"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Amdocs</w:t>
            </w:r>
          </w:p>
        </w:tc>
        <w:tc>
          <w:tcPr>
            <w:tcW w:w="3811" w:type="dxa"/>
            <w:noWrap/>
          </w:tcPr>
          <w:p w14:paraId="0CE54BAC" w14:textId="77777777" w:rsidR="001F2071" w:rsidRPr="00091BCF" w:rsidRDefault="001F2071" w:rsidP="001F2071">
            <w:pPr>
              <w:pStyle w:val="CellBody"/>
              <w:spacing w:beforeAutospacing="1" w:afterAutospacing="1"/>
              <w:rPr>
                <w:rFonts w:asciiTheme="minorHAnsi" w:hAnsiTheme="minorHAnsi" w:cstheme="minorHAnsi"/>
                <w:color w:val="auto"/>
                <w:sz w:val="18"/>
                <w:szCs w:val="18"/>
              </w:rPr>
            </w:pPr>
            <w:r w:rsidRPr="00091BCF">
              <w:rPr>
                <w:rFonts w:asciiTheme="minorHAnsi" w:hAnsiTheme="minorHAnsi" w:cstheme="minorHAnsi"/>
                <w:color w:val="auto"/>
                <w:sz w:val="18"/>
                <w:szCs w:val="18"/>
              </w:rPr>
              <w:t>VoLTE roaming voice usage  and LTE data usage respectfully  will appear in CIM as it does today for CDMA roaming voice and LTE roaming data usage.</w:t>
            </w:r>
          </w:p>
          <w:p w14:paraId="0CE54BAD" w14:textId="77777777" w:rsidR="001F2071" w:rsidRPr="00091BCF" w:rsidRDefault="001F2071"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 xml:space="preserve">Note: As part of IR0328 Roaming traffic will be Home Routed and usage incurred by the subscriber will be billed and display as it does </w:t>
            </w:r>
            <w:r w:rsidRPr="00091BCF">
              <w:rPr>
                <w:rFonts w:asciiTheme="minorHAnsi" w:hAnsiTheme="minorHAnsi" w:cstheme="minorHAnsi"/>
                <w:sz w:val="18"/>
                <w:szCs w:val="18"/>
              </w:rPr>
              <w:lastRenderedPageBreak/>
              <w:t>today in CDMA.</w:t>
            </w:r>
          </w:p>
        </w:tc>
        <w:tc>
          <w:tcPr>
            <w:tcW w:w="945" w:type="dxa"/>
          </w:tcPr>
          <w:p w14:paraId="0CE54BAE" w14:textId="77777777" w:rsidR="001F2071" w:rsidRPr="005648F6" w:rsidRDefault="005648F6" w:rsidP="001F2071">
            <w:pPr>
              <w:pStyle w:val="BodyText"/>
              <w:ind w:left="0"/>
              <w:rPr>
                <w:sz w:val="18"/>
                <w:szCs w:val="18"/>
              </w:rPr>
            </w:pPr>
            <w:r w:rsidRPr="005648F6">
              <w:rPr>
                <w:sz w:val="18"/>
                <w:szCs w:val="18"/>
              </w:rPr>
              <w:lastRenderedPageBreak/>
              <w:t>RLC</w:t>
            </w:r>
          </w:p>
        </w:tc>
        <w:tc>
          <w:tcPr>
            <w:tcW w:w="1020" w:type="dxa"/>
          </w:tcPr>
          <w:p w14:paraId="0CE54BAF" w14:textId="77777777" w:rsidR="001F2071" w:rsidRPr="005648F6" w:rsidRDefault="005648F6" w:rsidP="001F2071">
            <w:pPr>
              <w:pStyle w:val="BodyText"/>
              <w:ind w:left="0"/>
              <w:rPr>
                <w:sz w:val="18"/>
                <w:szCs w:val="18"/>
              </w:rPr>
            </w:pPr>
            <w:r w:rsidRPr="005648F6">
              <w:rPr>
                <w:sz w:val="18"/>
                <w:szCs w:val="18"/>
              </w:rPr>
              <w:t>CRM</w:t>
            </w:r>
          </w:p>
        </w:tc>
        <w:tc>
          <w:tcPr>
            <w:tcW w:w="789" w:type="dxa"/>
          </w:tcPr>
          <w:p w14:paraId="0CE54BB0" w14:textId="77777777" w:rsidR="001F2071" w:rsidRPr="00776E70" w:rsidRDefault="001F2071" w:rsidP="001F2071">
            <w:pPr>
              <w:pStyle w:val="BodyText"/>
              <w:ind w:left="0"/>
              <w:rPr>
                <w:sz w:val="18"/>
                <w:szCs w:val="18"/>
              </w:rPr>
            </w:pPr>
          </w:p>
          <w:p w14:paraId="0CE54BB1" w14:textId="77777777" w:rsidR="00776E70" w:rsidRPr="00A5564D" w:rsidRDefault="00776E70" w:rsidP="001F2071">
            <w:pPr>
              <w:pStyle w:val="BodyText"/>
              <w:ind w:left="0"/>
              <w:rPr>
                <w:sz w:val="18"/>
                <w:szCs w:val="18"/>
                <w:highlight w:val="yellow"/>
              </w:rPr>
            </w:pPr>
            <w:r w:rsidRPr="00776E70">
              <w:rPr>
                <w:sz w:val="18"/>
                <w:szCs w:val="18"/>
              </w:rPr>
              <w:t>3.2.1</w:t>
            </w:r>
          </w:p>
        </w:tc>
      </w:tr>
      <w:tr w:rsidR="00E30E09" w:rsidRPr="00AD142E" w14:paraId="0CE54BCF" w14:textId="77777777" w:rsidTr="009B1E14">
        <w:trPr>
          <w:trHeight w:val="576"/>
        </w:trPr>
        <w:tc>
          <w:tcPr>
            <w:tcW w:w="1348" w:type="dxa"/>
            <w:noWrap/>
            <w:vAlign w:val="center"/>
          </w:tcPr>
          <w:p w14:paraId="0CE54BB3" w14:textId="77777777" w:rsidR="00E30E09" w:rsidRPr="00091BCF" w:rsidRDefault="00E30E09" w:rsidP="00A5564D">
            <w:pPr>
              <w:pStyle w:val="BodyText"/>
              <w:ind w:left="0"/>
              <w:rPr>
                <w:rFonts w:cstheme="minorHAnsi"/>
                <w:sz w:val="18"/>
                <w:szCs w:val="18"/>
              </w:rPr>
            </w:pPr>
            <w:r w:rsidRPr="00091BCF">
              <w:rPr>
                <w:rFonts w:cstheme="minorHAnsi"/>
                <w:sz w:val="18"/>
                <w:szCs w:val="18"/>
              </w:rPr>
              <w:lastRenderedPageBreak/>
              <w:t>VIOR_3.1.34.1</w:t>
            </w:r>
          </w:p>
        </w:tc>
        <w:tc>
          <w:tcPr>
            <w:tcW w:w="686" w:type="dxa"/>
            <w:vAlign w:val="center"/>
          </w:tcPr>
          <w:p w14:paraId="0CE54BB4" w14:textId="77777777" w:rsidR="00E30E09" w:rsidRPr="00091BCF" w:rsidRDefault="00E30E09" w:rsidP="00A5564D">
            <w:pPr>
              <w:pStyle w:val="BodyText"/>
              <w:ind w:left="0"/>
              <w:rPr>
                <w:rFonts w:cstheme="minorHAnsi"/>
                <w:sz w:val="18"/>
                <w:szCs w:val="18"/>
              </w:rPr>
            </w:pPr>
            <w:r w:rsidRPr="00091BCF">
              <w:rPr>
                <w:rFonts w:cstheme="minorHAnsi"/>
                <w:sz w:val="18"/>
                <w:szCs w:val="18"/>
              </w:rPr>
              <w:t>P0</w:t>
            </w:r>
          </w:p>
        </w:tc>
        <w:tc>
          <w:tcPr>
            <w:tcW w:w="1287" w:type="dxa"/>
          </w:tcPr>
          <w:p w14:paraId="0CE54BB5" w14:textId="77777777" w:rsidR="00E30E09" w:rsidRPr="00091BCF" w:rsidRDefault="00E30E09" w:rsidP="00A5564D">
            <w:pPr>
              <w:pStyle w:val="BodyText"/>
              <w:ind w:left="0"/>
              <w:rPr>
                <w:rFonts w:asciiTheme="minorHAnsi" w:hAnsiTheme="minorHAnsi" w:cstheme="minorHAnsi"/>
                <w:sz w:val="18"/>
                <w:szCs w:val="18"/>
              </w:rPr>
            </w:pPr>
            <w:r w:rsidRPr="00091BCF">
              <w:rPr>
                <w:rFonts w:asciiTheme="minorHAnsi" w:hAnsiTheme="minorHAnsi" w:cstheme="minorHAnsi"/>
                <w:sz w:val="18"/>
                <w:szCs w:val="18"/>
              </w:rPr>
              <w:t>Amdocs</w:t>
            </w:r>
          </w:p>
        </w:tc>
        <w:tc>
          <w:tcPr>
            <w:tcW w:w="3811" w:type="dxa"/>
            <w:noWrap/>
          </w:tcPr>
          <w:p w14:paraId="0CE54BB6" w14:textId="77777777" w:rsidR="00E30E09" w:rsidRPr="00091BCF" w:rsidRDefault="00E30E09" w:rsidP="00A5564D">
            <w:pPr>
              <w:pStyle w:val="CellBody"/>
              <w:spacing w:beforeAutospacing="1" w:afterAutospacing="1"/>
              <w:ind w:left="720"/>
              <w:rPr>
                <w:rFonts w:asciiTheme="minorHAnsi" w:hAnsiTheme="minorHAnsi" w:cstheme="minorHAnsi"/>
                <w:color w:val="auto"/>
                <w:sz w:val="18"/>
                <w:szCs w:val="18"/>
              </w:rPr>
            </w:pPr>
            <w:r w:rsidRPr="00091BCF">
              <w:rPr>
                <w:rFonts w:asciiTheme="minorHAnsi" w:hAnsiTheme="minorHAnsi" w:cstheme="minorHAnsi"/>
                <w:color w:val="auto"/>
                <w:sz w:val="18"/>
                <w:szCs w:val="18"/>
              </w:rPr>
              <w:t>The following items will display for calls details in the Events tab in TOPS as they do today:</w:t>
            </w:r>
          </w:p>
          <w:p w14:paraId="0CE54BB7" w14:textId="77777777" w:rsidR="00E30E09" w:rsidRPr="00091BCF" w:rsidRDefault="00E30E09" w:rsidP="00FD44D0">
            <w:pPr>
              <w:pStyle w:val="CellBody"/>
              <w:numPr>
                <w:ilvl w:val="0"/>
                <w:numId w:val="21"/>
              </w:numPr>
              <w:spacing w:beforeAutospacing="1" w:afterAutospacing="1"/>
              <w:rPr>
                <w:rFonts w:asciiTheme="minorHAnsi" w:hAnsiTheme="minorHAnsi" w:cstheme="minorHAnsi"/>
                <w:color w:val="auto"/>
                <w:sz w:val="18"/>
                <w:szCs w:val="18"/>
              </w:rPr>
            </w:pPr>
            <w:r w:rsidRPr="00091BCF">
              <w:rPr>
                <w:rFonts w:asciiTheme="minorHAnsi" w:hAnsiTheme="minorHAnsi" w:cstheme="minorHAnsi"/>
                <w:color w:val="auto"/>
                <w:sz w:val="18"/>
                <w:szCs w:val="18"/>
              </w:rPr>
              <w:t>Event Type</w:t>
            </w:r>
          </w:p>
          <w:p w14:paraId="0CE54BB8" w14:textId="77777777" w:rsidR="00E30E09" w:rsidRPr="00091BCF" w:rsidRDefault="00E30E09" w:rsidP="00FD44D0">
            <w:pPr>
              <w:pStyle w:val="CellBody"/>
              <w:numPr>
                <w:ilvl w:val="0"/>
                <w:numId w:val="21"/>
              </w:numPr>
              <w:spacing w:beforeAutospacing="1" w:afterAutospacing="1"/>
              <w:rPr>
                <w:rFonts w:asciiTheme="minorHAnsi" w:hAnsiTheme="minorHAnsi" w:cstheme="minorHAnsi"/>
                <w:color w:val="auto"/>
                <w:sz w:val="18"/>
                <w:szCs w:val="18"/>
              </w:rPr>
            </w:pPr>
            <w:r w:rsidRPr="00091BCF">
              <w:rPr>
                <w:rFonts w:asciiTheme="minorHAnsi" w:hAnsiTheme="minorHAnsi" w:cstheme="minorHAnsi"/>
                <w:color w:val="auto"/>
                <w:sz w:val="18"/>
                <w:szCs w:val="18"/>
              </w:rPr>
              <w:t>Start Time</w:t>
            </w:r>
          </w:p>
          <w:p w14:paraId="0CE54BB9" w14:textId="77777777" w:rsidR="00E30E09" w:rsidRPr="00091BCF" w:rsidRDefault="00E30E09" w:rsidP="00FD44D0">
            <w:pPr>
              <w:pStyle w:val="CellBody"/>
              <w:numPr>
                <w:ilvl w:val="0"/>
                <w:numId w:val="21"/>
              </w:numPr>
              <w:spacing w:beforeAutospacing="1" w:afterAutospacing="1"/>
              <w:rPr>
                <w:rFonts w:asciiTheme="minorHAnsi" w:hAnsiTheme="minorHAnsi" w:cstheme="minorHAnsi"/>
                <w:color w:val="auto"/>
                <w:sz w:val="18"/>
                <w:szCs w:val="18"/>
              </w:rPr>
            </w:pPr>
            <w:r w:rsidRPr="00091BCF">
              <w:rPr>
                <w:rFonts w:asciiTheme="minorHAnsi" w:hAnsiTheme="minorHAnsi" w:cstheme="minorHAnsi"/>
                <w:color w:val="auto"/>
                <w:sz w:val="18"/>
                <w:szCs w:val="18"/>
              </w:rPr>
              <w:t>Period</w:t>
            </w:r>
          </w:p>
          <w:p w14:paraId="0CE54BBA" w14:textId="77777777" w:rsidR="00E30E09" w:rsidRPr="00091BCF" w:rsidRDefault="00E30E09" w:rsidP="00FD44D0">
            <w:pPr>
              <w:pStyle w:val="CellBody"/>
              <w:numPr>
                <w:ilvl w:val="0"/>
                <w:numId w:val="21"/>
              </w:numPr>
              <w:spacing w:beforeAutospacing="1" w:afterAutospacing="1"/>
              <w:rPr>
                <w:rFonts w:asciiTheme="minorHAnsi" w:hAnsiTheme="minorHAnsi" w:cstheme="minorHAnsi"/>
                <w:color w:val="auto"/>
                <w:sz w:val="18"/>
                <w:szCs w:val="18"/>
              </w:rPr>
            </w:pPr>
            <w:r w:rsidRPr="00091BCF">
              <w:rPr>
                <w:rFonts w:asciiTheme="minorHAnsi" w:hAnsiTheme="minorHAnsi" w:cstheme="minorHAnsi"/>
                <w:color w:val="auto"/>
                <w:sz w:val="18"/>
                <w:szCs w:val="18"/>
              </w:rPr>
              <w:t>Roaming Indicator</w:t>
            </w:r>
          </w:p>
          <w:p w14:paraId="0CE54BBB" w14:textId="77777777" w:rsidR="00E30E09" w:rsidRPr="00091BCF" w:rsidRDefault="00E30E09" w:rsidP="00FD44D0">
            <w:pPr>
              <w:pStyle w:val="CellBody"/>
              <w:numPr>
                <w:ilvl w:val="0"/>
                <w:numId w:val="21"/>
              </w:numPr>
              <w:spacing w:beforeAutospacing="1" w:afterAutospacing="1"/>
              <w:rPr>
                <w:rFonts w:asciiTheme="minorHAnsi" w:hAnsiTheme="minorHAnsi" w:cstheme="minorHAnsi"/>
                <w:color w:val="auto"/>
                <w:sz w:val="18"/>
                <w:szCs w:val="18"/>
              </w:rPr>
            </w:pPr>
            <w:r w:rsidRPr="00091BCF">
              <w:rPr>
                <w:rFonts w:asciiTheme="minorHAnsi" w:hAnsiTheme="minorHAnsi" w:cstheme="minorHAnsi"/>
                <w:color w:val="auto"/>
                <w:sz w:val="18"/>
                <w:szCs w:val="18"/>
              </w:rPr>
              <w:t>Serving SID</w:t>
            </w:r>
          </w:p>
          <w:p w14:paraId="0CE54BBC" w14:textId="77777777" w:rsidR="00E30E09" w:rsidRPr="00091BCF" w:rsidRDefault="00E30E09" w:rsidP="00FD44D0">
            <w:pPr>
              <w:pStyle w:val="CellBody"/>
              <w:numPr>
                <w:ilvl w:val="0"/>
                <w:numId w:val="21"/>
              </w:numPr>
              <w:spacing w:beforeAutospacing="1" w:afterAutospacing="1"/>
              <w:rPr>
                <w:rFonts w:asciiTheme="minorHAnsi" w:hAnsiTheme="minorHAnsi" w:cstheme="minorHAnsi"/>
                <w:color w:val="auto"/>
                <w:sz w:val="18"/>
                <w:szCs w:val="18"/>
              </w:rPr>
            </w:pPr>
            <w:r w:rsidRPr="00091BCF">
              <w:rPr>
                <w:rFonts w:asciiTheme="minorHAnsi" w:hAnsiTheme="minorHAnsi" w:cstheme="minorHAnsi"/>
                <w:color w:val="auto"/>
                <w:sz w:val="18"/>
                <w:szCs w:val="18"/>
              </w:rPr>
              <w:t>Serving Area</w:t>
            </w:r>
          </w:p>
          <w:p w14:paraId="0CE54BBD" w14:textId="77777777" w:rsidR="00E30E09" w:rsidRPr="00091BCF" w:rsidRDefault="00E30E09" w:rsidP="00FD44D0">
            <w:pPr>
              <w:pStyle w:val="CellBody"/>
              <w:numPr>
                <w:ilvl w:val="0"/>
                <w:numId w:val="21"/>
              </w:numPr>
              <w:spacing w:beforeAutospacing="1" w:afterAutospacing="1"/>
              <w:rPr>
                <w:rFonts w:asciiTheme="minorHAnsi" w:hAnsiTheme="minorHAnsi" w:cstheme="minorHAnsi"/>
                <w:color w:val="auto"/>
                <w:sz w:val="18"/>
                <w:szCs w:val="18"/>
              </w:rPr>
            </w:pPr>
            <w:r w:rsidRPr="00091BCF">
              <w:rPr>
                <w:rFonts w:asciiTheme="minorHAnsi" w:hAnsiTheme="minorHAnsi" w:cstheme="minorHAnsi"/>
                <w:color w:val="auto"/>
                <w:sz w:val="18"/>
                <w:szCs w:val="18"/>
              </w:rPr>
              <w:t>Int.</w:t>
            </w:r>
          </w:p>
          <w:p w14:paraId="0CE54BBE" w14:textId="77777777" w:rsidR="00E30E09" w:rsidRPr="00091BCF" w:rsidRDefault="00E30E09" w:rsidP="00FD44D0">
            <w:pPr>
              <w:pStyle w:val="CellBody"/>
              <w:numPr>
                <w:ilvl w:val="0"/>
                <w:numId w:val="21"/>
              </w:numPr>
              <w:spacing w:beforeAutospacing="1" w:afterAutospacing="1"/>
              <w:rPr>
                <w:rFonts w:asciiTheme="minorHAnsi" w:hAnsiTheme="minorHAnsi" w:cstheme="minorHAnsi"/>
                <w:color w:val="auto"/>
                <w:sz w:val="18"/>
                <w:szCs w:val="18"/>
              </w:rPr>
            </w:pPr>
            <w:r w:rsidRPr="00091BCF">
              <w:rPr>
                <w:rFonts w:asciiTheme="minorHAnsi" w:hAnsiTheme="minorHAnsi" w:cstheme="minorHAnsi"/>
                <w:color w:val="auto"/>
                <w:sz w:val="18"/>
                <w:szCs w:val="18"/>
              </w:rPr>
              <w:t>City Called</w:t>
            </w:r>
          </w:p>
          <w:p w14:paraId="0CE54BBF" w14:textId="77777777" w:rsidR="00E30E09" w:rsidRPr="00091BCF" w:rsidRDefault="00E30E09" w:rsidP="00FD44D0">
            <w:pPr>
              <w:pStyle w:val="CellBody"/>
              <w:numPr>
                <w:ilvl w:val="0"/>
                <w:numId w:val="21"/>
              </w:numPr>
              <w:spacing w:beforeAutospacing="1" w:afterAutospacing="1"/>
              <w:rPr>
                <w:rFonts w:asciiTheme="minorHAnsi" w:hAnsiTheme="minorHAnsi" w:cstheme="minorHAnsi"/>
                <w:color w:val="auto"/>
                <w:sz w:val="18"/>
                <w:szCs w:val="18"/>
              </w:rPr>
            </w:pPr>
            <w:r w:rsidRPr="00091BCF">
              <w:rPr>
                <w:rFonts w:asciiTheme="minorHAnsi" w:hAnsiTheme="minorHAnsi" w:cstheme="minorHAnsi"/>
                <w:color w:val="auto"/>
                <w:sz w:val="18"/>
                <w:szCs w:val="18"/>
              </w:rPr>
              <w:t>State</w:t>
            </w:r>
          </w:p>
          <w:p w14:paraId="0CE54BC0" w14:textId="77777777" w:rsidR="00E30E09" w:rsidRPr="00091BCF" w:rsidRDefault="00E30E09" w:rsidP="00FD44D0">
            <w:pPr>
              <w:pStyle w:val="CellBody"/>
              <w:numPr>
                <w:ilvl w:val="0"/>
                <w:numId w:val="21"/>
              </w:numPr>
              <w:spacing w:beforeAutospacing="1" w:afterAutospacing="1"/>
              <w:rPr>
                <w:rFonts w:asciiTheme="minorHAnsi" w:hAnsiTheme="minorHAnsi" w:cstheme="minorHAnsi"/>
                <w:color w:val="auto"/>
                <w:sz w:val="18"/>
                <w:szCs w:val="18"/>
              </w:rPr>
            </w:pPr>
            <w:r w:rsidRPr="00091BCF">
              <w:rPr>
                <w:rFonts w:asciiTheme="minorHAnsi" w:hAnsiTheme="minorHAnsi" w:cstheme="minorHAnsi"/>
                <w:color w:val="auto"/>
                <w:sz w:val="18"/>
                <w:szCs w:val="18"/>
              </w:rPr>
              <w:t xml:space="preserve">Feature </w:t>
            </w:r>
          </w:p>
          <w:p w14:paraId="0CE54BC1" w14:textId="77777777" w:rsidR="00E30E09" w:rsidRPr="00091BCF" w:rsidRDefault="00E30E09" w:rsidP="00FD44D0">
            <w:pPr>
              <w:pStyle w:val="CellBody"/>
              <w:numPr>
                <w:ilvl w:val="0"/>
                <w:numId w:val="21"/>
              </w:numPr>
              <w:spacing w:beforeAutospacing="1" w:afterAutospacing="1"/>
              <w:rPr>
                <w:rFonts w:asciiTheme="minorHAnsi" w:hAnsiTheme="minorHAnsi" w:cstheme="minorHAnsi"/>
                <w:color w:val="auto"/>
                <w:sz w:val="18"/>
                <w:szCs w:val="18"/>
              </w:rPr>
            </w:pPr>
            <w:r w:rsidRPr="00091BCF">
              <w:rPr>
                <w:rFonts w:asciiTheme="minorHAnsi" w:hAnsiTheme="minorHAnsi" w:cstheme="minorHAnsi"/>
                <w:color w:val="auto"/>
                <w:sz w:val="18"/>
                <w:szCs w:val="18"/>
              </w:rPr>
              <w:t>M2M</w:t>
            </w:r>
          </w:p>
          <w:p w14:paraId="0CE54BC2" w14:textId="77777777" w:rsidR="00E30E09" w:rsidRPr="00091BCF" w:rsidRDefault="00E30E09" w:rsidP="00FD44D0">
            <w:pPr>
              <w:pStyle w:val="CellBody"/>
              <w:numPr>
                <w:ilvl w:val="0"/>
                <w:numId w:val="21"/>
              </w:numPr>
              <w:spacing w:beforeAutospacing="1" w:afterAutospacing="1"/>
              <w:rPr>
                <w:rFonts w:asciiTheme="minorHAnsi" w:hAnsiTheme="minorHAnsi" w:cstheme="minorHAnsi"/>
                <w:color w:val="auto"/>
                <w:sz w:val="18"/>
                <w:szCs w:val="18"/>
              </w:rPr>
            </w:pPr>
            <w:r w:rsidRPr="00091BCF">
              <w:rPr>
                <w:rFonts w:asciiTheme="minorHAnsi" w:hAnsiTheme="minorHAnsi" w:cstheme="minorHAnsi"/>
                <w:color w:val="auto"/>
                <w:sz w:val="18"/>
                <w:szCs w:val="18"/>
              </w:rPr>
              <w:t>Number Called</w:t>
            </w:r>
          </w:p>
          <w:p w14:paraId="0CE54BC3" w14:textId="77777777" w:rsidR="00E30E09" w:rsidRPr="00091BCF" w:rsidRDefault="00E30E09" w:rsidP="00FD44D0">
            <w:pPr>
              <w:pStyle w:val="CellBody"/>
              <w:numPr>
                <w:ilvl w:val="0"/>
                <w:numId w:val="21"/>
              </w:numPr>
              <w:spacing w:beforeAutospacing="1" w:afterAutospacing="1"/>
              <w:rPr>
                <w:rFonts w:asciiTheme="minorHAnsi" w:hAnsiTheme="minorHAnsi" w:cstheme="minorHAnsi"/>
                <w:color w:val="auto"/>
                <w:sz w:val="18"/>
                <w:szCs w:val="18"/>
              </w:rPr>
            </w:pPr>
            <w:r w:rsidRPr="00091BCF">
              <w:rPr>
                <w:rFonts w:asciiTheme="minorHAnsi" w:hAnsiTheme="minorHAnsi" w:cstheme="minorHAnsi"/>
                <w:color w:val="auto"/>
                <w:sz w:val="18"/>
                <w:szCs w:val="18"/>
              </w:rPr>
              <w:t>Unit</w:t>
            </w:r>
          </w:p>
          <w:p w14:paraId="0CE54BC4" w14:textId="77777777" w:rsidR="00E30E09" w:rsidRPr="00091BCF" w:rsidRDefault="00E30E09" w:rsidP="00FD44D0">
            <w:pPr>
              <w:pStyle w:val="CellBody"/>
              <w:numPr>
                <w:ilvl w:val="0"/>
                <w:numId w:val="21"/>
              </w:numPr>
              <w:spacing w:beforeAutospacing="1" w:afterAutospacing="1"/>
              <w:rPr>
                <w:rFonts w:asciiTheme="minorHAnsi" w:hAnsiTheme="minorHAnsi" w:cstheme="minorHAnsi"/>
                <w:color w:val="auto"/>
                <w:sz w:val="18"/>
                <w:szCs w:val="18"/>
              </w:rPr>
            </w:pPr>
            <w:r w:rsidRPr="00091BCF">
              <w:rPr>
                <w:rFonts w:asciiTheme="minorHAnsi" w:hAnsiTheme="minorHAnsi" w:cstheme="minorHAnsi"/>
                <w:color w:val="auto"/>
                <w:sz w:val="18"/>
                <w:szCs w:val="18"/>
              </w:rPr>
              <w:t>Msgs</w:t>
            </w:r>
          </w:p>
          <w:p w14:paraId="0CE54BC5" w14:textId="77777777" w:rsidR="00E30E09" w:rsidRPr="00091BCF" w:rsidRDefault="00E30E09" w:rsidP="00FD44D0">
            <w:pPr>
              <w:pStyle w:val="CellBody"/>
              <w:numPr>
                <w:ilvl w:val="0"/>
                <w:numId w:val="21"/>
              </w:numPr>
              <w:spacing w:beforeAutospacing="1" w:afterAutospacing="1"/>
              <w:rPr>
                <w:rFonts w:asciiTheme="minorHAnsi" w:hAnsiTheme="minorHAnsi" w:cstheme="minorHAnsi"/>
                <w:color w:val="auto"/>
                <w:sz w:val="18"/>
                <w:szCs w:val="18"/>
              </w:rPr>
            </w:pPr>
            <w:r w:rsidRPr="00091BCF">
              <w:rPr>
                <w:rFonts w:asciiTheme="minorHAnsi" w:hAnsiTheme="minorHAnsi" w:cstheme="minorHAnsi"/>
                <w:color w:val="auto"/>
                <w:sz w:val="18"/>
                <w:szCs w:val="18"/>
              </w:rPr>
              <w:t>Air</w:t>
            </w:r>
          </w:p>
          <w:p w14:paraId="0CE54BC6" w14:textId="77777777" w:rsidR="00E30E09" w:rsidRPr="00091BCF" w:rsidRDefault="00E30E09" w:rsidP="00FD44D0">
            <w:pPr>
              <w:pStyle w:val="CellBody"/>
              <w:numPr>
                <w:ilvl w:val="0"/>
                <w:numId w:val="21"/>
              </w:numPr>
              <w:spacing w:beforeAutospacing="1" w:afterAutospacing="1"/>
              <w:rPr>
                <w:rFonts w:asciiTheme="minorHAnsi" w:hAnsiTheme="minorHAnsi" w:cstheme="minorHAnsi"/>
                <w:color w:val="auto"/>
                <w:sz w:val="18"/>
                <w:szCs w:val="18"/>
              </w:rPr>
            </w:pPr>
            <w:r w:rsidRPr="00091BCF">
              <w:rPr>
                <w:rFonts w:asciiTheme="minorHAnsi" w:hAnsiTheme="minorHAnsi" w:cstheme="minorHAnsi"/>
                <w:color w:val="auto"/>
                <w:sz w:val="18"/>
                <w:szCs w:val="18"/>
              </w:rPr>
              <w:t>Toll</w:t>
            </w:r>
          </w:p>
          <w:p w14:paraId="0CE54BC7" w14:textId="77777777" w:rsidR="00E30E09" w:rsidRPr="00091BCF" w:rsidRDefault="00E30E09" w:rsidP="00FD44D0">
            <w:pPr>
              <w:pStyle w:val="CellBody"/>
              <w:numPr>
                <w:ilvl w:val="0"/>
                <w:numId w:val="21"/>
              </w:numPr>
              <w:spacing w:beforeAutospacing="1" w:afterAutospacing="1"/>
              <w:rPr>
                <w:rFonts w:asciiTheme="minorHAnsi" w:hAnsiTheme="minorHAnsi" w:cstheme="minorHAnsi"/>
                <w:color w:val="auto"/>
                <w:sz w:val="18"/>
                <w:szCs w:val="18"/>
              </w:rPr>
            </w:pPr>
            <w:r w:rsidRPr="00091BCF">
              <w:rPr>
                <w:rFonts w:asciiTheme="minorHAnsi" w:hAnsiTheme="minorHAnsi" w:cstheme="minorHAnsi"/>
                <w:color w:val="auto"/>
                <w:sz w:val="18"/>
                <w:szCs w:val="18"/>
              </w:rPr>
              <w:t>Add’l</w:t>
            </w:r>
          </w:p>
          <w:p w14:paraId="0CE54BC8" w14:textId="77777777" w:rsidR="00E30E09" w:rsidRPr="00091BCF" w:rsidRDefault="00E30E09" w:rsidP="00FD44D0">
            <w:pPr>
              <w:pStyle w:val="CellBody"/>
              <w:numPr>
                <w:ilvl w:val="0"/>
                <w:numId w:val="21"/>
              </w:numPr>
              <w:spacing w:beforeAutospacing="1" w:afterAutospacing="1"/>
              <w:rPr>
                <w:rFonts w:asciiTheme="minorHAnsi" w:hAnsiTheme="minorHAnsi" w:cstheme="minorHAnsi"/>
                <w:color w:val="auto"/>
                <w:sz w:val="18"/>
                <w:szCs w:val="18"/>
              </w:rPr>
            </w:pPr>
            <w:r w:rsidRPr="00091BCF">
              <w:rPr>
                <w:rFonts w:asciiTheme="minorHAnsi" w:hAnsiTheme="minorHAnsi" w:cstheme="minorHAnsi"/>
                <w:color w:val="auto"/>
                <w:sz w:val="18"/>
                <w:szCs w:val="18"/>
              </w:rPr>
              <w:t>Surcharge</w:t>
            </w:r>
          </w:p>
          <w:p w14:paraId="0CE54BC9" w14:textId="77777777" w:rsidR="00E30E09" w:rsidRPr="00091BCF" w:rsidRDefault="00E30E09" w:rsidP="00FD44D0">
            <w:pPr>
              <w:pStyle w:val="CellBody"/>
              <w:numPr>
                <w:ilvl w:val="0"/>
                <w:numId w:val="21"/>
              </w:numPr>
              <w:spacing w:beforeAutospacing="1" w:afterAutospacing="1"/>
              <w:rPr>
                <w:rFonts w:asciiTheme="minorHAnsi" w:hAnsiTheme="minorHAnsi" w:cstheme="minorHAnsi"/>
                <w:color w:val="auto"/>
                <w:sz w:val="18"/>
                <w:szCs w:val="18"/>
              </w:rPr>
            </w:pPr>
            <w:r w:rsidRPr="00091BCF">
              <w:rPr>
                <w:rFonts w:asciiTheme="minorHAnsi" w:hAnsiTheme="minorHAnsi" w:cstheme="minorHAnsi"/>
                <w:color w:val="auto"/>
                <w:sz w:val="18"/>
                <w:szCs w:val="18"/>
              </w:rPr>
              <w:t>Tax</w:t>
            </w:r>
          </w:p>
          <w:p w14:paraId="0CE54BCA" w14:textId="77777777" w:rsidR="00E30E09" w:rsidRPr="00091BCF" w:rsidRDefault="00E30E09" w:rsidP="00A5564D">
            <w:pPr>
              <w:pStyle w:val="BodyText"/>
              <w:ind w:left="0"/>
              <w:rPr>
                <w:rFonts w:asciiTheme="minorHAnsi" w:hAnsiTheme="minorHAnsi" w:cstheme="minorHAnsi"/>
                <w:sz w:val="18"/>
                <w:szCs w:val="18"/>
              </w:rPr>
            </w:pPr>
            <w:r w:rsidRPr="00091BCF">
              <w:rPr>
                <w:rFonts w:asciiTheme="minorHAnsi" w:hAnsiTheme="minorHAnsi" w:cstheme="minorHAnsi"/>
                <w:sz w:val="18"/>
                <w:szCs w:val="18"/>
              </w:rPr>
              <w:t>Total</w:t>
            </w:r>
          </w:p>
        </w:tc>
        <w:tc>
          <w:tcPr>
            <w:tcW w:w="945" w:type="dxa"/>
          </w:tcPr>
          <w:p w14:paraId="0CE54BCB" w14:textId="77777777" w:rsidR="00E30E09" w:rsidRPr="005648F6" w:rsidRDefault="00E30E09" w:rsidP="001F3FC5">
            <w:pPr>
              <w:pStyle w:val="BodyText"/>
              <w:ind w:left="0"/>
              <w:rPr>
                <w:sz w:val="18"/>
                <w:szCs w:val="18"/>
              </w:rPr>
            </w:pPr>
            <w:r w:rsidRPr="005648F6">
              <w:rPr>
                <w:sz w:val="18"/>
                <w:szCs w:val="18"/>
              </w:rPr>
              <w:t>RLC</w:t>
            </w:r>
          </w:p>
        </w:tc>
        <w:tc>
          <w:tcPr>
            <w:tcW w:w="1020" w:type="dxa"/>
          </w:tcPr>
          <w:p w14:paraId="0CE54BCC" w14:textId="77777777" w:rsidR="00E30E09" w:rsidRPr="005648F6" w:rsidRDefault="00E30E09" w:rsidP="001F3FC5">
            <w:pPr>
              <w:pStyle w:val="BodyText"/>
              <w:ind w:left="0"/>
              <w:rPr>
                <w:sz w:val="18"/>
                <w:szCs w:val="18"/>
              </w:rPr>
            </w:pPr>
            <w:r w:rsidRPr="005648F6">
              <w:rPr>
                <w:sz w:val="18"/>
                <w:szCs w:val="18"/>
              </w:rPr>
              <w:t>CRM</w:t>
            </w:r>
          </w:p>
        </w:tc>
        <w:tc>
          <w:tcPr>
            <w:tcW w:w="789" w:type="dxa"/>
          </w:tcPr>
          <w:p w14:paraId="0CE54BCD" w14:textId="77777777" w:rsidR="00E30E09" w:rsidRDefault="00E30E09" w:rsidP="001F3FC5">
            <w:pPr>
              <w:pStyle w:val="BodyText"/>
              <w:ind w:left="0"/>
              <w:rPr>
                <w:sz w:val="18"/>
                <w:szCs w:val="18"/>
              </w:rPr>
            </w:pPr>
          </w:p>
          <w:p w14:paraId="0CE54BCE" w14:textId="77777777" w:rsidR="00776E70" w:rsidRPr="00A5564D" w:rsidRDefault="00776E70" w:rsidP="001F3FC5">
            <w:pPr>
              <w:pStyle w:val="BodyText"/>
              <w:ind w:left="0"/>
              <w:rPr>
                <w:sz w:val="18"/>
                <w:szCs w:val="18"/>
                <w:highlight w:val="yellow"/>
              </w:rPr>
            </w:pPr>
            <w:r>
              <w:rPr>
                <w:sz w:val="18"/>
                <w:szCs w:val="18"/>
              </w:rPr>
              <w:t>3.2.1</w:t>
            </w:r>
          </w:p>
        </w:tc>
      </w:tr>
      <w:tr w:rsidR="00E30E09" w:rsidRPr="00AD142E" w14:paraId="0CE54BD7" w14:textId="77777777" w:rsidTr="009B1E14">
        <w:trPr>
          <w:trHeight w:val="576"/>
        </w:trPr>
        <w:tc>
          <w:tcPr>
            <w:tcW w:w="1348" w:type="dxa"/>
            <w:noWrap/>
            <w:vAlign w:val="center"/>
          </w:tcPr>
          <w:p w14:paraId="0CE54BD0" w14:textId="77777777" w:rsidR="00E30E09" w:rsidRPr="00091BCF" w:rsidRDefault="00E30E09" w:rsidP="001F2071">
            <w:pPr>
              <w:pStyle w:val="BodyText"/>
              <w:ind w:left="0"/>
              <w:rPr>
                <w:rFonts w:cstheme="minorHAnsi"/>
                <w:sz w:val="18"/>
                <w:szCs w:val="18"/>
              </w:rPr>
            </w:pPr>
            <w:r w:rsidRPr="00091BCF">
              <w:rPr>
                <w:rFonts w:cstheme="minorHAnsi"/>
                <w:sz w:val="18"/>
                <w:szCs w:val="18"/>
              </w:rPr>
              <w:t>VIOR_3.1.35</w:t>
            </w:r>
          </w:p>
        </w:tc>
        <w:tc>
          <w:tcPr>
            <w:tcW w:w="686" w:type="dxa"/>
            <w:vAlign w:val="center"/>
          </w:tcPr>
          <w:p w14:paraId="0CE54BD1" w14:textId="77777777" w:rsidR="00E30E09" w:rsidRPr="00091BCF" w:rsidRDefault="00E30E09" w:rsidP="001F2071">
            <w:pPr>
              <w:pStyle w:val="BodyText"/>
              <w:ind w:left="0"/>
              <w:rPr>
                <w:rFonts w:cstheme="minorHAnsi"/>
                <w:sz w:val="18"/>
                <w:szCs w:val="18"/>
              </w:rPr>
            </w:pPr>
            <w:r w:rsidRPr="00091BCF">
              <w:rPr>
                <w:rFonts w:cstheme="minorHAnsi"/>
                <w:sz w:val="18"/>
                <w:szCs w:val="18"/>
              </w:rPr>
              <w:t>P0</w:t>
            </w:r>
          </w:p>
        </w:tc>
        <w:tc>
          <w:tcPr>
            <w:tcW w:w="1287" w:type="dxa"/>
          </w:tcPr>
          <w:p w14:paraId="0CE54BD2" w14:textId="77777777" w:rsidR="00E30E09" w:rsidRPr="00091BCF" w:rsidRDefault="00E30E09"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USCC</w:t>
            </w:r>
          </w:p>
        </w:tc>
        <w:tc>
          <w:tcPr>
            <w:tcW w:w="3811" w:type="dxa"/>
            <w:noWrap/>
          </w:tcPr>
          <w:p w14:paraId="0CE54BD3" w14:textId="77777777" w:rsidR="00E30E09" w:rsidRPr="00091BCF" w:rsidRDefault="00E30E09"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There will be no new charge codes for domestic (U.S. carriers) inbound and outbound roaming.</w:t>
            </w:r>
          </w:p>
        </w:tc>
        <w:tc>
          <w:tcPr>
            <w:tcW w:w="945" w:type="dxa"/>
          </w:tcPr>
          <w:p w14:paraId="0CE54BD4" w14:textId="77777777" w:rsidR="00E30E09" w:rsidRPr="00091BCF" w:rsidRDefault="00E30E09" w:rsidP="001F2071">
            <w:pPr>
              <w:pStyle w:val="BodyText"/>
              <w:ind w:left="0"/>
              <w:rPr>
                <w:sz w:val="18"/>
                <w:szCs w:val="18"/>
              </w:rPr>
            </w:pPr>
            <w:r>
              <w:rPr>
                <w:sz w:val="18"/>
                <w:szCs w:val="18"/>
              </w:rPr>
              <w:t>N/A</w:t>
            </w:r>
          </w:p>
        </w:tc>
        <w:tc>
          <w:tcPr>
            <w:tcW w:w="1020" w:type="dxa"/>
          </w:tcPr>
          <w:p w14:paraId="0CE54BD5" w14:textId="77777777" w:rsidR="00E30E09" w:rsidRPr="00D1539F" w:rsidRDefault="00E30E09" w:rsidP="001F2071">
            <w:pPr>
              <w:pStyle w:val="BodyText"/>
              <w:ind w:left="0"/>
              <w:rPr>
                <w:sz w:val="18"/>
                <w:szCs w:val="18"/>
              </w:rPr>
            </w:pPr>
            <w:r>
              <w:rPr>
                <w:sz w:val="18"/>
                <w:szCs w:val="18"/>
              </w:rPr>
              <w:t>N/A</w:t>
            </w:r>
          </w:p>
        </w:tc>
        <w:tc>
          <w:tcPr>
            <w:tcW w:w="789" w:type="dxa"/>
          </w:tcPr>
          <w:p w14:paraId="0CE54BD6" w14:textId="77777777" w:rsidR="00E30E09" w:rsidRPr="00D1539F" w:rsidRDefault="00E30E09" w:rsidP="001F2071">
            <w:pPr>
              <w:pStyle w:val="BodyText"/>
              <w:ind w:left="0"/>
              <w:rPr>
                <w:sz w:val="18"/>
                <w:szCs w:val="18"/>
              </w:rPr>
            </w:pPr>
            <w:r>
              <w:rPr>
                <w:sz w:val="18"/>
                <w:szCs w:val="18"/>
              </w:rPr>
              <w:t>N/A</w:t>
            </w:r>
          </w:p>
        </w:tc>
      </w:tr>
      <w:tr w:rsidR="00E30E09" w:rsidRPr="00AD142E" w14:paraId="0CE54BDF" w14:textId="77777777" w:rsidTr="009B1E14">
        <w:trPr>
          <w:trHeight w:val="576"/>
        </w:trPr>
        <w:tc>
          <w:tcPr>
            <w:tcW w:w="1348" w:type="dxa"/>
            <w:noWrap/>
            <w:vAlign w:val="center"/>
          </w:tcPr>
          <w:p w14:paraId="0CE54BD8" w14:textId="77777777" w:rsidR="00E30E09" w:rsidRPr="00091BCF" w:rsidRDefault="00E30E09" w:rsidP="001F2071">
            <w:pPr>
              <w:pStyle w:val="BodyText"/>
              <w:ind w:left="0"/>
              <w:rPr>
                <w:rFonts w:cstheme="minorHAnsi"/>
                <w:sz w:val="18"/>
                <w:szCs w:val="18"/>
              </w:rPr>
            </w:pPr>
            <w:r w:rsidRPr="00091BCF">
              <w:rPr>
                <w:rFonts w:cstheme="minorHAnsi"/>
                <w:sz w:val="18"/>
                <w:szCs w:val="18"/>
              </w:rPr>
              <w:t>VIOR_3.1.36</w:t>
            </w:r>
          </w:p>
        </w:tc>
        <w:tc>
          <w:tcPr>
            <w:tcW w:w="686" w:type="dxa"/>
            <w:vAlign w:val="center"/>
          </w:tcPr>
          <w:p w14:paraId="0CE54BD9" w14:textId="77777777" w:rsidR="00E30E09" w:rsidRPr="00091BCF" w:rsidRDefault="00E30E09" w:rsidP="001F2071">
            <w:pPr>
              <w:pStyle w:val="BodyText"/>
              <w:ind w:left="0"/>
              <w:rPr>
                <w:rFonts w:cstheme="minorHAnsi"/>
                <w:sz w:val="18"/>
                <w:szCs w:val="18"/>
              </w:rPr>
            </w:pPr>
            <w:r w:rsidRPr="00091BCF">
              <w:rPr>
                <w:rFonts w:cstheme="minorHAnsi"/>
                <w:sz w:val="18"/>
                <w:szCs w:val="18"/>
              </w:rPr>
              <w:t>P0</w:t>
            </w:r>
          </w:p>
        </w:tc>
        <w:tc>
          <w:tcPr>
            <w:tcW w:w="1287" w:type="dxa"/>
          </w:tcPr>
          <w:p w14:paraId="0CE54BDA" w14:textId="77777777" w:rsidR="00E30E09" w:rsidRPr="00091BCF" w:rsidRDefault="00E30E09"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USCC</w:t>
            </w:r>
          </w:p>
        </w:tc>
        <w:tc>
          <w:tcPr>
            <w:tcW w:w="3811" w:type="dxa"/>
            <w:noWrap/>
          </w:tcPr>
          <w:p w14:paraId="0CE54BDB" w14:textId="77777777" w:rsidR="00E30E09" w:rsidRPr="00091BCF" w:rsidRDefault="00E30E09"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Fraud X will be tested for roaming traffic.</w:t>
            </w:r>
          </w:p>
        </w:tc>
        <w:tc>
          <w:tcPr>
            <w:tcW w:w="945" w:type="dxa"/>
          </w:tcPr>
          <w:p w14:paraId="0CE54BDC" w14:textId="77777777" w:rsidR="00E30E09" w:rsidRPr="00D1539F" w:rsidRDefault="00E30E09" w:rsidP="001F2071">
            <w:pPr>
              <w:pStyle w:val="BodyText"/>
              <w:ind w:left="0"/>
              <w:rPr>
                <w:sz w:val="18"/>
                <w:szCs w:val="18"/>
              </w:rPr>
            </w:pPr>
            <w:r>
              <w:rPr>
                <w:sz w:val="18"/>
                <w:szCs w:val="18"/>
              </w:rPr>
              <w:t>N/A</w:t>
            </w:r>
          </w:p>
        </w:tc>
        <w:tc>
          <w:tcPr>
            <w:tcW w:w="1020" w:type="dxa"/>
          </w:tcPr>
          <w:p w14:paraId="0CE54BDD" w14:textId="77777777" w:rsidR="00E30E09" w:rsidRPr="00D1539F" w:rsidRDefault="00E30E09" w:rsidP="001F2071">
            <w:pPr>
              <w:pStyle w:val="BodyText"/>
              <w:ind w:left="0"/>
              <w:rPr>
                <w:sz w:val="18"/>
                <w:szCs w:val="18"/>
              </w:rPr>
            </w:pPr>
            <w:r>
              <w:rPr>
                <w:sz w:val="18"/>
                <w:szCs w:val="18"/>
              </w:rPr>
              <w:t>N/A</w:t>
            </w:r>
          </w:p>
        </w:tc>
        <w:tc>
          <w:tcPr>
            <w:tcW w:w="789" w:type="dxa"/>
          </w:tcPr>
          <w:p w14:paraId="0CE54BDE" w14:textId="77777777" w:rsidR="00E30E09" w:rsidRPr="00D1539F" w:rsidRDefault="00E30E09" w:rsidP="001F2071">
            <w:pPr>
              <w:pStyle w:val="BodyText"/>
              <w:ind w:left="0"/>
              <w:rPr>
                <w:sz w:val="18"/>
                <w:szCs w:val="18"/>
              </w:rPr>
            </w:pPr>
            <w:r>
              <w:rPr>
                <w:sz w:val="18"/>
                <w:szCs w:val="18"/>
              </w:rPr>
              <w:t>N/A</w:t>
            </w:r>
          </w:p>
        </w:tc>
      </w:tr>
      <w:tr w:rsidR="00E30E09" w:rsidRPr="00AD142E" w14:paraId="0CE54BE7" w14:textId="77777777" w:rsidTr="009B1E14">
        <w:trPr>
          <w:trHeight w:val="576"/>
        </w:trPr>
        <w:tc>
          <w:tcPr>
            <w:tcW w:w="1348" w:type="dxa"/>
            <w:noWrap/>
            <w:vAlign w:val="center"/>
          </w:tcPr>
          <w:p w14:paraId="0CE54BE0" w14:textId="77777777" w:rsidR="00E30E09" w:rsidRPr="00091BCF" w:rsidRDefault="00E30E09" w:rsidP="001F2071">
            <w:pPr>
              <w:pStyle w:val="BodyText"/>
              <w:ind w:left="0"/>
              <w:rPr>
                <w:rFonts w:cstheme="minorHAnsi"/>
                <w:sz w:val="18"/>
                <w:szCs w:val="18"/>
              </w:rPr>
            </w:pPr>
            <w:r w:rsidRPr="00091BCF">
              <w:rPr>
                <w:rFonts w:cstheme="minorHAnsi"/>
                <w:sz w:val="18"/>
                <w:szCs w:val="18"/>
              </w:rPr>
              <w:t>VIOR_3.1.37</w:t>
            </w:r>
          </w:p>
        </w:tc>
        <w:tc>
          <w:tcPr>
            <w:tcW w:w="686" w:type="dxa"/>
            <w:vAlign w:val="center"/>
          </w:tcPr>
          <w:p w14:paraId="0CE54BE1" w14:textId="77777777" w:rsidR="00E30E09" w:rsidRPr="00091BCF" w:rsidRDefault="00E30E09" w:rsidP="001F2071">
            <w:pPr>
              <w:pStyle w:val="BodyText"/>
              <w:ind w:left="0"/>
              <w:rPr>
                <w:rFonts w:cstheme="minorHAnsi"/>
                <w:sz w:val="18"/>
                <w:szCs w:val="18"/>
              </w:rPr>
            </w:pPr>
            <w:r w:rsidRPr="00091BCF">
              <w:rPr>
                <w:rFonts w:cstheme="minorHAnsi"/>
                <w:sz w:val="18"/>
                <w:szCs w:val="18"/>
              </w:rPr>
              <w:t>P0</w:t>
            </w:r>
          </w:p>
        </w:tc>
        <w:tc>
          <w:tcPr>
            <w:tcW w:w="1287" w:type="dxa"/>
          </w:tcPr>
          <w:p w14:paraId="0CE54BE2" w14:textId="77777777" w:rsidR="00E30E09" w:rsidRPr="00091BCF" w:rsidRDefault="00E30E09"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USCC</w:t>
            </w:r>
          </w:p>
        </w:tc>
        <w:tc>
          <w:tcPr>
            <w:tcW w:w="3811" w:type="dxa"/>
            <w:noWrap/>
          </w:tcPr>
          <w:p w14:paraId="0CE54BE3" w14:textId="77777777" w:rsidR="00E30E09" w:rsidRPr="00091BCF" w:rsidRDefault="00E30E09"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VoLTE video data traffic will be the only VoLTE data traffic considered for data analysis.</w:t>
            </w:r>
          </w:p>
        </w:tc>
        <w:tc>
          <w:tcPr>
            <w:tcW w:w="945" w:type="dxa"/>
          </w:tcPr>
          <w:p w14:paraId="0CE54BE4" w14:textId="77777777" w:rsidR="00E30E09" w:rsidRPr="00D1539F" w:rsidRDefault="00E30E09" w:rsidP="001F2071">
            <w:pPr>
              <w:pStyle w:val="BodyText"/>
              <w:ind w:left="0"/>
              <w:rPr>
                <w:sz w:val="18"/>
                <w:szCs w:val="18"/>
              </w:rPr>
            </w:pPr>
            <w:r>
              <w:rPr>
                <w:sz w:val="18"/>
                <w:szCs w:val="18"/>
              </w:rPr>
              <w:t>N/A</w:t>
            </w:r>
          </w:p>
        </w:tc>
        <w:tc>
          <w:tcPr>
            <w:tcW w:w="1020" w:type="dxa"/>
          </w:tcPr>
          <w:p w14:paraId="0CE54BE5" w14:textId="77777777" w:rsidR="00E30E09" w:rsidRPr="00D1539F" w:rsidRDefault="00E30E09" w:rsidP="001F2071">
            <w:pPr>
              <w:pStyle w:val="BodyText"/>
              <w:ind w:left="0"/>
              <w:rPr>
                <w:sz w:val="18"/>
                <w:szCs w:val="18"/>
              </w:rPr>
            </w:pPr>
            <w:r>
              <w:rPr>
                <w:sz w:val="18"/>
                <w:szCs w:val="18"/>
              </w:rPr>
              <w:t>N/A</w:t>
            </w:r>
          </w:p>
        </w:tc>
        <w:tc>
          <w:tcPr>
            <w:tcW w:w="789" w:type="dxa"/>
          </w:tcPr>
          <w:p w14:paraId="0CE54BE6" w14:textId="77777777" w:rsidR="00E30E09" w:rsidRPr="00D1539F" w:rsidRDefault="00E30E09" w:rsidP="001F2071">
            <w:pPr>
              <w:pStyle w:val="BodyText"/>
              <w:ind w:left="0"/>
              <w:rPr>
                <w:sz w:val="18"/>
                <w:szCs w:val="18"/>
              </w:rPr>
            </w:pPr>
            <w:r>
              <w:rPr>
                <w:sz w:val="18"/>
                <w:szCs w:val="18"/>
              </w:rPr>
              <w:t>N/A</w:t>
            </w:r>
          </w:p>
        </w:tc>
      </w:tr>
      <w:tr w:rsidR="00E30E09" w:rsidRPr="00AD142E" w14:paraId="0CE54BEF" w14:textId="77777777" w:rsidTr="009B1E14">
        <w:trPr>
          <w:trHeight w:val="576"/>
        </w:trPr>
        <w:tc>
          <w:tcPr>
            <w:tcW w:w="1348" w:type="dxa"/>
            <w:noWrap/>
            <w:vAlign w:val="center"/>
          </w:tcPr>
          <w:p w14:paraId="0CE54BE8" w14:textId="77777777" w:rsidR="00E30E09" w:rsidRPr="00091BCF" w:rsidRDefault="00E30E09" w:rsidP="001F2071">
            <w:pPr>
              <w:pStyle w:val="BodyText"/>
              <w:ind w:left="0"/>
              <w:rPr>
                <w:rFonts w:cstheme="minorHAnsi"/>
                <w:sz w:val="18"/>
                <w:szCs w:val="18"/>
              </w:rPr>
            </w:pPr>
            <w:r w:rsidRPr="00091BCF">
              <w:rPr>
                <w:rFonts w:cstheme="minorHAnsi"/>
                <w:sz w:val="18"/>
                <w:szCs w:val="18"/>
              </w:rPr>
              <w:t>VIOR_3.1.38</w:t>
            </w:r>
          </w:p>
        </w:tc>
        <w:tc>
          <w:tcPr>
            <w:tcW w:w="686" w:type="dxa"/>
            <w:vAlign w:val="center"/>
          </w:tcPr>
          <w:p w14:paraId="0CE54BE9" w14:textId="77777777" w:rsidR="00E30E09" w:rsidRPr="00091BCF" w:rsidRDefault="00E30E09" w:rsidP="001F2071">
            <w:pPr>
              <w:pStyle w:val="BodyText"/>
              <w:ind w:left="0"/>
              <w:rPr>
                <w:rFonts w:cstheme="minorHAnsi"/>
                <w:sz w:val="18"/>
                <w:szCs w:val="18"/>
              </w:rPr>
            </w:pPr>
            <w:r w:rsidRPr="00091BCF">
              <w:rPr>
                <w:rFonts w:cstheme="minorHAnsi"/>
                <w:sz w:val="18"/>
                <w:szCs w:val="18"/>
              </w:rPr>
              <w:t>P0</w:t>
            </w:r>
          </w:p>
        </w:tc>
        <w:tc>
          <w:tcPr>
            <w:tcW w:w="1287" w:type="dxa"/>
          </w:tcPr>
          <w:p w14:paraId="0CE54BEA" w14:textId="77777777" w:rsidR="00E30E09" w:rsidRPr="00091BCF" w:rsidRDefault="00E30E09"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USCC, Mediation</w:t>
            </w:r>
          </w:p>
        </w:tc>
        <w:tc>
          <w:tcPr>
            <w:tcW w:w="3811" w:type="dxa"/>
            <w:noWrap/>
          </w:tcPr>
          <w:p w14:paraId="0CE54BEB" w14:textId="77777777" w:rsidR="00E30E09" w:rsidRPr="00091BCF" w:rsidRDefault="00E30E09"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If new drop reason codes and error codes within mediation are created, revenue assurance will be notified.</w:t>
            </w:r>
          </w:p>
        </w:tc>
        <w:tc>
          <w:tcPr>
            <w:tcW w:w="945" w:type="dxa"/>
          </w:tcPr>
          <w:p w14:paraId="0CE54BEC" w14:textId="77777777" w:rsidR="00E30E09" w:rsidRPr="00D1539F" w:rsidRDefault="00E30E09" w:rsidP="001F2071">
            <w:pPr>
              <w:pStyle w:val="BodyText"/>
              <w:ind w:left="0"/>
              <w:rPr>
                <w:sz w:val="18"/>
                <w:szCs w:val="18"/>
              </w:rPr>
            </w:pPr>
            <w:r>
              <w:rPr>
                <w:sz w:val="18"/>
                <w:szCs w:val="18"/>
              </w:rPr>
              <w:t>N/A</w:t>
            </w:r>
          </w:p>
        </w:tc>
        <w:tc>
          <w:tcPr>
            <w:tcW w:w="1020" w:type="dxa"/>
          </w:tcPr>
          <w:p w14:paraId="0CE54BED" w14:textId="77777777" w:rsidR="00E30E09" w:rsidRPr="00D1539F" w:rsidRDefault="00E30E09" w:rsidP="001F2071">
            <w:pPr>
              <w:pStyle w:val="BodyText"/>
              <w:ind w:left="0"/>
              <w:rPr>
                <w:sz w:val="18"/>
                <w:szCs w:val="18"/>
              </w:rPr>
            </w:pPr>
            <w:r>
              <w:rPr>
                <w:sz w:val="18"/>
                <w:szCs w:val="18"/>
              </w:rPr>
              <w:t>N/A</w:t>
            </w:r>
          </w:p>
        </w:tc>
        <w:tc>
          <w:tcPr>
            <w:tcW w:w="789" w:type="dxa"/>
          </w:tcPr>
          <w:p w14:paraId="0CE54BEE" w14:textId="77777777" w:rsidR="00E30E09" w:rsidRPr="00D1539F" w:rsidRDefault="00E30E09" w:rsidP="001F2071">
            <w:pPr>
              <w:pStyle w:val="BodyText"/>
              <w:ind w:left="0"/>
              <w:rPr>
                <w:sz w:val="18"/>
                <w:szCs w:val="18"/>
              </w:rPr>
            </w:pPr>
            <w:r>
              <w:rPr>
                <w:sz w:val="18"/>
                <w:szCs w:val="18"/>
              </w:rPr>
              <w:t>N/A</w:t>
            </w:r>
          </w:p>
        </w:tc>
      </w:tr>
      <w:tr w:rsidR="00E30E09" w:rsidRPr="00AD142E" w14:paraId="0CE54BF7" w14:textId="77777777" w:rsidTr="009B1E14">
        <w:trPr>
          <w:trHeight w:val="576"/>
        </w:trPr>
        <w:tc>
          <w:tcPr>
            <w:tcW w:w="1348" w:type="dxa"/>
            <w:noWrap/>
            <w:vAlign w:val="center"/>
          </w:tcPr>
          <w:p w14:paraId="0CE54BF0" w14:textId="77777777" w:rsidR="00E30E09" w:rsidRPr="00091BCF" w:rsidRDefault="00E30E09" w:rsidP="001F2071">
            <w:pPr>
              <w:pStyle w:val="BodyText"/>
              <w:ind w:left="0"/>
              <w:rPr>
                <w:rFonts w:cstheme="minorHAnsi"/>
                <w:sz w:val="18"/>
                <w:szCs w:val="18"/>
              </w:rPr>
            </w:pPr>
            <w:r w:rsidRPr="00091BCF">
              <w:rPr>
                <w:rFonts w:cstheme="minorHAnsi"/>
                <w:sz w:val="18"/>
                <w:szCs w:val="18"/>
              </w:rPr>
              <w:t>VIOR_3.1.38.1</w:t>
            </w:r>
          </w:p>
        </w:tc>
        <w:tc>
          <w:tcPr>
            <w:tcW w:w="686" w:type="dxa"/>
          </w:tcPr>
          <w:p w14:paraId="0CE54BF1" w14:textId="77777777" w:rsidR="00E30E09" w:rsidRPr="00091BCF" w:rsidRDefault="00E30E09" w:rsidP="001F2071">
            <w:pPr>
              <w:pStyle w:val="BodyText"/>
              <w:ind w:left="0"/>
              <w:rPr>
                <w:rFonts w:cstheme="minorHAnsi"/>
                <w:sz w:val="18"/>
                <w:szCs w:val="18"/>
              </w:rPr>
            </w:pPr>
            <w:r w:rsidRPr="00091BCF">
              <w:rPr>
                <w:rFonts w:ascii="Calibri" w:hAnsi="Calibri" w:cs="Calibri"/>
                <w:sz w:val="18"/>
                <w:szCs w:val="18"/>
              </w:rPr>
              <w:t>P0</w:t>
            </w:r>
          </w:p>
        </w:tc>
        <w:tc>
          <w:tcPr>
            <w:tcW w:w="1287" w:type="dxa"/>
          </w:tcPr>
          <w:p w14:paraId="0CE54BF2" w14:textId="77777777" w:rsidR="00E30E09" w:rsidRPr="00091BCF" w:rsidRDefault="00E30E09" w:rsidP="001F2071">
            <w:pPr>
              <w:pStyle w:val="BodyText"/>
              <w:ind w:left="0"/>
              <w:rPr>
                <w:rFonts w:asciiTheme="minorHAnsi" w:hAnsiTheme="minorHAnsi" w:cstheme="minorHAnsi"/>
                <w:sz w:val="18"/>
                <w:szCs w:val="18"/>
              </w:rPr>
            </w:pPr>
            <w:r w:rsidRPr="00091BCF">
              <w:rPr>
                <w:rFonts w:ascii="Calibri" w:hAnsi="Calibri" w:cs="Calibri"/>
                <w:sz w:val="18"/>
                <w:szCs w:val="18"/>
              </w:rPr>
              <w:t>Mediation</w:t>
            </w:r>
          </w:p>
        </w:tc>
        <w:tc>
          <w:tcPr>
            <w:tcW w:w="3811" w:type="dxa"/>
            <w:noWrap/>
          </w:tcPr>
          <w:p w14:paraId="0CE54BF3" w14:textId="77777777" w:rsidR="00E30E09" w:rsidRPr="00091BCF" w:rsidRDefault="00E30E09" w:rsidP="001F2071">
            <w:pPr>
              <w:pStyle w:val="BodyText"/>
              <w:ind w:left="0"/>
              <w:rPr>
                <w:rFonts w:asciiTheme="minorHAnsi" w:hAnsiTheme="minorHAnsi" w:cstheme="minorHAnsi"/>
                <w:sz w:val="18"/>
                <w:szCs w:val="18"/>
              </w:rPr>
            </w:pPr>
            <w:r w:rsidRPr="00091BCF">
              <w:rPr>
                <w:rFonts w:ascii="Calibri" w:hAnsi="Calibri" w:cs="Calibri"/>
                <w:sz w:val="18"/>
                <w:szCs w:val="18"/>
              </w:rPr>
              <w:t>If new drop reason codes are created they will be updated in the BRM database table.</w:t>
            </w:r>
          </w:p>
        </w:tc>
        <w:tc>
          <w:tcPr>
            <w:tcW w:w="945" w:type="dxa"/>
          </w:tcPr>
          <w:p w14:paraId="0CE54BF4" w14:textId="77777777" w:rsidR="00E30E09" w:rsidRPr="00D1539F" w:rsidRDefault="00E30E09" w:rsidP="001F2071">
            <w:pPr>
              <w:pStyle w:val="BodyText"/>
              <w:ind w:left="0"/>
              <w:rPr>
                <w:sz w:val="18"/>
                <w:szCs w:val="18"/>
              </w:rPr>
            </w:pPr>
            <w:r>
              <w:rPr>
                <w:sz w:val="18"/>
                <w:szCs w:val="18"/>
              </w:rPr>
              <w:t>N/A</w:t>
            </w:r>
          </w:p>
        </w:tc>
        <w:tc>
          <w:tcPr>
            <w:tcW w:w="1020" w:type="dxa"/>
          </w:tcPr>
          <w:p w14:paraId="0CE54BF5" w14:textId="77777777" w:rsidR="00E30E09" w:rsidRPr="00D1539F" w:rsidRDefault="00E30E09" w:rsidP="001F2071">
            <w:pPr>
              <w:pStyle w:val="BodyText"/>
              <w:ind w:left="0"/>
              <w:rPr>
                <w:sz w:val="18"/>
                <w:szCs w:val="18"/>
              </w:rPr>
            </w:pPr>
            <w:r>
              <w:rPr>
                <w:sz w:val="18"/>
                <w:szCs w:val="18"/>
              </w:rPr>
              <w:t>N/A</w:t>
            </w:r>
          </w:p>
        </w:tc>
        <w:tc>
          <w:tcPr>
            <w:tcW w:w="789" w:type="dxa"/>
          </w:tcPr>
          <w:p w14:paraId="0CE54BF6" w14:textId="77777777" w:rsidR="00E30E09" w:rsidRPr="00D1539F" w:rsidRDefault="00E30E09" w:rsidP="001F2071">
            <w:pPr>
              <w:pStyle w:val="BodyText"/>
              <w:ind w:left="0"/>
              <w:rPr>
                <w:sz w:val="18"/>
                <w:szCs w:val="18"/>
              </w:rPr>
            </w:pPr>
            <w:r>
              <w:rPr>
                <w:sz w:val="18"/>
                <w:szCs w:val="18"/>
              </w:rPr>
              <w:t>N/A</w:t>
            </w:r>
          </w:p>
        </w:tc>
      </w:tr>
      <w:tr w:rsidR="00E30E09" w:rsidRPr="00AD142E" w14:paraId="0CE54BFF" w14:textId="77777777" w:rsidTr="009B1E14">
        <w:trPr>
          <w:trHeight w:val="576"/>
        </w:trPr>
        <w:tc>
          <w:tcPr>
            <w:tcW w:w="1348" w:type="dxa"/>
            <w:noWrap/>
            <w:vAlign w:val="center"/>
          </w:tcPr>
          <w:p w14:paraId="0CE54BF8" w14:textId="77777777" w:rsidR="00E30E09" w:rsidRPr="00091BCF" w:rsidRDefault="00E30E09" w:rsidP="001F2071">
            <w:pPr>
              <w:pStyle w:val="BodyText"/>
              <w:ind w:left="0"/>
              <w:rPr>
                <w:rFonts w:cstheme="minorHAnsi"/>
                <w:sz w:val="18"/>
                <w:szCs w:val="18"/>
              </w:rPr>
            </w:pPr>
            <w:r w:rsidRPr="00091BCF">
              <w:rPr>
                <w:rFonts w:cstheme="minorHAnsi"/>
                <w:sz w:val="18"/>
                <w:szCs w:val="18"/>
              </w:rPr>
              <w:t>VIOR_3.1.39</w:t>
            </w:r>
          </w:p>
        </w:tc>
        <w:tc>
          <w:tcPr>
            <w:tcW w:w="686" w:type="dxa"/>
            <w:vAlign w:val="center"/>
          </w:tcPr>
          <w:p w14:paraId="0CE54BF9" w14:textId="77777777" w:rsidR="00E30E09" w:rsidRPr="00091BCF" w:rsidRDefault="00E30E09" w:rsidP="001F2071">
            <w:pPr>
              <w:pStyle w:val="BodyText"/>
              <w:ind w:left="0"/>
              <w:rPr>
                <w:rFonts w:cstheme="minorHAnsi"/>
                <w:sz w:val="18"/>
                <w:szCs w:val="18"/>
              </w:rPr>
            </w:pPr>
            <w:r w:rsidRPr="00091BCF">
              <w:rPr>
                <w:rFonts w:cstheme="minorHAnsi"/>
                <w:sz w:val="18"/>
                <w:szCs w:val="18"/>
              </w:rPr>
              <w:t>P0</w:t>
            </w:r>
          </w:p>
        </w:tc>
        <w:tc>
          <w:tcPr>
            <w:tcW w:w="1287" w:type="dxa"/>
          </w:tcPr>
          <w:p w14:paraId="0CE54BFA" w14:textId="77777777" w:rsidR="00E30E09" w:rsidRPr="00091BCF" w:rsidRDefault="00E30E09"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ENGR</w:t>
            </w:r>
          </w:p>
        </w:tc>
        <w:tc>
          <w:tcPr>
            <w:tcW w:w="3811" w:type="dxa"/>
            <w:noWrap/>
          </w:tcPr>
          <w:p w14:paraId="0CE54BFB" w14:textId="77777777" w:rsidR="00E30E09" w:rsidRPr="00091BCF" w:rsidRDefault="00E30E09"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If new network elements (usage related) are created, revenue assurance will be notified.</w:t>
            </w:r>
          </w:p>
        </w:tc>
        <w:tc>
          <w:tcPr>
            <w:tcW w:w="945" w:type="dxa"/>
          </w:tcPr>
          <w:p w14:paraId="0CE54BFC" w14:textId="77777777" w:rsidR="00E30E09" w:rsidRPr="00D1539F" w:rsidRDefault="00E30E09" w:rsidP="001F2071">
            <w:pPr>
              <w:pStyle w:val="BodyText"/>
              <w:ind w:left="0"/>
              <w:rPr>
                <w:sz w:val="18"/>
                <w:szCs w:val="18"/>
              </w:rPr>
            </w:pPr>
            <w:r>
              <w:rPr>
                <w:sz w:val="18"/>
                <w:szCs w:val="18"/>
              </w:rPr>
              <w:t>N/A</w:t>
            </w:r>
          </w:p>
        </w:tc>
        <w:tc>
          <w:tcPr>
            <w:tcW w:w="1020" w:type="dxa"/>
          </w:tcPr>
          <w:p w14:paraId="0CE54BFD" w14:textId="77777777" w:rsidR="00E30E09" w:rsidRPr="00D1539F" w:rsidRDefault="00E30E09" w:rsidP="001F2071">
            <w:pPr>
              <w:pStyle w:val="BodyText"/>
              <w:ind w:left="0"/>
              <w:rPr>
                <w:sz w:val="18"/>
                <w:szCs w:val="18"/>
              </w:rPr>
            </w:pPr>
            <w:r>
              <w:rPr>
                <w:sz w:val="18"/>
                <w:szCs w:val="18"/>
              </w:rPr>
              <w:t>N/A</w:t>
            </w:r>
          </w:p>
        </w:tc>
        <w:tc>
          <w:tcPr>
            <w:tcW w:w="789" w:type="dxa"/>
          </w:tcPr>
          <w:p w14:paraId="0CE54BFE" w14:textId="77777777" w:rsidR="00E30E09" w:rsidRPr="00D1539F" w:rsidRDefault="00E30E09" w:rsidP="001F2071">
            <w:pPr>
              <w:pStyle w:val="BodyText"/>
              <w:ind w:left="0"/>
              <w:rPr>
                <w:sz w:val="18"/>
                <w:szCs w:val="18"/>
              </w:rPr>
            </w:pPr>
            <w:r>
              <w:rPr>
                <w:sz w:val="18"/>
                <w:szCs w:val="18"/>
              </w:rPr>
              <w:t>N/A</w:t>
            </w:r>
          </w:p>
        </w:tc>
      </w:tr>
      <w:tr w:rsidR="00E30E09" w:rsidRPr="00AD142E" w14:paraId="0CE54C0B" w14:textId="77777777" w:rsidTr="009B1E14">
        <w:trPr>
          <w:trHeight w:val="576"/>
        </w:trPr>
        <w:tc>
          <w:tcPr>
            <w:tcW w:w="1348" w:type="dxa"/>
            <w:noWrap/>
            <w:vAlign w:val="center"/>
          </w:tcPr>
          <w:p w14:paraId="0CE54C00" w14:textId="77777777" w:rsidR="00E30E09" w:rsidRPr="00091BCF" w:rsidRDefault="00E30E09" w:rsidP="001F2071">
            <w:pPr>
              <w:pStyle w:val="BodyText"/>
              <w:ind w:left="0"/>
              <w:rPr>
                <w:rFonts w:cstheme="minorHAnsi"/>
                <w:sz w:val="18"/>
                <w:szCs w:val="18"/>
              </w:rPr>
            </w:pPr>
            <w:r w:rsidRPr="00091BCF">
              <w:rPr>
                <w:rFonts w:cstheme="minorHAnsi"/>
                <w:sz w:val="18"/>
                <w:szCs w:val="18"/>
              </w:rPr>
              <w:t>VIOR_3.1.40</w:t>
            </w:r>
          </w:p>
        </w:tc>
        <w:tc>
          <w:tcPr>
            <w:tcW w:w="686" w:type="dxa"/>
            <w:vAlign w:val="center"/>
          </w:tcPr>
          <w:p w14:paraId="0CE54C01" w14:textId="77777777" w:rsidR="00E30E09" w:rsidRPr="00091BCF" w:rsidRDefault="00E30E09" w:rsidP="001F2071">
            <w:pPr>
              <w:pStyle w:val="BodyText"/>
              <w:ind w:left="0"/>
              <w:rPr>
                <w:rFonts w:cstheme="minorHAnsi"/>
                <w:sz w:val="18"/>
                <w:szCs w:val="18"/>
              </w:rPr>
            </w:pPr>
            <w:r w:rsidRPr="00091BCF">
              <w:rPr>
                <w:rFonts w:cstheme="minorHAnsi"/>
                <w:sz w:val="18"/>
                <w:szCs w:val="18"/>
              </w:rPr>
              <w:t>P0</w:t>
            </w:r>
          </w:p>
        </w:tc>
        <w:tc>
          <w:tcPr>
            <w:tcW w:w="1287" w:type="dxa"/>
          </w:tcPr>
          <w:p w14:paraId="0CE54C02" w14:textId="77777777" w:rsidR="00E30E09" w:rsidRPr="00091BCF" w:rsidRDefault="00E30E09"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USCC</w:t>
            </w:r>
          </w:p>
        </w:tc>
        <w:tc>
          <w:tcPr>
            <w:tcW w:w="3811" w:type="dxa"/>
            <w:noWrap/>
          </w:tcPr>
          <w:p w14:paraId="0CE54C03" w14:textId="77777777" w:rsidR="00E30E09" w:rsidRPr="00091BCF" w:rsidRDefault="00E30E09" w:rsidP="001F2071">
            <w:pPr>
              <w:pStyle w:val="CellBody"/>
              <w:spacing w:beforeAutospacing="1" w:afterAutospacing="1"/>
              <w:rPr>
                <w:rFonts w:asciiTheme="minorHAnsi" w:hAnsiTheme="minorHAnsi" w:cstheme="minorHAnsi"/>
                <w:color w:val="auto"/>
                <w:sz w:val="18"/>
                <w:szCs w:val="18"/>
              </w:rPr>
            </w:pPr>
            <w:r w:rsidRPr="00091BCF">
              <w:rPr>
                <w:rFonts w:asciiTheme="minorHAnsi" w:hAnsiTheme="minorHAnsi" w:cstheme="minorHAnsi"/>
                <w:color w:val="auto"/>
                <w:sz w:val="18"/>
                <w:szCs w:val="18"/>
              </w:rPr>
              <w:t>Post IR0328, when USCC reaches a VoLTE roaming agreement with a foreign carrier,  this project’s documentation will be leveraged for onboarding that carrier. This includes:</w:t>
            </w:r>
          </w:p>
          <w:p w14:paraId="0CE54C04" w14:textId="77777777" w:rsidR="00E30E09" w:rsidRPr="00091BCF" w:rsidRDefault="00E30E09" w:rsidP="00FD44D0">
            <w:pPr>
              <w:pStyle w:val="CellBody"/>
              <w:numPr>
                <w:ilvl w:val="0"/>
                <w:numId w:val="22"/>
              </w:numPr>
              <w:spacing w:beforeAutospacing="1" w:afterAutospacing="1"/>
              <w:rPr>
                <w:rFonts w:asciiTheme="minorHAnsi" w:hAnsiTheme="minorHAnsi" w:cstheme="minorHAnsi"/>
                <w:color w:val="auto"/>
                <w:sz w:val="18"/>
                <w:szCs w:val="18"/>
              </w:rPr>
            </w:pPr>
            <w:r w:rsidRPr="00091BCF">
              <w:rPr>
                <w:rFonts w:asciiTheme="minorHAnsi" w:hAnsiTheme="minorHAnsi" w:cstheme="minorHAnsi"/>
                <w:color w:val="auto"/>
                <w:sz w:val="18"/>
                <w:szCs w:val="18"/>
              </w:rPr>
              <w:t>Inbound Roaming agreements</w:t>
            </w:r>
          </w:p>
          <w:p w14:paraId="0CE54C05" w14:textId="77777777" w:rsidR="00E30E09" w:rsidRPr="00091BCF" w:rsidRDefault="00E30E09" w:rsidP="00FD44D0">
            <w:pPr>
              <w:pStyle w:val="CellBody"/>
              <w:numPr>
                <w:ilvl w:val="0"/>
                <w:numId w:val="22"/>
              </w:numPr>
              <w:spacing w:beforeAutospacing="1" w:afterAutospacing="1"/>
              <w:rPr>
                <w:rFonts w:asciiTheme="minorHAnsi" w:hAnsiTheme="minorHAnsi" w:cstheme="minorHAnsi"/>
                <w:color w:val="auto"/>
                <w:sz w:val="18"/>
                <w:szCs w:val="18"/>
              </w:rPr>
            </w:pPr>
            <w:r w:rsidRPr="00091BCF">
              <w:rPr>
                <w:rFonts w:asciiTheme="minorHAnsi" w:hAnsiTheme="minorHAnsi" w:cstheme="minorHAnsi"/>
                <w:color w:val="auto"/>
                <w:sz w:val="18"/>
                <w:szCs w:val="18"/>
              </w:rPr>
              <w:t>Outbound roaming agreements</w:t>
            </w:r>
          </w:p>
          <w:p w14:paraId="0CE54C06" w14:textId="77777777" w:rsidR="00E30E09" w:rsidRPr="00091BCF" w:rsidRDefault="00E30E09" w:rsidP="00FD44D0">
            <w:pPr>
              <w:pStyle w:val="CellBody"/>
              <w:numPr>
                <w:ilvl w:val="0"/>
                <w:numId w:val="22"/>
              </w:numPr>
              <w:spacing w:beforeAutospacing="1" w:afterAutospacing="1"/>
              <w:rPr>
                <w:rFonts w:asciiTheme="minorHAnsi" w:hAnsiTheme="minorHAnsi" w:cstheme="minorHAnsi"/>
                <w:color w:val="auto"/>
                <w:sz w:val="18"/>
                <w:szCs w:val="18"/>
              </w:rPr>
            </w:pPr>
            <w:r w:rsidRPr="00091BCF">
              <w:rPr>
                <w:rFonts w:asciiTheme="minorHAnsi" w:hAnsiTheme="minorHAnsi" w:cstheme="minorHAnsi"/>
                <w:color w:val="auto"/>
                <w:sz w:val="18"/>
                <w:szCs w:val="18"/>
              </w:rPr>
              <w:t xml:space="preserve">Devices (Note: The business process </w:t>
            </w:r>
            <w:r w:rsidRPr="00091BCF">
              <w:rPr>
                <w:rFonts w:asciiTheme="minorHAnsi" w:hAnsiTheme="minorHAnsi" w:cstheme="minorHAnsi"/>
                <w:color w:val="auto"/>
                <w:sz w:val="18"/>
                <w:szCs w:val="18"/>
              </w:rPr>
              <w:lastRenderedPageBreak/>
              <w:t>for obtaining devices will be followed)</w:t>
            </w:r>
          </w:p>
          <w:p w14:paraId="0CE54C07" w14:textId="77777777" w:rsidR="00E30E09" w:rsidRPr="00091BCF" w:rsidRDefault="00E30E09"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New updated/processes</w:t>
            </w:r>
          </w:p>
        </w:tc>
        <w:tc>
          <w:tcPr>
            <w:tcW w:w="945" w:type="dxa"/>
          </w:tcPr>
          <w:p w14:paraId="0CE54C08" w14:textId="77777777" w:rsidR="00E30E09" w:rsidRPr="00D1539F" w:rsidRDefault="00E30E09" w:rsidP="001F2071">
            <w:pPr>
              <w:pStyle w:val="BodyText"/>
              <w:ind w:left="0"/>
              <w:rPr>
                <w:sz w:val="18"/>
                <w:szCs w:val="18"/>
              </w:rPr>
            </w:pPr>
            <w:r>
              <w:rPr>
                <w:sz w:val="18"/>
                <w:szCs w:val="18"/>
              </w:rPr>
              <w:lastRenderedPageBreak/>
              <w:t>N/A</w:t>
            </w:r>
          </w:p>
        </w:tc>
        <w:tc>
          <w:tcPr>
            <w:tcW w:w="1020" w:type="dxa"/>
          </w:tcPr>
          <w:p w14:paraId="0CE54C09" w14:textId="77777777" w:rsidR="00E30E09" w:rsidRPr="00D1539F" w:rsidRDefault="00E30E09" w:rsidP="001F2071">
            <w:pPr>
              <w:pStyle w:val="BodyText"/>
              <w:ind w:left="0"/>
              <w:rPr>
                <w:sz w:val="18"/>
                <w:szCs w:val="18"/>
              </w:rPr>
            </w:pPr>
            <w:r>
              <w:rPr>
                <w:sz w:val="18"/>
                <w:szCs w:val="18"/>
              </w:rPr>
              <w:t>N/A</w:t>
            </w:r>
          </w:p>
        </w:tc>
        <w:tc>
          <w:tcPr>
            <w:tcW w:w="789" w:type="dxa"/>
          </w:tcPr>
          <w:p w14:paraId="0CE54C0A" w14:textId="77777777" w:rsidR="00E30E09" w:rsidRPr="00D1539F" w:rsidRDefault="00E30E09" w:rsidP="001F2071">
            <w:pPr>
              <w:pStyle w:val="BodyText"/>
              <w:ind w:left="0"/>
              <w:rPr>
                <w:sz w:val="18"/>
                <w:szCs w:val="18"/>
              </w:rPr>
            </w:pPr>
            <w:r>
              <w:rPr>
                <w:sz w:val="18"/>
                <w:szCs w:val="18"/>
              </w:rPr>
              <w:t>N/A</w:t>
            </w:r>
          </w:p>
        </w:tc>
      </w:tr>
      <w:tr w:rsidR="00E30E09" w:rsidRPr="00AD142E" w14:paraId="0CE54C15" w14:textId="77777777" w:rsidTr="009B1E14">
        <w:trPr>
          <w:trHeight w:val="576"/>
        </w:trPr>
        <w:tc>
          <w:tcPr>
            <w:tcW w:w="1348" w:type="dxa"/>
            <w:noWrap/>
            <w:vAlign w:val="center"/>
          </w:tcPr>
          <w:p w14:paraId="0CE54C0C" w14:textId="77777777" w:rsidR="00E30E09" w:rsidRPr="00091BCF" w:rsidRDefault="00E30E09" w:rsidP="001F2071">
            <w:pPr>
              <w:pStyle w:val="BodyText"/>
              <w:ind w:left="0"/>
              <w:rPr>
                <w:rFonts w:cstheme="minorHAnsi"/>
                <w:sz w:val="18"/>
                <w:szCs w:val="18"/>
              </w:rPr>
            </w:pPr>
            <w:r w:rsidRPr="00091BCF">
              <w:rPr>
                <w:rFonts w:cstheme="minorHAnsi"/>
                <w:sz w:val="18"/>
                <w:szCs w:val="18"/>
              </w:rPr>
              <w:lastRenderedPageBreak/>
              <w:t>VIOR_3.1.41</w:t>
            </w:r>
          </w:p>
        </w:tc>
        <w:tc>
          <w:tcPr>
            <w:tcW w:w="686" w:type="dxa"/>
            <w:vAlign w:val="center"/>
          </w:tcPr>
          <w:p w14:paraId="0CE54C0D" w14:textId="77777777" w:rsidR="00E30E09" w:rsidRPr="00091BCF" w:rsidRDefault="00E30E09" w:rsidP="001F2071">
            <w:pPr>
              <w:pStyle w:val="BodyText"/>
              <w:ind w:left="0"/>
              <w:rPr>
                <w:rFonts w:cstheme="minorHAnsi"/>
                <w:sz w:val="18"/>
                <w:szCs w:val="18"/>
              </w:rPr>
            </w:pPr>
            <w:r w:rsidRPr="00091BCF">
              <w:rPr>
                <w:rFonts w:cstheme="minorHAnsi"/>
                <w:sz w:val="18"/>
                <w:szCs w:val="18"/>
              </w:rPr>
              <w:t>P0</w:t>
            </w:r>
          </w:p>
        </w:tc>
        <w:tc>
          <w:tcPr>
            <w:tcW w:w="1287" w:type="dxa"/>
          </w:tcPr>
          <w:p w14:paraId="0CE54C0E" w14:textId="77777777" w:rsidR="00E30E09" w:rsidRPr="00091BCF" w:rsidRDefault="00E30E09"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Amdocs</w:t>
            </w:r>
          </w:p>
        </w:tc>
        <w:tc>
          <w:tcPr>
            <w:tcW w:w="3811" w:type="dxa"/>
            <w:noWrap/>
          </w:tcPr>
          <w:p w14:paraId="0CE54C0F" w14:textId="77777777" w:rsidR="00E30E09" w:rsidRPr="00091BCF" w:rsidRDefault="00E30E09" w:rsidP="001F2071">
            <w:pPr>
              <w:pStyle w:val="CellBody"/>
              <w:spacing w:beforeAutospacing="1" w:afterAutospacing="1"/>
              <w:rPr>
                <w:rFonts w:asciiTheme="minorHAnsi" w:hAnsiTheme="minorHAnsi" w:cstheme="minorHAnsi"/>
                <w:color w:val="auto"/>
                <w:sz w:val="18"/>
                <w:szCs w:val="18"/>
              </w:rPr>
            </w:pPr>
            <w:r w:rsidRPr="00091BCF">
              <w:rPr>
                <w:rFonts w:asciiTheme="minorHAnsi" w:hAnsiTheme="minorHAnsi" w:cstheme="minorHAnsi"/>
                <w:color w:val="auto"/>
                <w:sz w:val="18"/>
                <w:szCs w:val="18"/>
              </w:rPr>
              <w:t>ARCM will support multiple formats of the TAP including TD57 32.4.</w:t>
            </w:r>
          </w:p>
          <w:p w14:paraId="0CE54C10" w14:textId="77777777" w:rsidR="00E30E09" w:rsidRPr="00091BCF" w:rsidRDefault="00E30E09" w:rsidP="001F2071">
            <w:pPr>
              <w:pStyle w:val="CellBody"/>
              <w:spacing w:beforeAutospacing="1" w:afterAutospacing="1"/>
              <w:rPr>
                <w:rFonts w:asciiTheme="minorHAnsi" w:hAnsiTheme="minorHAnsi" w:cstheme="minorHAnsi"/>
                <w:color w:val="auto"/>
                <w:sz w:val="18"/>
                <w:szCs w:val="18"/>
              </w:rPr>
            </w:pPr>
            <w:r w:rsidRPr="00091BCF">
              <w:rPr>
                <w:rFonts w:asciiTheme="minorHAnsi" w:hAnsiTheme="minorHAnsi" w:cstheme="minorHAnsi"/>
                <w:color w:val="auto"/>
                <w:sz w:val="18"/>
                <w:szCs w:val="18"/>
              </w:rPr>
              <w:t>Note 1: Current version GSMA TD.57 3.12 30.2</w:t>
            </w:r>
          </w:p>
          <w:p w14:paraId="0CE54C11" w14:textId="77777777" w:rsidR="00E30E09" w:rsidRPr="00091BCF" w:rsidRDefault="00E30E09" w:rsidP="001F2071">
            <w:pPr>
              <w:pStyle w:val="BodyText"/>
              <w:ind w:left="0"/>
              <w:rPr>
                <w:rFonts w:asciiTheme="minorHAnsi" w:hAnsiTheme="minorHAnsi" w:cstheme="minorHAnsi"/>
                <w:sz w:val="18"/>
                <w:szCs w:val="18"/>
              </w:rPr>
            </w:pPr>
            <w:r w:rsidRPr="00091BCF">
              <w:rPr>
                <w:rFonts w:asciiTheme="minorHAnsi" w:hAnsiTheme="minorHAnsi" w:cstheme="minorHAnsi"/>
                <w:sz w:val="18"/>
                <w:szCs w:val="18"/>
              </w:rPr>
              <w:t>Note 2:</w:t>
            </w:r>
            <w:r w:rsidRPr="00091BCF">
              <w:rPr>
                <w:sz w:val="18"/>
                <w:szCs w:val="18"/>
              </w:rPr>
              <w:t xml:space="preserve"> </w:t>
            </w:r>
            <w:r w:rsidRPr="00091BCF">
              <w:rPr>
                <w:rFonts w:asciiTheme="minorHAnsi" w:hAnsiTheme="minorHAnsi" w:cstheme="minorHAnsi"/>
                <w:sz w:val="18"/>
                <w:szCs w:val="18"/>
              </w:rPr>
              <w:t>TD57 defines the logical and physical data that must be transferred between PMNs under the Transferred Account Procedure (TAP).</w:t>
            </w:r>
          </w:p>
        </w:tc>
        <w:tc>
          <w:tcPr>
            <w:tcW w:w="945" w:type="dxa"/>
          </w:tcPr>
          <w:p w14:paraId="0CE54C12" w14:textId="77777777" w:rsidR="00E30E09" w:rsidRPr="00D1539F" w:rsidRDefault="00E30E09" w:rsidP="001F2071">
            <w:pPr>
              <w:pStyle w:val="BodyText"/>
              <w:ind w:left="0"/>
              <w:rPr>
                <w:sz w:val="18"/>
                <w:szCs w:val="18"/>
              </w:rPr>
            </w:pPr>
            <w:r>
              <w:rPr>
                <w:sz w:val="18"/>
                <w:szCs w:val="18"/>
              </w:rPr>
              <w:t>ARCM</w:t>
            </w:r>
          </w:p>
        </w:tc>
        <w:tc>
          <w:tcPr>
            <w:tcW w:w="1020" w:type="dxa"/>
          </w:tcPr>
          <w:p w14:paraId="0CE54C13" w14:textId="77777777" w:rsidR="00E30E09" w:rsidRPr="00D1539F" w:rsidRDefault="00E30E09" w:rsidP="001F2071">
            <w:pPr>
              <w:pStyle w:val="BodyText"/>
              <w:ind w:left="0"/>
              <w:rPr>
                <w:sz w:val="18"/>
                <w:szCs w:val="18"/>
              </w:rPr>
            </w:pPr>
            <w:r>
              <w:rPr>
                <w:sz w:val="18"/>
                <w:szCs w:val="18"/>
              </w:rPr>
              <w:t>N/A</w:t>
            </w:r>
          </w:p>
        </w:tc>
        <w:tc>
          <w:tcPr>
            <w:tcW w:w="789" w:type="dxa"/>
          </w:tcPr>
          <w:p w14:paraId="0CE54C14" w14:textId="77777777" w:rsidR="00E30E09" w:rsidRPr="00D1539F" w:rsidRDefault="00E30E09" w:rsidP="001F2071">
            <w:pPr>
              <w:pStyle w:val="BodyText"/>
              <w:ind w:left="0"/>
              <w:rPr>
                <w:sz w:val="18"/>
                <w:szCs w:val="18"/>
              </w:rPr>
            </w:pPr>
            <w:r>
              <w:rPr>
                <w:sz w:val="18"/>
                <w:szCs w:val="18"/>
              </w:rPr>
              <w:t>4.1</w:t>
            </w:r>
          </w:p>
        </w:tc>
      </w:tr>
      <w:tr w:rsidR="00E30E09" w:rsidRPr="00AD142E" w14:paraId="0CE54C1D" w14:textId="77777777" w:rsidTr="009B1E14">
        <w:trPr>
          <w:trHeight w:val="576"/>
        </w:trPr>
        <w:tc>
          <w:tcPr>
            <w:tcW w:w="1348" w:type="dxa"/>
            <w:noWrap/>
            <w:vAlign w:val="center"/>
          </w:tcPr>
          <w:p w14:paraId="0CE54C16" w14:textId="77777777" w:rsidR="00E30E09" w:rsidRPr="00091BCF" w:rsidRDefault="00E30E09" w:rsidP="00A5564D">
            <w:pPr>
              <w:pStyle w:val="BodyText"/>
              <w:ind w:left="0"/>
              <w:rPr>
                <w:rFonts w:cstheme="minorHAnsi"/>
                <w:sz w:val="18"/>
                <w:szCs w:val="18"/>
              </w:rPr>
            </w:pPr>
            <w:r w:rsidRPr="00091BCF">
              <w:rPr>
                <w:rFonts w:cstheme="minorHAnsi"/>
                <w:sz w:val="18"/>
                <w:szCs w:val="18"/>
              </w:rPr>
              <w:t>VIOR_3.1.42</w:t>
            </w:r>
          </w:p>
        </w:tc>
        <w:tc>
          <w:tcPr>
            <w:tcW w:w="686" w:type="dxa"/>
            <w:vAlign w:val="center"/>
          </w:tcPr>
          <w:p w14:paraId="0CE54C17" w14:textId="77777777" w:rsidR="00E30E09" w:rsidRPr="00091BCF" w:rsidRDefault="00E30E09" w:rsidP="00A5564D">
            <w:pPr>
              <w:pStyle w:val="BodyText"/>
              <w:ind w:left="0"/>
              <w:rPr>
                <w:rFonts w:cstheme="minorHAnsi"/>
                <w:sz w:val="18"/>
                <w:szCs w:val="18"/>
              </w:rPr>
            </w:pPr>
            <w:r w:rsidRPr="00091BCF">
              <w:rPr>
                <w:rFonts w:cstheme="minorHAnsi"/>
                <w:sz w:val="18"/>
                <w:szCs w:val="18"/>
              </w:rPr>
              <w:t>P0</w:t>
            </w:r>
          </w:p>
        </w:tc>
        <w:tc>
          <w:tcPr>
            <w:tcW w:w="1287" w:type="dxa"/>
          </w:tcPr>
          <w:p w14:paraId="0CE54C18" w14:textId="77777777" w:rsidR="00E30E09" w:rsidRPr="00091BCF" w:rsidRDefault="00E30E09" w:rsidP="00A5564D">
            <w:pPr>
              <w:pStyle w:val="BodyText"/>
              <w:ind w:left="0"/>
              <w:rPr>
                <w:rFonts w:asciiTheme="minorHAnsi" w:hAnsiTheme="minorHAnsi" w:cstheme="minorHAnsi"/>
                <w:sz w:val="18"/>
                <w:szCs w:val="18"/>
              </w:rPr>
            </w:pPr>
            <w:r w:rsidRPr="00091BCF">
              <w:rPr>
                <w:rFonts w:asciiTheme="minorHAnsi" w:hAnsiTheme="minorHAnsi" w:cstheme="minorHAnsi"/>
                <w:sz w:val="18"/>
                <w:szCs w:val="18"/>
              </w:rPr>
              <w:t>Amdocs</w:t>
            </w:r>
          </w:p>
        </w:tc>
        <w:tc>
          <w:tcPr>
            <w:tcW w:w="3811" w:type="dxa"/>
            <w:noWrap/>
          </w:tcPr>
          <w:p w14:paraId="0CE54C19" w14:textId="77777777" w:rsidR="00E30E09" w:rsidRPr="00091BCF" w:rsidRDefault="00E30E09" w:rsidP="00A5564D">
            <w:pPr>
              <w:pStyle w:val="BodyText"/>
              <w:ind w:left="0"/>
              <w:rPr>
                <w:rFonts w:asciiTheme="minorHAnsi" w:hAnsiTheme="minorHAnsi" w:cstheme="minorHAnsi"/>
                <w:sz w:val="18"/>
                <w:szCs w:val="18"/>
              </w:rPr>
            </w:pPr>
            <w:r w:rsidRPr="00091BCF">
              <w:rPr>
                <w:rFonts w:asciiTheme="minorHAnsi" w:hAnsiTheme="minorHAnsi" w:cstheme="minorHAnsi"/>
                <w:sz w:val="18"/>
                <w:szCs w:val="18"/>
              </w:rPr>
              <w:t>ARCM will be backwards compatible to support other versions of TAP incase carriers cannot support TD57 32.4.</w:t>
            </w:r>
          </w:p>
        </w:tc>
        <w:tc>
          <w:tcPr>
            <w:tcW w:w="945" w:type="dxa"/>
          </w:tcPr>
          <w:p w14:paraId="0CE54C1A" w14:textId="77777777" w:rsidR="00E30E09" w:rsidRPr="00D1539F" w:rsidRDefault="00E30E09" w:rsidP="00A5564D">
            <w:pPr>
              <w:pStyle w:val="BodyText"/>
              <w:ind w:left="0"/>
              <w:rPr>
                <w:sz w:val="18"/>
                <w:szCs w:val="18"/>
              </w:rPr>
            </w:pPr>
            <w:r>
              <w:rPr>
                <w:sz w:val="18"/>
                <w:szCs w:val="18"/>
              </w:rPr>
              <w:t>ARCM</w:t>
            </w:r>
          </w:p>
        </w:tc>
        <w:tc>
          <w:tcPr>
            <w:tcW w:w="1020" w:type="dxa"/>
          </w:tcPr>
          <w:p w14:paraId="0CE54C1B" w14:textId="77777777" w:rsidR="00E30E09" w:rsidRPr="00D1539F" w:rsidRDefault="00E30E09" w:rsidP="00A5564D">
            <w:pPr>
              <w:pStyle w:val="BodyText"/>
              <w:ind w:left="0"/>
              <w:rPr>
                <w:sz w:val="18"/>
                <w:szCs w:val="18"/>
              </w:rPr>
            </w:pPr>
            <w:r>
              <w:rPr>
                <w:sz w:val="18"/>
                <w:szCs w:val="18"/>
              </w:rPr>
              <w:t>N/A</w:t>
            </w:r>
          </w:p>
        </w:tc>
        <w:tc>
          <w:tcPr>
            <w:tcW w:w="789" w:type="dxa"/>
          </w:tcPr>
          <w:p w14:paraId="0CE54C1C" w14:textId="77777777" w:rsidR="00E30E09" w:rsidRPr="00D1539F" w:rsidRDefault="00E30E09" w:rsidP="00A5564D">
            <w:pPr>
              <w:pStyle w:val="BodyText"/>
              <w:ind w:left="0"/>
              <w:rPr>
                <w:sz w:val="18"/>
                <w:szCs w:val="18"/>
              </w:rPr>
            </w:pPr>
            <w:r>
              <w:rPr>
                <w:sz w:val="18"/>
                <w:szCs w:val="18"/>
              </w:rPr>
              <w:t>4.1</w:t>
            </w:r>
          </w:p>
        </w:tc>
      </w:tr>
      <w:tr w:rsidR="00E30E09" w:rsidRPr="00AD142E" w14:paraId="0CE54C25" w14:textId="77777777" w:rsidTr="009B1E14">
        <w:trPr>
          <w:trHeight w:val="576"/>
        </w:trPr>
        <w:tc>
          <w:tcPr>
            <w:tcW w:w="1348" w:type="dxa"/>
            <w:noWrap/>
            <w:vAlign w:val="center"/>
          </w:tcPr>
          <w:p w14:paraId="0CE54C1E" w14:textId="77777777" w:rsidR="00E30E09" w:rsidRPr="00091BCF" w:rsidRDefault="00E30E09" w:rsidP="00A5564D">
            <w:pPr>
              <w:pStyle w:val="BodyText"/>
              <w:ind w:left="0"/>
              <w:rPr>
                <w:rFonts w:cstheme="minorHAnsi"/>
                <w:sz w:val="18"/>
                <w:szCs w:val="18"/>
              </w:rPr>
            </w:pPr>
            <w:r w:rsidRPr="00091BCF">
              <w:rPr>
                <w:rFonts w:cstheme="minorHAnsi"/>
                <w:sz w:val="18"/>
                <w:szCs w:val="18"/>
              </w:rPr>
              <w:t>VIOR_3.1.43</w:t>
            </w:r>
          </w:p>
        </w:tc>
        <w:tc>
          <w:tcPr>
            <w:tcW w:w="686" w:type="dxa"/>
            <w:vAlign w:val="center"/>
          </w:tcPr>
          <w:p w14:paraId="0CE54C1F" w14:textId="77777777" w:rsidR="00E30E09" w:rsidRPr="00091BCF" w:rsidRDefault="00E30E09" w:rsidP="00A5564D">
            <w:pPr>
              <w:pStyle w:val="BodyText"/>
              <w:ind w:left="0"/>
              <w:rPr>
                <w:rFonts w:cstheme="minorHAnsi"/>
                <w:sz w:val="18"/>
                <w:szCs w:val="18"/>
              </w:rPr>
            </w:pPr>
            <w:r w:rsidRPr="00091BCF">
              <w:rPr>
                <w:rFonts w:cstheme="minorHAnsi"/>
                <w:sz w:val="18"/>
                <w:szCs w:val="18"/>
              </w:rPr>
              <w:t>P0</w:t>
            </w:r>
          </w:p>
        </w:tc>
        <w:tc>
          <w:tcPr>
            <w:tcW w:w="1287" w:type="dxa"/>
          </w:tcPr>
          <w:p w14:paraId="0CE54C20" w14:textId="77777777" w:rsidR="00E30E09" w:rsidRPr="00091BCF" w:rsidRDefault="00E30E09" w:rsidP="00A5564D">
            <w:pPr>
              <w:pStyle w:val="BodyText"/>
              <w:ind w:left="0"/>
              <w:rPr>
                <w:rFonts w:asciiTheme="minorHAnsi" w:hAnsiTheme="minorHAnsi" w:cstheme="minorHAnsi"/>
                <w:sz w:val="18"/>
                <w:szCs w:val="18"/>
              </w:rPr>
            </w:pPr>
            <w:r w:rsidRPr="00091BCF">
              <w:rPr>
                <w:rFonts w:asciiTheme="minorHAnsi" w:hAnsiTheme="minorHAnsi" w:cstheme="minorHAnsi"/>
                <w:sz w:val="18"/>
                <w:szCs w:val="18"/>
              </w:rPr>
              <w:t>USCC, Amdocs</w:t>
            </w:r>
          </w:p>
        </w:tc>
        <w:tc>
          <w:tcPr>
            <w:tcW w:w="3811" w:type="dxa"/>
            <w:noWrap/>
          </w:tcPr>
          <w:p w14:paraId="0CE54C21" w14:textId="77777777" w:rsidR="00E30E09" w:rsidRPr="00091BCF" w:rsidRDefault="00E30E09" w:rsidP="00A5564D">
            <w:pPr>
              <w:pStyle w:val="BodyText"/>
              <w:ind w:left="0"/>
              <w:rPr>
                <w:rFonts w:asciiTheme="minorHAnsi" w:hAnsiTheme="minorHAnsi" w:cstheme="minorHAnsi"/>
                <w:sz w:val="18"/>
                <w:szCs w:val="18"/>
              </w:rPr>
            </w:pPr>
            <w:r w:rsidRPr="00091BCF">
              <w:rPr>
                <w:rFonts w:asciiTheme="minorHAnsi" w:hAnsiTheme="minorHAnsi" w:cstheme="minorHAnsi"/>
                <w:sz w:val="18"/>
                <w:szCs w:val="18"/>
              </w:rPr>
              <w:t xml:space="preserve">Only one TAP version will be utilized per carrier partner. </w:t>
            </w:r>
          </w:p>
        </w:tc>
        <w:tc>
          <w:tcPr>
            <w:tcW w:w="945" w:type="dxa"/>
          </w:tcPr>
          <w:p w14:paraId="0CE54C22" w14:textId="77777777" w:rsidR="00E30E09" w:rsidRPr="00D1539F" w:rsidRDefault="00E30E09" w:rsidP="00A5564D">
            <w:pPr>
              <w:pStyle w:val="BodyText"/>
              <w:ind w:left="0"/>
              <w:rPr>
                <w:sz w:val="18"/>
                <w:szCs w:val="18"/>
              </w:rPr>
            </w:pPr>
            <w:r>
              <w:rPr>
                <w:sz w:val="18"/>
                <w:szCs w:val="18"/>
              </w:rPr>
              <w:t>ARCM</w:t>
            </w:r>
          </w:p>
        </w:tc>
        <w:tc>
          <w:tcPr>
            <w:tcW w:w="1020" w:type="dxa"/>
          </w:tcPr>
          <w:p w14:paraId="0CE54C23" w14:textId="77777777" w:rsidR="00E30E09" w:rsidRPr="00D1539F" w:rsidRDefault="00E30E09" w:rsidP="00A5564D">
            <w:pPr>
              <w:pStyle w:val="BodyText"/>
              <w:ind w:left="0"/>
              <w:rPr>
                <w:sz w:val="18"/>
                <w:szCs w:val="18"/>
              </w:rPr>
            </w:pPr>
            <w:r>
              <w:rPr>
                <w:sz w:val="18"/>
                <w:szCs w:val="18"/>
              </w:rPr>
              <w:t>N/A</w:t>
            </w:r>
          </w:p>
        </w:tc>
        <w:tc>
          <w:tcPr>
            <w:tcW w:w="789" w:type="dxa"/>
          </w:tcPr>
          <w:p w14:paraId="0CE54C24" w14:textId="77777777" w:rsidR="00E30E09" w:rsidRPr="00D1539F" w:rsidRDefault="00E30E09" w:rsidP="00A5564D">
            <w:pPr>
              <w:pStyle w:val="BodyText"/>
              <w:ind w:left="0"/>
              <w:rPr>
                <w:sz w:val="18"/>
                <w:szCs w:val="18"/>
              </w:rPr>
            </w:pPr>
            <w:r>
              <w:rPr>
                <w:sz w:val="18"/>
                <w:szCs w:val="18"/>
              </w:rPr>
              <w:t>4.1</w:t>
            </w:r>
          </w:p>
        </w:tc>
      </w:tr>
      <w:tr w:rsidR="00E30E09" w:rsidRPr="00AD142E" w14:paraId="0CE54C2D" w14:textId="77777777" w:rsidTr="009B1E14">
        <w:trPr>
          <w:trHeight w:val="576"/>
        </w:trPr>
        <w:tc>
          <w:tcPr>
            <w:tcW w:w="1348" w:type="dxa"/>
            <w:noWrap/>
            <w:vAlign w:val="center"/>
          </w:tcPr>
          <w:p w14:paraId="0CE54C26" w14:textId="77777777" w:rsidR="00E30E09" w:rsidRPr="00091BCF" w:rsidRDefault="00E30E09" w:rsidP="00A5564D">
            <w:pPr>
              <w:pStyle w:val="BodyText"/>
              <w:ind w:left="0"/>
              <w:rPr>
                <w:rFonts w:cstheme="minorHAnsi"/>
                <w:sz w:val="18"/>
                <w:szCs w:val="18"/>
              </w:rPr>
            </w:pPr>
            <w:r w:rsidRPr="00091BCF">
              <w:rPr>
                <w:rFonts w:cstheme="minorHAnsi"/>
                <w:sz w:val="18"/>
                <w:szCs w:val="18"/>
              </w:rPr>
              <w:t>VIOR_3.1.44</w:t>
            </w:r>
          </w:p>
        </w:tc>
        <w:tc>
          <w:tcPr>
            <w:tcW w:w="686" w:type="dxa"/>
            <w:vAlign w:val="center"/>
          </w:tcPr>
          <w:p w14:paraId="0CE54C27" w14:textId="77777777" w:rsidR="00E30E09" w:rsidRPr="00091BCF" w:rsidRDefault="00E30E09" w:rsidP="00A5564D">
            <w:pPr>
              <w:pStyle w:val="BodyText"/>
              <w:ind w:left="0"/>
              <w:rPr>
                <w:rFonts w:cstheme="minorHAnsi"/>
                <w:sz w:val="18"/>
                <w:szCs w:val="18"/>
              </w:rPr>
            </w:pPr>
            <w:r w:rsidRPr="00091BCF">
              <w:rPr>
                <w:rFonts w:cstheme="minorHAnsi"/>
                <w:sz w:val="18"/>
                <w:szCs w:val="18"/>
              </w:rPr>
              <w:t>P0</w:t>
            </w:r>
          </w:p>
        </w:tc>
        <w:tc>
          <w:tcPr>
            <w:tcW w:w="1287" w:type="dxa"/>
          </w:tcPr>
          <w:p w14:paraId="0CE54C28" w14:textId="77777777" w:rsidR="00E30E09" w:rsidRPr="00091BCF" w:rsidRDefault="00E30E09" w:rsidP="00A5564D">
            <w:pPr>
              <w:pStyle w:val="BodyText"/>
              <w:ind w:left="0"/>
              <w:rPr>
                <w:rFonts w:asciiTheme="minorHAnsi" w:hAnsiTheme="minorHAnsi" w:cstheme="minorHAnsi"/>
                <w:sz w:val="18"/>
                <w:szCs w:val="18"/>
              </w:rPr>
            </w:pPr>
            <w:r w:rsidRPr="00091BCF">
              <w:rPr>
                <w:rFonts w:asciiTheme="minorHAnsi" w:hAnsiTheme="minorHAnsi" w:cstheme="minorHAnsi"/>
                <w:sz w:val="18"/>
                <w:szCs w:val="18"/>
              </w:rPr>
              <w:t>USCC</w:t>
            </w:r>
          </w:p>
        </w:tc>
        <w:tc>
          <w:tcPr>
            <w:tcW w:w="3811" w:type="dxa"/>
            <w:noWrap/>
          </w:tcPr>
          <w:p w14:paraId="0CE54C29" w14:textId="77777777" w:rsidR="00E30E09" w:rsidRPr="00091BCF" w:rsidRDefault="00E30E09" w:rsidP="00A5564D">
            <w:pPr>
              <w:pStyle w:val="BodyText"/>
              <w:ind w:left="0"/>
              <w:rPr>
                <w:rFonts w:asciiTheme="minorHAnsi" w:hAnsiTheme="minorHAnsi" w:cstheme="minorHAnsi"/>
                <w:sz w:val="18"/>
                <w:szCs w:val="18"/>
              </w:rPr>
            </w:pPr>
            <w:r w:rsidRPr="00091BCF">
              <w:rPr>
                <w:rFonts w:asciiTheme="minorHAnsi" w:hAnsiTheme="minorHAnsi" w:cstheme="minorHAnsi"/>
                <w:sz w:val="18"/>
                <w:szCs w:val="18"/>
              </w:rPr>
              <w:t xml:space="preserve">When an agreement with a new carrier partner is signed, a profile will be added in the ARCM console specifying the agreed upon tap version. </w:t>
            </w:r>
          </w:p>
        </w:tc>
        <w:tc>
          <w:tcPr>
            <w:tcW w:w="945" w:type="dxa"/>
          </w:tcPr>
          <w:p w14:paraId="0CE54C2A" w14:textId="77777777" w:rsidR="00E30E09" w:rsidRPr="00D1539F" w:rsidRDefault="00E30E09" w:rsidP="00A5564D">
            <w:pPr>
              <w:pStyle w:val="BodyText"/>
              <w:ind w:left="0"/>
              <w:rPr>
                <w:sz w:val="18"/>
                <w:szCs w:val="18"/>
              </w:rPr>
            </w:pPr>
            <w:r>
              <w:rPr>
                <w:sz w:val="18"/>
                <w:szCs w:val="18"/>
              </w:rPr>
              <w:t>N/A</w:t>
            </w:r>
          </w:p>
        </w:tc>
        <w:tc>
          <w:tcPr>
            <w:tcW w:w="1020" w:type="dxa"/>
          </w:tcPr>
          <w:p w14:paraId="0CE54C2B" w14:textId="77777777" w:rsidR="00E30E09" w:rsidRPr="00D1539F" w:rsidRDefault="00E30E09" w:rsidP="00A5564D">
            <w:pPr>
              <w:pStyle w:val="BodyText"/>
              <w:ind w:left="0"/>
              <w:rPr>
                <w:sz w:val="18"/>
                <w:szCs w:val="18"/>
              </w:rPr>
            </w:pPr>
            <w:r>
              <w:rPr>
                <w:sz w:val="18"/>
                <w:szCs w:val="18"/>
              </w:rPr>
              <w:t>N/A</w:t>
            </w:r>
          </w:p>
        </w:tc>
        <w:tc>
          <w:tcPr>
            <w:tcW w:w="789" w:type="dxa"/>
          </w:tcPr>
          <w:p w14:paraId="0CE54C2C" w14:textId="77777777" w:rsidR="00E30E09" w:rsidRPr="00D1539F" w:rsidRDefault="00E30E09" w:rsidP="00A5564D">
            <w:pPr>
              <w:pStyle w:val="BodyText"/>
              <w:ind w:left="0"/>
              <w:rPr>
                <w:sz w:val="18"/>
                <w:szCs w:val="18"/>
              </w:rPr>
            </w:pPr>
            <w:r>
              <w:rPr>
                <w:sz w:val="18"/>
                <w:szCs w:val="18"/>
              </w:rPr>
              <w:t>N/A</w:t>
            </w:r>
          </w:p>
        </w:tc>
      </w:tr>
      <w:tr w:rsidR="00E30E09" w:rsidRPr="00AD142E" w14:paraId="0CE54C35" w14:textId="77777777" w:rsidTr="009B1E14">
        <w:trPr>
          <w:trHeight w:val="576"/>
        </w:trPr>
        <w:tc>
          <w:tcPr>
            <w:tcW w:w="1348" w:type="dxa"/>
            <w:noWrap/>
            <w:vAlign w:val="center"/>
          </w:tcPr>
          <w:p w14:paraId="0CE54C2E" w14:textId="77777777" w:rsidR="00E30E09" w:rsidRPr="00091BCF" w:rsidRDefault="00E30E09" w:rsidP="00A5564D">
            <w:pPr>
              <w:pStyle w:val="BodyText"/>
              <w:ind w:left="0"/>
              <w:rPr>
                <w:rFonts w:cstheme="minorHAnsi"/>
                <w:sz w:val="18"/>
                <w:szCs w:val="18"/>
              </w:rPr>
            </w:pPr>
            <w:r w:rsidRPr="00091BCF">
              <w:rPr>
                <w:rFonts w:cstheme="minorHAnsi"/>
                <w:sz w:val="18"/>
                <w:szCs w:val="18"/>
              </w:rPr>
              <w:t>VIOR_3.1.45</w:t>
            </w:r>
          </w:p>
        </w:tc>
        <w:tc>
          <w:tcPr>
            <w:tcW w:w="686" w:type="dxa"/>
            <w:vAlign w:val="center"/>
          </w:tcPr>
          <w:p w14:paraId="0CE54C2F" w14:textId="77777777" w:rsidR="00E30E09" w:rsidRPr="00091BCF" w:rsidRDefault="00E30E09" w:rsidP="00A5564D">
            <w:pPr>
              <w:pStyle w:val="BodyText"/>
              <w:ind w:left="0"/>
              <w:rPr>
                <w:rFonts w:cstheme="minorHAnsi"/>
                <w:sz w:val="18"/>
                <w:szCs w:val="18"/>
              </w:rPr>
            </w:pPr>
            <w:r w:rsidRPr="00091BCF">
              <w:rPr>
                <w:rFonts w:cstheme="minorHAnsi"/>
                <w:sz w:val="18"/>
                <w:szCs w:val="18"/>
              </w:rPr>
              <w:t>P0</w:t>
            </w:r>
          </w:p>
        </w:tc>
        <w:tc>
          <w:tcPr>
            <w:tcW w:w="1287" w:type="dxa"/>
          </w:tcPr>
          <w:p w14:paraId="0CE54C30" w14:textId="77777777" w:rsidR="00E30E09" w:rsidRPr="00091BCF" w:rsidRDefault="00E30E09" w:rsidP="00A5564D">
            <w:pPr>
              <w:pStyle w:val="BodyText"/>
              <w:ind w:left="0"/>
              <w:rPr>
                <w:rFonts w:asciiTheme="minorHAnsi" w:hAnsiTheme="minorHAnsi" w:cstheme="minorHAnsi"/>
                <w:sz w:val="18"/>
                <w:szCs w:val="18"/>
              </w:rPr>
            </w:pPr>
            <w:r w:rsidRPr="00091BCF">
              <w:rPr>
                <w:rFonts w:asciiTheme="minorHAnsi" w:hAnsiTheme="minorHAnsi" w:cstheme="minorHAnsi"/>
                <w:sz w:val="18"/>
                <w:szCs w:val="18"/>
              </w:rPr>
              <w:t>USCC</w:t>
            </w:r>
          </w:p>
        </w:tc>
        <w:tc>
          <w:tcPr>
            <w:tcW w:w="3811" w:type="dxa"/>
            <w:noWrap/>
          </w:tcPr>
          <w:p w14:paraId="0CE54C31" w14:textId="77777777" w:rsidR="00E30E09" w:rsidRPr="00091BCF" w:rsidRDefault="00E30E09" w:rsidP="00A5564D">
            <w:pPr>
              <w:pStyle w:val="BodyText"/>
              <w:ind w:left="0"/>
              <w:rPr>
                <w:rFonts w:asciiTheme="minorHAnsi" w:hAnsiTheme="minorHAnsi" w:cstheme="minorHAnsi"/>
                <w:sz w:val="18"/>
                <w:szCs w:val="18"/>
              </w:rPr>
            </w:pPr>
            <w:r w:rsidRPr="00091BCF">
              <w:rPr>
                <w:rFonts w:asciiTheme="minorHAnsi" w:hAnsiTheme="minorHAnsi" w:cstheme="minorHAnsi"/>
                <w:sz w:val="18"/>
                <w:szCs w:val="18"/>
              </w:rPr>
              <w:t xml:space="preserve">An existing carrier partner’s profile in ARCM will be updated with the agreed upon TAP version when a new agreement is signed. </w:t>
            </w:r>
          </w:p>
        </w:tc>
        <w:tc>
          <w:tcPr>
            <w:tcW w:w="945" w:type="dxa"/>
          </w:tcPr>
          <w:p w14:paraId="0CE54C32" w14:textId="77777777" w:rsidR="00E30E09" w:rsidRPr="00D1539F" w:rsidRDefault="00E30E09" w:rsidP="00A5564D">
            <w:pPr>
              <w:pStyle w:val="BodyText"/>
              <w:ind w:left="0"/>
              <w:rPr>
                <w:sz w:val="18"/>
                <w:szCs w:val="18"/>
              </w:rPr>
            </w:pPr>
            <w:r>
              <w:rPr>
                <w:sz w:val="18"/>
                <w:szCs w:val="18"/>
              </w:rPr>
              <w:t>N/A</w:t>
            </w:r>
          </w:p>
        </w:tc>
        <w:tc>
          <w:tcPr>
            <w:tcW w:w="1020" w:type="dxa"/>
          </w:tcPr>
          <w:p w14:paraId="0CE54C33" w14:textId="77777777" w:rsidR="00E30E09" w:rsidRPr="00D1539F" w:rsidRDefault="00E30E09" w:rsidP="00A5564D">
            <w:pPr>
              <w:pStyle w:val="BodyText"/>
              <w:ind w:left="0"/>
              <w:rPr>
                <w:sz w:val="18"/>
                <w:szCs w:val="18"/>
              </w:rPr>
            </w:pPr>
            <w:r>
              <w:rPr>
                <w:sz w:val="18"/>
                <w:szCs w:val="18"/>
              </w:rPr>
              <w:t>N/A</w:t>
            </w:r>
          </w:p>
        </w:tc>
        <w:tc>
          <w:tcPr>
            <w:tcW w:w="789" w:type="dxa"/>
          </w:tcPr>
          <w:p w14:paraId="0CE54C34" w14:textId="77777777" w:rsidR="00E30E09" w:rsidRPr="00D1539F" w:rsidRDefault="00E30E09" w:rsidP="00A5564D">
            <w:pPr>
              <w:pStyle w:val="BodyText"/>
              <w:ind w:left="0"/>
              <w:rPr>
                <w:sz w:val="18"/>
                <w:szCs w:val="18"/>
              </w:rPr>
            </w:pPr>
            <w:r>
              <w:rPr>
                <w:sz w:val="18"/>
                <w:szCs w:val="18"/>
              </w:rPr>
              <w:t>N/A</w:t>
            </w:r>
          </w:p>
        </w:tc>
      </w:tr>
      <w:tr w:rsidR="00E30E09" w:rsidRPr="00AD142E" w14:paraId="0CE54C40" w14:textId="77777777" w:rsidTr="009B1E14">
        <w:trPr>
          <w:trHeight w:val="576"/>
        </w:trPr>
        <w:tc>
          <w:tcPr>
            <w:tcW w:w="1348" w:type="dxa"/>
            <w:noWrap/>
            <w:vAlign w:val="center"/>
          </w:tcPr>
          <w:p w14:paraId="0CE54C36" w14:textId="77777777" w:rsidR="00E30E09" w:rsidRPr="00091BCF" w:rsidRDefault="00E30E09" w:rsidP="00A5564D">
            <w:pPr>
              <w:pStyle w:val="BodyText"/>
              <w:ind w:left="0"/>
              <w:rPr>
                <w:rFonts w:cstheme="minorHAnsi"/>
                <w:sz w:val="18"/>
                <w:szCs w:val="18"/>
              </w:rPr>
            </w:pPr>
            <w:r w:rsidRPr="00091BCF">
              <w:rPr>
                <w:rFonts w:cstheme="minorHAnsi"/>
                <w:sz w:val="18"/>
                <w:szCs w:val="18"/>
              </w:rPr>
              <w:t>VIOR_3.1.46</w:t>
            </w:r>
          </w:p>
        </w:tc>
        <w:tc>
          <w:tcPr>
            <w:tcW w:w="686" w:type="dxa"/>
            <w:vAlign w:val="center"/>
          </w:tcPr>
          <w:p w14:paraId="0CE54C37" w14:textId="77777777" w:rsidR="00E30E09" w:rsidRPr="00091BCF" w:rsidRDefault="00E30E09" w:rsidP="00A5564D">
            <w:pPr>
              <w:pStyle w:val="BodyText"/>
              <w:ind w:left="0"/>
              <w:rPr>
                <w:rFonts w:cstheme="minorHAnsi"/>
                <w:sz w:val="18"/>
                <w:szCs w:val="18"/>
              </w:rPr>
            </w:pPr>
            <w:r w:rsidRPr="00091BCF">
              <w:rPr>
                <w:rFonts w:cstheme="minorHAnsi"/>
                <w:sz w:val="18"/>
                <w:szCs w:val="18"/>
              </w:rPr>
              <w:t>P0</w:t>
            </w:r>
          </w:p>
        </w:tc>
        <w:tc>
          <w:tcPr>
            <w:tcW w:w="1287" w:type="dxa"/>
          </w:tcPr>
          <w:p w14:paraId="0CE54C38" w14:textId="77777777" w:rsidR="00E30E09" w:rsidRPr="00091BCF" w:rsidRDefault="00E30E09" w:rsidP="00A5564D">
            <w:pPr>
              <w:pStyle w:val="BodyText"/>
              <w:ind w:left="0"/>
              <w:rPr>
                <w:rFonts w:asciiTheme="minorHAnsi" w:hAnsiTheme="minorHAnsi" w:cstheme="minorHAnsi"/>
                <w:sz w:val="18"/>
                <w:szCs w:val="18"/>
              </w:rPr>
            </w:pPr>
            <w:r w:rsidRPr="00091BCF">
              <w:rPr>
                <w:rFonts w:asciiTheme="minorHAnsi" w:hAnsiTheme="minorHAnsi" w:cstheme="minorHAnsi"/>
                <w:sz w:val="18"/>
                <w:szCs w:val="18"/>
              </w:rPr>
              <w:t>Amdocs</w:t>
            </w:r>
          </w:p>
        </w:tc>
        <w:tc>
          <w:tcPr>
            <w:tcW w:w="3811" w:type="dxa"/>
            <w:noWrap/>
          </w:tcPr>
          <w:p w14:paraId="0CE54C39" w14:textId="77777777" w:rsidR="00E30E09" w:rsidRPr="00091BCF" w:rsidRDefault="00E30E09" w:rsidP="00A5564D">
            <w:pPr>
              <w:pStyle w:val="BodyText"/>
              <w:ind w:left="0"/>
              <w:rPr>
                <w:rFonts w:asciiTheme="minorHAnsi" w:hAnsiTheme="minorHAnsi" w:cstheme="minorHAnsi"/>
                <w:sz w:val="18"/>
                <w:szCs w:val="18"/>
              </w:rPr>
            </w:pPr>
            <w:r w:rsidRPr="00091BCF">
              <w:rPr>
                <w:rFonts w:asciiTheme="minorHAnsi" w:hAnsiTheme="minorHAnsi" w:cstheme="minorHAnsi"/>
                <w:sz w:val="18"/>
                <w:szCs w:val="18"/>
              </w:rPr>
              <w:t xml:space="preserve">Error records (i.e files) generated from APRM and ACRM will be augmented to include QCI and APN. </w:t>
            </w:r>
          </w:p>
        </w:tc>
        <w:tc>
          <w:tcPr>
            <w:tcW w:w="945" w:type="dxa"/>
          </w:tcPr>
          <w:p w14:paraId="0CE54C3A" w14:textId="77777777" w:rsidR="00E30E09" w:rsidRPr="00D1539F" w:rsidRDefault="00E30E09" w:rsidP="00A5564D">
            <w:pPr>
              <w:pStyle w:val="BodyText"/>
              <w:ind w:left="0"/>
              <w:rPr>
                <w:sz w:val="18"/>
                <w:szCs w:val="18"/>
              </w:rPr>
            </w:pPr>
            <w:r>
              <w:rPr>
                <w:sz w:val="18"/>
                <w:szCs w:val="18"/>
              </w:rPr>
              <w:t>APRM</w:t>
            </w:r>
          </w:p>
        </w:tc>
        <w:tc>
          <w:tcPr>
            <w:tcW w:w="1020" w:type="dxa"/>
          </w:tcPr>
          <w:p w14:paraId="0CE54C3B" w14:textId="77777777" w:rsidR="00E30E09" w:rsidRPr="00D1539F" w:rsidRDefault="00E30E09" w:rsidP="00A5564D">
            <w:pPr>
              <w:pStyle w:val="BodyText"/>
              <w:ind w:left="0"/>
              <w:rPr>
                <w:sz w:val="18"/>
                <w:szCs w:val="18"/>
              </w:rPr>
            </w:pPr>
            <w:r>
              <w:rPr>
                <w:sz w:val="18"/>
                <w:szCs w:val="18"/>
              </w:rPr>
              <w:t>ARCM</w:t>
            </w:r>
          </w:p>
        </w:tc>
        <w:tc>
          <w:tcPr>
            <w:tcW w:w="789" w:type="dxa"/>
          </w:tcPr>
          <w:p w14:paraId="0CE54C3C" w14:textId="77777777" w:rsidR="00E30E09" w:rsidRDefault="00E30E09" w:rsidP="00A5564D">
            <w:pPr>
              <w:pStyle w:val="BodyText"/>
              <w:ind w:left="0"/>
              <w:rPr>
                <w:sz w:val="18"/>
                <w:szCs w:val="18"/>
              </w:rPr>
            </w:pPr>
            <w:r>
              <w:rPr>
                <w:sz w:val="18"/>
                <w:szCs w:val="18"/>
              </w:rPr>
              <w:t>4.2.1</w:t>
            </w:r>
          </w:p>
          <w:p w14:paraId="0CE54C3D" w14:textId="77777777" w:rsidR="00E30E09" w:rsidRDefault="00E30E09" w:rsidP="00A5564D">
            <w:pPr>
              <w:pStyle w:val="BodyText"/>
              <w:ind w:left="0"/>
              <w:rPr>
                <w:sz w:val="18"/>
                <w:szCs w:val="18"/>
              </w:rPr>
            </w:pPr>
            <w:r>
              <w:rPr>
                <w:sz w:val="18"/>
                <w:szCs w:val="18"/>
              </w:rPr>
              <w:t>4.2.4</w:t>
            </w:r>
          </w:p>
          <w:p w14:paraId="0CE54C3E" w14:textId="77777777" w:rsidR="00E30E09" w:rsidRDefault="00E30E09" w:rsidP="00A5564D">
            <w:pPr>
              <w:pStyle w:val="BodyText"/>
              <w:ind w:left="0"/>
              <w:rPr>
                <w:sz w:val="18"/>
                <w:szCs w:val="18"/>
              </w:rPr>
            </w:pPr>
            <w:r>
              <w:rPr>
                <w:sz w:val="18"/>
                <w:szCs w:val="18"/>
              </w:rPr>
              <w:t>4.1.2</w:t>
            </w:r>
          </w:p>
          <w:p w14:paraId="0CE54C3F" w14:textId="77777777" w:rsidR="00E30E09" w:rsidRPr="00D1539F" w:rsidRDefault="00E30E09" w:rsidP="00A5564D">
            <w:pPr>
              <w:pStyle w:val="BodyText"/>
              <w:ind w:left="0"/>
              <w:rPr>
                <w:sz w:val="18"/>
                <w:szCs w:val="18"/>
              </w:rPr>
            </w:pPr>
            <w:r>
              <w:rPr>
                <w:sz w:val="18"/>
                <w:szCs w:val="18"/>
              </w:rPr>
              <w:t>4.1.3</w:t>
            </w:r>
          </w:p>
        </w:tc>
      </w:tr>
      <w:tr w:rsidR="00E30E09" w:rsidRPr="00AD142E" w14:paraId="0CE54C4C" w14:textId="77777777" w:rsidTr="009B1E14">
        <w:trPr>
          <w:trHeight w:val="576"/>
        </w:trPr>
        <w:tc>
          <w:tcPr>
            <w:tcW w:w="1348" w:type="dxa"/>
            <w:noWrap/>
            <w:vAlign w:val="center"/>
          </w:tcPr>
          <w:p w14:paraId="0CE54C41" w14:textId="77777777" w:rsidR="00E30E09" w:rsidRPr="00485349" w:rsidRDefault="00E30E09" w:rsidP="00D31A40">
            <w:pPr>
              <w:pStyle w:val="BodyText"/>
              <w:ind w:left="0"/>
              <w:rPr>
                <w:rFonts w:cstheme="minorHAnsi"/>
                <w:sz w:val="18"/>
                <w:szCs w:val="18"/>
              </w:rPr>
            </w:pPr>
            <w:r w:rsidRPr="00485349">
              <w:rPr>
                <w:rFonts w:cstheme="minorHAnsi"/>
                <w:sz w:val="18"/>
                <w:szCs w:val="18"/>
              </w:rPr>
              <w:t>VIOR_3.1.47</w:t>
            </w:r>
          </w:p>
        </w:tc>
        <w:tc>
          <w:tcPr>
            <w:tcW w:w="686" w:type="dxa"/>
            <w:vAlign w:val="center"/>
          </w:tcPr>
          <w:p w14:paraId="0CE54C42" w14:textId="77777777" w:rsidR="00E30E09" w:rsidRPr="00485349" w:rsidRDefault="00E30E09" w:rsidP="00D31A40">
            <w:pPr>
              <w:pStyle w:val="BodyText"/>
              <w:ind w:left="0"/>
              <w:rPr>
                <w:rFonts w:cstheme="minorHAnsi"/>
                <w:sz w:val="18"/>
                <w:szCs w:val="18"/>
              </w:rPr>
            </w:pPr>
            <w:r w:rsidRPr="00485349">
              <w:rPr>
                <w:rFonts w:cstheme="minorHAnsi"/>
                <w:sz w:val="18"/>
                <w:szCs w:val="18"/>
              </w:rPr>
              <w:t>P0</w:t>
            </w:r>
          </w:p>
        </w:tc>
        <w:tc>
          <w:tcPr>
            <w:tcW w:w="1287" w:type="dxa"/>
          </w:tcPr>
          <w:p w14:paraId="0CE54C43" w14:textId="77777777" w:rsidR="00E30E09" w:rsidRPr="00485349" w:rsidRDefault="00E30E09" w:rsidP="00D31A40">
            <w:pPr>
              <w:pStyle w:val="BodyText"/>
              <w:ind w:left="0"/>
              <w:rPr>
                <w:rFonts w:asciiTheme="minorHAnsi" w:hAnsiTheme="minorHAnsi" w:cstheme="minorHAnsi"/>
                <w:sz w:val="18"/>
                <w:szCs w:val="18"/>
              </w:rPr>
            </w:pPr>
            <w:r w:rsidRPr="00485349">
              <w:rPr>
                <w:rFonts w:asciiTheme="minorHAnsi" w:hAnsiTheme="minorHAnsi" w:cstheme="minorHAnsi"/>
                <w:sz w:val="18"/>
                <w:szCs w:val="18"/>
              </w:rPr>
              <w:t>Amdocs</w:t>
            </w:r>
          </w:p>
        </w:tc>
        <w:tc>
          <w:tcPr>
            <w:tcW w:w="3811" w:type="dxa"/>
            <w:noWrap/>
          </w:tcPr>
          <w:p w14:paraId="0CE54C44" w14:textId="77777777" w:rsidR="00E30E09" w:rsidRPr="00485349" w:rsidRDefault="00E30E09" w:rsidP="00D31A40">
            <w:pPr>
              <w:pStyle w:val="CellBody"/>
              <w:spacing w:beforeAutospacing="1" w:afterAutospacing="1"/>
              <w:rPr>
                <w:rFonts w:asciiTheme="minorHAnsi" w:hAnsiTheme="minorHAnsi" w:cstheme="minorHAnsi"/>
                <w:color w:val="auto"/>
                <w:sz w:val="18"/>
                <w:szCs w:val="18"/>
              </w:rPr>
            </w:pPr>
            <w:r w:rsidRPr="00485349">
              <w:rPr>
                <w:rFonts w:asciiTheme="minorHAnsi" w:hAnsiTheme="minorHAnsi" w:cstheme="minorHAnsi"/>
                <w:color w:val="auto"/>
                <w:sz w:val="18"/>
                <w:szCs w:val="18"/>
              </w:rPr>
              <w:t>APRM will expand error checking to include APN and QCI values.</w:t>
            </w:r>
          </w:p>
          <w:p w14:paraId="0CE54C45" w14:textId="77777777" w:rsidR="00E30E09" w:rsidRPr="00485349" w:rsidRDefault="00E30E09" w:rsidP="00D31A40">
            <w:pPr>
              <w:pStyle w:val="BodyText"/>
              <w:ind w:left="0"/>
              <w:rPr>
                <w:rFonts w:asciiTheme="minorHAnsi" w:hAnsiTheme="minorHAnsi" w:cstheme="minorHAnsi"/>
                <w:sz w:val="18"/>
                <w:szCs w:val="18"/>
              </w:rPr>
            </w:pPr>
            <w:r w:rsidRPr="00485349">
              <w:rPr>
                <w:rFonts w:asciiTheme="minorHAnsi" w:hAnsiTheme="minorHAnsi" w:cstheme="minorHAnsi"/>
                <w:sz w:val="18"/>
                <w:szCs w:val="18"/>
              </w:rPr>
              <w:t xml:space="preserve">Note: This requirement covers any error checking including  APN and QCI having the correct values while processing TAP files in APRM.  </w:t>
            </w:r>
          </w:p>
        </w:tc>
        <w:tc>
          <w:tcPr>
            <w:tcW w:w="945" w:type="dxa"/>
          </w:tcPr>
          <w:p w14:paraId="0CE54C46" w14:textId="77777777" w:rsidR="00E30E09" w:rsidRPr="00D1539F" w:rsidRDefault="00E30E09" w:rsidP="00D31A40">
            <w:pPr>
              <w:pStyle w:val="BodyText"/>
              <w:ind w:left="0"/>
              <w:rPr>
                <w:sz w:val="18"/>
                <w:szCs w:val="18"/>
              </w:rPr>
            </w:pPr>
            <w:r>
              <w:rPr>
                <w:sz w:val="18"/>
                <w:szCs w:val="18"/>
              </w:rPr>
              <w:t>APRM</w:t>
            </w:r>
          </w:p>
        </w:tc>
        <w:tc>
          <w:tcPr>
            <w:tcW w:w="1020" w:type="dxa"/>
          </w:tcPr>
          <w:p w14:paraId="0CE54C47" w14:textId="77777777" w:rsidR="00E30E09" w:rsidRPr="00D1539F" w:rsidRDefault="00E30E09" w:rsidP="00D31A40">
            <w:pPr>
              <w:pStyle w:val="BodyText"/>
              <w:ind w:left="0"/>
              <w:rPr>
                <w:sz w:val="18"/>
                <w:szCs w:val="18"/>
              </w:rPr>
            </w:pPr>
            <w:r>
              <w:rPr>
                <w:sz w:val="18"/>
                <w:szCs w:val="18"/>
              </w:rPr>
              <w:t>ARCM</w:t>
            </w:r>
          </w:p>
        </w:tc>
        <w:tc>
          <w:tcPr>
            <w:tcW w:w="789" w:type="dxa"/>
          </w:tcPr>
          <w:p w14:paraId="0CE54C48" w14:textId="77777777" w:rsidR="00E30E09" w:rsidRDefault="00E30E09" w:rsidP="00D31A40">
            <w:pPr>
              <w:pStyle w:val="BodyText"/>
              <w:ind w:left="0"/>
              <w:rPr>
                <w:sz w:val="18"/>
                <w:szCs w:val="18"/>
              </w:rPr>
            </w:pPr>
            <w:r>
              <w:rPr>
                <w:sz w:val="18"/>
                <w:szCs w:val="18"/>
              </w:rPr>
              <w:t>4.2.1</w:t>
            </w:r>
          </w:p>
          <w:p w14:paraId="0CE54C49" w14:textId="77777777" w:rsidR="00E30E09" w:rsidRDefault="00E30E09" w:rsidP="00D31A40">
            <w:pPr>
              <w:pStyle w:val="BodyText"/>
              <w:ind w:left="0"/>
              <w:rPr>
                <w:sz w:val="18"/>
                <w:szCs w:val="18"/>
              </w:rPr>
            </w:pPr>
            <w:r>
              <w:rPr>
                <w:sz w:val="18"/>
                <w:szCs w:val="18"/>
              </w:rPr>
              <w:t>4.2.4</w:t>
            </w:r>
          </w:p>
          <w:p w14:paraId="0CE54C4A" w14:textId="77777777" w:rsidR="00E30E09" w:rsidRDefault="00E30E09" w:rsidP="00D31A40">
            <w:pPr>
              <w:pStyle w:val="BodyText"/>
              <w:ind w:left="0"/>
              <w:rPr>
                <w:sz w:val="18"/>
                <w:szCs w:val="18"/>
              </w:rPr>
            </w:pPr>
            <w:r>
              <w:rPr>
                <w:sz w:val="18"/>
                <w:szCs w:val="18"/>
              </w:rPr>
              <w:t>4.1.2</w:t>
            </w:r>
          </w:p>
          <w:p w14:paraId="0CE54C4B" w14:textId="77777777" w:rsidR="00E30E09" w:rsidRPr="00D1539F" w:rsidRDefault="00E30E09" w:rsidP="00D31A40">
            <w:pPr>
              <w:pStyle w:val="BodyText"/>
              <w:ind w:left="0"/>
              <w:rPr>
                <w:sz w:val="18"/>
                <w:szCs w:val="18"/>
              </w:rPr>
            </w:pPr>
            <w:r>
              <w:rPr>
                <w:sz w:val="18"/>
                <w:szCs w:val="18"/>
              </w:rPr>
              <w:t>4.1.3</w:t>
            </w:r>
          </w:p>
        </w:tc>
      </w:tr>
      <w:tr w:rsidR="00E30E09" w:rsidRPr="00AD142E" w14:paraId="0CE54C57" w14:textId="77777777" w:rsidTr="009B1E14">
        <w:trPr>
          <w:trHeight w:val="576"/>
        </w:trPr>
        <w:tc>
          <w:tcPr>
            <w:tcW w:w="1348" w:type="dxa"/>
            <w:noWrap/>
            <w:vAlign w:val="center"/>
          </w:tcPr>
          <w:p w14:paraId="0CE54C4D" w14:textId="77777777" w:rsidR="00E30E09" w:rsidRPr="00485349" w:rsidRDefault="00E30E09" w:rsidP="00D31A40">
            <w:pPr>
              <w:pStyle w:val="BodyText"/>
              <w:ind w:left="0"/>
              <w:rPr>
                <w:rFonts w:cstheme="minorHAnsi"/>
                <w:sz w:val="18"/>
                <w:szCs w:val="18"/>
              </w:rPr>
            </w:pPr>
            <w:r w:rsidRPr="00485349">
              <w:rPr>
                <w:rFonts w:cstheme="minorHAnsi"/>
                <w:sz w:val="18"/>
                <w:szCs w:val="18"/>
              </w:rPr>
              <w:t>VIOR_3.1.48</w:t>
            </w:r>
          </w:p>
        </w:tc>
        <w:tc>
          <w:tcPr>
            <w:tcW w:w="686" w:type="dxa"/>
            <w:vAlign w:val="center"/>
          </w:tcPr>
          <w:p w14:paraId="0CE54C4E" w14:textId="77777777" w:rsidR="00E30E09" w:rsidRPr="00485349" w:rsidRDefault="00E30E09" w:rsidP="00D31A40">
            <w:pPr>
              <w:pStyle w:val="BodyText"/>
              <w:ind w:left="0"/>
              <w:rPr>
                <w:rFonts w:cstheme="minorHAnsi"/>
                <w:sz w:val="18"/>
                <w:szCs w:val="18"/>
              </w:rPr>
            </w:pPr>
            <w:r w:rsidRPr="00485349">
              <w:rPr>
                <w:rFonts w:cstheme="minorHAnsi"/>
                <w:sz w:val="18"/>
                <w:szCs w:val="18"/>
              </w:rPr>
              <w:t>P0</w:t>
            </w:r>
          </w:p>
        </w:tc>
        <w:tc>
          <w:tcPr>
            <w:tcW w:w="1287" w:type="dxa"/>
          </w:tcPr>
          <w:p w14:paraId="0CE54C4F" w14:textId="77777777" w:rsidR="00E30E09" w:rsidRPr="00485349" w:rsidRDefault="00E30E09" w:rsidP="00D31A40">
            <w:pPr>
              <w:pStyle w:val="BodyText"/>
              <w:ind w:left="0"/>
              <w:rPr>
                <w:rFonts w:asciiTheme="minorHAnsi" w:hAnsiTheme="minorHAnsi" w:cstheme="minorHAnsi"/>
                <w:sz w:val="18"/>
                <w:szCs w:val="18"/>
              </w:rPr>
            </w:pPr>
            <w:r w:rsidRPr="00485349">
              <w:rPr>
                <w:rFonts w:asciiTheme="minorHAnsi" w:hAnsiTheme="minorHAnsi" w:cstheme="minorHAnsi"/>
                <w:sz w:val="18"/>
                <w:szCs w:val="18"/>
              </w:rPr>
              <w:t>USCC, Amdocs</w:t>
            </w:r>
          </w:p>
        </w:tc>
        <w:tc>
          <w:tcPr>
            <w:tcW w:w="3811" w:type="dxa"/>
            <w:noWrap/>
          </w:tcPr>
          <w:p w14:paraId="0CE54C50" w14:textId="77777777" w:rsidR="00E30E09" w:rsidRPr="00485349" w:rsidRDefault="00E30E09" w:rsidP="00D31A40">
            <w:pPr>
              <w:pStyle w:val="BodyText"/>
              <w:ind w:left="0"/>
              <w:rPr>
                <w:rFonts w:asciiTheme="minorHAnsi" w:hAnsiTheme="minorHAnsi" w:cstheme="minorHAnsi"/>
                <w:sz w:val="18"/>
                <w:szCs w:val="18"/>
              </w:rPr>
            </w:pPr>
            <w:r w:rsidRPr="00485349">
              <w:rPr>
                <w:rFonts w:asciiTheme="minorHAnsi" w:hAnsiTheme="minorHAnsi" w:cstheme="minorHAnsi"/>
                <w:sz w:val="18"/>
                <w:szCs w:val="18"/>
              </w:rPr>
              <w:t>RAP processing will include new items APN and QCI</w:t>
            </w:r>
          </w:p>
        </w:tc>
        <w:tc>
          <w:tcPr>
            <w:tcW w:w="945" w:type="dxa"/>
          </w:tcPr>
          <w:p w14:paraId="0CE54C51" w14:textId="77777777" w:rsidR="00E30E09" w:rsidRPr="00D1539F" w:rsidRDefault="00E30E09" w:rsidP="00D31A40">
            <w:pPr>
              <w:pStyle w:val="BodyText"/>
              <w:ind w:left="0"/>
              <w:rPr>
                <w:sz w:val="18"/>
                <w:szCs w:val="18"/>
              </w:rPr>
            </w:pPr>
            <w:r>
              <w:rPr>
                <w:sz w:val="18"/>
                <w:szCs w:val="18"/>
              </w:rPr>
              <w:t>APRM</w:t>
            </w:r>
          </w:p>
        </w:tc>
        <w:tc>
          <w:tcPr>
            <w:tcW w:w="1020" w:type="dxa"/>
          </w:tcPr>
          <w:p w14:paraId="0CE54C52" w14:textId="77777777" w:rsidR="00E30E09" w:rsidRPr="00D1539F" w:rsidRDefault="00E30E09" w:rsidP="00D31A40">
            <w:pPr>
              <w:pStyle w:val="BodyText"/>
              <w:ind w:left="0"/>
              <w:rPr>
                <w:sz w:val="18"/>
                <w:szCs w:val="18"/>
              </w:rPr>
            </w:pPr>
            <w:r>
              <w:rPr>
                <w:sz w:val="18"/>
                <w:szCs w:val="18"/>
              </w:rPr>
              <w:t>ARCM</w:t>
            </w:r>
          </w:p>
        </w:tc>
        <w:tc>
          <w:tcPr>
            <w:tcW w:w="789" w:type="dxa"/>
          </w:tcPr>
          <w:p w14:paraId="0CE54C53" w14:textId="77777777" w:rsidR="00E30E09" w:rsidRDefault="00E30E09" w:rsidP="00D31A40">
            <w:pPr>
              <w:pStyle w:val="BodyText"/>
              <w:ind w:left="0"/>
              <w:rPr>
                <w:sz w:val="18"/>
                <w:szCs w:val="18"/>
              </w:rPr>
            </w:pPr>
            <w:r>
              <w:rPr>
                <w:sz w:val="18"/>
                <w:szCs w:val="18"/>
              </w:rPr>
              <w:t>4.2.1</w:t>
            </w:r>
          </w:p>
          <w:p w14:paraId="0CE54C54" w14:textId="77777777" w:rsidR="00E30E09" w:rsidRDefault="00E30E09" w:rsidP="00D31A40">
            <w:pPr>
              <w:pStyle w:val="BodyText"/>
              <w:ind w:left="0"/>
              <w:rPr>
                <w:sz w:val="18"/>
                <w:szCs w:val="18"/>
              </w:rPr>
            </w:pPr>
            <w:r>
              <w:rPr>
                <w:sz w:val="18"/>
                <w:szCs w:val="18"/>
              </w:rPr>
              <w:t>4.2.4</w:t>
            </w:r>
          </w:p>
          <w:p w14:paraId="0CE54C55" w14:textId="77777777" w:rsidR="00E30E09" w:rsidRDefault="00E30E09" w:rsidP="00D31A40">
            <w:pPr>
              <w:pStyle w:val="BodyText"/>
              <w:ind w:left="0"/>
              <w:rPr>
                <w:sz w:val="18"/>
                <w:szCs w:val="18"/>
              </w:rPr>
            </w:pPr>
            <w:r>
              <w:rPr>
                <w:sz w:val="18"/>
                <w:szCs w:val="18"/>
              </w:rPr>
              <w:t>4.1.2</w:t>
            </w:r>
          </w:p>
          <w:p w14:paraId="0CE54C56" w14:textId="77777777" w:rsidR="00E30E09" w:rsidRPr="00D1539F" w:rsidRDefault="00E30E09" w:rsidP="00D31A40">
            <w:pPr>
              <w:pStyle w:val="BodyText"/>
              <w:ind w:left="0"/>
              <w:rPr>
                <w:sz w:val="18"/>
                <w:szCs w:val="18"/>
              </w:rPr>
            </w:pPr>
            <w:r>
              <w:rPr>
                <w:sz w:val="18"/>
                <w:szCs w:val="18"/>
              </w:rPr>
              <w:t>4.1.3</w:t>
            </w:r>
          </w:p>
        </w:tc>
      </w:tr>
      <w:tr w:rsidR="00E30E09" w:rsidRPr="00AD142E" w14:paraId="0CE54C60" w14:textId="77777777" w:rsidTr="009B1E14">
        <w:trPr>
          <w:trHeight w:val="576"/>
        </w:trPr>
        <w:tc>
          <w:tcPr>
            <w:tcW w:w="1348" w:type="dxa"/>
            <w:noWrap/>
            <w:vAlign w:val="center"/>
          </w:tcPr>
          <w:p w14:paraId="0CE54C58" w14:textId="77777777" w:rsidR="00E30E09" w:rsidRPr="00485349" w:rsidRDefault="00E30E09" w:rsidP="00D31A40">
            <w:pPr>
              <w:pStyle w:val="BodyText"/>
              <w:ind w:left="0"/>
              <w:rPr>
                <w:rFonts w:cstheme="minorHAnsi"/>
                <w:sz w:val="18"/>
                <w:szCs w:val="18"/>
              </w:rPr>
            </w:pPr>
            <w:r w:rsidRPr="00485349">
              <w:rPr>
                <w:rFonts w:cstheme="minorHAnsi"/>
                <w:sz w:val="18"/>
                <w:szCs w:val="18"/>
              </w:rPr>
              <w:t>VIOR_3.1.49</w:t>
            </w:r>
          </w:p>
        </w:tc>
        <w:tc>
          <w:tcPr>
            <w:tcW w:w="686" w:type="dxa"/>
            <w:vAlign w:val="center"/>
          </w:tcPr>
          <w:p w14:paraId="0CE54C59" w14:textId="77777777" w:rsidR="00E30E09" w:rsidRPr="00485349" w:rsidRDefault="00E30E09" w:rsidP="00D31A40">
            <w:pPr>
              <w:pStyle w:val="BodyText"/>
              <w:ind w:left="0"/>
              <w:rPr>
                <w:rFonts w:cstheme="minorHAnsi"/>
                <w:sz w:val="18"/>
                <w:szCs w:val="18"/>
              </w:rPr>
            </w:pPr>
            <w:r w:rsidRPr="00485349">
              <w:rPr>
                <w:rFonts w:cstheme="minorHAnsi"/>
                <w:sz w:val="18"/>
                <w:szCs w:val="18"/>
              </w:rPr>
              <w:t>P0</w:t>
            </w:r>
          </w:p>
        </w:tc>
        <w:tc>
          <w:tcPr>
            <w:tcW w:w="1287" w:type="dxa"/>
          </w:tcPr>
          <w:p w14:paraId="0CE54C5A" w14:textId="77777777" w:rsidR="00E30E09" w:rsidRPr="00485349" w:rsidRDefault="00E30E09" w:rsidP="00D31A40">
            <w:pPr>
              <w:pStyle w:val="BodyText"/>
              <w:ind w:left="0"/>
              <w:rPr>
                <w:rFonts w:asciiTheme="minorHAnsi" w:hAnsiTheme="minorHAnsi" w:cstheme="minorHAnsi"/>
                <w:sz w:val="18"/>
                <w:szCs w:val="18"/>
              </w:rPr>
            </w:pPr>
            <w:r w:rsidRPr="00485349">
              <w:rPr>
                <w:rFonts w:asciiTheme="minorHAnsi" w:hAnsiTheme="minorHAnsi" w:cstheme="minorHAnsi"/>
                <w:sz w:val="18"/>
                <w:szCs w:val="18"/>
              </w:rPr>
              <w:t>Amdocs</w:t>
            </w:r>
          </w:p>
        </w:tc>
        <w:tc>
          <w:tcPr>
            <w:tcW w:w="3811" w:type="dxa"/>
            <w:noWrap/>
          </w:tcPr>
          <w:p w14:paraId="0CE54C5B" w14:textId="77777777" w:rsidR="00E30E09" w:rsidRPr="00485349" w:rsidRDefault="00E30E09" w:rsidP="00D31A40">
            <w:pPr>
              <w:pStyle w:val="BodyText"/>
              <w:ind w:left="0"/>
              <w:rPr>
                <w:rFonts w:asciiTheme="minorHAnsi" w:hAnsiTheme="minorHAnsi" w:cstheme="minorHAnsi"/>
                <w:sz w:val="18"/>
                <w:szCs w:val="18"/>
              </w:rPr>
            </w:pPr>
            <w:r w:rsidRPr="00485349">
              <w:rPr>
                <w:rFonts w:asciiTheme="minorHAnsi" w:hAnsiTheme="minorHAnsi" w:cstheme="minorHAnsi"/>
                <w:sz w:val="18"/>
                <w:szCs w:val="18"/>
              </w:rPr>
              <w:t xml:space="preserve">ARCM will have the ability to identify a VoLTE event based on APN value. </w:t>
            </w:r>
          </w:p>
        </w:tc>
        <w:tc>
          <w:tcPr>
            <w:tcW w:w="945" w:type="dxa"/>
          </w:tcPr>
          <w:p w14:paraId="0CE54C5C" w14:textId="77777777" w:rsidR="00E30E09" w:rsidRPr="00D1539F" w:rsidRDefault="00E30E09" w:rsidP="00D31A40">
            <w:pPr>
              <w:pStyle w:val="BodyText"/>
              <w:ind w:left="0"/>
              <w:rPr>
                <w:sz w:val="18"/>
                <w:szCs w:val="18"/>
              </w:rPr>
            </w:pPr>
            <w:r>
              <w:rPr>
                <w:sz w:val="18"/>
                <w:szCs w:val="18"/>
              </w:rPr>
              <w:t>ARCM</w:t>
            </w:r>
          </w:p>
        </w:tc>
        <w:tc>
          <w:tcPr>
            <w:tcW w:w="1020" w:type="dxa"/>
          </w:tcPr>
          <w:p w14:paraId="0CE54C5D" w14:textId="77777777" w:rsidR="00E30E09" w:rsidRPr="00D1539F" w:rsidRDefault="00E30E09" w:rsidP="00D31A40">
            <w:pPr>
              <w:pStyle w:val="BodyText"/>
              <w:ind w:left="0"/>
              <w:rPr>
                <w:sz w:val="18"/>
                <w:szCs w:val="18"/>
              </w:rPr>
            </w:pPr>
            <w:r>
              <w:rPr>
                <w:sz w:val="18"/>
                <w:szCs w:val="18"/>
              </w:rPr>
              <w:t>N/A</w:t>
            </w:r>
          </w:p>
        </w:tc>
        <w:tc>
          <w:tcPr>
            <w:tcW w:w="789" w:type="dxa"/>
          </w:tcPr>
          <w:p w14:paraId="0CE54C5E" w14:textId="77777777" w:rsidR="00E30E09" w:rsidRDefault="00E30E09" w:rsidP="00D31A40">
            <w:pPr>
              <w:pStyle w:val="BodyText"/>
              <w:ind w:left="0"/>
              <w:rPr>
                <w:sz w:val="18"/>
                <w:szCs w:val="18"/>
              </w:rPr>
            </w:pPr>
          </w:p>
          <w:p w14:paraId="0CE54C5F" w14:textId="77777777" w:rsidR="005A4DA5" w:rsidRPr="00D1539F" w:rsidRDefault="005A4DA5" w:rsidP="00D31A40">
            <w:pPr>
              <w:pStyle w:val="BodyText"/>
              <w:ind w:left="0"/>
              <w:rPr>
                <w:sz w:val="18"/>
                <w:szCs w:val="18"/>
              </w:rPr>
            </w:pPr>
            <w:r>
              <w:rPr>
                <w:sz w:val="18"/>
                <w:szCs w:val="18"/>
              </w:rPr>
              <w:t>3.3.1.1; 4.1.2; 4.1.4</w:t>
            </w:r>
          </w:p>
        </w:tc>
      </w:tr>
      <w:tr w:rsidR="00E30E09" w:rsidRPr="00AD142E" w14:paraId="0CE54C6C" w14:textId="77777777" w:rsidTr="009B1E14">
        <w:trPr>
          <w:trHeight w:val="576"/>
        </w:trPr>
        <w:tc>
          <w:tcPr>
            <w:tcW w:w="1348" w:type="dxa"/>
            <w:noWrap/>
            <w:vAlign w:val="center"/>
          </w:tcPr>
          <w:p w14:paraId="0CE54C61" w14:textId="77777777" w:rsidR="00E30E09" w:rsidRPr="00485349" w:rsidRDefault="00E30E09" w:rsidP="00D31A40">
            <w:pPr>
              <w:pStyle w:val="BodyText"/>
              <w:ind w:left="0"/>
              <w:rPr>
                <w:rFonts w:cstheme="minorHAnsi"/>
                <w:sz w:val="18"/>
                <w:szCs w:val="18"/>
              </w:rPr>
            </w:pPr>
            <w:r w:rsidRPr="00485349">
              <w:rPr>
                <w:rFonts w:cstheme="minorHAnsi"/>
                <w:sz w:val="18"/>
                <w:szCs w:val="18"/>
              </w:rPr>
              <w:t>VIOR_3.1.50</w:t>
            </w:r>
          </w:p>
        </w:tc>
        <w:tc>
          <w:tcPr>
            <w:tcW w:w="686" w:type="dxa"/>
          </w:tcPr>
          <w:p w14:paraId="0CE54C62" w14:textId="77777777" w:rsidR="00E30E09" w:rsidRPr="00485349" w:rsidRDefault="00E30E09" w:rsidP="00D31A40">
            <w:pPr>
              <w:pStyle w:val="BodyText"/>
              <w:ind w:left="0"/>
              <w:rPr>
                <w:rFonts w:cstheme="minorHAnsi"/>
                <w:sz w:val="18"/>
                <w:szCs w:val="18"/>
              </w:rPr>
            </w:pPr>
            <w:r w:rsidRPr="00485349">
              <w:rPr>
                <w:rFonts w:ascii="Calibri" w:hAnsi="Calibri" w:cs="Calibri"/>
                <w:sz w:val="18"/>
                <w:szCs w:val="18"/>
              </w:rPr>
              <w:t>P0</w:t>
            </w:r>
          </w:p>
        </w:tc>
        <w:tc>
          <w:tcPr>
            <w:tcW w:w="1287" w:type="dxa"/>
          </w:tcPr>
          <w:p w14:paraId="0CE54C63" w14:textId="77777777" w:rsidR="00E30E09" w:rsidRPr="00485349" w:rsidRDefault="00E30E09" w:rsidP="00D31A40">
            <w:pPr>
              <w:pStyle w:val="BodyText"/>
              <w:ind w:left="0"/>
              <w:rPr>
                <w:rFonts w:asciiTheme="minorHAnsi" w:hAnsiTheme="minorHAnsi" w:cstheme="minorHAnsi"/>
                <w:sz w:val="18"/>
                <w:szCs w:val="18"/>
              </w:rPr>
            </w:pPr>
            <w:r w:rsidRPr="00485349">
              <w:rPr>
                <w:rFonts w:ascii="Calibri" w:hAnsi="Calibri" w:cs="Calibri"/>
                <w:sz w:val="18"/>
                <w:szCs w:val="18"/>
              </w:rPr>
              <w:t>ENGR, Mediation</w:t>
            </w:r>
          </w:p>
        </w:tc>
        <w:tc>
          <w:tcPr>
            <w:tcW w:w="3811" w:type="dxa"/>
            <w:noWrap/>
          </w:tcPr>
          <w:p w14:paraId="0CE54C64" w14:textId="77777777" w:rsidR="00E30E09" w:rsidRPr="00485349" w:rsidRDefault="00E30E09" w:rsidP="00D31A40">
            <w:pPr>
              <w:spacing w:before="120" w:line="312" w:lineRule="atLeast"/>
              <w:rPr>
                <w:rFonts w:ascii="Verdana" w:eastAsia="Times New Roman" w:hAnsi="Verdana" w:cs="Times New Roman"/>
                <w:color w:val="000000"/>
                <w:sz w:val="18"/>
                <w:szCs w:val="18"/>
              </w:rPr>
            </w:pPr>
            <w:r w:rsidRPr="00485349">
              <w:rPr>
                <w:rFonts w:ascii="Verdana" w:eastAsia="Times New Roman" w:hAnsi="Verdana" w:cs="Times New Roman"/>
                <w:color w:val="000000"/>
                <w:sz w:val="18"/>
                <w:szCs w:val="18"/>
              </w:rPr>
              <w:t>The TAS record (ASRecord) will contain the Access Network Identifier, coded per 3GPP TS 24.229 7.2A.4.3.</w:t>
            </w:r>
          </w:p>
          <w:p w14:paraId="0CE54C65" w14:textId="77777777" w:rsidR="00E30E09" w:rsidRPr="00485349" w:rsidRDefault="00E30E09" w:rsidP="00D31A40">
            <w:pPr>
              <w:pStyle w:val="ListParagraph"/>
              <w:ind w:left="0"/>
              <w:rPr>
                <w:sz w:val="18"/>
                <w:szCs w:val="18"/>
              </w:rPr>
            </w:pPr>
          </w:p>
          <w:p w14:paraId="0CE54C66" w14:textId="77777777" w:rsidR="00E30E09" w:rsidRPr="00485349" w:rsidRDefault="00E30E09" w:rsidP="00D31A40">
            <w:pPr>
              <w:pStyle w:val="CellBody"/>
              <w:spacing w:beforeAutospacing="1" w:afterAutospacing="1"/>
              <w:rPr>
                <w:color w:val="auto"/>
                <w:sz w:val="18"/>
                <w:szCs w:val="18"/>
              </w:rPr>
            </w:pPr>
            <w:r w:rsidRPr="00485349">
              <w:rPr>
                <w:rFonts w:ascii="Calibri" w:hAnsi="Calibri" w:cs="Calibri"/>
                <w:color w:val="auto"/>
                <w:sz w:val="18"/>
                <w:szCs w:val="18"/>
              </w:rPr>
              <w:lastRenderedPageBreak/>
              <w:t xml:space="preserve">Note: </w:t>
            </w:r>
            <w:r w:rsidRPr="00485349">
              <w:rPr>
                <w:color w:val="auto"/>
                <w:sz w:val="18"/>
                <w:szCs w:val="18"/>
              </w:rPr>
              <w:t>For outbound, the serving PLMN is needed to populate the carrier id field in the UFF.  The PLMN is composed of the Mobile Country Code concatenated with the Mobile Network Code.</w:t>
            </w:r>
          </w:p>
          <w:p w14:paraId="0CE54C67" w14:textId="77777777" w:rsidR="00E30E09" w:rsidRPr="00485349" w:rsidRDefault="00E30E09" w:rsidP="00D31A40">
            <w:pPr>
              <w:pStyle w:val="CellBody"/>
              <w:spacing w:beforeAutospacing="1" w:afterAutospacing="1"/>
              <w:rPr>
                <w:rFonts w:ascii="Calibri" w:hAnsi="Calibri" w:cs="Calibri"/>
                <w:color w:val="auto"/>
                <w:sz w:val="18"/>
                <w:szCs w:val="18"/>
              </w:rPr>
            </w:pPr>
            <w:r w:rsidRPr="00485349">
              <w:rPr>
                <w:color w:val="auto"/>
                <w:sz w:val="18"/>
                <w:szCs w:val="18"/>
              </w:rPr>
              <w:t>For inbound, the visitor IMSI must contain the home carrier PLMN value in order to convert to the value of the TADIG (Transfer Account Data Interchange Group) value which is needed for TAP-out.</w:t>
            </w:r>
          </w:p>
          <w:p w14:paraId="0CE54C68" w14:textId="77777777" w:rsidR="00E30E09" w:rsidRPr="00485349" w:rsidRDefault="00E30E09" w:rsidP="00D31A40">
            <w:pPr>
              <w:pStyle w:val="BodyText"/>
              <w:ind w:left="0"/>
              <w:rPr>
                <w:rFonts w:asciiTheme="minorHAnsi" w:hAnsiTheme="minorHAnsi" w:cstheme="minorHAnsi"/>
                <w:sz w:val="18"/>
                <w:szCs w:val="18"/>
              </w:rPr>
            </w:pPr>
          </w:p>
        </w:tc>
        <w:tc>
          <w:tcPr>
            <w:tcW w:w="945" w:type="dxa"/>
          </w:tcPr>
          <w:p w14:paraId="0CE54C69" w14:textId="77777777" w:rsidR="00E30E09" w:rsidRPr="00D1539F" w:rsidRDefault="00E30E09" w:rsidP="00D31A40">
            <w:pPr>
              <w:pStyle w:val="BodyText"/>
              <w:ind w:left="0"/>
              <w:rPr>
                <w:sz w:val="18"/>
                <w:szCs w:val="18"/>
              </w:rPr>
            </w:pPr>
            <w:r>
              <w:rPr>
                <w:sz w:val="18"/>
                <w:szCs w:val="18"/>
              </w:rPr>
              <w:lastRenderedPageBreak/>
              <w:t>N/A</w:t>
            </w:r>
          </w:p>
        </w:tc>
        <w:tc>
          <w:tcPr>
            <w:tcW w:w="1020" w:type="dxa"/>
          </w:tcPr>
          <w:p w14:paraId="0CE54C6A" w14:textId="77777777" w:rsidR="00E30E09" w:rsidRPr="00D1539F" w:rsidRDefault="00E30E09" w:rsidP="00D31A40">
            <w:pPr>
              <w:pStyle w:val="BodyText"/>
              <w:ind w:left="0"/>
              <w:rPr>
                <w:sz w:val="18"/>
                <w:szCs w:val="18"/>
              </w:rPr>
            </w:pPr>
            <w:r>
              <w:rPr>
                <w:sz w:val="18"/>
                <w:szCs w:val="18"/>
              </w:rPr>
              <w:t>N/A</w:t>
            </w:r>
          </w:p>
        </w:tc>
        <w:tc>
          <w:tcPr>
            <w:tcW w:w="789" w:type="dxa"/>
          </w:tcPr>
          <w:p w14:paraId="0CE54C6B" w14:textId="77777777" w:rsidR="00E30E09" w:rsidRPr="00D1539F" w:rsidRDefault="00E30E09" w:rsidP="00D31A40">
            <w:pPr>
              <w:pStyle w:val="BodyText"/>
              <w:ind w:left="0"/>
              <w:rPr>
                <w:sz w:val="18"/>
                <w:szCs w:val="18"/>
              </w:rPr>
            </w:pPr>
            <w:r>
              <w:rPr>
                <w:sz w:val="18"/>
                <w:szCs w:val="18"/>
              </w:rPr>
              <w:t>N/A</w:t>
            </w:r>
          </w:p>
        </w:tc>
      </w:tr>
      <w:tr w:rsidR="00E30E09" w:rsidRPr="00AD142E" w14:paraId="0CE54C77" w14:textId="77777777" w:rsidTr="009B1E14">
        <w:trPr>
          <w:trHeight w:val="576"/>
        </w:trPr>
        <w:tc>
          <w:tcPr>
            <w:tcW w:w="1348" w:type="dxa"/>
            <w:noWrap/>
            <w:vAlign w:val="center"/>
          </w:tcPr>
          <w:p w14:paraId="0CE54C6D" w14:textId="77777777" w:rsidR="00E30E09" w:rsidRPr="00485349" w:rsidRDefault="00E30E09" w:rsidP="00D31A40">
            <w:pPr>
              <w:pStyle w:val="BodyText"/>
              <w:ind w:left="0"/>
              <w:rPr>
                <w:rFonts w:cstheme="minorHAnsi"/>
                <w:sz w:val="18"/>
                <w:szCs w:val="18"/>
              </w:rPr>
            </w:pPr>
            <w:r w:rsidRPr="00485349">
              <w:rPr>
                <w:rFonts w:cstheme="minorHAnsi"/>
                <w:sz w:val="18"/>
                <w:szCs w:val="18"/>
              </w:rPr>
              <w:lastRenderedPageBreak/>
              <w:t>VIOR_3.1.51</w:t>
            </w:r>
          </w:p>
        </w:tc>
        <w:tc>
          <w:tcPr>
            <w:tcW w:w="686" w:type="dxa"/>
          </w:tcPr>
          <w:p w14:paraId="0CE54C6E" w14:textId="77777777" w:rsidR="00E30E09" w:rsidRPr="00485349" w:rsidRDefault="00E30E09" w:rsidP="00D31A40">
            <w:pPr>
              <w:pStyle w:val="BodyText"/>
              <w:ind w:left="0"/>
              <w:rPr>
                <w:rFonts w:cstheme="minorHAnsi"/>
                <w:sz w:val="18"/>
                <w:szCs w:val="18"/>
              </w:rPr>
            </w:pPr>
            <w:r w:rsidRPr="00485349">
              <w:rPr>
                <w:rFonts w:ascii="Calibri" w:hAnsi="Calibri" w:cs="Calibri"/>
                <w:sz w:val="18"/>
                <w:szCs w:val="18"/>
              </w:rPr>
              <w:t>P0</w:t>
            </w:r>
          </w:p>
        </w:tc>
        <w:tc>
          <w:tcPr>
            <w:tcW w:w="1287" w:type="dxa"/>
          </w:tcPr>
          <w:p w14:paraId="0CE54C6F" w14:textId="77777777" w:rsidR="00E30E09" w:rsidRPr="00485349" w:rsidRDefault="00E30E09" w:rsidP="00D31A40">
            <w:pPr>
              <w:pStyle w:val="BodyText"/>
              <w:ind w:left="0"/>
              <w:rPr>
                <w:rFonts w:asciiTheme="minorHAnsi" w:hAnsiTheme="minorHAnsi" w:cstheme="minorHAnsi"/>
                <w:sz w:val="18"/>
                <w:szCs w:val="18"/>
              </w:rPr>
            </w:pPr>
            <w:r w:rsidRPr="00485349">
              <w:rPr>
                <w:rFonts w:ascii="Calibri" w:hAnsi="Calibri" w:cs="Calibri"/>
                <w:sz w:val="18"/>
                <w:szCs w:val="18"/>
              </w:rPr>
              <w:t>ENGR</w:t>
            </w:r>
          </w:p>
        </w:tc>
        <w:tc>
          <w:tcPr>
            <w:tcW w:w="3811" w:type="dxa"/>
            <w:noWrap/>
          </w:tcPr>
          <w:p w14:paraId="0CE54C70" w14:textId="77777777" w:rsidR="00E30E09" w:rsidRPr="00485349" w:rsidRDefault="00E30E09" w:rsidP="00D31A40">
            <w:pPr>
              <w:rPr>
                <w:sz w:val="18"/>
                <w:szCs w:val="18"/>
              </w:rPr>
            </w:pPr>
            <w:r w:rsidRPr="00485349">
              <w:rPr>
                <w:sz w:val="18"/>
                <w:szCs w:val="18"/>
              </w:rPr>
              <w:t xml:space="preserve">“Traditional circuit switch fields” will be sent into the IMS core for CALEA enrichment is not applicable for this project. </w:t>
            </w:r>
          </w:p>
          <w:p w14:paraId="0CE54C71" w14:textId="77777777" w:rsidR="00E30E09" w:rsidRPr="00485349" w:rsidRDefault="00E30E09" w:rsidP="00D31A40">
            <w:pPr>
              <w:pStyle w:val="ListParagraph"/>
              <w:rPr>
                <w:sz w:val="18"/>
                <w:szCs w:val="18"/>
              </w:rPr>
            </w:pPr>
          </w:p>
          <w:p w14:paraId="0CE54C72" w14:textId="77777777" w:rsidR="00E30E09" w:rsidRPr="00FA238C" w:rsidRDefault="00E30E09" w:rsidP="00D31A40">
            <w:pPr>
              <w:rPr>
                <w:sz w:val="18"/>
                <w:szCs w:val="18"/>
              </w:rPr>
            </w:pPr>
            <w:r w:rsidRPr="00485349">
              <w:rPr>
                <w:sz w:val="18"/>
                <w:szCs w:val="18"/>
              </w:rPr>
              <w:t>Example: Device Identifier, IP addresses, location</w:t>
            </w:r>
          </w:p>
          <w:p w14:paraId="0CE54C73" w14:textId="77777777" w:rsidR="00E30E09" w:rsidRPr="00485349" w:rsidRDefault="00E30E09" w:rsidP="00D31A40">
            <w:pPr>
              <w:pStyle w:val="BodyText"/>
              <w:ind w:left="0"/>
              <w:rPr>
                <w:rFonts w:asciiTheme="minorHAnsi" w:hAnsiTheme="minorHAnsi" w:cstheme="minorHAnsi"/>
                <w:sz w:val="18"/>
                <w:szCs w:val="18"/>
              </w:rPr>
            </w:pPr>
            <w:r w:rsidRPr="00485349">
              <w:rPr>
                <w:rFonts w:ascii="Calibri" w:hAnsi="Calibri" w:cs="Calibri"/>
                <w:sz w:val="18"/>
                <w:szCs w:val="18"/>
              </w:rPr>
              <w:t>Note: The customer for this information is the Call Dump for CALEA.  In circuit-switch, the device identifier (ESN, MEID, IMEI) is available as well as the Serving System ID (a CDMA concept).  In packet-switch, the IMS core can use the ANI to synthesize a SID but the device identifier is only available in the packet core. Consequently, Call Dump must correlate a packet core CDR to a IMS core CDR to enrich the record with the device identifier.  New requirements will soon be introduced by 3GPP TS 33.108 where the packet-core CDR must contain the source and destination IP values and (optionally) the source and destination port numbers.</w:t>
            </w:r>
          </w:p>
        </w:tc>
        <w:tc>
          <w:tcPr>
            <w:tcW w:w="945" w:type="dxa"/>
          </w:tcPr>
          <w:p w14:paraId="0CE54C74" w14:textId="77777777" w:rsidR="00E30E09" w:rsidRPr="00D1539F" w:rsidRDefault="00E30E09" w:rsidP="00D31A40">
            <w:pPr>
              <w:pStyle w:val="BodyText"/>
              <w:ind w:left="0"/>
              <w:rPr>
                <w:sz w:val="18"/>
                <w:szCs w:val="18"/>
              </w:rPr>
            </w:pPr>
            <w:r>
              <w:rPr>
                <w:sz w:val="18"/>
                <w:szCs w:val="18"/>
              </w:rPr>
              <w:t>N/A</w:t>
            </w:r>
          </w:p>
        </w:tc>
        <w:tc>
          <w:tcPr>
            <w:tcW w:w="1020" w:type="dxa"/>
          </w:tcPr>
          <w:p w14:paraId="0CE54C75" w14:textId="77777777" w:rsidR="00E30E09" w:rsidRPr="00D1539F" w:rsidRDefault="00E30E09" w:rsidP="00D31A40">
            <w:pPr>
              <w:pStyle w:val="BodyText"/>
              <w:ind w:left="0"/>
              <w:rPr>
                <w:sz w:val="18"/>
                <w:szCs w:val="18"/>
              </w:rPr>
            </w:pPr>
            <w:r>
              <w:rPr>
                <w:sz w:val="18"/>
                <w:szCs w:val="18"/>
              </w:rPr>
              <w:t>N/A</w:t>
            </w:r>
          </w:p>
        </w:tc>
        <w:tc>
          <w:tcPr>
            <w:tcW w:w="789" w:type="dxa"/>
          </w:tcPr>
          <w:p w14:paraId="0CE54C76" w14:textId="77777777" w:rsidR="00E30E09" w:rsidRPr="00D1539F" w:rsidRDefault="00E30E09" w:rsidP="00D31A40">
            <w:pPr>
              <w:pStyle w:val="BodyText"/>
              <w:ind w:left="0"/>
              <w:rPr>
                <w:sz w:val="18"/>
                <w:szCs w:val="18"/>
              </w:rPr>
            </w:pPr>
            <w:r>
              <w:rPr>
                <w:sz w:val="18"/>
                <w:szCs w:val="18"/>
              </w:rPr>
              <w:t>N/A</w:t>
            </w:r>
          </w:p>
        </w:tc>
      </w:tr>
      <w:tr w:rsidR="00E30E09" w:rsidRPr="00AD142E" w14:paraId="0CE54C7F" w14:textId="77777777" w:rsidTr="009B1E14">
        <w:trPr>
          <w:trHeight w:val="576"/>
        </w:trPr>
        <w:tc>
          <w:tcPr>
            <w:tcW w:w="1348" w:type="dxa"/>
            <w:noWrap/>
          </w:tcPr>
          <w:p w14:paraId="0CE54C78" w14:textId="77777777" w:rsidR="00E30E09" w:rsidRPr="00485349" w:rsidRDefault="00E30E09" w:rsidP="00D31A40">
            <w:pPr>
              <w:pStyle w:val="BodyText"/>
              <w:ind w:left="0"/>
              <w:rPr>
                <w:rFonts w:cstheme="minorHAnsi"/>
                <w:sz w:val="18"/>
                <w:szCs w:val="18"/>
              </w:rPr>
            </w:pPr>
            <w:r w:rsidRPr="00485349">
              <w:rPr>
                <w:rFonts w:cstheme="minorHAnsi"/>
                <w:sz w:val="18"/>
                <w:szCs w:val="18"/>
              </w:rPr>
              <w:t>VIOR_3.1.52</w:t>
            </w:r>
          </w:p>
        </w:tc>
        <w:tc>
          <w:tcPr>
            <w:tcW w:w="686" w:type="dxa"/>
          </w:tcPr>
          <w:p w14:paraId="0CE54C79" w14:textId="77777777" w:rsidR="00E30E09" w:rsidRPr="00485349" w:rsidRDefault="00E30E09" w:rsidP="00D31A40">
            <w:pPr>
              <w:pStyle w:val="BodyText"/>
              <w:ind w:left="0"/>
              <w:rPr>
                <w:rFonts w:cstheme="minorHAnsi"/>
                <w:sz w:val="18"/>
                <w:szCs w:val="18"/>
              </w:rPr>
            </w:pPr>
            <w:r w:rsidRPr="00485349">
              <w:rPr>
                <w:rFonts w:cstheme="minorHAnsi"/>
                <w:sz w:val="18"/>
                <w:szCs w:val="18"/>
              </w:rPr>
              <w:t>P0</w:t>
            </w:r>
          </w:p>
        </w:tc>
        <w:tc>
          <w:tcPr>
            <w:tcW w:w="1287" w:type="dxa"/>
          </w:tcPr>
          <w:p w14:paraId="0CE54C7A" w14:textId="77777777" w:rsidR="00E30E09" w:rsidRPr="00485349" w:rsidRDefault="00E30E09" w:rsidP="00D31A40">
            <w:pPr>
              <w:pStyle w:val="BodyText"/>
              <w:ind w:left="0"/>
              <w:rPr>
                <w:rFonts w:asciiTheme="minorHAnsi" w:hAnsiTheme="minorHAnsi" w:cstheme="minorHAnsi"/>
                <w:sz w:val="18"/>
                <w:szCs w:val="18"/>
              </w:rPr>
            </w:pPr>
            <w:r w:rsidRPr="00485349">
              <w:rPr>
                <w:rFonts w:cstheme="minorHAnsi"/>
                <w:sz w:val="18"/>
                <w:szCs w:val="18"/>
              </w:rPr>
              <w:t xml:space="preserve">Mediation </w:t>
            </w:r>
          </w:p>
        </w:tc>
        <w:tc>
          <w:tcPr>
            <w:tcW w:w="3811" w:type="dxa"/>
            <w:noWrap/>
          </w:tcPr>
          <w:p w14:paraId="0CE54C7B" w14:textId="77777777" w:rsidR="00E30E09" w:rsidRPr="00485349" w:rsidRDefault="00E30E09" w:rsidP="00D31A40">
            <w:pPr>
              <w:pStyle w:val="BodyText"/>
              <w:ind w:left="0"/>
              <w:rPr>
                <w:rFonts w:asciiTheme="minorHAnsi" w:hAnsiTheme="minorHAnsi" w:cstheme="minorHAnsi"/>
                <w:sz w:val="18"/>
                <w:szCs w:val="18"/>
              </w:rPr>
            </w:pPr>
            <w:r w:rsidRPr="00485349">
              <w:rPr>
                <w:sz w:val="18"/>
                <w:szCs w:val="18"/>
              </w:rPr>
              <w:t xml:space="preserve">All records sent to APRM will also be sent to Call Dump. </w:t>
            </w:r>
          </w:p>
        </w:tc>
        <w:tc>
          <w:tcPr>
            <w:tcW w:w="945" w:type="dxa"/>
          </w:tcPr>
          <w:p w14:paraId="0CE54C7C" w14:textId="77777777" w:rsidR="00E30E09" w:rsidRPr="00D1539F" w:rsidRDefault="00E30E09" w:rsidP="00D31A40">
            <w:pPr>
              <w:pStyle w:val="BodyText"/>
              <w:ind w:left="0"/>
              <w:rPr>
                <w:sz w:val="18"/>
                <w:szCs w:val="18"/>
              </w:rPr>
            </w:pPr>
            <w:r>
              <w:rPr>
                <w:sz w:val="18"/>
                <w:szCs w:val="18"/>
              </w:rPr>
              <w:t>N/A</w:t>
            </w:r>
          </w:p>
        </w:tc>
        <w:tc>
          <w:tcPr>
            <w:tcW w:w="1020" w:type="dxa"/>
          </w:tcPr>
          <w:p w14:paraId="0CE54C7D" w14:textId="77777777" w:rsidR="00E30E09" w:rsidRPr="00D1539F" w:rsidRDefault="00E30E09" w:rsidP="00D31A40">
            <w:pPr>
              <w:pStyle w:val="BodyText"/>
              <w:ind w:left="0"/>
              <w:rPr>
                <w:sz w:val="18"/>
                <w:szCs w:val="18"/>
              </w:rPr>
            </w:pPr>
            <w:r>
              <w:rPr>
                <w:sz w:val="18"/>
                <w:szCs w:val="18"/>
              </w:rPr>
              <w:t>N/A</w:t>
            </w:r>
          </w:p>
        </w:tc>
        <w:tc>
          <w:tcPr>
            <w:tcW w:w="789" w:type="dxa"/>
          </w:tcPr>
          <w:p w14:paraId="0CE54C7E" w14:textId="77777777" w:rsidR="00E30E09" w:rsidRPr="00D1539F" w:rsidRDefault="00E30E09" w:rsidP="00D31A40">
            <w:pPr>
              <w:pStyle w:val="BodyText"/>
              <w:ind w:left="0"/>
              <w:rPr>
                <w:sz w:val="18"/>
                <w:szCs w:val="18"/>
              </w:rPr>
            </w:pPr>
            <w:r>
              <w:rPr>
                <w:sz w:val="18"/>
                <w:szCs w:val="18"/>
              </w:rPr>
              <w:t>N/A</w:t>
            </w:r>
          </w:p>
        </w:tc>
      </w:tr>
      <w:tr w:rsidR="00E30E09" w:rsidRPr="00AD142E" w14:paraId="0CE54C88" w14:textId="77777777" w:rsidTr="009B1E14">
        <w:trPr>
          <w:trHeight w:val="576"/>
        </w:trPr>
        <w:tc>
          <w:tcPr>
            <w:tcW w:w="1348" w:type="dxa"/>
            <w:noWrap/>
            <w:vAlign w:val="center"/>
          </w:tcPr>
          <w:p w14:paraId="0CE54C80" w14:textId="77777777" w:rsidR="00E30E09" w:rsidRPr="00485349" w:rsidRDefault="00E30E09" w:rsidP="00D31A40">
            <w:pPr>
              <w:pStyle w:val="BodyText"/>
              <w:ind w:left="0"/>
              <w:rPr>
                <w:rFonts w:cstheme="minorHAnsi"/>
                <w:sz w:val="18"/>
                <w:szCs w:val="18"/>
              </w:rPr>
            </w:pPr>
            <w:r w:rsidRPr="00485349">
              <w:rPr>
                <w:sz w:val="18"/>
                <w:szCs w:val="18"/>
              </w:rPr>
              <w:t>VIOR_3.2.1</w:t>
            </w:r>
          </w:p>
        </w:tc>
        <w:tc>
          <w:tcPr>
            <w:tcW w:w="686" w:type="dxa"/>
          </w:tcPr>
          <w:p w14:paraId="0CE54C81" w14:textId="77777777" w:rsidR="00E30E09" w:rsidRPr="00485349" w:rsidRDefault="00E30E09" w:rsidP="00D31A40">
            <w:pPr>
              <w:pStyle w:val="BodyText"/>
              <w:ind w:left="0"/>
              <w:rPr>
                <w:rFonts w:cstheme="minorHAnsi"/>
                <w:sz w:val="18"/>
                <w:szCs w:val="18"/>
              </w:rPr>
            </w:pPr>
            <w:r w:rsidRPr="00485349">
              <w:rPr>
                <w:rFonts w:ascii="Calibri" w:hAnsi="Calibri" w:cs="Calibri"/>
                <w:sz w:val="18"/>
                <w:szCs w:val="18"/>
              </w:rPr>
              <w:t>P0</w:t>
            </w:r>
          </w:p>
        </w:tc>
        <w:tc>
          <w:tcPr>
            <w:tcW w:w="1287" w:type="dxa"/>
          </w:tcPr>
          <w:p w14:paraId="0CE54C82" w14:textId="77777777" w:rsidR="00E30E09" w:rsidRPr="00485349" w:rsidRDefault="00E30E09" w:rsidP="00D31A40">
            <w:pPr>
              <w:pStyle w:val="BodyText"/>
              <w:ind w:left="0"/>
              <w:rPr>
                <w:rFonts w:asciiTheme="minorHAnsi" w:hAnsiTheme="minorHAnsi" w:cstheme="minorHAnsi"/>
                <w:sz w:val="18"/>
                <w:szCs w:val="18"/>
              </w:rPr>
            </w:pPr>
            <w:r w:rsidRPr="00485349">
              <w:rPr>
                <w:rFonts w:ascii="Calibri" w:hAnsi="Calibri" w:cs="Calibri"/>
                <w:sz w:val="18"/>
                <w:szCs w:val="18"/>
              </w:rPr>
              <w:t>Amdocs</w:t>
            </w:r>
          </w:p>
        </w:tc>
        <w:tc>
          <w:tcPr>
            <w:tcW w:w="3811" w:type="dxa"/>
            <w:noWrap/>
          </w:tcPr>
          <w:p w14:paraId="0CE54C83" w14:textId="77777777" w:rsidR="00E30E09" w:rsidRPr="00485349" w:rsidRDefault="00E30E09" w:rsidP="00D31A40">
            <w:pPr>
              <w:pStyle w:val="BodyText"/>
              <w:ind w:left="0"/>
              <w:rPr>
                <w:rFonts w:asciiTheme="minorHAnsi" w:hAnsiTheme="minorHAnsi" w:cstheme="minorHAnsi"/>
                <w:sz w:val="18"/>
                <w:szCs w:val="18"/>
              </w:rPr>
            </w:pPr>
            <w:r w:rsidRPr="00485349">
              <w:rPr>
                <w:rFonts w:ascii="Calibri" w:hAnsi="Calibri" w:cs="Calibri"/>
                <w:sz w:val="18"/>
                <w:szCs w:val="18"/>
              </w:rPr>
              <w:t>Accounting entries will be recorded systematically.</w:t>
            </w:r>
          </w:p>
        </w:tc>
        <w:tc>
          <w:tcPr>
            <w:tcW w:w="945" w:type="dxa"/>
          </w:tcPr>
          <w:p w14:paraId="0CE54C84" w14:textId="77777777" w:rsidR="00E30E09" w:rsidRPr="004312F2" w:rsidRDefault="00E30E09" w:rsidP="00D31A40">
            <w:pPr>
              <w:pStyle w:val="BodyText"/>
              <w:ind w:left="0"/>
              <w:rPr>
                <w:sz w:val="18"/>
                <w:szCs w:val="18"/>
              </w:rPr>
            </w:pPr>
            <w:r w:rsidRPr="004312F2">
              <w:rPr>
                <w:sz w:val="18"/>
                <w:szCs w:val="18"/>
              </w:rPr>
              <w:t>APRM</w:t>
            </w:r>
          </w:p>
        </w:tc>
        <w:tc>
          <w:tcPr>
            <w:tcW w:w="1020" w:type="dxa"/>
          </w:tcPr>
          <w:p w14:paraId="0CE54C85" w14:textId="77777777" w:rsidR="00E30E09" w:rsidRPr="004312F2" w:rsidRDefault="00E30E09" w:rsidP="00D31A40">
            <w:pPr>
              <w:pStyle w:val="BodyText"/>
              <w:ind w:left="0"/>
              <w:rPr>
                <w:sz w:val="18"/>
                <w:szCs w:val="18"/>
              </w:rPr>
            </w:pPr>
            <w:r w:rsidRPr="004312F2">
              <w:rPr>
                <w:sz w:val="18"/>
                <w:szCs w:val="18"/>
              </w:rPr>
              <w:t>N/A</w:t>
            </w:r>
          </w:p>
        </w:tc>
        <w:tc>
          <w:tcPr>
            <w:tcW w:w="789" w:type="dxa"/>
          </w:tcPr>
          <w:p w14:paraId="0CE54C86" w14:textId="77777777" w:rsidR="00E30E09" w:rsidRPr="004312F2" w:rsidRDefault="00E30E09" w:rsidP="00D31A40">
            <w:pPr>
              <w:pStyle w:val="BodyText"/>
              <w:ind w:left="0"/>
              <w:rPr>
                <w:sz w:val="18"/>
                <w:szCs w:val="18"/>
              </w:rPr>
            </w:pPr>
            <w:r w:rsidRPr="004312F2">
              <w:rPr>
                <w:sz w:val="18"/>
                <w:szCs w:val="18"/>
              </w:rPr>
              <w:t>4.2.3</w:t>
            </w:r>
          </w:p>
          <w:p w14:paraId="0CE54C87" w14:textId="77777777" w:rsidR="00E30E09" w:rsidRPr="004312F2" w:rsidRDefault="00E30E09" w:rsidP="00D31A40">
            <w:pPr>
              <w:pStyle w:val="BodyText"/>
              <w:ind w:left="0"/>
              <w:rPr>
                <w:sz w:val="18"/>
                <w:szCs w:val="18"/>
              </w:rPr>
            </w:pPr>
            <w:r w:rsidRPr="004312F2">
              <w:rPr>
                <w:sz w:val="18"/>
                <w:szCs w:val="18"/>
              </w:rPr>
              <w:t>4.2.6</w:t>
            </w:r>
          </w:p>
        </w:tc>
      </w:tr>
      <w:tr w:rsidR="00E30E09" w:rsidRPr="00AD142E" w14:paraId="0CE54C90" w14:textId="77777777" w:rsidTr="009B1E14">
        <w:trPr>
          <w:trHeight w:val="576"/>
        </w:trPr>
        <w:tc>
          <w:tcPr>
            <w:tcW w:w="1348" w:type="dxa"/>
            <w:noWrap/>
            <w:vAlign w:val="center"/>
          </w:tcPr>
          <w:p w14:paraId="0CE54C89" w14:textId="77777777" w:rsidR="00E30E09" w:rsidRPr="00485349" w:rsidRDefault="00E30E09" w:rsidP="00D31A40">
            <w:pPr>
              <w:pStyle w:val="BodyText"/>
              <w:ind w:left="0"/>
              <w:rPr>
                <w:rFonts w:cstheme="minorHAnsi"/>
                <w:sz w:val="18"/>
                <w:szCs w:val="18"/>
              </w:rPr>
            </w:pPr>
            <w:r w:rsidRPr="00485349">
              <w:rPr>
                <w:sz w:val="18"/>
                <w:szCs w:val="18"/>
              </w:rPr>
              <w:t>VIOR_3.2.1.1</w:t>
            </w:r>
          </w:p>
        </w:tc>
        <w:tc>
          <w:tcPr>
            <w:tcW w:w="686" w:type="dxa"/>
          </w:tcPr>
          <w:p w14:paraId="0CE54C8A" w14:textId="77777777" w:rsidR="00E30E09" w:rsidRPr="00485349" w:rsidRDefault="00E30E09" w:rsidP="00D31A40">
            <w:pPr>
              <w:pStyle w:val="BodyText"/>
              <w:ind w:left="0"/>
              <w:rPr>
                <w:rFonts w:cstheme="minorHAnsi"/>
                <w:sz w:val="18"/>
                <w:szCs w:val="18"/>
              </w:rPr>
            </w:pPr>
            <w:r w:rsidRPr="00485349">
              <w:rPr>
                <w:rFonts w:ascii="Calibri" w:hAnsi="Calibri" w:cs="Calibri"/>
                <w:sz w:val="18"/>
                <w:szCs w:val="18"/>
              </w:rPr>
              <w:t>P0</w:t>
            </w:r>
          </w:p>
        </w:tc>
        <w:tc>
          <w:tcPr>
            <w:tcW w:w="1287" w:type="dxa"/>
          </w:tcPr>
          <w:p w14:paraId="0CE54C8B" w14:textId="77777777" w:rsidR="00E30E09" w:rsidRPr="00485349" w:rsidRDefault="00E30E09" w:rsidP="00D31A40">
            <w:pPr>
              <w:pStyle w:val="BodyText"/>
              <w:ind w:left="0"/>
              <w:rPr>
                <w:rFonts w:asciiTheme="minorHAnsi" w:hAnsiTheme="minorHAnsi" w:cstheme="minorHAnsi"/>
                <w:sz w:val="18"/>
                <w:szCs w:val="18"/>
              </w:rPr>
            </w:pPr>
            <w:r w:rsidRPr="00485349">
              <w:rPr>
                <w:rFonts w:ascii="Calibri" w:hAnsi="Calibri" w:cs="Calibri"/>
                <w:sz w:val="18"/>
                <w:szCs w:val="18"/>
              </w:rPr>
              <w:t>Amdocs</w:t>
            </w:r>
          </w:p>
        </w:tc>
        <w:tc>
          <w:tcPr>
            <w:tcW w:w="3811" w:type="dxa"/>
            <w:noWrap/>
          </w:tcPr>
          <w:p w14:paraId="0CE54C8C" w14:textId="77777777" w:rsidR="00E30E09" w:rsidRPr="00485349" w:rsidRDefault="00E30E09" w:rsidP="00D31A40">
            <w:pPr>
              <w:pStyle w:val="BodyText"/>
              <w:ind w:left="0"/>
              <w:rPr>
                <w:rFonts w:asciiTheme="minorHAnsi" w:hAnsiTheme="minorHAnsi" w:cstheme="minorHAnsi"/>
                <w:sz w:val="18"/>
                <w:szCs w:val="18"/>
              </w:rPr>
            </w:pPr>
            <w:r w:rsidRPr="00485349">
              <w:rPr>
                <w:rFonts w:ascii="Calibri" w:hAnsi="Calibri" w:cs="Calibri"/>
                <w:sz w:val="18"/>
                <w:szCs w:val="18"/>
              </w:rPr>
              <w:t>Accounting transactions for retail billing of VoLTE roaming usage will be recorded as they are today for other roaming usage (BAU).</w:t>
            </w:r>
          </w:p>
        </w:tc>
        <w:tc>
          <w:tcPr>
            <w:tcW w:w="945" w:type="dxa"/>
          </w:tcPr>
          <w:p w14:paraId="0CE54C8D" w14:textId="77777777" w:rsidR="00E30E09" w:rsidRPr="004312F2" w:rsidRDefault="004312F2" w:rsidP="00D31A40">
            <w:pPr>
              <w:pStyle w:val="BodyText"/>
              <w:ind w:left="0"/>
              <w:rPr>
                <w:sz w:val="18"/>
                <w:szCs w:val="18"/>
              </w:rPr>
            </w:pPr>
            <w:r w:rsidRPr="004312F2">
              <w:rPr>
                <w:sz w:val="18"/>
                <w:szCs w:val="18"/>
              </w:rPr>
              <w:t>BAU</w:t>
            </w:r>
          </w:p>
        </w:tc>
        <w:tc>
          <w:tcPr>
            <w:tcW w:w="1020" w:type="dxa"/>
          </w:tcPr>
          <w:p w14:paraId="0CE54C8E" w14:textId="77777777" w:rsidR="00E30E09" w:rsidRPr="004312F2" w:rsidRDefault="004312F2" w:rsidP="00D31A40">
            <w:pPr>
              <w:pStyle w:val="BodyText"/>
              <w:ind w:left="0"/>
              <w:rPr>
                <w:sz w:val="18"/>
                <w:szCs w:val="18"/>
              </w:rPr>
            </w:pPr>
            <w:r w:rsidRPr="004312F2">
              <w:rPr>
                <w:sz w:val="18"/>
                <w:szCs w:val="18"/>
              </w:rPr>
              <w:t>BAU</w:t>
            </w:r>
          </w:p>
        </w:tc>
        <w:tc>
          <w:tcPr>
            <w:tcW w:w="789" w:type="dxa"/>
          </w:tcPr>
          <w:p w14:paraId="0CE54C8F" w14:textId="77777777" w:rsidR="00E30E09" w:rsidRPr="004312F2" w:rsidRDefault="004312F2" w:rsidP="00D31A40">
            <w:pPr>
              <w:pStyle w:val="BodyText"/>
              <w:ind w:left="0"/>
              <w:rPr>
                <w:sz w:val="18"/>
                <w:szCs w:val="18"/>
              </w:rPr>
            </w:pPr>
            <w:r w:rsidRPr="004312F2">
              <w:rPr>
                <w:sz w:val="18"/>
                <w:szCs w:val="18"/>
              </w:rPr>
              <w:t>3.2.1</w:t>
            </w:r>
          </w:p>
        </w:tc>
      </w:tr>
      <w:tr w:rsidR="00E30E09" w:rsidRPr="00AD142E" w14:paraId="0CE54C98" w14:textId="77777777" w:rsidTr="009B1E14">
        <w:trPr>
          <w:trHeight w:val="576"/>
        </w:trPr>
        <w:tc>
          <w:tcPr>
            <w:tcW w:w="1348" w:type="dxa"/>
            <w:noWrap/>
          </w:tcPr>
          <w:p w14:paraId="0CE54C91" w14:textId="77777777" w:rsidR="00E30E09" w:rsidRPr="00485349" w:rsidRDefault="00E30E09" w:rsidP="008814FA">
            <w:pPr>
              <w:pStyle w:val="BodyText"/>
              <w:ind w:left="0"/>
              <w:rPr>
                <w:rFonts w:cstheme="minorHAnsi"/>
                <w:sz w:val="18"/>
                <w:szCs w:val="18"/>
              </w:rPr>
            </w:pPr>
            <w:r w:rsidRPr="00485349">
              <w:rPr>
                <w:sz w:val="18"/>
                <w:szCs w:val="18"/>
              </w:rPr>
              <w:t>VIOR_3.2.2</w:t>
            </w:r>
          </w:p>
        </w:tc>
        <w:tc>
          <w:tcPr>
            <w:tcW w:w="686" w:type="dxa"/>
          </w:tcPr>
          <w:p w14:paraId="0CE54C92" w14:textId="77777777" w:rsidR="00E30E09" w:rsidRPr="00485349" w:rsidRDefault="00E30E09" w:rsidP="008814FA">
            <w:pPr>
              <w:pStyle w:val="BodyText"/>
              <w:ind w:left="0"/>
              <w:rPr>
                <w:rFonts w:cstheme="minorHAnsi"/>
                <w:sz w:val="18"/>
                <w:szCs w:val="18"/>
              </w:rPr>
            </w:pPr>
            <w:r w:rsidRPr="00485349">
              <w:rPr>
                <w:rFonts w:ascii="Calibri" w:hAnsi="Calibri" w:cs="Calibri"/>
                <w:sz w:val="18"/>
                <w:szCs w:val="18"/>
              </w:rPr>
              <w:t>P0</w:t>
            </w:r>
          </w:p>
        </w:tc>
        <w:tc>
          <w:tcPr>
            <w:tcW w:w="1287" w:type="dxa"/>
          </w:tcPr>
          <w:p w14:paraId="0CE54C93" w14:textId="77777777" w:rsidR="00E30E09" w:rsidRPr="00485349" w:rsidRDefault="00E30E09" w:rsidP="008814FA">
            <w:pPr>
              <w:pStyle w:val="BodyText"/>
              <w:ind w:left="0"/>
              <w:rPr>
                <w:rFonts w:asciiTheme="minorHAnsi" w:hAnsiTheme="minorHAnsi" w:cstheme="minorHAnsi"/>
                <w:sz w:val="18"/>
                <w:szCs w:val="18"/>
              </w:rPr>
            </w:pPr>
            <w:r w:rsidRPr="00485349">
              <w:rPr>
                <w:rFonts w:ascii="Calibri" w:hAnsi="Calibri" w:cs="Calibri"/>
                <w:sz w:val="18"/>
                <w:szCs w:val="18"/>
              </w:rPr>
              <w:t>USCC, Amdocs, Mediation</w:t>
            </w:r>
          </w:p>
        </w:tc>
        <w:tc>
          <w:tcPr>
            <w:tcW w:w="3811" w:type="dxa"/>
            <w:noWrap/>
          </w:tcPr>
          <w:p w14:paraId="0CE54C94" w14:textId="77777777" w:rsidR="00E30E09" w:rsidRPr="00485349" w:rsidRDefault="00E30E09" w:rsidP="008814FA">
            <w:pPr>
              <w:pStyle w:val="BodyText"/>
              <w:ind w:left="0"/>
              <w:rPr>
                <w:rFonts w:asciiTheme="minorHAnsi" w:hAnsiTheme="minorHAnsi" w:cstheme="minorHAnsi"/>
                <w:sz w:val="18"/>
                <w:szCs w:val="18"/>
              </w:rPr>
            </w:pPr>
            <w:r w:rsidRPr="00485349">
              <w:rPr>
                <w:rFonts w:ascii="Calibri" w:hAnsi="Calibri" w:cs="Calibri"/>
                <w:sz w:val="18"/>
                <w:szCs w:val="18"/>
              </w:rPr>
              <w:t>All activity will be appropriately mapped to the correct USCC company code based on the serving SID.</w:t>
            </w:r>
          </w:p>
        </w:tc>
        <w:tc>
          <w:tcPr>
            <w:tcW w:w="945" w:type="dxa"/>
          </w:tcPr>
          <w:p w14:paraId="0CE54C95" w14:textId="77777777" w:rsidR="00E30E09" w:rsidRPr="00D1539F" w:rsidRDefault="00E30E09" w:rsidP="006516D6">
            <w:pPr>
              <w:pStyle w:val="BodyText"/>
              <w:ind w:left="0"/>
              <w:rPr>
                <w:sz w:val="18"/>
                <w:szCs w:val="18"/>
              </w:rPr>
            </w:pPr>
            <w:r>
              <w:rPr>
                <w:sz w:val="18"/>
                <w:szCs w:val="18"/>
              </w:rPr>
              <w:t>ARCM</w:t>
            </w:r>
          </w:p>
        </w:tc>
        <w:tc>
          <w:tcPr>
            <w:tcW w:w="1020" w:type="dxa"/>
          </w:tcPr>
          <w:p w14:paraId="0CE54C96" w14:textId="77777777" w:rsidR="00E30E09" w:rsidRPr="00D1539F" w:rsidRDefault="00E30E09" w:rsidP="006516D6">
            <w:pPr>
              <w:pStyle w:val="BodyText"/>
              <w:ind w:left="0"/>
              <w:rPr>
                <w:sz w:val="18"/>
                <w:szCs w:val="18"/>
              </w:rPr>
            </w:pPr>
            <w:r>
              <w:rPr>
                <w:sz w:val="18"/>
                <w:szCs w:val="18"/>
              </w:rPr>
              <w:t>N/A</w:t>
            </w:r>
          </w:p>
        </w:tc>
        <w:tc>
          <w:tcPr>
            <w:tcW w:w="789" w:type="dxa"/>
          </w:tcPr>
          <w:p w14:paraId="0CE54C97" w14:textId="77777777" w:rsidR="00E30E09" w:rsidRPr="00D1539F" w:rsidRDefault="00E30E09" w:rsidP="006516D6">
            <w:pPr>
              <w:pStyle w:val="BodyText"/>
              <w:ind w:left="0"/>
              <w:rPr>
                <w:sz w:val="18"/>
                <w:szCs w:val="18"/>
              </w:rPr>
            </w:pPr>
            <w:r>
              <w:rPr>
                <w:sz w:val="18"/>
                <w:szCs w:val="18"/>
              </w:rPr>
              <w:t>BAU</w:t>
            </w:r>
          </w:p>
        </w:tc>
      </w:tr>
      <w:tr w:rsidR="00E30E09" w:rsidRPr="00AD142E" w14:paraId="0CE54CA0" w14:textId="77777777" w:rsidTr="009B1E14">
        <w:trPr>
          <w:trHeight w:val="576"/>
        </w:trPr>
        <w:tc>
          <w:tcPr>
            <w:tcW w:w="1348" w:type="dxa"/>
            <w:noWrap/>
          </w:tcPr>
          <w:p w14:paraId="0CE54C99" w14:textId="77777777" w:rsidR="00E30E09" w:rsidRPr="00485349" w:rsidRDefault="00E30E09" w:rsidP="00D31A40">
            <w:pPr>
              <w:pStyle w:val="BodyText"/>
              <w:ind w:left="0"/>
              <w:rPr>
                <w:rFonts w:cstheme="minorHAnsi"/>
                <w:sz w:val="18"/>
                <w:szCs w:val="18"/>
              </w:rPr>
            </w:pPr>
            <w:r w:rsidRPr="00485349">
              <w:rPr>
                <w:sz w:val="18"/>
                <w:szCs w:val="18"/>
              </w:rPr>
              <w:t>VIOR_3.2.2.1</w:t>
            </w:r>
          </w:p>
        </w:tc>
        <w:tc>
          <w:tcPr>
            <w:tcW w:w="686" w:type="dxa"/>
          </w:tcPr>
          <w:p w14:paraId="0CE54C9A" w14:textId="77777777" w:rsidR="00E30E09" w:rsidRPr="00485349" w:rsidRDefault="00E30E09" w:rsidP="00D31A40">
            <w:pPr>
              <w:pStyle w:val="BodyText"/>
              <w:ind w:left="0"/>
              <w:rPr>
                <w:rFonts w:cstheme="minorHAnsi"/>
                <w:sz w:val="18"/>
                <w:szCs w:val="18"/>
              </w:rPr>
            </w:pPr>
            <w:r w:rsidRPr="00485349">
              <w:rPr>
                <w:rFonts w:ascii="Calibri" w:hAnsi="Calibri" w:cs="Calibri"/>
                <w:sz w:val="18"/>
                <w:szCs w:val="18"/>
              </w:rPr>
              <w:t>P0</w:t>
            </w:r>
          </w:p>
        </w:tc>
        <w:tc>
          <w:tcPr>
            <w:tcW w:w="1287" w:type="dxa"/>
          </w:tcPr>
          <w:p w14:paraId="0CE54C9B" w14:textId="77777777" w:rsidR="00E30E09" w:rsidRPr="00485349" w:rsidRDefault="00E30E09" w:rsidP="00D31A40">
            <w:pPr>
              <w:pStyle w:val="BodyText"/>
              <w:ind w:left="0"/>
              <w:rPr>
                <w:rFonts w:asciiTheme="minorHAnsi" w:hAnsiTheme="minorHAnsi" w:cstheme="minorHAnsi"/>
                <w:sz w:val="18"/>
                <w:szCs w:val="18"/>
              </w:rPr>
            </w:pPr>
            <w:r w:rsidRPr="00485349">
              <w:rPr>
                <w:rFonts w:ascii="Calibri" w:hAnsi="Calibri" w:cs="Calibri"/>
                <w:sz w:val="18"/>
                <w:szCs w:val="18"/>
              </w:rPr>
              <w:t>Amdocs</w:t>
            </w:r>
          </w:p>
        </w:tc>
        <w:tc>
          <w:tcPr>
            <w:tcW w:w="3811" w:type="dxa"/>
            <w:noWrap/>
          </w:tcPr>
          <w:p w14:paraId="0CE54C9C" w14:textId="77777777" w:rsidR="00E30E09" w:rsidRPr="00485349" w:rsidRDefault="00E30E09" w:rsidP="00D31A40">
            <w:pPr>
              <w:pStyle w:val="BodyText"/>
              <w:ind w:left="0"/>
              <w:rPr>
                <w:rFonts w:asciiTheme="minorHAnsi" w:hAnsiTheme="minorHAnsi" w:cstheme="minorHAnsi"/>
                <w:sz w:val="18"/>
                <w:szCs w:val="18"/>
              </w:rPr>
            </w:pPr>
            <w:r w:rsidRPr="00485349">
              <w:rPr>
                <w:rFonts w:ascii="Calibri" w:hAnsi="Calibri" w:cs="Calibri"/>
                <w:sz w:val="18"/>
                <w:szCs w:val="18"/>
              </w:rPr>
              <w:t xml:space="preserve">Outbound: ARCM will use the IMSI and map to the company code. </w:t>
            </w:r>
          </w:p>
        </w:tc>
        <w:tc>
          <w:tcPr>
            <w:tcW w:w="945" w:type="dxa"/>
          </w:tcPr>
          <w:p w14:paraId="0CE54C9D" w14:textId="77777777" w:rsidR="00E30E09" w:rsidRPr="00D1539F" w:rsidRDefault="00E30E09" w:rsidP="00D31A40">
            <w:pPr>
              <w:pStyle w:val="BodyText"/>
              <w:ind w:left="0"/>
              <w:rPr>
                <w:sz w:val="18"/>
                <w:szCs w:val="18"/>
              </w:rPr>
            </w:pPr>
            <w:r>
              <w:rPr>
                <w:sz w:val="18"/>
                <w:szCs w:val="18"/>
              </w:rPr>
              <w:t>ARCM</w:t>
            </w:r>
          </w:p>
        </w:tc>
        <w:tc>
          <w:tcPr>
            <w:tcW w:w="1020" w:type="dxa"/>
          </w:tcPr>
          <w:p w14:paraId="0CE54C9E" w14:textId="77777777" w:rsidR="00E30E09" w:rsidRPr="00D1539F" w:rsidRDefault="00E30E09" w:rsidP="00D31A40">
            <w:pPr>
              <w:pStyle w:val="BodyText"/>
              <w:ind w:left="0"/>
              <w:rPr>
                <w:sz w:val="18"/>
                <w:szCs w:val="18"/>
              </w:rPr>
            </w:pPr>
            <w:r>
              <w:rPr>
                <w:sz w:val="18"/>
                <w:szCs w:val="18"/>
              </w:rPr>
              <w:t>N/A</w:t>
            </w:r>
          </w:p>
        </w:tc>
        <w:tc>
          <w:tcPr>
            <w:tcW w:w="789" w:type="dxa"/>
          </w:tcPr>
          <w:p w14:paraId="0CE54C9F" w14:textId="77777777" w:rsidR="00E30E09" w:rsidRPr="00D1539F" w:rsidRDefault="00E30E09" w:rsidP="00D31A40">
            <w:pPr>
              <w:pStyle w:val="BodyText"/>
              <w:ind w:left="0"/>
              <w:rPr>
                <w:sz w:val="18"/>
                <w:szCs w:val="18"/>
              </w:rPr>
            </w:pPr>
            <w:r>
              <w:rPr>
                <w:sz w:val="18"/>
                <w:szCs w:val="18"/>
              </w:rPr>
              <w:t>BAU</w:t>
            </w:r>
          </w:p>
        </w:tc>
      </w:tr>
      <w:tr w:rsidR="00E30E09" w:rsidRPr="00AD142E" w14:paraId="0CE54CAA" w14:textId="77777777" w:rsidTr="009B1E14">
        <w:trPr>
          <w:trHeight w:val="576"/>
        </w:trPr>
        <w:tc>
          <w:tcPr>
            <w:tcW w:w="1348" w:type="dxa"/>
            <w:noWrap/>
          </w:tcPr>
          <w:p w14:paraId="0CE54CA1" w14:textId="77777777" w:rsidR="00E30E09" w:rsidRPr="00485349" w:rsidRDefault="00E30E09" w:rsidP="00D31A40">
            <w:pPr>
              <w:pStyle w:val="BodyText"/>
              <w:ind w:left="0"/>
              <w:rPr>
                <w:rFonts w:cstheme="minorHAnsi"/>
                <w:sz w:val="18"/>
                <w:szCs w:val="18"/>
              </w:rPr>
            </w:pPr>
            <w:r w:rsidRPr="00485349">
              <w:rPr>
                <w:sz w:val="18"/>
                <w:szCs w:val="18"/>
              </w:rPr>
              <w:t>VIOR_3.2.2.2</w:t>
            </w:r>
          </w:p>
        </w:tc>
        <w:tc>
          <w:tcPr>
            <w:tcW w:w="686" w:type="dxa"/>
          </w:tcPr>
          <w:p w14:paraId="0CE54CA2" w14:textId="77777777" w:rsidR="00E30E09" w:rsidRPr="00485349" w:rsidRDefault="00E30E09" w:rsidP="00D31A40">
            <w:pPr>
              <w:pStyle w:val="BodyText"/>
              <w:ind w:left="0"/>
              <w:rPr>
                <w:rFonts w:cstheme="minorHAnsi"/>
                <w:sz w:val="18"/>
                <w:szCs w:val="18"/>
              </w:rPr>
            </w:pPr>
            <w:r w:rsidRPr="00485349">
              <w:rPr>
                <w:rFonts w:ascii="Calibri" w:hAnsi="Calibri" w:cs="Calibri"/>
                <w:sz w:val="18"/>
                <w:szCs w:val="18"/>
              </w:rPr>
              <w:t>P0</w:t>
            </w:r>
          </w:p>
        </w:tc>
        <w:tc>
          <w:tcPr>
            <w:tcW w:w="1287" w:type="dxa"/>
          </w:tcPr>
          <w:p w14:paraId="0CE54CA3" w14:textId="77777777" w:rsidR="00E30E09" w:rsidRPr="00485349" w:rsidRDefault="00E30E09" w:rsidP="00D31A40">
            <w:pPr>
              <w:pStyle w:val="BodyText"/>
              <w:ind w:left="0"/>
              <w:rPr>
                <w:rFonts w:asciiTheme="minorHAnsi" w:hAnsiTheme="minorHAnsi" w:cstheme="minorHAnsi"/>
                <w:sz w:val="18"/>
                <w:szCs w:val="18"/>
              </w:rPr>
            </w:pPr>
            <w:r w:rsidRPr="00485349">
              <w:rPr>
                <w:rFonts w:ascii="Calibri" w:hAnsi="Calibri" w:cs="Calibri"/>
                <w:sz w:val="18"/>
                <w:szCs w:val="18"/>
              </w:rPr>
              <w:t>Mediation</w:t>
            </w:r>
          </w:p>
        </w:tc>
        <w:tc>
          <w:tcPr>
            <w:tcW w:w="3811" w:type="dxa"/>
            <w:noWrap/>
          </w:tcPr>
          <w:p w14:paraId="0CE54CA4" w14:textId="77777777" w:rsidR="00E30E09" w:rsidRPr="00485349" w:rsidRDefault="00E30E09" w:rsidP="00D31A40">
            <w:pPr>
              <w:pStyle w:val="ListParagraph"/>
              <w:rPr>
                <w:sz w:val="18"/>
                <w:szCs w:val="18"/>
              </w:rPr>
            </w:pPr>
            <w:r w:rsidRPr="00485349">
              <w:rPr>
                <w:sz w:val="18"/>
                <w:szCs w:val="18"/>
              </w:rPr>
              <w:t>Inbound: APRM will use the Serving SID  to map to the company code.</w:t>
            </w:r>
          </w:p>
          <w:p w14:paraId="0CE54CA5" w14:textId="77777777" w:rsidR="00E30E09" w:rsidRPr="00485349" w:rsidRDefault="00E30E09" w:rsidP="00D31A40">
            <w:pPr>
              <w:pStyle w:val="ListParagraph"/>
              <w:rPr>
                <w:sz w:val="18"/>
                <w:szCs w:val="18"/>
              </w:rPr>
            </w:pPr>
          </w:p>
          <w:p w14:paraId="0CE54CA6" w14:textId="77777777" w:rsidR="00E30E09" w:rsidRPr="00485349" w:rsidRDefault="00E30E09" w:rsidP="00D31A40">
            <w:pPr>
              <w:pStyle w:val="BodyText"/>
              <w:ind w:left="0"/>
              <w:rPr>
                <w:rFonts w:asciiTheme="minorHAnsi" w:hAnsiTheme="minorHAnsi" w:cstheme="minorHAnsi"/>
                <w:sz w:val="18"/>
                <w:szCs w:val="18"/>
              </w:rPr>
            </w:pPr>
            <w:r w:rsidRPr="00485349">
              <w:rPr>
                <w:rFonts w:ascii="Calibri" w:hAnsi="Calibri" w:cs="Calibri"/>
                <w:sz w:val="18"/>
                <w:szCs w:val="18"/>
              </w:rPr>
              <w:t xml:space="preserve">Note: Serving SID utilized is created by Mediation. This is the same as LTE Roaming. </w:t>
            </w:r>
          </w:p>
        </w:tc>
        <w:tc>
          <w:tcPr>
            <w:tcW w:w="945" w:type="dxa"/>
          </w:tcPr>
          <w:p w14:paraId="0CE54CA7" w14:textId="77777777" w:rsidR="00E30E09" w:rsidRPr="00D1539F" w:rsidRDefault="00E30E09" w:rsidP="00D31A40">
            <w:pPr>
              <w:pStyle w:val="BodyText"/>
              <w:ind w:left="0"/>
              <w:rPr>
                <w:sz w:val="18"/>
                <w:szCs w:val="18"/>
              </w:rPr>
            </w:pPr>
            <w:r>
              <w:rPr>
                <w:sz w:val="18"/>
                <w:szCs w:val="18"/>
              </w:rPr>
              <w:t>N/A</w:t>
            </w:r>
          </w:p>
        </w:tc>
        <w:tc>
          <w:tcPr>
            <w:tcW w:w="1020" w:type="dxa"/>
          </w:tcPr>
          <w:p w14:paraId="0CE54CA8" w14:textId="77777777" w:rsidR="00E30E09" w:rsidRPr="00D1539F" w:rsidRDefault="00E30E09" w:rsidP="00D31A40">
            <w:pPr>
              <w:pStyle w:val="BodyText"/>
              <w:ind w:left="0"/>
              <w:rPr>
                <w:sz w:val="18"/>
                <w:szCs w:val="18"/>
              </w:rPr>
            </w:pPr>
            <w:r>
              <w:rPr>
                <w:sz w:val="18"/>
                <w:szCs w:val="18"/>
              </w:rPr>
              <w:t>N/A</w:t>
            </w:r>
          </w:p>
        </w:tc>
        <w:tc>
          <w:tcPr>
            <w:tcW w:w="789" w:type="dxa"/>
          </w:tcPr>
          <w:p w14:paraId="0CE54CA9" w14:textId="77777777" w:rsidR="00E30E09" w:rsidRPr="00D1539F" w:rsidRDefault="00E30E09" w:rsidP="00D31A40">
            <w:pPr>
              <w:pStyle w:val="BodyText"/>
              <w:ind w:left="0"/>
              <w:rPr>
                <w:sz w:val="18"/>
                <w:szCs w:val="18"/>
              </w:rPr>
            </w:pPr>
            <w:r>
              <w:rPr>
                <w:sz w:val="18"/>
                <w:szCs w:val="18"/>
              </w:rPr>
              <w:t>N/A</w:t>
            </w:r>
          </w:p>
        </w:tc>
      </w:tr>
      <w:tr w:rsidR="00E30E09" w:rsidRPr="00AD142E" w14:paraId="0CE54CB5" w14:textId="77777777" w:rsidTr="009B1E14">
        <w:trPr>
          <w:trHeight w:val="576"/>
        </w:trPr>
        <w:tc>
          <w:tcPr>
            <w:tcW w:w="1348" w:type="dxa"/>
            <w:noWrap/>
          </w:tcPr>
          <w:p w14:paraId="0CE54CAB" w14:textId="77777777" w:rsidR="00E30E09" w:rsidRPr="00485349" w:rsidRDefault="00E30E09" w:rsidP="00D31A40">
            <w:pPr>
              <w:pStyle w:val="BodyText"/>
              <w:ind w:left="0"/>
              <w:rPr>
                <w:rFonts w:cstheme="minorHAnsi"/>
                <w:sz w:val="18"/>
                <w:szCs w:val="18"/>
              </w:rPr>
            </w:pPr>
            <w:r w:rsidRPr="00485349">
              <w:rPr>
                <w:sz w:val="18"/>
                <w:szCs w:val="18"/>
              </w:rPr>
              <w:lastRenderedPageBreak/>
              <w:t>VIOR_3.2.3</w:t>
            </w:r>
          </w:p>
        </w:tc>
        <w:tc>
          <w:tcPr>
            <w:tcW w:w="686" w:type="dxa"/>
          </w:tcPr>
          <w:p w14:paraId="0CE54CAC" w14:textId="77777777" w:rsidR="00E30E09" w:rsidRPr="00485349" w:rsidRDefault="00E30E09" w:rsidP="00D31A40">
            <w:pPr>
              <w:pStyle w:val="BodyText"/>
              <w:ind w:left="0"/>
              <w:rPr>
                <w:rFonts w:cstheme="minorHAnsi"/>
                <w:sz w:val="18"/>
                <w:szCs w:val="18"/>
              </w:rPr>
            </w:pPr>
            <w:r w:rsidRPr="00485349">
              <w:rPr>
                <w:rFonts w:ascii="Calibri" w:hAnsi="Calibri" w:cs="Calibri"/>
                <w:sz w:val="18"/>
                <w:szCs w:val="18"/>
              </w:rPr>
              <w:t>P0</w:t>
            </w:r>
          </w:p>
        </w:tc>
        <w:tc>
          <w:tcPr>
            <w:tcW w:w="1287" w:type="dxa"/>
          </w:tcPr>
          <w:p w14:paraId="0CE54CAD" w14:textId="77777777" w:rsidR="00E30E09" w:rsidRPr="00485349" w:rsidRDefault="00E30E09" w:rsidP="00D31A40">
            <w:pPr>
              <w:pStyle w:val="BodyText"/>
              <w:ind w:left="0"/>
              <w:rPr>
                <w:rFonts w:asciiTheme="minorHAnsi" w:hAnsiTheme="minorHAnsi" w:cstheme="minorHAnsi"/>
                <w:sz w:val="18"/>
                <w:szCs w:val="18"/>
              </w:rPr>
            </w:pPr>
            <w:r w:rsidRPr="00485349">
              <w:rPr>
                <w:rFonts w:ascii="Calibri" w:hAnsi="Calibri" w:cs="Calibri"/>
                <w:sz w:val="18"/>
                <w:szCs w:val="18"/>
              </w:rPr>
              <w:t>Amdocs</w:t>
            </w:r>
          </w:p>
        </w:tc>
        <w:tc>
          <w:tcPr>
            <w:tcW w:w="3811" w:type="dxa"/>
            <w:noWrap/>
          </w:tcPr>
          <w:p w14:paraId="0CE54CAE" w14:textId="77777777" w:rsidR="00E30E09" w:rsidRPr="00485349" w:rsidRDefault="00E30E09" w:rsidP="00D31A40">
            <w:pPr>
              <w:pStyle w:val="BodyText"/>
              <w:ind w:left="0"/>
              <w:rPr>
                <w:rFonts w:asciiTheme="minorHAnsi" w:hAnsiTheme="minorHAnsi" w:cstheme="minorHAnsi"/>
                <w:sz w:val="18"/>
                <w:szCs w:val="18"/>
              </w:rPr>
            </w:pPr>
            <w:r w:rsidRPr="00485349">
              <w:rPr>
                <w:rFonts w:ascii="Calibri" w:hAnsi="Calibri" w:cs="Calibri"/>
                <w:sz w:val="18"/>
                <w:szCs w:val="18"/>
              </w:rPr>
              <w:t>The frequency of the ledger feed from APRM to SAP will be changed to twice a month for VoLTE and LTE records.</w:t>
            </w:r>
          </w:p>
        </w:tc>
        <w:tc>
          <w:tcPr>
            <w:tcW w:w="945" w:type="dxa"/>
          </w:tcPr>
          <w:p w14:paraId="0CE54CAF" w14:textId="77777777" w:rsidR="00E30E09" w:rsidRDefault="00E30E09" w:rsidP="00183CA8">
            <w:pPr>
              <w:pStyle w:val="BodyText"/>
              <w:ind w:left="0"/>
              <w:rPr>
                <w:sz w:val="18"/>
                <w:szCs w:val="18"/>
                <w:highlight w:val="yellow"/>
              </w:rPr>
            </w:pPr>
            <w:r w:rsidRPr="00183CA8">
              <w:rPr>
                <w:sz w:val="18"/>
                <w:szCs w:val="18"/>
                <w:highlight w:val="yellow"/>
              </w:rPr>
              <w:t>To be removed</w:t>
            </w:r>
          </w:p>
          <w:p w14:paraId="0CE54CB0" w14:textId="77777777" w:rsidR="00F6461A" w:rsidRPr="00183CA8" w:rsidRDefault="00F6461A" w:rsidP="00183CA8">
            <w:pPr>
              <w:pStyle w:val="BodyText"/>
              <w:ind w:left="0"/>
              <w:rPr>
                <w:sz w:val="18"/>
                <w:szCs w:val="18"/>
                <w:highlight w:val="yellow"/>
              </w:rPr>
            </w:pPr>
            <w:r>
              <w:rPr>
                <w:sz w:val="18"/>
                <w:szCs w:val="18"/>
                <w:highlight w:val="yellow"/>
              </w:rPr>
              <w:t>(CR61)</w:t>
            </w:r>
          </w:p>
        </w:tc>
        <w:tc>
          <w:tcPr>
            <w:tcW w:w="1020" w:type="dxa"/>
          </w:tcPr>
          <w:p w14:paraId="0CE54CB1" w14:textId="77777777" w:rsidR="00E30E09" w:rsidRDefault="00E30E09" w:rsidP="00D31A40">
            <w:pPr>
              <w:pStyle w:val="BodyText"/>
              <w:ind w:left="0"/>
              <w:rPr>
                <w:sz w:val="18"/>
                <w:szCs w:val="18"/>
                <w:highlight w:val="yellow"/>
              </w:rPr>
            </w:pPr>
            <w:r w:rsidRPr="00183CA8">
              <w:rPr>
                <w:sz w:val="18"/>
                <w:szCs w:val="18"/>
                <w:highlight w:val="yellow"/>
              </w:rPr>
              <w:t>To be removed</w:t>
            </w:r>
          </w:p>
          <w:p w14:paraId="0CE54CB2" w14:textId="77777777" w:rsidR="00F6461A" w:rsidRPr="00183CA8" w:rsidRDefault="00F6461A" w:rsidP="00D31A40">
            <w:pPr>
              <w:pStyle w:val="BodyText"/>
              <w:ind w:left="0"/>
              <w:rPr>
                <w:sz w:val="18"/>
                <w:szCs w:val="18"/>
                <w:highlight w:val="yellow"/>
              </w:rPr>
            </w:pPr>
            <w:r>
              <w:rPr>
                <w:sz w:val="18"/>
                <w:szCs w:val="18"/>
                <w:highlight w:val="yellow"/>
              </w:rPr>
              <w:t>(CR61)</w:t>
            </w:r>
          </w:p>
        </w:tc>
        <w:tc>
          <w:tcPr>
            <w:tcW w:w="789" w:type="dxa"/>
          </w:tcPr>
          <w:p w14:paraId="0CE54CB3" w14:textId="77777777" w:rsidR="00E30E09" w:rsidRDefault="00E30E09" w:rsidP="00D31A40">
            <w:pPr>
              <w:pStyle w:val="BodyText"/>
              <w:ind w:left="0"/>
              <w:rPr>
                <w:sz w:val="18"/>
                <w:szCs w:val="18"/>
                <w:highlight w:val="yellow"/>
              </w:rPr>
            </w:pPr>
            <w:r w:rsidRPr="00183CA8">
              <w:rPr>
                <w:sz w:val="18"/>
                <w:szCs w:val="18"/>
                <w:highlight w:val="yellow"/>
              </w:rPr>
              <w:t>To be removed</w:t>
            </w:r>
          </w:p>
          <w:p w14:paraId="0CE54CB4" w14:textId="77777777" w:rsidR="00F6461A" w:rsidRPr="00183CA8" w:rsidRDefault="00F6461A" w:rsidP="00D31A40">
            <w:pPr>
              <w:pStyle w:val="BodyText"/>
              <w:ind w:left="0"/>
              <w:rPr>
                <w:sz w:val="18"/>
                <w:szCs w:val="18"/>
                <w:highlight w:val="yellow"/>
              </w:rPr>
            </w:pPr>
            <w:r>
              <w:rPr>
                <w:sz w:val="18"/>
                <w:szCs w:val="18"/>
                <w:highlight w:val="yellow"/>
              </w:rPr>
              <w:t>(CR61)</w:t>
            </w:r>
          </w:p>
        </w:tc>
      </w:tr>
      <w:tr w:rsidR="00E30E09" w:rsidRPr="00AD142E" w14:paraId="0CE54CBD" w14:textId="77777777" w:rsidTr="009B1E14">
        <w:trPr>
          <w:trHeight w:val="576"/>
        </w:trPr>
        <w:tc>
          <w:tcPr>
            <w:tcW w:w="1348" w:type="dxa"/>
            <w:noWrap/>
          </w:tcPr>
          <w:p w14:paraId="0CE54CB6" w14:textId="77777777" w:rsidR="00E30E09" w:rsidRPr="00485349" w:rsidRDefault="00E30E09" w:rsidP="00D31A40">
            <w:pPr>
              <w:pStyle w:val="BodyText"/>
              <w:ind w:left="0"/>
              <w:rPr>
                <w:rFonts w:cstheme="minorHAnsi"/>
                <w:sz w:val="18"/>
                <w:szCs w:val="18"/>
              </w:rPr>
            </w:pPr>
            <w:r w:rsidRPr="00485349">
              <w:rPr>
                <w:sz w:val="18"/>
                <w:szCs w:val="18"/>
              </w:rPr>
              <w:t>VIOR_3.2.4</w:t>
            </w:r>
          </w:p>
        </w:tc>
        <w:tc>
          <w:tcPr>
            <w:tcW w:w="686" w:type="dxa"/>
          </w:tcPr>
          <w:p w14:paraId="0CE54CB7" w14:textId="77777777" w:rsidR="00E30E09" w:rsidRPr="00485349" w:rsidRDefault="00E30E09" w:rsidP="00D31A40">
            <w:pPr>
              <w:pStyle w:val="BodyText"/>
              <w:ind w:left="0"/>
              <w:rPr>
                <w:rFonts w:cstheme="minorHAnsi"/>
                <w:sz w:val="18"/>
                <w:szCs w:val="18"/>
              </w:rPr>
            </w:pPr>
            <w:r w:rsidRPr="00485349">
              <w:rPr>
                <w:rFonts w:ascii="Calibri" w:hAnsi="Calibri" w:cs="Calibri"/>
                <w:sz w:val="18"/>
                <w:szCs w:val="18"/>
              </w:rPr>
              <w:t>P0</w:t>
            </w:r>
          </w:p>
        </w:tc>
        <w:tc>
          <w:tcPr>
            <w:tcW w:w="1287" w:type="dxa"/>
          </w:tcPr>
          <w:p w14:paraId="0CE54CB8" w14:textId="77777777" w:rsidR="00E30E09" w:rsidRPr="00485349" w:rsidRDefault="00E30E09" w:rsidP="00D31A40">
            <w:pPr>
              <w:pStyle w:val="BodyText"/>
              <w:ind w:left="0"/>
              <w:rPr>
                <w:rFonts w:asciiTheme="minorHAnsi" w:hAnsiTheme="minorHAnsi" w:cstheme="minorHAnsi"/>
                <w:sz w:val="18"/>
                <w:szCs w:val="18"/>
              </w:rPr>
            </w:pPr>
            <w:r w:rsidRPr="00485349">
              <w:rPr>
                <w:rFonts w:ascii="Calibri" w:hAnsi="Calibri" w:cs="Calibri"/>
                <w:sz w:val="18"/>
                <w:szCs w:val="18"/>
              </w:rPr>
              <w:t>USCC</w:t>
            </w:r>
          </w:p>
        </w:tc>
        <w:tc>
          <w:tcPr>
            <w:tcW w:w="3811" w:type="dxa"/>
            <w:noWrap/>
          </w:tcPr>
          <w:p w14:paraId="0CE54CB9" w14:textId="77777777" w:rsidR="00E30E09" w:rsidRPr="00485349" w:rsidRDefault="00E30E09" w:rsidP="00D31A40">
            <w:pPr>
              <w:pStyle w:val="BodyText"/>
              <w:ind w:left="0"/>
              <w:rPr>
                <w:rFonts w:asciiTheme="minorHAnsi" w:hAnsiTheme="minorHAnsi" w:cstheme="minorHAnsi"/>
                <w:sz w:val="18"/>
                <w:szCs w:val="18"/>
              </w:rPr>
            </w:pPr>
            <w:r w:rsidRPr="00485349">
              <w:rPr>
                <w:rFonts w:ascii="Calibri" w:hAnsi="Calibri" w:cs="Calibri"/>
                <w:sz w:val="18"/>
                <w:szCs w:val="18"/>
              </w:rPr>
              <w:t xml:space="preserve">Settlement between the USCC and roaming partner(s) will follow the current process.  </w:t>
            </w:r>
          </w:p>
        </w:tc>
        <w:tc>
          <w:tcPr>
            <w:tcW w:w="945" w:type="dxa"/>
          </w:tcPr>
          <w:p w14:paraId="0CE54CBA" w14:textId="77777777" w:rsidR="00E30E09" w:rsidRPr="00D1539F" w:rsidRDefault="00E30E09" w:rsidP="00D31A40">
            <w:pPr>
              <w:pStyle w:val="BodyText"/>
              <w:ind w:left="0"/>
              <w:rPr>
                <w:sz w:val="18"/>
                <w:szCs w:val="18"/>
              </w:rPr>
            </w:pPr>
            <w:r>
              <w:rPr>
                <w:sz w:val="18"/>
                <w:szCs w:val="18"/>
              </w:rPr>
              <w:t>N/A</w:t>
            </w:r>
          </w:p>
        </w:tc>
        <w:tc>
          <w:tcPr>
            <w:tcW w:w="1020" w:type="dxa"/>
          </w:tcPr>
          <w:p w14:paraId="0CE54CBB" w14:textId="77777777" w:rsidR="00E30E09" w:rsidRPr="00D1539F" w:rsidRDefault="00E30E09" w:rsidP="00D31A40">
            <w:pPr>
              <w:pStyle w:val="BodyText"/>
              <w:ind w:left="0"/>
              <w:rPr>
                <w:sz w:val="18"/>
                <w:szCs w:val="18"/>
              </w:rPr>
            </w:pPr>
            <w:r>
              <w:rPr>
                <w:sz w:val="18"/>
                <w:szCs w:val="18"/>
              </w:rPr>
              <w:t>N/A</w:t>
            </w:r>
          </w:p>
        </w:tc>
        <w:tc>
          <w:tcPr>
            <w:tcW w:w="789" w:type="dxa"/>
          </w:tcPr>
          <w:p w14:paraId="0CE54CBC" w14:textId="77777777" w:rsidR="00E30E09" w:rsidRPr="00D1539F" w:rsidRDefault="00E30E09" w:rsidP="00D31A40">
            <w:pPr>
              <w:pStyle w:val="BodyText"/>
              <w:ind w:left="0"/>
              <w:rPr>
                <w:sz w:val="18"/>
                <w:szCs w:val="18"/>
              </w:rPr>
            </w:pPr>
            <w:r>
              <w:rPr>
                <w:sz w:val="18"/>
                <w:szCs w:val="18"/>
              </w:rPr>
              <w:t>N/A</w:t>
            </w:r>
          </w:p>
        </w:tc>
      </w:tr>
      <w:tr w:rsidR="00E30E09" w:rsidRPr="00AD142E" w14:paraId="0CE54CC7" w14:textId="77777777" w:rsidTr="009B1E14">
        <w:trPr>
          <w:trHeight w:val="576"/>
        </w:trPr>
        <w:tc>
          <w:tcPr>
            <w:tcW w:w="1348" w:type="dxa"/>
            <w:noWrap/>
          </w:tcPr>
          <w:p w14:paraId="0CE54CBE" w14:textId="77777777" w:rsidR="00E30E09" w:rsidRPr="00485349" w:rsidRDefault="00E30E09" w:rsidP="00D31A40">
            <w:pPr>
              <w:pStyle w:val="BodyText"/>
              <w:ind w:left="0"/>
              <w:rPr>
                <w:rFonts w:cstheme="minorHAnsi"/>
                <w:sz w:val="18"/>
                <w:szCs w:val="18"/>
              </w:rPr>
            </w:pPr>
            <w:r w:rsidRPr="00485349">
              <w:rPr>
                <w:sz w:val="18"/>
                <w:szCs w:val="18"/>
              </w:rPr>
              <w:t>VIOR_3.2.6</w:t>
            </w:r>
          </w:p>
        </w:tc>
        <w:tc>
          <w:tcPr>
            <w:tcW w:w="686" w:type="dxa"/>
          </w:tcPr>
          <w:p w14:paraId="0CE54CBF" w14:textId="77777777" w:rsidR="00E30E09" w:rsidRPr="00485349" w:rsidRDefault="00E30E09" w:rsidP="00D31A40">
            <w:pPr>
              <w:pStyle w:val="BodyText"/>
              <w:ind w:left="0"/>
              <w:rPr>
                <w:rFonts w:cstheme="minorHAnsi"/>
                <w:sz w:val="18"/>
                <w:szCs w:val="18"/>
              </w:rPr>
            </w:pPr>
            <w:r w:rsidRPr="00485349">
              <w:rPr>
                <w:rFonts w:ascii="Calibri" w:hAnsi="Calibri" w:cs="Calibri"/>
                <w:sz w:val="18"/>
                <w:szCs w:val="18"/>
              </w:rPr>
              <w:t>P0</w:t>
            </w:r>
          </w:p>
        </w:tc>
        <w:tc>
          <w:tcPr>
            <w:tcW w:w="1287" w:type="dxa"/>
          </w:tcPr>
          <w:p w14:paraId="0CE54CC0" w14:textId="77777777" w:rsidR="00E30E09" w:rsidRPr="00485349" w:rsidRDefault="00E30E09" w:rsidP="00D31A40">
            <w:pPr>
              <w:pStyle w:val="BodyText"/>
              <w:ind w:left="0"/>
              <w:rPr>
                <w:rFonts w:asciiTheme="minorHAnsi" w:hAnsiTheme="minorHAnsi" w:cstheme="minorHAnsi"/>
                <w:sz w:val="18"/>
                <w:szCs w:val="18"/>
              </w:rPr>
            </w:pPr>
            <w:r w:rsidRPr="00485349">
              <w:rPr>
                <w:rFonts w:ascii="Calibri" w:hAnsi="Calibri" w:cs="Calibri"/>
                <w:sz w:val="18"/>
                <w:szCs w:val="18"/>
              </w:rPr>
              <w:t>USCC</w:t>
            </w:r>
          </w:p>
        </w:tc>
        <w:tc>
          <w:tcPr>
            <w:tcW w:w="3811" w:type="dxa"/>
            <w:noWrap/>
          </w:tcPr>
          <w:p w14:paraId="0CE54CC1" w14:textId="77777777" w:rsidR="00E30E09" w:rsidRPr="00485349" w:rsidRDefault="00E30E09" w:rsidP="00D31A40">
            <w:pPr>
              <w:pStyle w:val="ListParagraph"/>
              <w:ind w:left="0"/>
              <w:rPr>
                <w:sz w:val="18"/>
                <w:szCs w:val="18"/>
              </w:rPr>
            </w:pPr>
            <w:r w:rsidRPr="00485349">
              <w:rPr>
                <w:sz w:val="18"/>
                <w:szCs w:val="18"/>
              </w:rPr>
              <w:t xml:space="preserve">Inter-carrier services team will add the initial rates for the different QCI/APN values in APRM. </w:t>
            </w:r>
          </w:p>
          <w:p w14:paraId="0CE54CC2" w14:textId="77777777" w:rsidR="00E30E09" w:rsidRPr="00485349" w:rsidRDefault="00E30E09" w:rsidP="00D31A40">
            <w:pPr>
              <w:pStyle w:val="ListParagraph"/>
              <w:ind w:left="0"/>
              <w:rPr>
                <w:sz w:val="18"/>
                <w:szCs w:val="18"/>
              </w:rPr>
            </w:pPr>
          </w:p>
          <w:p w14:paraId="0CE54CC3" w14:textId="77777777" w:rsidR="00E30E09" w:rsidRPr="00485349" w:rsidRDefault="00E30E09" w:rsidP="00D31A40">
            <w:pPr>
              <w:pStyle w:val="BodyText"/>
              <w:ind w:left="0"/>
              <w:rPr>
                <w:rFonts w:asciiTheme="minorHAnsi" w:hAnsiTheme="minorHAnsi" w:cstheme="minorHAnsi"/>
                <w:sz w:val="18"/>
                <w:szCs w:val="18"/>
              </w:rPr>
            </w:pPr>
            <w:r w:rsidRPr="00485349">
              <w:rPr>
                <w:rFonts w:ascii="Calibri" w:hAnsi="Calibri" w:cs="Calibri"/>
                <w:sz w:val="18"/>
                <w:szCs w:val="18"/>
              </w:rPr>
              <w:t>Note: inbound roaming only</w:t>
            </w:r>
          </w:p>
        </w:tc>
        <w:tc>
          <w:tcPr>
            <w:tcW w:w="945" w:type="dxa"/>
          </w:tcPr>
          <w:p w14:paraId="0CE54CC4" w14:textId="77777777" w:rsidR="00E30E09" w:rsidRPr="00D1539F" w:rsidRDefault="00E30E09" w:rsidP="00D31A40">
            <w:pPr>
              <w:pStyle w:val="BodyText"/>
              <w:ind w:left="0"/>
              <w:rPr>
                <w:sz w:val="18"/>
                <w:szCs w:val="18"/>
              </w:rPr>
            </w:pPr>
            <w:r>
              <w:rPr>
                <w:sz w:val="18"/>
                <w:szCs w:val="18"/>
              </w:rPr>
              <w:t>N/A</w:t>
            </w:r>
          </w:p>
        </w:tc>
        <w:tc>
          <w:tcPr>
            <w:tcW w:w="1020" w:type="dxa"/>
          </w:tcPr>
          <w:p w14:paraId="0CE54CC5" w14:textId="77777777" w:rsidR="00E30E09" w:rsidRPr="00D1539F" w:rsidRDefault="00E30E09" w:rsidP="00D31A40">
            <w:pPr>
              <w:pStyle w:val="BodyText"/>
              <w:ind w:left="0"/>
              <w:rPr>
                <w:sz w:val="18"/>
                <w:szCs w:val="18"/>
              </w:rPr>
            </w:pPr>
            <w:r>
              <w:rPr>
                <w:sz w:val="18"/>
                <w:szCs w:val="18"/>
              </w:rPr>
              <w:t>N/A</w:t>
            </w:r>
          </w:p>
        </w:tc>
        <w:tc>
          <w:tcPr>
            <w:tcW w:w="789" w:type="dxa"/>
          </w:tcPr>
          <w:p w14:paraId="0CE54CC6" w14:textId="77777777" w:rsidR="00E30E09" w:rsidRPr="00D1539F" w:rsidRDefault="00E30E09" w:rsidP="00D31A40">
            <w:pPr>
              <w:pStyle w:val="BodyText"/>
              <w:ind w:left="0"/>
              <w:rPr>
                <w:sz w:val="18"/>
                <w:szCs w:val="18"/>
              </w:rPr>
            </w:pPr>
            <w:r>
              <w:rPr>
                <w:sz w:val="18"/>
                <w:szCs w:val="18"/>
              </w:rPr>
              <w:t>N/A</w:t>
            </w:r>
          </w:p>
        </w:tc>
      </w:tr>
      <w:tr w:rsidR="00E30E09" w:rsidRPr="00AD142E" w14:paraId="0CE54CCF" w14:textId="77777777" w:rsidTr="009B1E14">
        <w:trPr>
          <w:trHeight w:val="576"/>
        </w:trPr>
        <w:tc>
          <w:tcPr>
            <w:tcW w:w="1348" w:type="dxa"/>
            <w:noWrap/>
          </w:tcPr>
          <w:p w14:paraId="0CE54CC8" w14:textId="77777777" w:rsidR="00E30E09" w:rsidRPr="00485349" w:rsidRDefault="00E30E09" w:rsidP="00D31A40">
            <w:pPr>
              <w:pStyle w:val="BodyText"/>
              <w:ind w:left="0"/>
              <w:rPr>
                <w:rFonts w:cstheme="minorHAnsi"/>
                <w:sz w:val="18"/>
                <w:szCs w:val="18"/>
              </w:rPr>
            </w:pPr>
            <w:r w:rsidRPr="00485349">
              <w:rPr>
                <w:sz w:val="18"/>
                <w:szCs w:val="18"/>
              </w:rPr>
              <w:t>VIOR_3.2.6.1</w:t>
            </w:r>
          </w:p>
        </w:tc>
        <w:tc>
          <w:tcPr>
            <w:tcW w:w="686" w:type="dxa"/>
          </w:tcPr>
          <w:p w14:paraId="0CE54CC9" w14:textId="77777777" w:rsidR="00E30E09" w:rsidRPr="00485349" w:rsidRDefault="00E30E09" w:rsidP="00D31A40">
            <w:pPr>
              <w:pStyle w:val="BodyText"/>
              <w:ind w:left="0"/>
              <w:rPr>
                <w:rFonts w:cstheme="minorHAnsi"/>
                <w:sz w:val="18"/>
                <w:szCs w:val="18"/>
              </w:rPr>
            </w:pPr>
            <w:r w:rsidRPr="00485349">
              <w:rPr>
                <w:rFonts w:ascii="Calibri" w:hAnsi="Calibri" w:cs="Calibri"/>
                <w:sz w:val="18"/>
                <w:szCs w:val="18"/>
              </w:rPr>
              <w:t>P0</w:t>
            </w:r>
          </w:p>
        </w:tc>
        <w:tc>
          <w:tcPr>
            <w:tcW w:w="1287" w:type="dxa"/>
          </w:tcPr>
          <w:p w14:paraId="0CE54CCA" w14:textId="77777777" w:rsidR="00E30E09" w:rsidRPr="00485349" w:rsidRDefault="00E30E09" w:rsidP="00D31A40">
            <w:pPr>
              <w:pStyle w:val="BodyText"/>
              <w:ind w:left="0"/>
              <w:rPr>
                <w:rFonts w:asciiTheme="minorHAnsi" w:hAnsiTheme="minorHAnsi" w:cstheme="minorHAnsi"/>
                <w:sz w:val="18"/>
                <w:szCs w:val="18"/>
              </w:rPr>
            </w:pPr>
            <w:r w:rsidRPr="00485349">
              <w:rPr>
                <w:rFonts w:ascii="Calibri" w:hAnsi="Calibri" w:cs="Calibri"/>
                <w:sz w:val="18"/>
                <w:szCs w:val="18"/>
              </w:rPr>
              <w:t>Amdocs, USCC</w:t>
            </w:r>
          </w:p>
        </w:tc>
        <w:tc>
          <w:tcPr>
            <w:tcW w:w="3811" w:type="dxa"/>
            <w:noWrap/>
          </w:tcPr>
          <w:p w14:paraId="0CE54CCB" w14:textId="77777777" w:rsidR="00E30E09" w:rsidRPr="00485349" w:rsidRDefault="00E30E09" w:rsidP="00D31A40">
            <w:pPr>
              <w:pStyle w:val="BodyText"/>
              <w:ind w:left="0"/>
              <w:rPr>
                <w:rFonts w:asciiTheme="minorHAnsi" w:hAnsiTheme="minorHAnsi" w:cstheme="minorHAnsi"/>
                <w:sz w:val="18"/>
                <w:szCs w:val="18"/>
              </w:rPr>
            </w:pPr>
            <w:r w:rsidRPr="00485349">
              <w:rPr>
                <w:rFonts w:ascii="Calibri" w:hAnsi="Calibri" w:cs="Calibri"/>
                <w:sz w:val="18"/>
                <w:szCs w:val="18"/>
              </w:rPr>
              <w:t xml:space="preserve">Outbound: QCI ID’s/APN and descriptions will be added into APRM Inter-carrier services. </w:t>
            </w:r>
          </w:p>
        </w:tc>
        <w:tc>
          <w:tcPr>
            <w:tcW w:w="945" w:type="dxa"/>
          </w:tcPr>
          <w:p w14:paraId="0CE54CCC" w14:textId="77777777" w:rsidR="00E30E09" w:rsidRPr="00D1539F" w:rsidRDefault="00E30E09" w:rsidP="00D31A40">
            <w:pPr>
              <w:pStyle w:val="BodyText"/>
              <w:ind w:left="0"/>
              <w:rPr>
                <w:sz w:val="18"/>
                <w:szCs w:val="18"/>
              </w:rPr>
            </w:pPr>
            <w:r>
              <w:rPr>
                <w:sz w:val="18"/>
                <w:szCs w:val="18"/>
              </w:rPr>
              <w:t>APRM</w:t>
            </w:r>
          </w:p>
        </w:tc>
        <w:tc>
          <w:tcPr>
            <w:tcW w:w="1020" w:type="dxa"/>
          </w:tcPr>
          <w:p w14:paraId="0CE54CCD" w14:textId="77777777" w:rsidR="00E30E09" w:rsidRPr="00D1539F" w:rsidRDefault="00E30E09" w:rsidP="00D31A40">
            <w:pPr>
              <w:pStyle w:val="BodyText"/>
              <w:ind w:left="0"/>
              <w:rPr>
                <w:sz w:val="18"/>
                <w:szCs w:val="18"/>
              </w:rPr>
            </w:pPr>
            <w:r>
              <w:rPr>
                <w:sz w:val="18"/>
                <w:szCs w:val="18"/>
              </w:rPr>
              <w:t>N/A</w:t>
            </w:r>
          </w:p>
        </w:tc>
        <w:tc>
          <w:tcPr>
            <w:tcW w:w="789" w:type="dxa"/>
          </w:tcPr>
          <w:p w14:paraId="0CE54CCE" w14:textId="77777777" w:rsidR="00E30E09" w:rsidRPr="00D1539F" w:rsidRDefault="00E30E09" w:rsidP="00D31A40">
            <w:pPr>
              <w:pStyle w:val="BodyText"/>
              <w:ind w:left="0"/>
              <w:rPr>
                <w:sz w:val="18"/>
                <w:szCs w:val="18"/>
              </w:rPr>
            </w:pPr>
            <w:r>
              <w:rPr>
                <w:sz w:val="18"/>
                <w:szCs w:val="18"/>
              </w:rPr>
              <w:t>4.2.4</w:t>
            </w:r>
          </w:p>
        </w:tc>
      </w:tr>
      <w:tr w:rsidR="00E30E09" w:rsidRPr="00AD142E" w14:paraId="0CE54CD7" w14:textId="77777777" w:rsidTr="009B1E14">
        <w:trPr>
          <w:trHeight w:val="576"/>
        </w:trPr>
        <w:tc>
          <w:tcPr>
            <w:tcW w:w="1348" w:type="dxa"/>
            <w:noWrap/>
          </w:tcPr>
          <w:p w14:paraId="0CE54CD0" w14:textId="77777777" w:rsidR="00E30E09" w:rsidRPr="00485349" w:rsidRDefault="00E30E09" w:rsidP="004B79E3">
            <w:pPr>
              <w:pStyle w:val="BodyText"/>
              <w:ind w:left="0"/>
              <w:rPr>
                <w:rFonts w:cstheme="minorHAnsi"/>
                <w:sz w:val="18"/>
                <w:szCs w:val="18"/>
              </w:rPr>
            </w:pPr>
            <w:r w:rsidRPr="00485349">
              <w:rPr>
                <w:sz w:val="18"/>
                <w:szCs w:val="18"/>
              </w:rPr>
              <w:t>VIOR_3.2.6.1.1</w:t>
            </w:r>
          </w:p>
        </w:tc>
        <w:tc>
          <w:tcPr>
            <w:tcW w:w="686" w:type="dxa"/>
          </w:tcPr>
          <w:p w14:paraId="0CE54CD1"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CD2"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Amdocs</w:t>
            </w:r>
          </w:p>
        </w:tc>
        <w:tc>
          <w:tcPr>
            <w:tcW w:w="3811" w:type="dxa"/>
            <w:noWrap/>
          </w:tcPr>
          <w:p w14:paraId="0CE54CD3" w14:textId="77777777" w:rsidR="00E30E09" w:rsidRPr="00FA238C" w:rsidRDefault="00E30E09" w:rsidP="004B79E3">
            <w:pPr>
              <w:pStyle w:val="ListParagraph"/>
              <w:ind w:left="1440"/>
              <w:rPr>
                <w:sz w:val="18"/>
                <w:szCs w:val="18"/>
              </w:rPr>
            </w:pPr>
            <w:r w:rsidRPr="00485349">
              <w:rPr>
                <w:sz w:val="18"/>
                <w:szCs w:val="18"/>
              </w:rPr>
              <w:t>Role based access will be provided to update the QCI ID’s/APN and descriptions.</w:t>
            </w:r>
          </w:p>
        </w:tc>
        <w:tc>
          <w:tcPr>
            <w:tcW w:w="945" w:type="dxa"/>
          </w:tcPr>
          <w:p w14:paraId="0CE54CD4" w14:textId="77777777" w:rsidR="00E30E09" w:rsidRPr="00D1539F" w:rsidRDefault="00E30E09" w:rsidP="004B79E3">
            <w:pPr>
              <w:pStyle w:val="BodyText"/>
              <w:ind w:left="0"/>
              <w:rPr>
                <w:sz w:val="18"/>
                <w:szCs w:val="18"/>
              </w:rPr>
            </w:pPr>
            <w:r>
              <w:rPr>
                <w:sz w:val="18"/>
                <w:szCs w:val="18"/>
              </w:rPr>
              <w:t>APRM</w:t>
            </w:r>
          </w:p>
        </w:tc>
        <w:tc>
          <w:tcPr>
            <w:tcW w:w="1020" w:type="dxa"/>
          </w:tcPr>
          <w:p w14:paraId="0CE54CD5" w14:textId="77777777" w:rsidR="00E30E09" w:rsidRPr="00D1539F" w:rsidRDefault="00E30E09" w:rsidP="004B79E3">
            <w:pPr>
              <w:pStyle w:val="BodyText"/>
              <w:ind w:left="0"/>
              <w:rPr>
                <w:sz w:val="18"/>
                <w:szCs w:val="18"/>
              </w:rPr>
            </w:pPr>
            <w:r>
              <w:rPr>
                <w:sz w:val="18"/>
                <w:szCs w:val="18"/>
              </w:rPr>
              <w:t>N/A</w:t>
            </w:r>
          </w:p>
        </w:tc>
        <w:tc>
          <w:tcPr>
            <w:tcW w:w="789" w:type="dxa"/>
          </w:tcPr>
          <w:p w14:paraId="0CE54CD6" w14:textId="77777777" w:rsidR="00E30E09" w:rsidRPr="00D1539F" w:rsidRDefault="00E30E09" w:rsidP="004B79E3">
            <w:pPr>
              <w:pStyle w:val="BodyText"/>
              <w:ind w:left="0"/>
              <w:rPr>
                <w:sz w:val="18"/>
                <w:szCs w:val="18"/>
              </w:rPr>
            </w:pPr>
            <w:r>
              <w:rPr>
                <w:sz w:val="18"/>
                <w:szCs w:val="18"/>
              </w:rPr>
              <w:t>4.2.4</w:t>
            </w:r>
          </w:p>
        </w:tc>
      </w:tr>
      <w:tr w:rsidR="00E30E09" w:rsidRPr="00AD142E" w14:paraId="0CE54CDF" w14:textId="77777777" w:rsidTr="009B1E14">
        <w:trPr>
          <w:trHeight w:val="576"/>
        </w:trPr>
        <w:tc>
          <w:tcPr>
            <w:tcW w:w="1348" w:type="dxa"/>
            <w:noWrap/>
          </w:tcPr>
          <w:p w14:paraId="0CE54CD8" w14:textId="77777777" w:rsidR="00E30E09" w:rsidRPr="00485349" w:rsidRDefault="00E30E09" w:rsidP="004B79E3">
            <w:pPr>
              <w:pStyle w:val="BodyText"/>
              <w:ind w:left="0"/>
              <w:rPr>
                <w:rFonts w:cstheme="minorHAnsi"/>
                <w:sz w:val="18"/>
                <w:szCs w:val="18"/>
              </w:rPr>
            </w:pPr>
            <w:r w:rsidRPr="00485349">
              <w:rPr>
                <w:sz w:val="18"/>
                <w:szCs w:val="18"/>
              </w:rPr>
              <w:t>VIOR_3.2.6.1.1.1</w:t>
            </w:r>
          </w:p>
        </w:tc>
        <w:tc>
          <w:tcPr>
            <w:tcW w:w="686" w:type="dxa"/>
          </w:tcPr>
          <w:p w14:paraId="0CE54CD9"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CDA"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USCC</w:t>
            </w:r>
          </w:p>
        </w:tc>
        <w:tc>
          <w:tcPr>
            <w:tcW w:w="3811" w:type="dxa"/>
            <w:noWrap/>
          </w:tcPr>
          <w:p w14:paraId="0CE54CDB"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 xml:space="preserve">Associates who will require this role will be determined during design. </w:t>
            </w:r>
          </w:p>
        </w:tc>
        <w:tc>
          <w:tcPr>
            <w:tcW w:w="945" w:type="dxa"/>
          </w:tcPr>
          <w:p w14:paraId="0CE54CDC" w14:textId="77777777" w:rsidR="00E30E09" w:rsidRPr="00D1539F" w:rsidRDefault="00E30E09" w:rsidP="004B79E3">
            <w:pPr>
              <w:pStyle w:val="BodyText"/>
              <w:ind w:left="0"/>
              <w:rPr>
                <w:sz w:val="18"/>
                <w:szCs w:val="18"/>
              </w:rPr>
            </w:pPr>
            <w:r>
              <w:rPr>
                <w:sz w:val="18"/>
                <w:szCs w:val="18"/>
              </w:rPr>
              <w:t>N/A</w:t>
            </w:r>
          </w:p>
        </w:tc>
        <w:tc>
          <w:tcPr>
            <w:tcW w:w="1020" w:type="dxa"/>
          </w:tcPr>
          <w:p w14:paraId="0CE54CDD" w14:textId="77777777" w:rsidR="00E30E09" w:rsidRPr="00D1539F" w:rsidRDefault="00E30E09" w:rsidP="004B79E3">
            <w:pPr>
              <w:pStyle w:val="BodyText"/>
              <w:ind w:left="0"/>
              <w:rPr>
                <w:sz w:val="18"/>
                <w:szCs w:val="18"/>
              </w:rPr>
            </w:pPr>
            <w:r>
              <w:rPr>
                <w:sz w:val="18"/>
                <w:szCs w:val="18"/>
              </w:rPr>
              <w:t>N/A</w:t>
            </w:r>
          </w:p>
        </w:tc>
        <w:tc>
          <w:tcPr>
            <w:tcW w:w="789" w:type="dxa"/>
          </w:tcPr>
          <w:p w14:paraId="0CE54CDE" w14:textId="77777777" w:rsidR="00E30E09" w:rsidRPr="00D1539F" w:rsidRDefault="00E30E09" w:rsidP="004B79E3">
            <w:pPr>
              <w:pStyle w:val="BodyText"/>
              <w:ind w:left="0"/>
              <w:rPr>
                <w:sz w:val="18"/>
                <w:szCs w:val="18"/>
              </w:rPr>
            </w:pPr>
            <w:r>
              <w:rPr>
                <w:sz w:val="18"/>
                <w:szCs w:val="18"/>
              </w:rPr>
              <w:t>N/A</w:t>
            </w:r>
          </w:p>
        </w:tc>
      </w:tr>
      <w:tr w:rsidR="00E30E09" w:rsidRPr="00AD142E" w14:paraId="0CE54CE7" w14:textId="77777777" w:rsidTr="009B1E14">
        <w:trPr>
          <w:trHeight w:val="576"/>
        </w:trPr>
        <w:tc>
          <w:tcPr>
            <w:tcW w:w="1348" w:type="dxa"/>
            <w:noWrap/>
          </w:tcPr>
          <w:p w14:paraId="0CE54CE0" w14:textId="77777777" w:rsidR="00E30E09" w:rsidRPr="00485349" w:rsidRDefault="00E30E09" w:rsidP="004B79E3">
            <w:pPr>
              <w:pStyle w:val="BodyText"/>
              <w:ind w:left="0"/>
              <w:rPr>
                <w:rFonts w:cstheme="minorHAnsi"/>
                <w:sz w:val="18"/>
                <w:szCs w:val="18"/>
              </w:rPr>
            </w:pPr>
            <w:r w:rsidRPr="00485349">
              <w:rPr>
                <w:sz w:val="18"/>
                <w:szCs w:val="18"/>
              </w:rPr>
              <w:t>VIOR_3.2.7</w:t>
            </w:r>
          </w:p>
        </w:tc>
        <w:tc>
          <w:tcPr>
            <w:tcW w:w="686" w:type="dxa"/>
          </w:tcPr>
          <w:p w14:paraId="0CE54CE1"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CE2"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USCC</w:t>
            </w:r>
          </w:p>
        </w:tc>
        <w:tc>
          <w:tcPr>
            <w:tcW w:w="3811" w:type="dxa"/>
            <w:noWrap/>
          </w:tcPr>
          <w:p w14:paraId="0CE54CE3"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 xml:space="preserve">A process team will be identified to maintain the QCI/APN values in APRM on an ongoing basis. </w:t>
            </w:r>
          </w:p>
        </w:tc>
        <w:tc>
          <w:tcPr>
            <w:tcW w:w="945" w:type="dxa"/>
          </w:tcPr>
          <w:p w14:paraId="0CE54CE4" w14:textId="77777777" w:rsidR="00E30E09" w:rsidRPr="00D1539F" w:rsidRDefault="00E30E09" w:rsidP="004B79E3">
            <w:pPr>
              <w:pStyle w:val="BodyText"/>
              <w:ind w:left="0"/>
              <w:rPr>
                <w:sz w:val="18"/>
                <w:szCs w:val="18"/>
              </w:rPr>
            </w:pPr>
            <w:r>
              <w:rPr>
                <w:sz w:val="18"/>
                <w:szCs w:val="18"/>
              </w:rPr>
              <w:t>N/A</w:t>
            </w:r>
          </w:p>
        </w:tc>
        <w:tc>
          <w:tcPr>
            <w:tcW w:w="1020" w:type="dxa"/>
          </w:tcPr>
          <w:p w14:paraId="0CE54CE5" w14:textId="77777777" w:rsidR="00E30E09" w:rsidRPr="00D1539F" w:rsidRDefault="00E30E09" w:rsidP="004B79E3">
            <w:pPr>
              <w:pStyle w:val="BodyText"/>
              <w:ind w:left="0"/>
              <w:rPr>
                <w:sz w:val="18"/>
                <w:szCs w:val="18"/>
              </w:rPr>
            </w:pPr>
            <w:r>
              <w:rPr>
                <w:sz w:val="18"/>
                <w:szCs w:val="18"/>
              </w:rPr>
              <w:t>N/A</w:t>
            </w:r>
          </w:p>
        </w:tc>
        <w:tc>
          <w:tcPr>
            <w:tcW w:w="789" w:type="dxa"/>
          </w:tcPr>
          <w:p w14:paraId="0CE54CE6" w14:textId="77777777" w:rsidR="00E30E09" w:rsidRPr="00D1539F" w:rsidRDefault="00E30E09" w:rsidP="004B79E3">
            <w:pPr>
              <w:pStyle w:val="BodyText"/>
              <w:ind w:left="0"/>
              <w:rPr>
                <w:sz w:val="18"/>
                <w:szCs w:val="18"/>
              </w:rPr>
            </w:pPr>
            <w:r>
              <w:rPr>
                <w:sz w:val="18"/>
                <w:szCs w:val="18"/>
              </w:rPr>
              <w:t>N/A</w:t>
            </w:r>
          </w:p>
        </w:tc>
      </w:tr>
      <w:tr w:rsidR="00E30E09" w:rsidRPr="00AD142E" w14:paraId="0CE54CEF" w14:textId="77777777" w:rsidTr="009B1E14">
        <w:trPr>
          <w:trHeight w:val="576"/>
        </w:trPr>
        <w:tc>
          <w:tcPr>
            <w:tcW w:w="1348" w:type="dxa"/>
            <w:noWrap/>
          </w:tcPr>
          <w:p w14:paraId="0CE54CE8" w14:textId="77777777" w:rsidR="00E30E09" w:rsidRPr="00485349" w:rsidRDefault="00E30E09" w:rsidP="004B79E3">
            <w:pPr>
              <w:pStyle w:val="BodyText"/>
              <w:ind w:left="0"/>
              <w:rPr>
                <w:rFonts w:cstheme="minorHAnsi"/>
                <w:sz w:val="18"/>
                <w:szCs w:val="18"/>
              </w:rPr>
            </w:pPr>
            <w:r w:rsidRPr="00485349">
              <w:rPr>
                <w:sz w:val="18"/>
                <w:szCs w:val="18"/>
              </w:rPr>
              <w:t>VIOR_3.2.8</w:t>
            </w:r>
          </w:p>
        </w:tc>
        <w:tc>
          <w:tcPr>
            <w:tcW w:w="686" w:type="dxa"/>
          </w:tcPr>
          <w:p w14:paraId="0CE54CE9"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CEA"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USCC, Mediation</w:t>
            </w:r>
          </w:p>
        </w:tc>
        <w:tc>
          <w:tcPr>
            <w:tcW w:w="3811" w:type="dxa"/>
            <w:noWrap/>
          </w:tcPr>
          <w:p w14:paraId="0CE54CEB"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VoLTE roaming services will be rated per kb.  1 kb = 1024 bytes</w:t>
            </w:r>
          </w:p>
        </w:tc>
        <w:tc>
          <w:tcPr>
            <w:tcW w:w="945" w:type="dxa"/>
          </w:tcPr>
          <w:p w14:paraId="0CE54CEC" w14:textId="77777777" w:rsidR="00E30E09" w:rsidRPr="00D1539F" w:rsidRDefault="00E30E09" w:rsidP="004B79E3">
            <w:pPr>
              <w:pStyle w:val="BodyText"/>
              <w:ind w:left="0"/>
              <w:rPr>
                <w:sz w:val="18"/>
                <w:szCs w:val="18"/>
              </w:rPr>
            </w:pPr>
            <w:r>
              <w:rPr>
                <w:sz w:val="18"/>
                <w:szCs w:val="18"/>
              </w:rPr>
              <w:t>N/A</w:t>
            </w:r>
          </w:p>
        </w:tc>
        <w:tc>
          <w:tcPr>
            <w:tcW w:w="1020" w:type="dxa"/>
          </w:tcPr>
          <w:p w14:paraId="0CE54CED" w14:textId="77777777" w:rsidR="00E30E09" w:rsidRPr="00D1539F" w:rsidRDefault="00E30E09" w:rsidP="004B79E3">
            <w:pPr>
              <w:pStyle w:val="BodyText"/>
              <w:ind w:left="0"/>
              <w:rPr>
                <w:sz w:val="18"/>
                <w:szCs w:val="18"/>
              </w:rPr>
            </w:pPr>
            <w:r>
              <w:rPr>
                <w:sz w:val="18"/>
                <w:szCs w:val="18"/>
              </w:rPr>
              <w:t>N/A</w:t>
            </w:r>
          </w:p>
        </w:tc>
        <w:tc>
          <w:tcPr>
            <w:tcW w:w="789" w:type="dxa"/>
          </w:tcPr>
          <w:p w14:paraId="0CE54CEE" w14:textId="77777777" w:rsidR="00E30E09" w:rsidRPr="00D1539F" w:rsidRDefault="00E30E09" w:rsidP="004B79E3">
            <w:pPr>
              <w:pStyle w:val="BodyText"/>
              <w:ind w:left="0"/>
              <w:rPr>
                <w:sz w:val="18"/>
                <w:szCs w:val="18"/>
              </w:rPr>
            </w:pPr>
            <w:r>
              <w:rPr>
                <w:sz w:val="18"/>
                <w:szCs w:val="18"/>
              </w:rPr>
              <w:t>N/A</w:t>
            </w:r>
          </w:p>
        </w:tc>
      </w:tr>
      <w:tr w:rsidR="00E30E09" w:rsidRPr="00AD142E" w14:paraId="0CE54CF9" w14:textId="77777777" w:rsidTr="009B1E14">
        <w:trPr>
          <w:trHeight w:val="576"/>
        </w:trPr>
        <w:tc>
          <w:tcPr>
            <w:tcW w:w="1348" w:type="dxa"/>
            <w:noWrap/>
          </w:tcPr>
          <w:p w14:paraId="0CE54CF0" w14:textId="77777777" w:rsidR="00E30E09" w:rsidRPr="00485349" w:rsidRDefault="00E30E09" w:rsidP="004B79E3">
            <w:pPr>
              <w:pStyle w:val="BodyText"/>
              <w:ind w:left="0"/>
              <w:rPr>
                <w:rFonts w:cstheme="minorHAnsi"/>
                <w:sz w:val="18"/>
                <w:szCs w:val="18"/>
              </w:rPr>
            </w:pPr>
            <w:r w:rsidRPr="00485349">
              <w:rPr>
                <w:sz w:val="18"/>
                <w:szCs w:val="18"/>
              </w:rPr>
              <w:t>VIOR_3.2.10</w:t>
            </w:r>
          </w:p>
        </w:tc>
        <w:tc>
          <w:tcPr>
            <w:tcW w:w="686" w:type="dxa"/>
          </w:tcPr>
          <w:p w14:paraId="0CE54CF1"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CF2"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USCC, Amdocs, Mediation</w:t>
            </w:r>
          </w:p>
        </w:tc>
        <w:tc>
          <w:tcPr>
            <w:tcW w:w="3811" w:type="dxa"/>
            <w:noWrap/>
          </w:tcPr>
          <w:p w14:paraId="0CE54CF3" w14:textId="77777777" w:rsidR="00E30E09" w:rsidRPr="00485349" w:rsidRDefault="00E30E09" w:rsidP="004B79E3">
            <w:pPr>
              <w:pStyle w:val="CellBody"/>
              <w:spacing w:beforeAutospacing="1" w:afterAutospacing="1"/>
              <w:rPr>
                <w:rFonts w:ascii="Calibri" w:hAnsi="Calibri" w:cs="Calibri"/>
                <w:color w:val="auto"/>
                <w:sz w:val="18"/>
                <w:szCs w:val="18"/>
              </w:rPr>
            </w:pPr>
            <w:r w:rsidRPr="00485349">
              <w:rPr>
                <w:rFonts w:ascii="Calibri" w:hAnsi="Calibri" w:cs="Calibri"/>
                <w:color w:val="auto"/>
                <w:sz w:val="18"/>
                <w:szCs w:val="18"/>
              </w:rPr>
              <w:t>Data consumed for video calling including conference calling (VoLTE) will be uniquely identifiable from all other data usage.</w:t>
            </w:r>
          </w:p>
          <w:p w14:paraId="0CE54CF4" w14:textId="77777777" w:rsidR="00E30E09" w:rsidRPr="00485349" w:rsidRDefault="00E30E09" w:rsidP="004B79E3">
            <w:pPr>
              <w:pStyle w:val="CellBody"/>
              <w:spacing w:beforeAutospacing="1" w:afterAutospacing="1"/>
              <w:rPr>
                <w:rFonts w:ascii="Calibri" w:hAnsi="Calibri" w:cs="Calibri"/>
                <w:color w:val="auto"/>
                <w:sz w:val="18"/>
                <w:szCs w:val="18"/>
              </w:rPr>
            </w:pPr>
            <w:r w:rsidRPr="00485349">
              <w:rPr>
                <w:rFonts w:ascii="Calibri" w:hAnsi="Calibri" w:cs="Calibri"/>
                <w:color w:val="auto"/>
                <w:sz w:val="18"/>
                <w:szCs w:val="18"/>
              </w:rPr>
              <w:t>Note: We will not be able to distinguish between video and conferencing.</w:t>
            </w:r>
          </w:p>
          <w:p w14:paraId="0CE54CF5"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 xml:space="preserve">Note2: If APN based, this requirement cannot be supported for settlement. </w:t>
            </w:r>
          </w:p>
        </w:tc>
        <w:tc>
          <w:tcPr>
            <w:tcW w:w="945" w:type="dxa"/>
          </w:tcPr>
          <w:p w14:paraId="0CE54CF6" w14:textId="77777777" w:rsidR="00E30E09" w:rsidRPr="00C072DD" w:rsidRDefault="00E30E09" w:rsidP="004B79E3">
            <w:pPr>
              <w:pStyle w:val="BodyText"/>
              <w:ind w:left="0"/>
              <w:rPr>
                <w:sz w:val="18"/>
                <w:szCs w:val="18"/>
              </w:rPr>
            </w:pPr>
            <w:r w:rsidRPr="00C072DD">
              <w:rPr>
                <w:sz w:val="18"/>
                <w:szCs w:val="18"/>
              </w:rPr>
              <w:t>APRM</w:t>
            </w:r>
          </w:p>
        </w:tc>
        <w:tc>
          <w:tcPr>
            <w:tcW w:w="1020" w:type="dxa"/>
          </w:tcPr>
          <w:p w14:paraId="0CE54CF7" w14:textId="77777777" w:rsidR="00E30E09" w:rsidRPr="00C072DD" w:rsidRDefault="00E30E09" w:rsidP="004B79E3">
            <w:pPr>
              <w:pStyle w:val="BodyText"/>
              <w:ind w:left="0"/>
              <w:rPr>
                <w:sz w:val="18"/>
                <w:szCs w:val="18"/>
              </w:rPr>
            </w:pPr>
            <w:r w:rsidRPr="00C072DD">
              <w:rPr>
                <w:sz w:val="18"/>
                <w:szCs w:val="18"/>
              </w:rPr>
              <w:t>N/A</w:t>
            </w:r>
          </w:p>
        </w:tc>
        <w:tc>
          <w:tcPr>
            <w:tcW w:w="789" w:type="dxa"/>
          </w:tcPr>
          <w:p w14:paraId="0CE54CF8" w14:textId="77777777" w:rsidR="00E30E09" w:rsidRPr="00C072DD" w:rsidRDefault="00E30E09" w:rsidP="004B79E3">
            <w:pPr>
              <w:pStyle w:val="BodyText"/>
              <w:ind w:left="0"/>
              <w:rPr>
                <w:sz w:val="18"/>
                <w:szCs w:val="18"/>
              </w:rPr>
            </w:pPr>
            <w:r w:rsidRPr="00C072DD">
              <w:rPr>
                <w:sz w:val="18"/>
                <w:szCs w:val="18"/>
              </w:rPr>
              <w:t>4.2.2</w:t>
            </w:r>
          </w:p>
        </w:tc>
      </w:tr>
      <w:tr w:rsidR="00E30E09" w:rsidRPr="00AD142E" w14:paraId="0CE54D04" w14:textId="77777777" w:rsidTr="009B1E14">
        <w:trPr>
          <w:trHeight w:val="576"/>
        </w:trPr>
        <w:tc>
          <w:tcPr>
            <w:tcW w:w="1348" w:type="dxa"/>
            <w:noWrap/>
          </w:tcPr>
          <w:p w14:paraId="0CE54CFA" w14:textId="77777777" w:rsidR="00E30E09" w:rsidRPr="00485349" w:rsidRDefault="00E30E09" w:rsidP="004B79E3">
            <w:pPr>
              <w:pStyle w:val="BodyText"/>
              <w:ind w:left="0"/>
              <w:rPr>
                <w:rFonts w:cstheme="minorHAnsi"/>
                <w:sz w:val="18"/>
                <w:szCs w:val="18"/>
              </w:rPr>
            </w:pPr>
            <w:r w:rsidRPr="00485349">
              <w:rPr>
                <w:sz w:val="18"/>
                <w:szCs w:val="18"/>
              </w:rPr>
              <w:t>VIOR_3.2.10.1</w:t>
            </w:r>
          </w:p>
        </w:tc>
        <w:tc>
          <w:tcPr>
            <w:tcW w:w="686" w:type="dxa"/>
          </w:tcPr>
          <w:p w14:paraId="0CE54CFB"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CFC"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USCC, Mediation, ENGR</w:t>
            </w:r>
          </w:p>
        </w:tc>
        <w:tc>
          <w:tcPr>
            <w:tcW w:w="3811" w:type="dxa"/>
            <w:noWrap/>
          </w:tcPr>
          <w:p w14:paraId="0CE54CFD"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The data portion of a VoLTE video call will be identified as LTE data with QCI 7 in USCC systems.</w:t>
            </w:r>
          </w:p>
        </w:tc>
        <w:tc>
          <w:tcPr>
            <w:tcW w:w="945" w:type="dxa"/>
          </w:tcPr>
          <w:p w14:paraId="0CE54CFE" w14:textId="77777777" w:rsidR="008E68BC" w:rsidRDefault="008E68BC" w:rsidP="004B79E3">
            <w:pPr>
              <w:pStyle w:val="BodyText"/>
              <w:ind w:left="0"/>
              <w:rPr>
                <w:sz w:val="18"/>
                <w:szCs w:val="18"/>
              </w:rPr>
            </w:pPr>
          </w:p>
          <w:p w14:paraId="0CE54CFF" w14:textId="77777777" w:rsidR="008E68BC" w:rsidRPr="008E68BC" w:rsidRDefault="008E68BC" w:rsidP="004B79E3">
            <w:pPr>
              <w:pStyle w:val="BodyText"/>
              <w:ind w:left="0"/>
              <w:rPr>
                <w:sz w:val="18"/>
                <w:szCs w:val="18"/>
              </w:rPr>
            </w:pPr>
            <w:r>
              <w:rPr>
                <w:sz w:val="18"/>
                <w:szCs w:val="18"/>
              </w:rPr>
              <w:t>N/A</w:t>
            </w:r>
          </w:p>
        </w:tc>
        <w:tc>
          <w:tcPr>
            <w:tcW w:w="1020" w:type="dxa"/>
          </w:tcPr>
          <w:p w14:paraId="0CE54D00" w14:textId="77777777" w:rsidR="00E30E09" w:rsidRDefault="00E30E09" w:rsidP="004B79E3">
            <w:pPr>
              <w:pStyle w:val="BodyText"/>
              <w:ind w:left="0"/>
              <w:rPr>
                <w:sz w:val="18"/>
                <w:szCs w:val="18"/>
              </w:rPr>
            </w:pPr>
          </w:p>
          <w:p w14:paraId="0CE54D01" w14:textId="77777777" w:rsidR="008E68BC" w:rsidRPr="008E68BC" w:rsidRDefault="008E68BC" w:rsidP="004B79E3">
            <w:pPr>
              <w:pStyle w:val="BodyText"/>
              <w:ind w:left="0"/>
              <w:rPr>
                <w:sz w:val="18"/>
                <w:szCs w:val="18"/>
              </w:rPr>
            </w:pPr>
            <w:r>
              <w:rPr>
                <w:sz w:val="18"/>
                <w:szCs w:val="18"/>
              </w:rPr>
              <w:t>N/A</w:t>
            </w:r>
          </w:p>
        </w:tc>
        <w:tc>
          <w:tcPr>
            <w:tcW w:w="789" w:type="dxa"/>
          </w:tcPr>
          <w:p w14:paraId="0CE54D02" w14:textId="77777777" w:rsidR="00E30E09" w:rsidRDefault="00E30E09" w:rsidP="004B79E3">
            <w:pPr>
              <w:pStyle w:val="BodyText"/>
              <w:ind w:left="0"/>
              <w:rPr>
                <w:sz w:val="18"/>
                <w:szCs w:val="18"/>
              </w:rPr>
            </w:pPr>
          </w:p>
          <w:p w14:paraId="0CE54D03" w14:textId="77777777" w:rsidR="008E68BC" w:rsidRPr="008E68BC" w:rsidRDefault="008E68BC" w:rsidP="004B79E3">
            <w:pPr>
              <w:pStyle w:val="BodyText"/>
              <w:ind w:left="0"/>
              <w:rPr>
                <w:sz w:val="18"/>
                <w:szCs w:val="18"/>
              </w:rPr>
            </w:pPr>
            <w:r>
              <w:rPr>
                <w:sz w:val="18"/>
                <w:szCs w:val="18"/>
              </w:rPr>
              <w:t>N/A</w:t>
            </w:r>
          </w:p>
        </w:tc>
      </w:tr>
      <w:tr w:rsidR="00E30E09" w:rsidRPr="00AD142E" w14:paraId="0CE54D0C" w14:textId="77777777" w:rsidTr="009B1E14">
        <w:trPr>
          <w:trHeight w:val="576"/>
        </w:trPr>
        <w:tc>
          <w:tcPr>
            <w:tcW w:w="1348" w:type="dxa"/>
            <w:noWrap/>
          </w:tcPr>
          <w:p w14:paraId="0CE54D05" w14:textId="77777777" w:rsidR="00E30E09" w:rsidRPr="00485349" w:rsidRDefault="00E30E09" w:rsidP="004B79E3">
            <w:pPr>
              <w:pStyle w:val="BodyText"/>
              <w:ind w:left="0"/>
              <w:rPr>
                <w:rFonts w:cstheme="minorHAnsi"/>
                <w:sz w:val="18"/>
                <w:szCs w:val="18"/>
              </w:rPr>
            </w:pPr>
            <w:r w:rsidRPr="00485349">
              <w:rPr>
                <w:sz w:val="18"/>
                <w:szCs w:val="18"/>
              </w:rPr>
              <w:t>VIOR_3.2.11</w:t>
            </w:r>
          </w:p>
        </w:tc>
        <w:tc>
          <w:tcPr>
            <w:tcW w:w="686" w:type="dxa"/>
          </w:tcPr>
          <w:p w14:paraId="0CE54D06"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D07"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ENGR</w:t>
            </w:r>
          </w:p>
        </w:tc>
        <w:tc>
          <w:tcPr>
            <w:tcW w:w="3811" w:type="dxa"/>
            <w:noWrap/>
          </w:tcPr>
          <w:p w14:paraId="0CE54D08"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 xml:space="preserve">USCC will generate Inbound VoLTE roaming usage records per the process designed with LTE Roaming with modifications in regards to the VoLTE record types (QCI/APN).  </w:t>
            </w:r>
          </w:p>
        </w:tc>
        <w:tc>
          <w:tcPr>
            <w:tcW w:w="945" w:type="dxa"/>
          </w:tcPr>
          <w:p w14:paraId="0CE54D09" w14:textId="77777777" w:rsidR="00E30E09" w:rsidRPr="00D1539F" w:rsidRDefault="00E30E09" w:rsidP="004B79E3">
            <w:pPr>
              <w:pStyle w:val="BodyText"/>
              <w:ind w:left="0"/>
              <w:rPr>
                <w:sz w:val="18"/>
                <w:szCs w:val="18"/>
              </w:rPr>
            </w:pPr>
            <w:r>
              <w:rPr>
                <w:sz w:val="18"/>
                <w:szCs w:val="18"/>
              </w:rPr>
              <w:t>N/A</w:t>
            </w:r>
          </w:p>
        </w:tc>
        <w:tc>
          <w:tcPr>
            <w:tcW w:w="1020" w:type="dxa"/>
          </w:tcPr>
          <w:p w14:paraId="0CE54D0A" w14:textId="77777777" w:rsidR="00E30E09" w:rsidRPr="00D1539F" w:rsidRDefault="00E30E09" w:rsidP="004B79E3">
            <w:pPr>
              <w:pStyle w:val="BodyText"/>
              <w:ind w:left="0"/>
              <w:rPr>
                <w:sz w:val="18"/>
                <w:szCs w:val="18"/>
              </w:rPr>
            </w:pPr>
            <w:r>
              <w:rPr>
                <w:sz w:val="18"/>
                <w:szCs w:val="18"/>
              </w:rPr>
              <w:t>N/A</w:t>
            </w:r>
          </w:p>
        </w:tc>
        <w:tc>
          <w:tcPr>
            <w:tcW w:w="789" w:type="dxa"/>
          </w:tcPr>
          <w:p w14:paraId="0CE54D0B" w14:textId="77777777" w:rsidR="00E30E09" w:rsidRPr="00D1539F" w:rsidRDefault="00E30E09" w:rsidP="004B79E3">
            <w:pPr>
              <w:pStyle w:val="BodyText"/>
              <w:ind w:left="0"/>
              <w:rPr>
                <w:sz w:val="18"/>
                <w:szCs w:val="18"/>
              </w:rPr>
            </w:pPr>
            <w:r>
              <w:rPr>
                <w:sz w:val="18"/>
                <w:szCs w:val="18"/>
              </w:rPr>
              <w:t>N/A</w:t>
            </w:r>
          </w:p>
        </w:tc>
      </w:tr>
      <w:tr w:rsidR="00E30E09" w:rsidRPr="00AD142E" w14:paraId="0CE54D14" w14:textId="77777777" w:rsidTr="009B1E14">
        <w:trPr>
          <w:trHeight w:val="576"/>
        </w:trPr>
        <w:tc>
          <w:tcPr>
            <w:tcW w:w="1348" w:type="dxa"/>
            <w:noWrap/>
          </w:tcPr>
          <w:p w14:paraId="0CE54D0D" w14:textId="77777777" w:rsidR="00E30E09" w:rsidRPr="00485349" w:rsidRDefault="00E30E09" w:rsidP="004B79E3">
            <w:pPr>
              <w:pStyle w:val="BodyText"/>
              <w:ind w:left="0"/>
              <w:rPr>
                <w:rFonts w:cstheme="minorHAnsi"/>
                <w:sz w:val="18"/>
                <w:szCs w:val="18"/>
              </w:rPr>
            </w:pPr>
            <w:r w:rsidRPr="00485349">
              <w:rPr>
                <w:sz w:val="18"/>
                <w:szCs w:val="18"/>
              </w:rPr>
              <w:t>VIOR_3.2.12</w:t>
            </w:r>
          </w:p>
        </w:tc>
        <w:tc>
          <w:tcPr>
            <w:tcW w:w="686" w:type="dxa"/>
          </w:tcPr>
          <w:p w14:paraId="0CE54D0E"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D0F"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Amdocs</w:t>
            </w:r>
          </w:p>
        </w:tc>
        <w:tc>
          <w:tcPr>
            <w:tcW w:w="3811" w:type="dxa"/>
            <w:noWrap/>
          </w:tcPr>
          <w:p w14:paraId="0CE54D10"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APRM will receive inbound usage records per the process implemented with LTE Roaming with modifications in regards to the VoLTE record types (QCI/APN).  .</w:t>
            </w:r>
          </w:p>
        </w:tc>
        <w:tc>
          <w:tcPr>
            <w:tcW w:w="945" w:type="dxa"/>
          </w:tcPr>
          <w:p w14:paraId="0CE54D11" w14:textId="77777777" w:rsidR="00E30E09" w:rsidRPr="00D1539F" w:rsidRDefault="00E30E09" w:rsidP="004B79E3">
            <w:pPr>
              <w:pStyle w:val="BodyText"/>
              <w:ind w:left="0"/>
              <w:rPr>
                <w:sz w:val="18"/>
                <w:szCs w:val="18"/>
              </w:rPr>
            </w:pPr>
            <w:r>
              <w:rPr>
                <w:sz w:val="18"/>
                <w:szCs w:val="18"/>
              </w:rPr>
              <w:t xml:space="preserve">APRM </w:t>
            </w:r>
          </w:p>
        </w:tc>
        <w:tc>
          <w:tcPr>
            <w:tcW w:w="1020" w:type="dxa"/>
          </w:tcPr>
          <w:p w14:paraId="0CE54D12" w14:textId="77777777" w:rsidR="00E30E09" w:rsidRPr="00D1539F" w:rsidRDefault="00E30E09" w:rsidP="004B79E3">
            <w:pPr>
              <w:pStyle w:val="BodyText"/>
              <w:ind w:left="0"/>
              <w:rPr>
                <w:sz w:val="18"/>
                <w:szCs w:val="18"/>
              </w:rPr>
            </w:pPr>
            <w:r>
              <w:rPr>
                <w:sz w:val="18"/>
                <w:szCs w:val="18"/>
              </w:rPr>
              <w:t>N/A</w:t>
            </w:r>
          </w:p>
        </w:tc>
        <w:tc>
          <w:tcPr>
            <w:tcW w:w="789" w:type="dxa"/>
          </w:tcPr>
          <w:p w14:paraId="0CE54D13" w14:textId="77777777" w:rsidR="00E30E09" w:rsidRPr="00D1539F" w:rsidRDefault="00E30E09" w:rsidP="004B79E3">
            <w:pPr>
              <w:pStyle w:val="BodyText"/>
              <w:ind w:left="0"/>
              <w:rPr>
                <w:sz w:val="18"/>
                <w:szCs w:val="18"/>
              </w:rPr>
            </w:pPr>
            <w:r>
              <w:rPr>
                <w:sz w:val="18"/>
                <w:szCs w:val="18"/>
              </w:rPr>
              <w:t>4.2.2</w:t>
            </w:r>
          </w:p>
        </w:tc>
      </w:tr>
      <w:tr w:rsidR="00E30E09" w:rsidRPr="00AD142E" w14:paraId="0CE54D1C" w14:textId="77777777" w:rsidTr="009B1E14">
        <w:trPr>
          <w:trHeight w:val="576"/>
        </w:trPr>
        <w:tc>
          <w:tcPr>
            <w:tcW w:w="1348" w:type="dxa"/>
            <w:noWrap/>
          </w:tcPr>
          <w:p w14:paraId="0CE54D15" w14:textId="77777777" w:rsidR="00E30E09" w:rsidRPr="00485349" w:rsidRDefault="00E30E09" w:rsidP="004B79E3">
            <w:pPr>
              <w:pStyle w:val="BodyText"/>
              <w:ind w:left="0"/>
              <w:rPr>
                <w:rFonts w:cstheme="minorHAnsi"/>
                <w:sz w:val="18"/>
                <w:szCs w:val="18"/>
              </w:rPr>
            </w:pPr>
            <w:r w:rsidRPr="00485349">
              <w:rPr>
                <w:sz w:val="18"/>
                <w:szCs w:val="18"/>
              </w:rPr>
              <w:t>VIOR_3.2.12.1</w:t>
            </w:r>
          </w:p>
        </w:tc>
        <w:tc>
          <w:tcPr>
            <w:tcW w:w="686" w:type="dxa"/>
          </w:tcPr>
          <w:p w14:paraId="0CE54D16"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D17"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Amdocs</w:t>
            </w:r>
          </w:p>
        </w:tc>
        <w:tc>
          <w:tcPr>
            <w:tcW w:w="3811" w:type="dxa"/>
            <w:noWrap/>
          </w:tcPr>
          <w:p w14:paraId="0CE54D18" w14:textId="77777777" w:rsidR="00E30E09" w:rsidRPr="00485349" w:rsidRDefault="00E30E09" w:rsidP="004B79E3">
            <w:pPr>
              <w:pStyle w:val="BodyText"/>
              <w:ind w:left="0"/>
              <w:rPr>
                <w:rFonts w:asciiTheme="minorHAnsi" w:hAnsiTheme="minorHAnsi" w:cstheme="minorHAnsi"/>
                <w:sz w:val="18"/>
                <w:szCs w:val="18"/>
              </w:rPr>
            </w:pPr>
            <w:r w:rsidRPr="00485349">
              <w:rPr>
                <w:rFonts w:ascii="Verdana" w:hAnsi="Verdana"/>
                <w:color w:val="000000"/>
                <w:sz w:val="18"/>
                <w:szCs w:val="18"/>
              </w:rPr>
              <w:t xml:space="preserve">GSMA TD.57 3.12 30.2 </w:t>
            </w:r>
            <w:r w:rsidRPr="00485349">
              <w:rPr>
                <w:rStyle w:val="Emphasis"/>
                <w:rFonts w:ascii="Verdana" w:hAnsi="Verdana"/>
                <w:color w:val="000000"/>
                <w:sz w:val="18"/>
                <w:szCs w:val="18"/>
              </w:rPr>
              <w:t>CallTypeLevel2</w:t>
            </w:r>
            <w:r w:rsidRPr="00485349">
              <w:rPr>
                <w:rFonts w:ascii="Calibri" w:hAnsi="Calibri" w:cs="Calibri"/>
                <w:sz w:val="18"/>
                <w:szCs w:val="18"/>
              </w:rPr>
              <w:t xml:space="preserve"> will be used to capture the QCI value to determine the bearer for inbound roaming records as part of the GSMA standard.</w:t>
            </w:r>
          </w:p>
        </w:tc>
        <w:tc>
          <w:tcPr>
            <w:tcW w:w="945" w:type="dxa"/>
          </w:tcPr>
          <w:p w14:paraId="0CE54D19" w14:textId="77777777" w:rsidR="00E30E09" w:rsidRPr="00D1539F" w:rsidRDefault="00E30E09" w:rsidP="004B79E3">
            <w:pPr>
              <w:pStyle w:val="BodyText"/>
              <w:ind w:left="0"/>
              <w:rPr>
                <w:sz w:val="18"/>
                <w:szCs w:val="18"/>
              </w:rPr>
            </w:pPr>
            <w:r>
              <w:rPr>
                <w:sz w:val="18"/>
                <w:szCs w:val="18"/>
              </w:rPr>
              <w:t xml:space="preserve">APRM </w:t>
            </w:r>
          </w:p>
        </w:tc>
        <w:tc>
          <w:tcPr>
            <w:tcW w:w="1020" w:type="dxa"/>
          </w:tcPr>
          <w:p w14:paraId="0CE54D1A" w14:textId="77777777" w:rsidR="00E30E09" w:rsidRPr="00D1539F" w:rsidRDefault="00E30E09" w:rsidP="004B79E3">
            <w:pPr>
              <w:pStyle w:val="BodyText"/>
              <w:ind w:left="0"/>
              <w:rPr>
                <w:sz w:val="18"/>
                <w:szCs w:val="18"/>
              </w:rPr>
            </w:pPr>
            <w:r>
              <w:rPr>
                <w:sz w:val="18"/>
                <w:szCs w:val="18"/>
              </w:rPr>
              <w:t>N/A</w:t>
            </w:r>
          </w:p>
        </w:tc>
        <w:tc>
          <w:tcPr>
            <w:tcW w:w="789" w:type="dxa"/>
          </w:tcPr>
          <w:p w14:paraId="0CE54D1B" w14:textId="77777777" w:rsidR="00E30E09" w:rsidRPr="00D1539F" w:rsidRDefault="00E30E09" w:rsidP="004B79E3">
            <w:pPr>
              <w:pStyle w:val="BodyText"/>
              <w:ind w:left="0"/>
              <w:rPr>
                <w:sz w:val="18"/>
                <w:szCs w:val="18"/>
              </w:rPr>
            </w:pPr>
            <w:r>
              <w:rPr>
                <w:sz w:val="18"/>
                <w:szCs w:val="18"/>
              </w:rPr>
              <w:t>4.2.2</w:t>
            </w:r>
          </w:p>
        </w:tc>
      </w:tr>
      <w:tr w:rsidR="00E30E09" w:rsidRPr="00AD142E" w14:paraId="0CE54D24" w14:textId="77777777" w:rsidTr="009B1E14">
        <w:trPr>
          <w:trHeight w:val="576"/>
        </w:trPr>
        <w:tc>
          <w:tcPr>
            <w:tcW w:w="1348" w:type="dxa"/>
            <w:noWrap/>
          </w:tcPr>
          <w:p w14:paraId="0CE54D1D" w14:textId="77777777" w:rsidR="00E30E09" w:rsidRPr="00485349" w:rsidRDefault="00E30E09" w:rsidP="004B79E3">
            <w:pPr>
              <w:pStyle w:val="BodyText"/>
              <w:ind w:left="0"/>
              <w:rPr>
                <w:rFonts w:cstheme="minorHAnsi"/>
                <w:sz w:val="18"/>
                <w:szCs w:val="18"/>
              </w:rPr>
            </w:pPr>
            <w:r w:rsidRPr="00485349">
              <w:rPr>
                <w:sz w:val="18"/>
                <w:szCs w:val="18"/>
              </w:rPr>
              <w:t>VIOR_3.2.12.2</w:t>
            </w:r>
          </w:p>
        </w:tc>
        <w:tc>
          <w:tcPr>
            <w:tcW w:w="686" w:type="dxa"/>
          </w:tcPr>
          <w:p w14:paraId="0CE54D1E"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D1F"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Amdocs</w:t>
            </w:r>
          </w:p>
        </w:tc>
        <w:tc>
          <w:tcPr>
            <w:tcW w:w="3811" w:type="dxa"/>
            <w:noWrap/>
          </w:tcPr>
          <w:p w14:paraId="0CE54D20"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 xml:space="preserve">If APN is used, the APN NI field would be used to determine the type of service.  (Service </w:t>
            </w:r>
            <w:r w:rsidRPr="00485349">
              <w:rPr>
                <w:rFonts w:ascii="Calibri" w:hAnsi="Calibri" w:cs="Calibri"/>
                <w:sz w:val="18"/>
                <w:szCs w:val="18"/>
              </w:rPr>
              <w:lastRenderedPageBreak/>
              <w:t>Examples: VoLTE, VoLTE Video, etc.)</w:t>
            </w:r>
          </w:p>
        </w:tc>
        <w:tc>
          <w:tcPr>
            <w:tcW w:w="945" w:type="dxa"/>
          </w:tcPr>
          <w:p w14:paraId="0CE54D21" w14:textId="77777777" w:rsidR="00E30E09" w:rsidRPr="00D1539F" w:rsidRDefault="00E30E09" w:rsidP="004B79E3">
            <w:pPr>
              <w:pStyle w:val="BodyText"/>
              <w:ind w:left="0"/>
              <w:rPr>
                <w:sz w:val="18"/>
                <w:szCs w:val="18"/>
              </w:rPr>
            </w:pPr>
            <w:r>
              <w:rPr>
                <w:sz w:val="18"/>
                <w:szCs w:val="18"/>
              </w:rPr>
              <w:lastRenderedPageBreak/>
              <w:t xml:space="preserve">APRM </w:t>
            </w:r>
          </w:p>
        </w:tc>
        <w:tc>
          <w:tcPr>
            <w:tcW w:w="1020" w:type="dxa"/>
          </w:tcPr>
          <w:p w14:paraId="0CE54D22" w14:textId="77777777" w:rsidR="00E30E09" w:rsidRPr="00D1539F" w:rsidRDefault="00E30E09" w:rsidP="004B79E3">
            <w:pPr>
              <w:pStyle w:val="BodyText"/>
              <w:ind w:left="0"/>
              <w:rPr>
                <w:sz w:val="18"/>
                <w:szCs w:val="18"/>
              </w:rPr>
            </w:pPr>
            <w:r>
              <w:rPr>
                <w:sz w:val="18"/>
                <w:szCs w:val="18"/>
              </w:rPr>
              <w:t>N/A</w:t>
            </w:r>
          </w:p>
        </w:tc>
        <w:tc>
          <w:tcPr>
            <w:tcW w:w="789" w:type="dxa"/>
          </w:tcPr>
          <w:p w14:paraId="0CE54D23" w14:textId="77777777" w:rsidR="00E30E09" w:rsidRPr="00D1539F" w:rsidRDefault="00E30E09" w:rsidP="004B79E3">
            <w:pPr>
              <w:pStyle w:val="BodyText"/>
              <w:ind w:left="0"/>
              <w:rPr>
                <w:sz w:val="18"/>
                <w:szCs w:val="18"/>
              </w:rPr>
            </w:pPr>
            <w:r>
              <w:rPr>
                <w:sz w:val="18"/>
                <w:szCs w:val="18"/>
              </w:rPr>
              <w:t>4.2.2</w:t>
            </w:r>
          </w:p>
        </w:tc>
      </w:tr>
      <w:tr w:rsidR="00E30E09" w:rsidRPr="00AD142E" w14:paraId="0CE54D2C" w14:textId="77777777" w:rsidTr="009B1E14">
        <w:trPr>
          <w:trHeight w:val="576"/>
        </w:trPr>
        <w:tc>
          <w:tcPr>
            <w:tcW w:w="1348" w:type="dxa"/>
            <w:noWrap/>
          </w:tcPr>
          <w:p w14:paraId="0CE54D25" w14:textId="77777777" w:rsidR="00E30E09" w:rsidRPr="00485349" w:rsidRDefault="00E30E09" w:rsidP="004B79E3">
            <w:pPr>
              <w:pStyle w:val="BodyText"/>
              <w:ind w:left="0"/>
              <w:rPr>
                <w:rFonts w:cstheme="minorHAnsi"/>
                <w:sz w:val="18"/>
                <w:szCs w:val="18"/>
              </w:rPr>
            </w:pPr>
            <w:r w:rsidRPr="00485349">
              <w:rPr>
                <w:sz w:val="18"/>
                <w:szCs w:val="18"/>
              </w:rPr>
              <w:lastRenderedPageBreak/>
              <w:t>VIOR_3.2.13</w:t>
            </w:r>
          </w:p>
        </w:tc>
        <w:tc>
          <w:tcPr>
            <w:tcW w:w="686" w:type="dxa"/>
          </w:tcPr>
          <w:p w14:paraId="0CE54D26"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D27"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Amdocs</w:t>
            </w:r>
          </w:p>
        </w:tc>
        <w:tc>
          <w:tcPr>
            <w:tcW w:w="3811" w:type="dxa"/>
            <w:noWrap/>
          </w:tcPr>
          <w:p w14:paraId="0CE54D28"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APRM will be able to support, at a minimum, QCI values 1-9.</w:t>
            </w:r>
          </w:p>
        </w:tc>
        <w:tc>
          <w:tcPr>
            <w:tcW w:w="945" w:type="dxa"/>
          </w:tcPr>
          <w:p w14:paraId="0CE54D29" w14:textId="77777777" w:rsidR="00E30E09" w:rsidRPr="00D1539F" w:rsidRDefault="00E30E09" w:rsidP="004B79E3">
            <w:pPr>
              <w:pStyle w:val="BodyText"/>
              <w:ind w:left="0"/>
              <w:rPr>
                <w:sz w:val="18"/>
                <w:szCs w:val="18"/>
              </w:rPr>
            </w:pPr>
            <w:r>
              <w:rPr>
                <w:sz w:val="18"/>
                <w:szCs w:val="18"/>
              </w:rPr>
              <w:t xml:space="preserve">APRM </w:t>
            </w:r>
          </w:p>
        </w:tc>
        <w:tc>
          <w:tcPr>
            <w:tcW w:w="1020" w:type="dxa"/>
          </w:tcPr>
          <w:p w14:paraId="0CE54D2A" w14:textId="77777777" w:rsidR="00E30E09" w:rsidRPr="00D1539F" w:rsidRDefault="00E30E09" w:rsidP="004B79E3">
            <w:pPr>
              <w:pStyle w:val="BodyText"/>
              <w:ind w:left="0"/>
              <w:rPr>
                <w:sz w:val="18"/>
                <w:szCs w:val="18"/>
              </w:rPr>
            </w:pPr>
            <w:r>
              <w:rPr>
                <w:sz w:val="18"/>
                <w:szCs w:val="18"/>
              </w:rPr>
              <w:t>N/A</w:t>
            </w:r>
          </w:p>
        </w:tc>
        <w:tc>
          <w:tcPr>
            <w:tcW w:w="789" w:type="dxa"/>
          </w:tcPr>
          <w:p w14:paraId="0CE54D2B" w14:textId="77777777" w:rsidR="00E30E09" w:rsidRPr="00D1539F" w:rsidRDefault="00E30E09" w:rsidP="004B79E3">
            <w:pPr>
              <w:pStyle w:val="BodyText"/>
              <w:ind w:left="0"/>
              <w:rPr>
                <w:sz w:val="18"/>
                <w:szCs w:val="18"/>
              </w:rPr>
            </w:pPr>
            <w:r>
              <w:rPr>
                <w:sz w:val="18"/>
                <w:szCs w:val="18"/>
              </w:rPr>
              <w:t>4.2.2</w:t>
            </w:r>
          </w:p>
        </w:tc>
      </w:tr>
      <w:tr w:rsidR="00E30E09" w:rsidRPr="00AD142E" w14:paraId="0CE54D34" w14:textId="77777777" w:rsidTr="009B1E14">
        <w:trPr>
          <w:trHeight w:val="576"/>
        </w:trPr>
        <w:tc>
          <w:tcPr>
            <w:tcW w:w="1348" w:type="dxa"/>
            <w:noWrap/>
          </w:tcPr>
          <w:p w14:paraId="0CE54D2D" w14:textId="77777777" w:rsidR="00E30E09" w:rsidRPr="00485349" w:rsidRDefault="00E30E09" w:rsidP="004B79E3">
            <w:pPr>
              <w:pStyle w:val="BodyText"/>
              <w:ind w:left="0"/>
              <w:rPr>
                <w:rFonts w:cstheme="minorHAnsi"/>
                <w:sz w:val="18"/>
                <w:szCs w:val="18"/>
              </w:rPr>
            </w:pPr>
            <w:r w:rsidRPr="00485349">
              <w:rPr>
                <w:sz w:val="18"/>
                <w:szCs w:val="18"/>
              </w:rPr>
              <w:t>VIOR_3.2.13.1</w:t>
            </w:r>
          </w:p>
        </w:tc>
        <w:tc>
          <w:tcPr>
            <w:tcW w:w="686" w:type="dxa"/>
          </w:tcPr>
          <w:p w14:paraId="0CE54D2E"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D2F"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USCC, Amdocs</w:t>
            </w:r>
          </w:p>
        </w:tc>
        <w:tc>
          <w:tcPr>
            <w:tcW w:w="3811" w:type="dxa"/>
            <w:noWrap/>
          </w:tcPr>
          <w:p w14:paraId="0CE54D30"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QCI mapping will be determined in the design phase for these QCI values.  Example: values 20-29 in the TAP record</w:t>
            </w:r>
          </w:p>
        </w:tc>
        <w:tc>
          <w:tcPr>
            <w:tcW w:w="945" w:type="dxa"/>
          </w:tcPr>
          <w:p w14:paraId="0CE54D31" w14:textId="77777777" w:rsidR="00E30E09" w:rsidRPr="00D1539F" w:rsidRDefault="00E30E09" w:rsidP="004B79E3">
            <w:pPr>
              <w:pStyle w:val="BodyText"/>
              <w:ind w:left="0"/>
              <w:rPr>
                <w:sz w:val="18"/>
                <w:szCs w:val="18"/>
              </w:rPr>
            </w:pPr>
            <w:r>
              <w:rPr>
                <w:sz w:val="18"/>
                <w:szCs w:val="18"/>
              </w:rPr>
              <w:t xml:space="preserve">APRM </w:t>
            </w:r>
          </w:p>
        </w:tc>
        <w:tc>
          <w:tcPr>
            <w:tcW w:w="1020" w:type="dxa"/>
          </w:tcPr>
          <w:p w14:paraId="0CE54D32" w14:textId="77777777" w:rsidR="00E30E09" w:rsidRPr="00D1539F" w:rsidRDefault="00E30E09" w:rsidP="004B79E3">
            <w:pPr>
              <w:pStyle w:val="BodyText"/>
              <w:ind w:left="0"/>
              <w:rPr>
                <w:sz w:val="18"/>
                <w:szCs w:val="18"/>
              </w:rPr>
            </w:pPr>
            <w:r>
              <w:rPr>
                <w:sz w:val="18"/>
                <w:szCs w:val="18"/>
              </w:rPr>
              <w:t>N/A</w:t>
            </w:r>
          </w:p>
        </w:tc>
        <w:tc>
          <w:tcPr>
            <w:tcW w:w="789" w:type="dxa"/>
          </w:tcPr>
          <w:p w14:paraId="0CE54D33" w14:textId="77777777" w:rsidR="00E30E09" w:rsidRPr="00D1539F" w:rsidRDefault="00E30E09" w:rsidP="004B79E3">
            <w:pPr>
              <w:pStyle w:val="BodyText"/>
              <w:ind w:left="0"/>
              <w:rPr>
                <w:sz w:val="18"/>
                <w:szCs w:val="18"/>
              </w:rPr>
            </w:pPr>
            <w:r>
              <w:rPr>
                <w:sz w:val="18"/>
                <w:szCs w:val="18"/>
              </w:rPr>
              <w:t>4.2.2</w:t>
            </w:r>
          </w:p>
        </w:tc>
      </w:tr>
      <w:tr w:rsidR="00E30E09" w:rsidRPr="00AD142E" w14:paraId="0CE54D3E" w14:textId="77777777" w:rsidTr="009B1E14">
        <w:trPr>
          <w:trHeight w:val="576"/>
        </w:trPr>
        <w:tc>
          <w:tcPr>
            <w:tcW w:w="1348" w:type="dxa"/>
            <w:noWrap/>
          </w:tcPr>
          <w:p w14:paraId="0CE54D35" w14:textId="77777777" w:rsidR="00E30E09" w:rsidRPr="00485349" w:rsidRDefault="00E30E09" w:rsidP="004B79E3">
            <w:pPr>
              <w:pStyle w:val="BodyText"/>
              <w:ind w:left="0"/>
              <w:rPr>
                <w:rFonts w:cstheme="minorHAnsi"/>
                <w:sz w:val="18"/>
                <w:szCs w:val="18"/>
              </w:rPr>
            </w:pPr>
            <w:r w:rsidRPr="00485349">
              <w:rPr>
                <w:sz w:val="18"/>
                <w:szCs w:val="18"/>
              </w:rPr>
              <w:t>VIOR_3.2.13.A</w:t>
            </w:r>
          </w:p>
        </w:tc>
        <w:tc>
          <w:tcPr>
            <w:tcW w:w="686" w:type="dxa"/>
          </w:tcPr>
          <w:p w14:paraId="0CE54D36"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D37"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USCC, Amdocs</w:t>
            </w:r>
          </w:p>
        </w:tc>
        <w:tc>
          <w:tcPr>
            <w:tcW w:w="3811" w:type="dxa"/>
            <w:noWrap/>
          </w:tcPr>
          <w:p w14:paraId="0CE54D38" w14:textId="77777777" w:rsidR="00E30E09" w:rsidRPr="00485349" w:rsidRDefault="00E30E09" w:rsidP="004B79E3">
            <w:pPr>
              <w:pStyle w:val="ListParagraph"/>
              <w:ind w:left="0"/>
              <w:rPr>
                <w:rFonts w:cstheme="minorHAnsi"/>
                <w:sz w:val="18"/>
                <w:szCs w:val="18"/>
              </w:rPr>
            </w:pPr>
            <w:r w:rsidRPr="00485349">
              <w:rPr>
                <w:sz w:val="18"/>
                <w:szCs w:val="18"/>
              </w:rPr>
              <w:t xml:space="preserve">APRM </w:t>
            </w:r>
            <w:r w:rsidRPr="00485349">
              <w:rPr>
                <w:rFonts w:cstheme="minorHAnsi"/>
                <w:sz w:val="18"/>
                <w:szCs w:val="18"/>
              </w:rPr>
              <w:t xml:space="preserve">will support a common set APN values based on industry standards. </w:t>
            </w:r>
          </w:p>
          <w:p w14:paraId="0CE54D39" w14:textId="77777777" w:rsidR="00E30E09" w:rsidRPr="00485349" w:rsidRDefault="00E30E09" w:rsidP="004B79E3">
            <w:pPr>
              <w:pStyle w:val="ListParagraph"/>
              <w:ind w:left="0"/>
              <w:rPr>
                <w:rFonts w:cstheme="minorHAnsi"/>
                <w:sz w:val="18"/>
                <w:szCs w:val="18"/>
              </w:rPr>
            </w:pPr>
          </w:p>
          <w:p w14:paraId="0CE54D3A" w14:textId="77777777" w:rsidR="00E30E09" w:rsidRPr="00485349" w:rsidRDefault="00E30E09" w:rsidP="004B79E3">
            <w:pPr>
              <w:pStyle w:val="BodyText"/>
              <w:ind w:left="0"/>
              <w:rPr>
                <w:rFonts w:asciiTheme="minorHAnsi" w:hAnsiTheme="minorHAnsi" w:cstheme="minorHAnsi"/>
                <w:sz w:val="18"/>
                <w:szCs w:val="18"/>
              </w:rPr>
            </w:pPr>
            <w:r w:rsidRPr="00485349">
              <w:rPr>
                <w:rFonts w:cstheme="minorHAnsi"/>
                <w:sz w:val="18"/>
                <w:szCs w:val="18"/>
              </w:rPr>
              <w:t>Note: List to be determined in design.</w:t>
            </w:r>
          </w:p>
        </w:tc>
        <w:tc>
          <w:tcPr>
            <w:tcW w:w="945" w:type="dxa"/>
          </w:tcPr>
          <w:p w14:paraId="0CE54D3B" w14:textId="77777777" w:rsidR="00E30E09" w:rsidRPr="00D1539F" w:rsidRDefault="00E30E09" w:rsidP="004B79E3">
            <w:pPr>
              <w:pStyle w:val="BodyText"/>
              <w:ind w:left="0"/>
              <w:rPr>
                <w:sz w:val="18"/>
                <w:szCs w:val="18"/>
              </w:rPr>
            </w:pPr>
            <w:r>
              <w:rPr>
                <w:sz w:val="18"/>
                <w:szCs w:val="18"/>
              </w:rPr>
              <w:t xml:space="preserve">APRM </w:t>
            </w:r>
          </w:p>
        </w:tc>
        <w:tc>
          <w:tcPr>
            <w:tcW w:w="1020" w:type="dxa"/>
          </w:tcPr>
          <w:p w14:paraId="0CE54D3C" w14:textId="77777777" w:rsidR="00E30E09" w:rsidRPr="00D1539F" w:rsidRDefault="00E30E09" w:rsidP="004B79E3">
            <w:pPr>
              <w:pStyle w:val="BodyText"/>
              <w:ind w:left="0"/>
              <w:rPr>
                <w:sz w:val="18"/>
                <w:szCs w:val="18"/>
              </w:rPr>
            </w:pPr>
            <w:r>
              <w:rPr>
                <w:sz w:val="18"/>
                <w:szCs w:val="18"/>
              </w:rPr>
              <w:t>N/A</w:t>
            </w:r>
          </w:p>
        </w:tc>
        <w:tc>
          <w:tcPr>
            <w:tcW w:w="789" w:type="dxa"/>
          </w:tcPr>
          <w:p w14:paraId="0CE54D3D" w14:textId="77777777" w:rsidR="00E30E09" w:rsidRPr="00D1539F" w:rsidRDefault="00E30E09" w:rsidP="004B79E3">
            <w:pPr>
              <w:pStyle w:val="BodyText"/>
              <w:ind w:left="0"/>
              <w:rPr>
                <w:sz w:val="18"/>
                <w:szCs w:val="18"/>
              </w:rPr>
            </w:pPr>
            <w:r>
              <w:rPr>
                <w:sz w:val="18"/>
                <w:szCs w:val="18"/>
              </w:rPr>
              <w:t>4.2.2</w:t>
            </w:r>
          </w:p>
        </w:tc>
      </w:tr>
      <w:tr w:rsidR="00E30E09" w:rsidRPr="00AD142E" w14:paraId="0CE54D46" w14:textId="77777777" w:rsidTr="009B1E14">
        <w:trPr>
          <w:trHeight w:val="576"/>
        </w:trPr>
        <w:tc>
          <w:tcPr>
            <w:tcW w:w="1348" w:type="dxa"/>
            <w:noWrap/>
          </w:tcPr>
          <w:p w14:paraId="0CE54D3F" w14:textId="77777777" w:rsidR="00E30E09" w:rsidRPr="00485349" w:rsidRDefault="00E30E09" w:rsidP="004B79E3">
            <w:pPr>
              <w:pStyle w:val="BodyText"/>
              <w:ind w:left="0"/>
              <w:rPr>
                <w:rFonts w:cstheme="minorHAnsi"/>
                <w:sz w:val="18"/>
                <w:szCs w:val="18"/>
              </w:rPr>
            </w:pPr>
            <w:r w:rsidRPr="00485349">
              <w:rPr>
                <w:sz w:val="18"/>
                <w:szCs w:val="18"/>
              </w:rPr>
              <w:t>VIOR_3.2.13.A.1</w:t>
            </w:r>
          </w:p>
        </w:tc>
        <w:tc>
          <w:tcPr>
            <w:tcW w:w="686" w:type="dxa"/>
          </w:tcPr>
          <w:p w14:paraId="0CE54D40"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D41"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USCC, Amdocs</w:t>
            </w:r>
          </w:p>
        </w:tc>
        <w:tc>
          <w:tcPr>
            <w:tcW w:w="3811" w:type="dxa"/>
            <w:noWrap/>
          </w:tcPr>
          <w:p w14:paraId="0CE54D42"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 xml:space="preserve">APN mapping will be determined in the design phase. </w:t>
            </w:r>
          </w:p>
        </w:tc>
        <w:tc>
          <w:tcPr>
            <w:tcW w:w="945" w:type="dxa"/>
          </w:tcPr>
          <w:p w14:paraId="0CE54D43" w14:textId="77777777" w:rsidR="00E30E09" w:rsidRPr="00D1539F" w:rsidRDefault="00E30E09" w:rsidP="004B79E3">
            <w:pPr>
              <w:pStyle w:val="BodyText"/>
              <w:ind w:left="0"/>
              <w:rPr>
                <w:sz w:val="18"/>
                <w:szCs w:val="18"/>
              </w:rPr>
            </w:pPr>
            <w:r>
              <w:rPr>
                <w:sz w:val="18"/>
                <w:szCs w:val="18"/>
              </w:rPr>
              <w:t xml:space="preserve">APRM </w:t>
            </w:r>
          </w:p>
        </w:tc>
        <w:tc>
          <w:tcPr>
            <w:tcW w:w="1020" w:type="dxa"/>
          </w:tcPr>
          <w:p w14:paraId="0CE54D44" w14:textId="77777777" w:rsidR="00E30E09" w:rsidRPr="00D1539F" w:rsidRDefault="00E30E09" w:rsidP="004B79E3">
            <w:pPr>
              <w:pStyle w:val="BodyText"/>
              <w:ind w:left="0"/>
              <w:rPr>
                <w:sz w:val="18"/>
                <w:szCs w:val="18"/>
              </w:rPr>
            </w:pPr>
            <w:r>
              <w:rPr>
                <w:sz w:val="18"/>
                <w:szCs w:val="18"/>
              </w:rPr>
              <w:t>N/A</w:t>
            </w:r>
          </w:p>
        </w:tc>
        <w:tc>
          <w:tcPr>
            <w:tcW w:w="789" w:type="dxa"/>
          </w:tcPr>
          <w:p w14:paraId="0CE54D45" w14:textId="77777777" w:rsidR="00E30E09" w:rsidRPr="00D1539F" w:rsidRDefault="00E30E09" w:rsidP="004B79E3">
            <w:pPr>
              <w:pStyle w:val="BodyText"/>
              <w:ind w:left="0"/>
              <w:rPr>
                <w:sz w:val="18"/>
                <w:szCs w:val="18"/>
              </w:rPr>
            </w:pPr>
            <w:r>
              <w:rPr>
                <w:sz w:val="18"/>
                <w:szCs w:val="18"/>
              </w:rPr>
              <w:t>4.2.2</w:t>
            </w:r>
          </w:p>
        </w:tc>
      </w:tr>
      <w:tr w:rsidR="00E30E09" w:rsidRPr="00AD142E" w14:paraId="0CE54D4E" w14:textId="77777777" w:rsidTr="009B1E14">
        <w:trPr>
          <w:trHeight w:val="576"/>
        </w:trPr>
        <w:tc>
          <w:tcPr>
            <w:tcW w:w="1348" w:type="dxa"/>
            <w:noWrap/>
          </w:tcPr>
          <w:p w14:paraId="0CE54D47" w14:textId="77777777" w:rsidR="00E30E09" w:rsidRPr="00485349" w:rsidRDefault="00E30E09" w:rsidP="004B79E3">
            <w:pPr>
              <w:pStyle w:val="BodyText"/>
              <w:ind w:left="0"/>
              <w:rPr>
                <w:rFonts w:cstheme="minorHAnsi"/>
                <w:sz w:val="18"/>
                <w:szCs w:val="18"/>
              </w:rPr>
            </w:pPr>
            <w:r w:rsidRPr="00485349">
              <w:rPr>
                <w:sz w:val="18"/>
                <w:szCs w:val="18"/>
              </w:rPr>
              <w:t>VIOR_3.2.14</w:t>
            </w:r>
          </w:p>
        </w:tc>
        <w:tc>
          <w:tcPr>
            <w:tcW w:w="686" w:type="dxa"/>
          </w:tcPr>
          <w:p w14:paraId="0CE54D48"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D49"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Amdocs</w:t>
            </w:r>
          </w:p>
        </w:tc>
        <w:tc>
          <w:tcPr>
            <w:tcW w:w="3811" w:type="dxa"/>
            <w:noWrap/>
          </w:tcPr>
          <w:p w14:paraId="0CE54D4A"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APRM will be able to rate VoLTE inbound roaming data usage records.</w:t>
            </w:r>
          </w:p>
        </w:tc>
        <w:tc>
          <w:tcPr>
            <w:tcW w:w="945" w:type="dxa"/>
          </w:tcPr>
          <w:p w14:paraId="0CE54D4B" w14:textId="77777777" w:rsidR="00E30E09" w:rsidRPr="00D1539F" w:rsidRDefault="00E30E09" w:rsidP="004B79E3">
            <w:pPr>
              <w:pStyle w:val="BodyText"/>
              <w:ind w:left="0"/>
              <w:rPr>
                <w:sz w:val="18"/>
                <w:szCs w:val="18"/>
              </w:rPr>
            </w:pPr>
            <w:r>
              <w:rPr>
                <w:sz w:val="18"/>
                <w:szCs w:val="18"/>
              </w:rPr>
              <w:t xml:space="preserve">APRM </w:t>
            </w:r>
          </w:p>
        </w:tc>
        <w:tc>
          <w:tcPr>
            <w:tcW w:w="1020" w:type="dxa"/>
          </w:tcPr>
          <w:p w14:paraId="0CE54D4C" w14:textId="77777777" w:rsidR="00E30E09" w:rsidRPr="00D1539F" w:rsidRDefault="00E30E09" w:rsidP="004B79E3">
            <w:pPr>
              <w:pStyle w:val="BodyText"/>
              <w:ind w:left="0"/>
              <w:rPr>
                <w:sz w:val="18"/>
                <w:szCs w:val="18"/>
              </w:rPr>
            </w:pPr>
            <w:r>
              <w:rPr>
                <w:sz w:val="18"/>
                <w:szCs w:val="18"/>
              </w:rPr>
              <w:t>N/A</w:t>
            </w:r>
          </w:p>
        </w:tc>
        <w:tc>
          <w:tcPr>
            <w:tcW w:w="789" w:type="dxa"/>
          </w:tcPr>
          <w:p w14:paraId="0CE54D4D" w14:textId="77777777" w:rsidR="00E30E09" w:rsidRPr="00D1539F" w:rsidRDefault="00E30E09" w:rsidP="004B79E3">
            <w:pPr>
              <w:pStyle w:val="BodyText"/>
              <w:ind w:left="0"/>
              <w:rPr>
                <w:sz w:val="18"/>
                <w:szCs w:val="18"/>
              </w:rPr>
            </w:pPr>
            <w:r>
              <w:rPr>
                <w:sz w:val="18"/>
                <w:szCs w:val="18"/>
              </w:rPr>
              <w:t>4.2.2</w:t>
            </w:r>
          </w:p>
        </w:tc>
      </w:tr>
      <w:tr w:rsidR="00E30E09" w:rsidRPr="00AD142E" w14:paraId="0CE54D56" w14:textId="77777777" w:rsidTr="009B1E14">
        <w:trPr>
          <w:trHeight w:val="576"/>
        </w:trPr>
        <w:tc>
          <w:tcPr>
            <w:tcW w:w="1348" w:type="dxa"/>
            <w:noWrap/>
          </w:tcPr>
          <w:p w14:paraId="0CE54D4F" w14:textId="77777777" w:rsidR="00E30E09" w:rsidRPr="00485349" w:rsidRDefault="00E30E09" w:rsidP="004B79E3">
            <w:pPr>
              <w:pStyle w:val="BodyText"/>
              <w:ind w:left="0"/>
              <w:rPr>
                <w:rFonts w:cstheme="minorHAnsi"/>
                <w:sz w:val="18"/>
                <w:szCs w:val="18"/>
              </w:rPr>
            </w:pPr>
            <w:r w:rsidRPr="00485349">
              <w:rPr>
                <w:sz w:val="18"/>
                <w:szCs w:val="18"/>
              </w:rPr>
              <w:t>VIOR_3.2.15</w:t>
            </w:r>
          </w:p>
        </w:tc>
        <w:tc>
          <w:tcPr>
            <w:tcW w:w="686" w:type="dxa"/>
          </w:tcPr>
          <w:p w14:paraId="0CE54D50"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D51"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Admocs</w:t>
            </w:r>
          </w:p>
        </w:tc>
        <w:tc>
          <w:tcPr>
            <w:tcW w:w="3811" w:type="dxa"/>
            <w:noWrap/>
          </w:tcPr>
          <w:p w14:paraId="0CE54D52"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APRM will be able to rate differently based on the QCI and APN value in the usage record.</w:t>
            </w:r>
          </w:p>
        </w:tc>
        <w:tc>
          <w:tcPr>
            <w:tcW w:w="945" w:type="dxa"/>
          </w:tcPr>
          <w:p w14:paraId="0CE54D53" w14:textId="77777777" w:rsidR="00E30E09" w:rsidRPr="00D1539F" w:rsidRDefault="00E30E09" w:rsidP="004B79E3">
            <w:pPr>
              <w:pStyle w:val="BodyText"/>
              <w:ind w:left="0"/>
              <w:rPr>
                <w:sz w:val="18"/>
                <w:szCs w:val="18"/>
              </w:rPr>
            </w:pPr>
            <w:r>
              <w:rPr>
                <w:sz w:val="18"/>
                <w:szCs w:val="18"/>
              </w:rPr>
              <w:t xml:space="preserve">APRM </w:t>
            </w:r>
          </w:p>
        </w:tc>
        <w:tc>
          <w:tcPr>
            <w:tcW w:w="1020" w:type="dxa"/>
          </w:tcPr>
          <w:p w14:paraId="0CE54D54" w14:textId="77777777" w:rsidR="00E30E09" w:rsidRPr="00D1539F" w:rsidRDefault="00E30E09" w:rsidP="004B79E3">
            <w:pPr>
              <w:pStyle w:val="BodyText"/>
              <w:ind w:left="0"/>
              <w:rPr>
                <w:sz w:val="18"/>
                <w:szCs w:val="18"/>
              </w:rPr>
            </w:pPr>
            <w:r>
              <w:rPr>
                <w:sz w:val="18"/>
                <w:szCs w:val="18"/>
              </w:rPr>
              <w:t>N/A</w:t>
            </w:r>
          </w:p>
        </w:tc>
        <w:tc>
          <w:tcPr>
            <w:tcW w:w="789" w:type="dxa"/>
          </w:tcPr>
          <w:p w14:paraId="0CE54D55" w14:textId="77777777" w:rsidR="00E30E09" w:rsidRPr="00D1539F" w:rsidRDefault="00E30E09" w:rsidP="004B79E3">
            <w:pPr>
              <w:pStyle w:val="BodyText"/>
              <w:ind w:left="0"/>
              <w:rPr>
                <w:sz w:val="18"/>
                <w:szCs w:val="18"/>
              </w:rPr>
            </w:pPr>
            <w:r>
              <w:rPr>
                <w:sz w:val="18"/>
                <w:szCs w:val="18"/>
              </w:rPr>
              <w:t>4.2.2</w:t>
            </w:r>
          </w:p>
        </w:tc>
      </w:tr>
      <w:tr w:rsidR="00E30E09" w:rsidRPr="00AD142E" w14:paraId="0CE54D5E" w14:textId="77777777" w:rsidTr="009B1E14">
        <w:trPr>
          <w:trHeight w:val="576"/>
        </w:trPr>
        <w:tc>
          <w:tcPr>
            <w:tcW w:w="1348" w:type="dxa"/>
            <w:noWrap/>
          </w:tcPr>
          <w:p w14:paraId="0CE54D57" w14:textId="77777777" w:rsidR="00E30E09" w:rsidRPr="00485349" w:rsidRDefault="00E30E09" w:rsidP="00DE110C">
            <w:pPr>
              <w:pStyle w:val="BodyText"/>
              <w:ind w:left="0"/>
              <w:rPr>
                <w:rFonts w:cstheme="minorHAnsi"/>
                <w:sz w:val="18"/>
                <w:szCs w:val="18"/>
              </w:rPr>
            </w:pPr>
            <w:r w:rsidRPr="00485349">
              <w:rPr>
                <w:sz w:val="18"/>
                <w:szCs w:val="18"/>
              </w:rPr>
              <w:t>VIOR_3.2.16</w:t>
            </w:r>
          </w:p>
        </w:tc>
        <w:tc>
          <w:tcPr>
            <w:tcW w:w="686" w:type="dxa"/>
          </w:tcPr>
          <w:p w14:paraId="0CE54D58" w14:textId="77777777" w:rsidR="00E30E09" w:rsidRPr="00485349" w:rsidRDefault="00E30E09" w:rsidP="00DE110C">
            <w:pPr>
              <w:pStyle w:val="BodyText"/>
              <w:ind w:left="0"/>
              <w:rPr>
                <w:rFonts w:cstheme="minorHAnsi"/>
                <w:sz w:val="18"/>
                <w:szCs w:val="18"/>
              </w:rPr>
            </w:pPr>
            <w:r w:rsidRPr="00485349">
              <w:rPr>
                <w:rFonts w:ascii="Calibri" w:hAnsi="Calibri" w:cs="Calibri"/>
                <w:sz w:val="18"/>
                <w:szCs w:val="18"/>
              </w:rPr>
              <w:t>P0</w:t>
            </w:r>
          </w:p>
        </w:tc>
        <w:tc>
          <w:tcPr>
            <w:tcW w:w="1287" w:type="dxa"/>
          </w:tcPr>
          <w:p w14:paraId="0CE54D59" w14:textId="77777777" w:rsidR="00E30E09" w:rsidRPr="00485349" w:rsidRDefault="00E30E09" w:rsidP="00DE110C">
            <w:pPr>
              <w:pStyle w:val="BodyText"/>
              <w:ind w:left="0"/>
              <w:rPr>
                <w:rFonts w:asciiTheme="minorHAnsi" w:hAnsiTheme="minorHAnsi" w:cstheme="minorHAnsi"/>
                <w:sz w:val="18"/>
                <w:szCs w:val="18"/>
              </w:rPr>
            </w:pPr>
            <w:r w:rsidRPr="00485349">
              <w:rPr>
                <w:rFonts w:ascii="Calibri" w:hAnsi="Calibri" w:cs="Calibri"/>
                <w:sz w:val="18"/>
                <w:szCs w:val="18"/>
              </w:rPr>
              <w:t>Amdocs</w:t>
            </w:r>
          </w:p>
        </w:tc>
        <w:tc>
          <w:tcPr>
            <w:tcW w:w="3811" w:type="dxa"/>
            <w:noWrap/>
          </w:tcPr>
          <w:p w14:paraId="0CE54D5A" w14:textId="77777777" w:rsidR="00E30E09" w:rsidRPr="00485349" w:rsidRDefault="00E30E09" w:rsidP="00DE110C">
            <w:pPr>
              <w:pStyle w:val="BodyText"/>
              <w:ind w:left="0"/>
              <w:rPr>
                <w:rFonts w:asciiTheme="minorHAnsi" w:hAnsiTheme="minorHAnsi" w:cstheme="minorHAnsi"/>
                <w:sz w:val="18"/>
                <w:szCs w:val="18"/>
              </w:rPr>
            </w:pPr>
            <w:r w:rsidRPr="00485349">
              <w:rPr>
                <w:rFonts w:ascii="Calibri" w:hAnsi="Calibri" w:cs="Calibri"/>
                <w:sz w:val="18"/>
                <w:szCs w:val="18"/>
              </w:rPr>
              <w:t>VoLTE inbound roaming services will be included and uniquely identifiable in the LTE roaming accumulation table; as designed in the LTE Roaming project.  (APRM)</w:t>
            </w:r>
          </w:p>
        </w:tc>
        <w:tc>
          <w:tcPr>
            <w:tcW w:w="945" w:type="dxa"/>
          </w:tcPr>
          <w:p w14:paraId="0CE54D5B" w14:textId="77777777" w:rsidR="00E30E09" w:rsidRPr="00D1539F" w:rsidRDefault="00E30E09" w:rsidP="00DE110C">
            <w:pPr>
              <w:pStyle w:val="BodyText"/>
              <w:ind w:left="0"/>
              <w:rPr>
                <w:sz w:val="18"/>
                <w:szCs w:val="18"/>
              </w:rPr>
            </w:pPr>
            <w:r>
              <w:rPr>
                <w:sz w:val="18"/>
                <w:szCs w:val="18"/>
              </w:rPr>
              <w:t xml:space="preserve">APRM </w:t>
            </w:r>
          </w:p>
        </w:tc>
        <w:tc>
          <w:tcPr>
            <w:tcW w:w="1020" w:type="dxa"/>
          </w:tcPr>
          <w:p w14:paraId="0CE54D5C" w14:textId="77777777" w:rsidR="00E30E09" w:rsidRPr="00D1539F" w:rsidRDefault="00E30E09" w:rsidP="00DE110C">
            <w:pPr>
              <w:pStyle w:val="BodyText"/>
              <w:ind w:left="0"/>
              <w:rPr>
                <w:sz w:val="18"/>
                <w:szCs w:val="18"/>
              </w:rPr>
            </w:pPr>
            <w:r>
              <w:rPr>
                <w:sz w:val="18"/>
                <w:szCs w:val="18"/>
              </w:rPr>
              <w:t>N/A</w:t>
            </w:r>
          </w:p>
        </w:tc>
        <w:tc>
          <w:tcPr>
            <w:tcW w:w="789" w:type="dxa"/>
          </w:tcPr>
          <w:p w14:paraId="0CE54D5D" w14:textId="77777777" w:rsidR="00E30E09" w:rsidRPr="00D1539F" w:rsidRDefault="00E30E09" w:rsidP="00DE110C">
            <w:pPr>
              <w:pStyle w:val="BodyText"/>
              <w:ind w:left="0"/>
              <w:rPr>
                <w:sz w:val="18"/>
                <w:szCs w:val="18"/>
              </w:rPr>
            </w:pPr>
            <w:r>
              <w:rPr>
                <w:sz w:val="18"/>
                <w:szCs w:val="18"/>
              </w:rPr>
              <w:t>4.2.2</w:t>
            </w:r>
          </w:p>
        </w:tc>
      </w:tr>
      <w:tr w:rsidR="00E30E09" w:rsidRPr="00AD142E" w14:paraId="0CE54D66" w14:textId="77777777" w:rsidTr="009B1E14">
        <w:trPr>
          <w:trHeight w:val="576"/>
        </w:trPr>
        <w:tc>
          <w:tcPr>
            <w:tcW w:w="1348" w:type="dxa"/>
            <w:noWrap/>
          </w:tcPr>
          <w:p w14:paraId="0CE54D5F" w14:textId="77777777" w:rsidR="00E30E09" w:rsidRPr="00485349" w:rsidRDefault="00E30E09" w:rsidP="00DE110C">
            <w:pPr>
              <w:pStyle w:val="BodyText"/>
              <w:ind w:left="0"/>
              <w:rPr>
                <w:rFonts w:cstheme="minorHAnsi"/>
                <w:sz w:val="18"/>
                <w:szCs w:val="18"/>
              </w:rPr>
            </w:pPr>
            <w:r w:rsidRPr="00485349">
              <w:rPr>
                <w:sz w:val="18"/>
                <w:szCs w:val="18"/>
              </w:rPr>
              <w:t>VIOR_3.2.17</w:t>
            </w:r>
          </w:p>
        </w:tc>
        <w:tc>
          <w:tcPr>
            <w:tcW w:w="686" w:type="dxa"/>
          </w:tcPr>
          <w:p w14:paraId="0CE54D60" w14:textId="77777777" w:rsidR="00E30E09" w:rsidRPr="00485349" w:rsidRDefault="00E30E09" w:rsidP="00DE110C">
            <w:pPr>
              <w:pStyle w:val="BodyText"/>
              <w:ind w:left="0"/>
              <w:rPr>
                <w:rFonts w:cstheme="minorHAnsi"/>
                <w:sz w:val="18"/>
                <w:szCs w:val="18"/>
              </w:rPr>
            </w:pPr>
            <w:r w:rsidRPr="00485349">
              <w:rPr>
                <w:rFonts w:ascii="Calibri" w:hAnsi="Calibri" w:cs="Calibri"/>
                <w:sz w:val="18"/>
                <w:szCs w:val="18"/>
              </w:rPr>
              <w:t>P0</w:t>
            </w:r>
          </w:p>
        </w:tc>
        <w:tc>
          <w:tcPr>
            <w:tcW w:w="1287" w:type="dxa"/>
          </w:tcPr>
          <w:p w14:paraId="0CE54D61" w14:textId="77777777" w:rsidR="00E30E09" w:rsidRPr="00485349" w:rsidRDefault="00E30E09" w:rsidP="00DE110C">
            <w:pPr>
              <w:pStyle w:val="BodyText"/>
              <w:ind w:left="0"/>
              <w:rPr>
                <w:rFonts w:asciiTheme="minorHAnsi" w:hAnsiTheme="minorHAnsi" w:cstheme="minorHAnsi"/>
                <w:sz w:val="18"/>
                <w:szCs w:val="18"/>
              </w:rPr>
            </w:pPr>
            <w:r w:rsidRPr="00485349">
              <w:rPr>
                <w:rFonts w:ascii="Calibri" w:hAnsi="Calibri" w:cs="Calibri"/>
                <w:sz w:val="18"/>
                <w:szCs w:val="18"/>
              </w:rPr>
              <w:t>Amdocs</w:t>
            </w:r>
          </w:p>
        </w:tc>
        <w:tc>
          <w:tcPr>
            <w:tcW w:w="3811" w:type="dxa"/>
            <w:noWrap/>
          </w:tcPr>
          <w:p w14:paraId="0CE54D62" w14:textId="77777777" w:rsidR="00E30E09" w:rsidRPr="00485349" w:rsidRDefault="00E30E09" w:rsidP="00DE110C">
            <w:pPr>
              <w:pStyle w:val="BodyText"/>
              <w:ind w:left="0"/>
              <w:rPr>
                <w:rFonts w:asciiTheme="minorHAnsi" w:hAnsiTheme="minorHAnsi" w:cstheme="minorHAnsi"/>
                <w:sz w:val="18"/>
                <w:szCs w:val="18"/>
              </w:rPr>
            </w:pPr>
            <w:r w:rsidRPr="00485349">
              <w:rPr>
                <w:rFonts w:ascii="Calibri" w:hAnsi="Calibri" w:cs="Calibri"/>
                <w:sz w:val="18"/>
                <w:szCs w:val="18"/>
              </w:rPr>
              <w:t>Unique general ledger accounts will be used for VoLTE inbound roaming.</w:t>
            </w:r>
          </w:p>
        </w:tc>
        <w:tc>
          <w:tcPr>
            <w:tcW w:w="945" w:type="dxa"/>
          </w:tcPr>
          <w:p w14:paraId="0CE54D63" w14:textId="77777777" w:rsidR="00E30E09" w:rsidRPr="00D1539F" w:rsidRDefault="00E30E09" w:rsidP="00DE110C">
            <w:pPr>
              <w:pStyle w:val="BodyText"/>
              <w:ind w:left="0"/>
              <w:rPr>
                <w:sz w:val="18"/>
                <w:szCs w:val="18"/>
              </w:rPr>
            </w:pPr>
            <w:r>
              <w:rPr>
                <w:sz w:val="18"/>
                <w:szCs w:val="18"/>
              </w:rPr>
              <w:t xml:space="preserve">APRM </w:t>
            </w:r>
          </w:p>
        </w:tc>
        <w:tc>
          <w:tcPr>
            <w:tcW w:w="1020" w:type="dxa"/>
          </w:tcPr>
          <w:p w14:paraId="0CE54D64" w14:textId="77777777" w:rsidR="00E30E09" w:rsidRPr="00D1539F" w:rsidRDefault="00E30E09" w:rsidP="00DE110C">
            <w:pPr>
              <w:pStyle w:val="BodyText"/>
              <w:ind w:left="0"/>
              <w:rPr>
                <w:sz w:val="18"/>
                <w:szCs w:val="18"/>
              </w:rPr>
            </w:pPr>
            <w:r>
              <w:rPr>
                <w:sz w:val="18"/>
                <w:szCs w:val="18"/>
              </w:rPr>
              <w:t>N/A</w:t>
            </w:r>
          </w:p>
        </w:tc>
        <w:tc>
          <w:tcPr>
            <w:tcW w:w="789" w:type="dxa"/>
          </w:tcPr>
          <w:p w14:paraId="0CE54D65" w14:textId="77777777" w:rsidR="00E30E09" w:rsidRPr="00D1539F" w:rsidRDefault="00E30E09" w:rsidP="00DE110C">
            <w:pPr>
              <w:pStyle w:val="BodyText"/>
              <w:ind w:left="0"/>
              <w:rPr>
                <w:sz w:val="18"/>
                <w:szCs w:val="18"/>
              </w:rPr>
            </w:pPr>
            <w:r>
              <w:rPr>
                <w:sz w:val="18"/>
                <w:szCs w:val="18"/>
              </w:rPr>
              <w:t>4.2.3</w:t>
            </w:r>
          </w:p>
        </w:tc>
      </w:tr>
      <w:tr w:rsidR="00E30E09" w:rsidRPr="00AD142E" w14:paraId="0CE54D6E" w14:textId="77777777" w:rsidTr="009B1E14">
        <w:trPr>
          <w:trHeight w:val="576"/>
        </w:trPr>
        <w:tc>
          <w:tcPr>
            <w:tcW w:w="1348" w:type="dxa"/>
            <w:noWrap/>
          </w:tcPr>
          <w:p w14:paraId="0CE54D67" w14:textId="77777777" w:rsidR="00E30E09" w:rsidRPr="00485349" w:rsidRDefault="00E30E09" w:rsidP="00DE110C">
            <w:pPr>
              <w:pStyle w:val="BodyText"/>
              <w:ind w:left="0"/>
              <w:rPr>
                <w:rFonts w:cstheme="minorHAnsi"/>
                <w:sz w:val="18"/>
                <w:szCs w:val="18"/>
              </w:rPr>
            </w:pPr>
            <w:r w:rsidRPr="00485349">
              <w:rPr>
                <w:sz w:val="18"/>
                <w:szCs w:val="18"/>
              </w:rPr>
              <w:t>VIOR_3.2.17.1</w:t>
            </w:r>
          </w:p>
        </w:tc>
        <w:tc>
          <w:tcPr>
            <w:tcW w:w="686" w:type="dxa"/>
          </w:tcPr>
          <w:p w14:paraId="0CE54D68" w14:textId="77777777" w:rsidR="00E30E09" w:rsidRPr="00485349" w:rsidRDefault="00E30E09" w:rsidP="00DE110C">
            <w:pPr>
              <w:pStyle w:val="BodyText"/>
              <w:ind w:left="0"/>
              <w:rPr>
                <w:rFonts w:cstheme="minorHAnsi"/>
                <w:sz w:val="18"/>
                <w:szCs w:val="18"/>
              </w:rPr>
            </w:pPr>
            <w:r w:rsidRPr="00485349">
              <w:rPr>
                <w:rFonts w:ascii="Calibri" w:hAnsi="Calibri" w:cs="Calibri"/>
                <w:sz w:val="18"/>
                <w:szCs w:val="18"/>
              </w:rPr>
              <w:t>P0</w:t>
            </w:r>
          </w:p>
        </w:tc>
        <w:tc>
          <w:tcPr>
            <w:tcW w:w="1287" w:type="dxa"/>
          </w:tcPr>
          <w:p w14:paraId="0CE54D69" w14:textId="77777777" w:rsidR="00E30E09" w:rsidRPr="00485349" w:rsidRDefault="00E30E09" w:rsidP="00DE110C">
            <w:pPr>
              <w:pStyle w:val="BodyText"/>
              <w:ind w:left="0"/>
              <w:rPr>
                <w:rFonts w:asciiTheme="minorHAnsi" w:hAnsiTheme="minorHAnsi" w:cstheme="minorHAnsi"/>
                <w:sz w:val="18"/>
                <w:szCs w:val="18"/>
              </w:rPr>
            </w:pPr>
            <w:r w:rsidRPr="00485349">
              <w:rPr>
                <w:rFonts w:ascii="Calibri" w:hAnsi="Calibri" w:cs="Calibri"/>
                <w:sz w:val="18"/>
                <w:szCs w:val="18"/>
              </w:rPr>
              <w:t>USCC, Amdocs</w:t>
            </w:r>
          </w:p>
        </w:tc>
        <w:tc>
          <w:tcPr>
            <w:tcW w:w="3811" w:type="dxa"/>
            <w:noWrap/>
          </w:tcPr>
          <w:p w14:paraId="0CE54D6A" w14:textId="77777777" w:rsidR="00E30E09" w:rsidRPr="00FA238C" w:rsidRDefault="00E30E09" w:rsidP="00DE110C">
            <w:pPr>
              <w:pStyle w:val="ListParagraph"/>
              <w:rPr>
                <w:sz w:val="18"/>
                <w:szCs w:val="18"/>
              </w:rPr>
            </w:pPr>
            <w:r w:rsidRPr="00485349">
              <w:rPr>
                <w:sz w:val="18"/>
                <w:szCs w:val="18"/>
              </w:rPr>
              <w:t>A new GL code will be created for VoLTE Inbound Roaming</w:t>
            </w:r>
          </w:p>
        </w:tc>
        <w:tc>
          <w:tcPr>
            <w:tcW w:w="945" w:type="dxa"/>
          </w:tcPr>
          <w:p w14:paraId="0CE54D6B" w14:textId="77777777" w:rsidR="00E30E09" w:rsidRPr="00D1539F" w:rsidRDefault="00E30E09" w:rsidP="00DE110C">
            <w:pPr>
              <w:pStyle w:val="BodyText"/>
              <w:ind w:left="0"/>
              <w:rPr>
                <w:sz w:val="18"/>
                <w:szCs w:val="18"/>
              </w:rPr>
            </w:pPr>
            <w:r>
              <w:rPr>
                <w:sz w:val="18"/>
                <w:szCs w:val="18"/>
              </w:rPr>
              <w:t xml:space="preserve">APRM </w:t>
            </w:r>
          </w:p>
        </w:tc>
        <w:tc>
          <w:tcPr>
            <w:tcW w:w="1020" w:type="dxa"/>
          </w:tcPr>
          <w:p w14:paraId="0CE54D6C" w14:textId="77777777" w:rsidR="00E30E09" w:rsidRPr="00D1539F" w:rsidRDefault="00E30E09" w:rsidP="00DE110C">
            <w:pPr>
              <w:pStyle w:val="BodyText"/>
              <w:ind w:left="0"/>
              <w:rPr>
                <w:sz w:val="18"/>
                <w:szCs w:val="18"/>
              </w:rPr>
            </w:pPr>
            <w:r>
              <w:rPr>
                <w:sz w:val="18"/>
                <w:szCs w:val="18"/>
              </w:rPr>
              <w:t>N/A</w:t>
            </w:r>
          </w:p>
        </w:tc>
        <w:tc>
          <w:tcPr>
            <w:tcW w:w="789" w:type="dxa"/>
          </w:tcPr>
          <w:p w14:paraId="0CE54D6D" w14:textId="77777777" w:rsidR="00E30E09" w:rsidRPr="00D1539F" w:rsidRDefault="00E30E09" w:rsidP="00DE110C">
            <w:pPr>
              <w:pStyle w:val="BodyText"/>
              <w:ind w:left="0"/>
              <w:rPr>
                <w:sz w:val="18"/>
                <w:szCs w:val="18"/>
              </w:rPr>
            </w:pPr>
            <w:r>
              <w:rPr>
                <w:sz w:val="18"/>
                <w:szCs w:val="18"/>
              </w:rPr>
              <w:t>4.2.3</w:t>
            </w:r>
          </w:p>
        </w:tc>
      </w:tr>
      <w:tr w:rsidR="00E30E09" w:rsidRPr="00AD142E" w14:paraId="0CE54D76" w14:textId="77777777" w:rsidTr="009B1E14">
        <w:trPr>
          <w:trHeight w:val="576"/>
        </w:trPr>
        <w:tc>
          <w:tcPr>
            <w:tcW w:w="1348" w:type="dxa"/>
            <w:noWrap/>
          </w:tcPr>
          <w:p w14:paraId="0CE54D6F" w14:textId="77777777" w:rsidR="00E30E09" w:rsidRPr="00485349" w:rsidRDefault="00E30E09" w:rsidP="00DE110C">
            <w:pPr>
              <w:pStyle w:val="BodyText"/>
              <w:ind w:left="0"/>
              <w:rPr>
                <w:rFonts w:cstheme="minorHAnsi"/>
                <w:sz w:val="18"/>
                <w:szCs w:val="18"/>
              </w:rPr>
            </w:pPr>
            <w:r w:rsidRPr="00485349">
              <w:rPr>
                <w:sz w:val="18"/>
                <w:szCs w:val="18"/>
              </w:rPr>
              <w:t>VIOR_3.2.17.2</w:t>
            </w:r>
          </w:p>
        </w:tc>
        <w:tc>
          <w:tcPr>
            <w:tcW w:w="686" w:type="dxa"/>
          </w:tcPr>
          <w:p w14:paraId="0CE54D70" w14:textId="77777777" w:rsidR="00E30E09" w:rsidRPr="00485349" w:rsidRDefault="00E30E09" w:rsidP="00DE110C">
            <w:pPr>
              <w:pStyle w:val="BodyText"/>
              <w:ind w:left="0"/>
              <w:rPr>
                <w:rFonts w:cstheme="minorHAnsi"/>
                <w:sz w:val="18"/>
                <w:szCs w:val="18"/>
              </w:rPr>
            </w:pPr>
            <w:r w:rsidRPr="00485349">
              <w:rPr>
                <w:rFonts w:ascii="Calibri" w:hAnsi="Calibri" w:cs="Calibri"/>
                <w:sz w:val="18"/>
                <w:szCs w:val="18"/>
              </w:rPr>
              <w:t>P0</w:t>
            </w:r>
          </w:p>
        </w:tc>
        <w:tc>
          <w:tcPr>
            <w:tcW w:w="1287" w:type="dxa"/>
          </w:tcPr>
          <w:p w14:paraId="0CE54D71" w14:textId="77777777" w:rsidR="00E30E09" w:rsidRPr="00485349" w:rsidRDefault="00E30E09" w:rsidP="00DE110C">
            <w:pPr>
              <w:pStyle w:val="BodyText"/>
              <w:ind w:left="0"/>
              <w:rPr>
                <w:rFonts w:asciiTheme="minorHAnsi" w:hAnsiTheme="minorHAnsi" w:cstheme="minorHAnsi"/>
                <w:sz w:val="18"/>
                <w:szCs w:val="18"/>
              </w:rPr>
            </w:pPr>
            <w:r w:rsidRPr="00485349">
              <w:rPr>
                <w:rFonts w:ascii="Calibri" w:hAnsi="Calibri" w:cs="Calibri"/>
                <w:sz w:val="18"/>
                <w:szCs w:val="18"/>
              </w:rPr>
              <w:t>USCC, Amdocs</w:t>
            </w:r>
          </w:p>
        </w:tc>
        <w:tc>
          <w:tcPr>
            <w:tcW w:w="3811" w:type="dxa"/>
            <w:noWrap/>
          </w:tcPr>
          <w:p w14:paraId="0CE54D72" w14:textId="77777777" w:rsidR="00E30E09" w:rsidRPr="00FA238C" w:rsidRDefault="00E30E09" w:rsidP="00DE110C">
            <w:pPr>
              <w:pStyle w:val="ListParagraph"/>
              <w:rPr>
                <w:sz w:val="18"/>
                <w:szCs w:val="18"/>
              </w:rPr>
            </w:pPr>
            <w:r w:rsidRPr="00485349">
              <w:rPr>
                <w:sz w:val="18"/>
                <w:szCs w:val="18"/>
              </w:rPr>
              <w:t>One GL code will be utilized for all VoLTE Inbound roaming charges and will be provided by USCC.</w:t>
            </w:r>
          </w:p>
        </w:tc>
        <w:tc>
          <w:tcPr>
            <w:tcW w:w="945" w:type="dxa"/>
          </w:tcPr>
          <w:p w14:paraId="0CE54D73" w14:textId="77777777" w:rsidR="00E30E09" w:rsidRPr="00D1539F" w:rsidRDefault="00E30E09" w:rsidP="00DE110C">
            <w:pPr>
              <w:pStyle w:val="BodyText"/>
              <w:ind w:left="0"/>
              <w:rPr>
                <w:sz w:val="18"/>
                <w:szCs w:val="18"/>
              </w:rPr>
            </w:pPr>
            <w:r>
              <w:rPr>
                <w:sz w:val="18"/>
                <w:szCs w:val="18"/>
              </w:rPr>
              <w:t xml:space="preserve">APRM </w:t>
            </w:r>
          </w:p>
        </w:tc>
        <w:tc>
          <w:tcPr>
            <w:tcW w:w="1020" w:type="dxa"/>
          </w:tcPr>
          <w:p w14:paraId="0CE54D74" w14:textId="77777777" w:rsidR="00E30E09" w:rsidRPr="00D1539F" w:rsidRDefault="00E30E09" w:rsidP="00DE110C">
            <w:pPr>
              <w:pStyle w:val="BodyText"/>
              <w:ind w:left="0"/>
              <w:rPr>
                <w:sz w:val="18"/>
                <w:szCs w:val="18"/>
              </w:rPr>
            </w:pPr>
            <w:r>
              <w:rPr>
                <w:sz w:val="18"/>
                <w:szCs w:val="18"/>
              </w:rPr>
              <w:t>N/A</w:t>
            </w:r>
          </w:p>
        </w:tc>
        <w:tc>
          <w:tcPr>
            <w:tcW w:w="789" w:type="dxa"/>
          </w:tcPr>
          <w:p w14:paraId="0CE54D75" w14:textId="77777777" w:rsidR="00E30E09" w:rsidRPr="00D1539F" w:rsidRDefault="00E30E09" w:rsidP="00DE110C">
            <w:pPr>
              <w:pStyle w:val="BodyText"/>
              <w:ind w:left="0"/>
              <w:rPr>
                <w:sz w:val="18"/>
                <w:szCs w:val="18"/>
              </w:rPr>
            </w:pPr>
            <w:r>
              <w:rPr>
                <w:sz w:val="18"/>
                <w:szCs w:val="18"/>
              </w:rPr>
              <w:t>4.2.3</w:t>
            </w:r>
          </w:p>
        </w:tc>
      </w:tr>
      <w:tr w:rsidR="00E30E09" w:rsidRPr="00AD142E" w14:paraId="0CE54D7E" w14:textId="77777777" w:rsidTr="009B1E14">
        <w:trPr>
          <w:trHeight w:val="576"/>
        </w:trPr>
        <w:tc>
          <w:tcPr>
            <w:tcW w:w="1348" w:type="dxa"/>
            <w:noWrap/>
          </w:tcPr>
          <w:p w14:paraId="0CE54D77" w14:textId="77777777" w:rsidR="00E30E09" w:rsidRPr="00485349" w:rsidRDefault="00E30E09" w:rsidP="004B79E3">
            <w:pPr>
              <w:pStyle w:val="BodyText"/>
              <w:ind w:left="0"/>
              <w:rPr>
                <w:rFonts w:cstheme="minorHAnsi"/>
                <w:sz w:val="18"/>
                <w:szCs w:val="18"/>
              </w:rPr>
            </w:pPr>
            <w:r w:rsidRPr="00485349">
              <w:rPr>
                <w:sz w:val="18"/>
                <w:szCs w:val="18"/>
              </w:rPr>
              <w:t>VIOR_3.2.17. 3</w:t>
            </w:r>
          </w:p>
        </w:tc>
        <w:tc>
          <w:tcPr>
            <w:tcW w:w="686" w:type="dxa"/>
          </w:tcPr>
          <w:p w14:paraId="0CE54D78"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D79"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USCC</w:t>
            </w:r>
          </w:p>
        </w:tc>
        <w:tc>
          <w:tcPr>
            <w:tcW w:w="3811" w:type="dxa"/>
            <w:noWrap/>
          </w:tcPr>
          <w:p w14:paraId="0CE54D7A"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A request will be submitted to TDS for a new GL code for VoLTE Inbound roaming..</w:t>
            </w:r>
          </w:p>
        </w:tc>
        <w:tc>
          <w:tcPr>
            <w:tcW w:w="945" w:type="dxa"/>
          </w:tcPr>
          <w:p w14:paraId="0CE54D7B" w14:textId="77777777" w:rsidR="00E30E09" w:rsidRPr="00D1539F" w:rsidRDefault="00E30E09" w:rsidP="004B79E3">
            <w:pPr>
              <w:pStyle w:val="BodyText"/>
              <w:ind w:left="0"/>
              <w:rPr>
                <w:sz w:val="18"/>
                <w:szCs w:val="18"/>
              </w:rPr>
            </w:pPr>
            <w:r>
              <w:rPr>
                <w:sz w:val="18"/>
                <w:szCs w:val="18"/>
              </w:rPr>
              <w:t>N/A</w:t>
            </w:r>
          </w:p>
        </w:tc>
        <w:tc>
          <w:tcPr>
            <w:tcW w:w="1020" w:type="dxa"/>
          </w:tcPr>
          <w:p w14:paraId="0CE54D7C" w14:textId="77777777" w:rsidR="00E30E09" w:rsidRPr="00D1539F" w:rsidRDefault="00E30E09" w:rsidP="004B79E3">
            <w:pPr>
              <w:pStyle w:val="BodyText"/>
              <w:ind w:left="0"/>
              <w:rPr>
                <w:sz w:val="18"/>
                <w:szCs w:val="18"/>
              </w:rPr>
            </w:pPr>
            <w:r>
              <w:rPr>
                <w:sz w:val="18"/>
                <w:szCs w:val="18"/>
              </w:rPr>
              <w:t>N/A</w:t>
            </w:r>
          </w:p>
        </w:tc>
        <w:tc>
          <w:tcPr>
            <w:tcW w:w="789" w:type="dxa"/>
          </w:tcPr>
          <w:p w14:paraId="0CE54D7D" w14:textId="77777777" w:rsidR="00E30E09" w:rsidRPr="00D1539F" w:rsidRDefault="00E30E09" w:rsidP="004B79E3">
            <w:pPr>
              <w:pStyle w:val="BodyText"/>
              <w:ind w:left="0"/>
              <w:rPr>
                <w:sz w:val="18"/>
                <w:szCs w:val="18"/>
              </w:rPr>
            </w:pPr>
            <w:r>
              <w:rPr>
                <w:sz w:val="18"/>
                <w:szCs w:val="18"/>
              </w:rPr>
              <w:t>N/A</w:t>
            </w:r>
          </w:p>
        </w:tc>
      </w:tr>
      <w:tr w:rsidR="00E30E09" w:rsidRPr="00AD142E" w14:paraId="0CE54D88" w14:textId="77777777" w:rsidTr="009B1E14">
        <w:trPr>
          <w:trHeight w:val="576"/>
        </w:trPr>
        <w:tc>
          <w:tcPr>
            <w:tcW w:w="1348" w:type="dxa"/>
            <w:noWrap/>
          </w:tcPr>
          <w:p w14:paraId="0CE54D7F" w14:textId="77777777" w:rsidR="00E30E09" w:rsidRPr="00485349" w:rsidRDefault="00E30E09" w:rsidP="00DE110C">
            <w:pPr>
              <w:pStyle w:val="BodyText"/>
              <w:ind w:left="0"/>
              <w:rPr>
                <w:rFonts w:cstheme="minorHAnsi"/>
                <w:sz w:val="18"/>
                <w:szCs w:val="18"/>
              </w:rPr>
            </w:pPr>
            <w:r w:rsidRPr="00485349">
              <w:rPr>
                <w:sz w:val="18"/>
                <w:szCs w:val="18"/>
              </w:rPr>
              <w:t>VIOR_3.2.17.A</w:t>
            </w:r>
          </w:p>
        </w:tc>
        <w:tc>
          <w:tcPr>
            <w:tcW w:w="686" w:type="dxa"/>
          </w:tcPr>
          <w:p w14:paraId="0CE54D80" w14:textId="77777777" w:rsidR="00E30E09" w:rsidRPr="00485349" w:rsidRDefault="00E30E09" w:rsidP="00DE110C">
            <w:pPr>
              <w:pStyle w:val="BodyText"/>
              <w:ind w:left="0"/>
              <w:rPr>
                <w:rFonts w:cstheme="minorHAnsi"/>
                <w:sz w:val="18"/>
                <w:szCs w:val="18"/>
              </w:rPr>
            </w:pPr>
            <w:r w:rsidRPr="00485349">
              <w:rPr>
                <w:rFonts w:ascii="Calibri" w:hAnsi="Calibri" w:cs="Calibri"/>
                <w:sz w:val="18"/>
                <w:szCs w:val="18"/>
              </w:rPr>
              <w:t>P0</w:t>
            </w:r>
          </w:p>
        </w:tc>
        <w:tc>
          <w:tcPr>
            <w:tcW w:w="1287" w:type="dxa"/>
          </w:tcPr>
          <w:p w14:paraId="0CE54D81" w14:textId="77777777" w:rsidR="00E30E09" w:rsidRPr="00485349" w:rsidRDefault="00E30E09" w:rsidP="00DE110C">
            <w:pPr>
              <w:pStyle w:val="BodyText"/>
              <w:ind w:left="0"/>
              <w:rPr>
                <w:rFonts w:asciiTheme="minorHAnsi" w:hAnsiTheme="minorHAnsi" w:cstheme="minorHAnsi"/>
                <w:sz w:val="18"/>
                <w:szCs w:val="18"/>
              </w:rPr>
            </w:pPr>
            <w:r w:rsidRPr="00485349">
              <w:rPr>
                <w:rFonts w:ascii="Calibri" w:hAnsi="Calibri" w:cs="Calibri"/>
                <w:sz w:val="18"/>
                <w:szCs w:val="18"/>
              </w:rPr>
              <w:t>Amdocs</w:t>
            </w:r>
          </w:p>
        </w:tc>
        <w:tc>
          <w:tcPr>
            <w:tcW w:w="3811" w:type="dxa"/>
            <w:noWrap/>
          </w:tcPr>
          <w:p w14:paraId="0CE54D82" w14:textId="77777777" w:rsidR="00E30E09" w:rsidRPr="00485349" w:rsidRDefault="00E30E09" w:rsidP="00DE110C">
            <w:pPr>
              <w:rPr>
                <w:sz w:val="18"/>
                <w:szCs w:val="18"/>
              </w:rPr>
            </w:pPr>
            <w:r w:rsidRPr="00485349">
              <w:rPr>
                <w:sz w:val="18"/>
                <w:szCs w:val="18"/>
              </w:rPr>
              <w:t xml:space="preserve">APRM will be able to handle inbound voice call records. </w:t>
            </w:r>
          </w:p>
          <w:p w14:paraId="0CE54D83" w14:textId="77777777" w:rsidR="00E30E09" w:rsidRPr="00485349" w:rsidRDefault="00E30E09" w:rsidP="00DE110C">
            <w:pPr>
              <w:rPr>
                <w:sz w:val="18"/>
                <w:szCs w:val="18"/>
              </w:rPr>
            </w:pPr>
          </w:p>
          <w:p w14:paraId="0CE54D84" w14:textId="77777777" w:rsidR="00E30E09" w:rsidRPr="00485349" w:rsidRDefault="00E30E09" w:rsidP="00DE110C">
            <w:pPr>
              <w:pStyle w:val="BodyText"/>
              <w:ind w:left="0"/>
              <w:rPr>
                <w:rFonts w:asciiTheme="minorHAnsi" w:hAnsiTheme="minorHAnsi" w:cstheme="minorHAnsi"/>
                <w:sz w:val="18"/>
                <w:szCs w:val="18"/>
              </w:rPr>
            </w:pPr>
            <w:r w:rsidRPr="00485349">
              <w:rPr>
                <w:rFonts w:ascii="Calibri" w:hAnsi="Calibri" w:cs="Calibri"/>
                <w:sz w:val="18"/>
                <w:szCs w:val="18"/>
              </w:rPr>
              <w:t>Example: E911</w:t>
            </w:r>
          </w:p>
        </w:tc>
        <w:tc>
          <w:tcPr>
            <w:tcW w:w="945" w:type="dxa"/>
          </w:tcPr>
          <w:p w14:paraId="0CE54D85" w14:textId="77777777" w:rsidR="00E30E09" w:rsidRPr="00D1539F" w:rsidRDefault="00E30E09" w:rsidP="00DE110C">
            <w:pPr>
              <w:pStyle w:val="BodyText"/>
              <w:ind w:left="0"/>
              <w:rPr>
                <w:sz w:val="18"/>
                <w:szCs w:val="18"/>
              </w:rPr>
            </w:pPr>
            <w:r>
              <w:rPr>
                <w:sz w:val="18"/>
                <w:szCs w:val="18"/>
              </w:rPr>
              <w:t xml:space="preserve">APRM </w:t>
            </w:r>
          </w:p>
        </w:tc>
        <w:tc>
          <w:tcPr>
            <w:tcW w:w="1020" w:type="dxa"/>
          </w:tcPr>
          <w:p w14:paraId="0CE54D86" w14:textId="77777777" w:rsidR="00E30E09" w:rsidRPr="00D1539F" w:rsidRDefault="00E30E09" w:rsidP="00DE110C">
            <w:pPr>
              <w:pStyle w:val="BodyText"/>
              <w:ind w:left="0"/>
              <w:rPr>
                <w:sz w:val="18"/>
                <w:szCs w:val="18"/>
              </w:rPr>
            </w:pPr>
            <w:r>
              <w:rPr>
                <w:sz w:val="18"/>
                <w:szCs w:val="18"/>
              </w:rPr>
              <w:t>N/A</w:t>
            </w:r>
          </w:p>
        </w:tc>
        <w:tc>
          <w:tcPr>
            <w:tcW w:w="789" w:type="dxa"/>
          </w:tcPr>
          <w:p w14:paraId="0CE54D87" w14:textId="77777777" w:rsidR="00E30E09" w:rsidRPr="00D1539F" w:rsidRDefault="00E30E09" w:rsidP="00DE110C">
            <w:pPr>
              <w:pStyle w:val="BodyText"/>
              <w:ind w:left="0"/>
              <w:rPr>
                <w:sz w:val="18"/>
                <w:szCs w:val="18"/>
              </w:rPr>
            </w:pPr>
            <w:r>
              <w:rPr>
                <w:sz w:val="18"/>
                <w:szCs w:val="18"/>
              </w:rPr>
              <w:t>4.2.2</w:t>
            </w:r>
          </w:p>
        </w:tc>
      </w:tr>
      <w:tr w:rsidR="00E30E09" w:rsidRPr="00AD142E" w14:paraId="0CE54D91" w14:textId="77777777" w:rsidTr="009B1E14">
        <w:trPr>
          <w:trHeight w:val="576"/>
        </w:trPr>
        <w:tc>
          <w:tcPr>
            <w:tcW w:w="1348" w:type="dxa"/>
            <w:noWrap/>
          </w:tcPr>
          <w:p w14:paraId="0CE54D89" w14:textId="77777777" w:rsidR="00E30E09" w:rsidRPr="00485349" w:rsidRDefault="00E30E09" w:rsidP="004B79E3">
            <w:pPr>
              <w:pStyle w:val="BodyText"/>
              <w:ind w:left="0"/>
              <w:rPr>
                <w:rFonts w:cstheme="minorHAnsi"/>
                <w:sz w:val="18"/>
                <w:szCs w:val="18"/>
              </w:rPr>
            </w:pPr>
            <w:r w:rsidRPr="00485349">
              <w:rPr>
                <w:sz w:val="18"/>
                <w:szCs w:val="18"/>
              </w:rPr>
              <w:t>VIOR_3.2.17.B</w:t>
            </w:r>
          </w:p>
        </w:tc>
        <w:tc>
          <w:tcPr>
            <w:tcW w:w="686" w:type="dxa"/>
          </w:tcPr>
          <w:p w14:paraId="0CE54D8A"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D8B"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Amdocs</w:t>
            </w:r>
          </w:p>
        </w:tc>
        <w:tc>
          <w:tcPr>
            <w:tcW w:w="3811" w:type="dxa"/>
            <w:noWrap/>
          </w:tcPr>
          <w:p w14:paraId="0CE54D8C"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ARCM will be able to distinguish between VoLTE and LTE data.</w:t>
            </w:r>
          </w:p>
        </w:tc>
        <w:tc>
          <w:tcPr>
            <w:tcW w:w="945" w:type="dxa"/>
          </w:tcPr>
          <w:p w14:paraId="0CE54D8D" w14:textId="77777777" w:rsidR="00E30E09" w:rsidRPr="00D1539F" w:rsidRDefault="00E30E09" w:rsidP="004B79E3">
            <w:pPr>
              <w:pStyle w:val="BodyText"/>
              <w:ind w:left="0"/>
              <w:rPr>
                <w:sz w:val="18"/>
                <w:szCs w:val="18"/>
              </w:rPr>
            </w:pPr>
            <w:r>
              <w:rPr>
                <w:sz w:val="18"/>
                <w:szCs w:val="18"/>
              </w:rPr>
              <w:t>ARCM</w:t>
            </w:r>
          </w:p>
        </w:tc>
        <w:tc>
          <w:tcPr>
            <w:tcW w:w="1020" w:type="dxa"/>
          </w:tcPr>
          <w:p w14:paraId="0CE54D8E" w14:textId="77777777" w:rsidR="00E30E09" w:rsidRPr="00D1539F" w:rsidRDefault="00E30E09" w:rsidP="004B79E3">
            <w:pPr>
              <w:pStyle w:val="BodyText"/>
              <w:ind w:left="0"/>
              <w:rPr>
                <w:sz w:val="18"/>
                <w:szCs w:val="18"/>
              </w:rPr>
            </w:pPr>
            <w:r>
              <w:rPr>
                <w:sz w:val="18"/>
                <w:szCs w:val="18"/>
              </w:rPr>
              <w:t>N/A</w:t>
            </w:r>
          </w:p>
        </w:tc>
        <w:tc>
          <w:tcPr>
            <w:tcW w:w="789" w:type="dxa"/>
          </w:tcPr>
          <w:p w14:paraId="0CE54D8F" w14:textId="77777777" w:rsidR="00E30E09" w:rsidRDefault="00E30E09" w:rsidP="004B79E3">
            <w:pPr>
              <w:pStyle w:val="BodyText"/>
              <w:ind w:left="0"/>
              <w:rPr>
                <w:sz w:val="18"/>
                <w:szCs w:val="18"/>
              </w:rPr>
            </w:pPr>
            <w:r>
              <w:rPr>
                <w:sz w:val="18"/>
                <w:szCs w:val="18"/>
              </w:rPr>
              <w:t>4.1.2</w:t>
            </w:r>
          </w:p>
          <w:p w14:paraId="0CE54D90" w14:textId="77777777" w:rsidR="00E30E09" w:rsidRPr="00D1539F" w:rsidRDefault="00E30E09" w:rsidP="004B79E3">
            <w:pPr>
              <w:pStyle w:val="BodyText"/>
              <w:ind w:left="0"/>
              <w:rPr>
                <w:sz w:val="18"/>
                <w:szCs w:val="18"/>
              </w:rPr>
            </w:pPr>
            <w:r>
              <w:rPr>
                <w:sz w:val="18"/>
                <w:szCs w:val="18"/>
              </w:rPr>
              <w:t>4.1.3</w:t>
            </w:r>
          </w:p>
        </w:tc>
      </w:tr>
      <w:tr w:rsidR="00E30E09" w:rsidRPr="00AD142E" w14:paraId="0CE54D9A" w14:textId="77777777" w:rsidTr="009B1E14">
        <w:trPr>
          <w:trHeight w:val="576"/>
        </w:trPr>
        <w:tc>
          <w:tcPr>
            <w:tcW w:w="1348" w:type="dxa"/>
            <w:noWrap/>
          </w:tcPr>
          <w:p w14:paraId="0CE54D92" w14:textId="77777777" w:rsidR="00E30E09" w:rsidRPr="00485349" w:rsidRDefault="00E30E09" w:rsidP="004B79E3">
            <w:pPr>
              <w:pStyle w:val="BodyText"/>
              <w:ind w:left="0"/>
              <w:rPr>
                <w:rFonts w:cstheme="minorHAnsi"/>
                <w:sz w:val="18"/>
                <w:szCs w:val="18"/>
              </w:rPr>
            </w:pPr>
            <w:r w:rsidRPr="00485349">
              <w:rPr>
                <w:sz w:val="18"/>
                <w:szCs w:val="18"/>
              </w:rPr>
              <w:t>VIOR_3.2.17.C</w:t>
            </w:r>
          </w:p>
        </w:tc>
        <w:tc>
          <w:tcPr>
            <w:tcW w:w="686" w:type="dxa"/>
          </w:tcPr>
          <w:p w14:paraId="0CE54D93"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D94"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Amdocs</w:t>
            </w:r>
          </w:p>
        </w:tc>
        <w:tc>
          <w:tcPr>
            <w:tcW w:w="3811" w:type="dxa"/>
            <w:noWrap/>
          </w:tcPr>
          <w:p w14:paraId="0CE54D95"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 xml:space="preserve">The outcollect interface will take into account the additionally purposed call type level two field where the QCI value will be stored. </w:t>
            </w:r>
          </w:p>
        </w:tc>
        <w:tc>
          <w:tcPr>
            <w:tcW w:w="945" w:type="dxa"/>
          </w:tcPr>
          <w:p w14:paraId="0CE54D96" w14:textId="77777777" w:rsidR="00E30E09" w:rsidRPr="00D1539F" w:rsidRDefault="00E30E09" w:rsidP="004B79E3">
            <w:pPr>
              <w:pStyle w:val="BodyText"/>
              <w:ind w:left="0"/>
              <w:rPr>
                <w:sz w:val="18"/>
                <w:szCs w:val="18"/>
              </w:rPr>
            </w:pPr>
            <w:r>
              <w:rPr>
                <w:sz w:val="18"/>
                <w:szCs w:val="18"/>
              </w:rPr>
              <w:t>APRM</w:t>
            </w:r>
          </w:p>
        </w:tc>
        <w:tc>
          <w:tcPr>
            <w:tcW w:w="1020" w:type="dxa"/>
          </w:tcPr>
          <w:p w14:paraId="0CE54D97" w14:textId="77777777" w:rsidR="00E30E09" w:rsidRPr="00D1539F" w:rsidRDefault="00E30E09" w:rsidP="004B79E3">
            <w:pPr>
              <w:pStyle w:val="BodyText"/>
              <w:ind w:left="0"/>
              <w:rPr>
                <w:sz w:val="18"/>
                <w:szCs w:val="18"/>
              </w:rPr>
            </w:pPr>
            <w:r>
              <w:rPr>
                <w:sz w:val="18"/>
                <w:szCs w:val="18"/>
              </w:rPr>
              <w:t>ARCM</w:t>
            </w:r>
          </w:p>
        </w:tc>
        <w:tc>
          <w:tcPr>
            <w:tcW w:w="789" w:type="dxa"/>
          </w:tcPr>
          <w:p w14:paraId="0CE54D98" w14:textId="77777777" w:rsidR="00E30E09" w:rsidRDefault="00E30E09" w:rsidP="004B79E3">
            <w:pPr>
              <w:pStyle w:val="BodyText"/>
              <w:ind w:left="0"/>
              <w:rPr>
                <w:sz w:val="18"/>
                <w:szCs w:val="18"/>
              </w:rPr>
            </w:pPr>
            <w:r>
              <w:rPr>
                <w:sz w:val="18"/>
                <w:szCs w:val="18"/>
              </w:rPr>
              <w:t>4.1.3</w:t>
            </w:r>
          </w:p>
          <w:p w14:paraId="0CE54D99" w14:textId="77777777" w:rsidR="00E30E09" w:rsidRPr="00D1539F" w:rsidRDefault="00E30E09" w:rsidP="004B79E3">
            <w:pPr>
              <w:pStyle w:val="BodyText"/>
              <w:ind w:left="0"/>
              <w:rPr>
                <w:sz w:val="18"/>
                <w:szCs w:val="18"/>
              </w:rPr>
            </w:pPr>
            <w:r>
              <w:rPr>
                <w:sz w:val="18"/>
                <w:szCs w:val="18"/>
              </w:rPr>
              <w:t>4.2.2</w:t>
            </w:r>
          </w:p>
        </w:tc>
      </w:tr>
      <w:tr w:rsidR="00E30E09" w:rsidRPr="00AD142E" w14:paraId="0CE54DA4" w14:textId="77777777" w:rsidTr="009B1E14">
        <w:trPr>
          <w:trHeight w:val="576"/>
        </w:trPr>
        <w:tc>
          <w:tcPr>
            <w:tcW w:w="1348" w:type="dxa"/>
            <w:noWrap/>
          </w:tcPr>
          <w:p w14:paraId="0CE54D9B" w14:textId="77777777" w:rsidR="00E30E09" w:rsidRPr="00485349" w:rsidRDefault="00E30E09" w:rsidP="004B79E3">
            <w:pPr>
              <w:pStyle w:val="BodyText"/>
              <w:ind w:left="0"/>
              <w:rPr>
                <w:rFonts w:cstheme="minorHAnsi"/>
                <w:sz w:val="18"/>
                <w:szCs w:val="18"/>
              </w:rPr>
            </w:pPr>
            <w:r w:rsidRPr="00485349">
              <w:rPr>
                <w:sz w:val="18"/>
                <w:szCs w:val="18"/>
              </w:rPr>
              <w:t>VIOR_3.2.17.D</w:t>
            </w:r>
          </w:p>
        </w:tc>
        <w:tc>
          <w:tcPr>
            <w:tcW w:w="686" w:type="dxa"/>
          </w:tcPr>
          <w:p w14:paraId="0CE54D9C"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D9D"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Mediation</w:t>
            </w:r>
          </w:p>
        </w:tc>
        <w:tc>
          <w:tcPr>
            <w:tcW w:w="3811" w:type="dxa"/>
            <w:noWrap/>
          </w:tcPr>
          <w:p w14:paraId="0CE54D9E" w14:textId="77777777" w:rsidR="00E30E09" w:rsidRPr="00485349" w:rsidRDefault="00E30E09" w:rsidP="004B79E3">
            <w:pPr>
              <w:pStyle w:val="ListParagraph"/>
              <w:ind w:left="0"/>
              <w:rPr>
                <w:sz w:val="18"/>
                <w:szCs w:val="18"/>
              </w:rPr>
            </w:pPr>
            <w:r w:rsidRPr="00485349">
              <w:rPr>
                <w:sz w:val="18"/>
                <w:szCs w:val="18"/>
              </w:rPr>
              <w:t>The locations to collect inbound roaming records will be Determine in design.</w:t>
            </w:r>
          </w:p>
          <w:p w14:paraId="0CE54D9F" w14:textId="77777777" w:rsidR="00E30E09" w:rsidRPr="00485349" w:rsidRDefault="00E30E09" w:rsidP="004B79E3">
            <w:pPr>
              <w:pStyle w:val="ListParagraph"/>
              <w:ind w:left="0"/>
              <w:rPr>
                <w:sz w:val="18"/>
                <w:szCs w:val="18"/>
              </w:rPr>
            </w:pPr>
          </w:p>
          <w:p w14:paraId="0CE54DA0"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 xml:space="preserve">Note: possible locations (SGW or CDF) </w:t>
            </w:r>
          </w:p>
        </w:tc>
        <w:tc>
          <w:tcPr>
            <w:tcW w:w="945" w:type="dxa"/>
          </w:tcPr>
          <w:p w14:paraId="0CE54DA1" w14:textId="77777777" w:rsidR="00E30E09" w:rsidRPr="00D1539F" w:rsidRDefault="00E30E09" w:rsidP="004B79E3">
            <w:pPr>
              <w:pStyle w:val="BodyText"/>
              <w:ind w:left="0"/>
              <w:rPr>
                <w:sz w:val="18"/>
                <w:szCs w:val="18"/>
              </w:rPr>
            </w:pPr>
            <w:r>
              <w:rPr>
                <w:sz w:val="18"/>
                <w:szCs w:val="18"/>
              </w:rPr>
              <w:t>N/A</w:t>
            </w:r>
          </w:p>
        </w:tc>
        <w:tc>
          <w:tcPr>
            <w:tcW w:w="1020" w:type="dxa"/>
          </w:tcPr>
          <w:p w14:paraId="0CE54DA2" w14:textId="77777777" w:rsidR="00E30E09" w:rsidRPr="00D1539F" w:rsidRDefault="00E30E09" w:rsidP="004B79E3">
            <w:pPr>
              <w:pStyle w:val="BodyText"/>
              <w:ind w:left="0"/>
              <w:rPr>
                <w:sz w:val="18"/>
                <w:szCs w:val="18"/>
              </w:rPr>
            </w:pPr>
            <w:r>
              <w:rPr>
                <w:sz w:val="18"/>
                <w:szCs w:val="18"/>
              </w:rPr>
              <w:t>N/A</w:t>
            </w:r>
          </w:p>
        </w:tc>
        <w:tc>
          <w:tcPr>
            <w:tcW w:w="789" w:type="dxa"/>
          </w:tcPr>
          <w:p w14:paraId="0CE54DA3" w14:textId="77777777" w:rsidR="00E30E09" w:rsidRPr="00D1539F" w:rsidRDefault="00E30E09" w:rsidP="004B79E3">
            <w:pPr>
              <w:pStyle w:val="BodyText"/>
              <w:ind w:left="0"/>
              <w:rPr>
                <w:sz w:val="18"/>
                <w:szCs w:val="18"/>
              </w:rPr>
            </w:pPr>
            <w:r>
              <w:rPr>
                <w:sz w:val="18"/>
                <w:szCs w:val="18"/>
              </w:rPr>
              <w:t>N/A</w:t>
            </w:r>
          </w:p>
        </w:tc>
      </w:tr>
      <w:tr w:rsidR="00E30E09" w:rsidRPr="00AD142E" w14:paraId="0CE54DAC" w14:textId="77777777" w:rsidTr="009B1E14">
        <w:trPr>
          <w:trHeight w:val="576"/>
        </w:trPr>
        <w:tc>
          <w:tcPr>
            <w:tcW w:w="1348" w:type="dxa"/>
            <w:noWrap/>
          </w:tcPr>
          <w:p w14:paraId="0CE54DA5" w14:textId="77777777" w:rsidR="00E30E09" w:rsidRPr="00485349" w:rsidRDefault="00E30E09" w:rsidP="004B79E3">
            <w:pPr>
              <w:pStyle w:val="BodyText"/>
              <w:ind w:left="0"/>
              <w:rPr>
                <w:rFonts w:cstheme="minorHAnsi"/>
                <w:sz w:val="18"/>
                <w:szCs w:val="18"/>
              </w:rPr>
            </w:pPr>
            <w:r w:rsidRPr="00485349">
              <w:rPr>
                <w:sz w:val="18"/>
                <w:szCs w:val="18"/>
              </w:rPr>
              <w:t>VIOR_3.2.17.E</w:t>
            </w:r>
          </w:p>
        </w:tc>
        <w:tc>
          <w:tcPr>
            <w:tcW w:w="686" w:type="dxa"/>
          </w:tcPr>
          <w:p w14:paraId="0CE54DA6"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DA7"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Mediation</w:t>
            </w:r>
          </w:p>
        </w:tc>
        <w:tc>
          <w:tcPr>
            <w:tcW w:w="3811" w:type="dxa"/>
            <w:noWrap/>
          </w:tcPr>
          <w:p w14:paraId="0CE54DA8"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 xml:space="preserve">A CDR will be created in APRM format that includes the QCI and APN values. </w:t>
            </w:r>
          </w:p>
        </w:tc>
        <w:tc>
          <w:tcPr>
            <w:tcW w:w="945" w:type="dxa"/>
          </w:tcPr>
          <w:p w14:paraId="0CE54DA9" w14:textId="77777777" w:rsidR="00E30E09" w:rsidRPr="00D1539F" w:rsidRDefault="00E30E09" w:rsidP="004B79E3">
            <w:pPr>
              <w:pStyle w:val="BodyText"/>
              <w:ind w:left="0"/>
              <w:rPr>
                <w:sz w:val="18"/>
                <w:szCs w:val="18"/>
              </w:rPr>
            </w:pPr>
            <w:r>
              <w:rPr>
                <w:sz w:val="18"/>
                <w:szCs w:val="18"/>
              </w:rPr>
              <w:t>N/A</w:t>
            </w:r>
          </w:p>
        </w:tc>
        <w:tc>
          <w:tcPr>
            <w:tcW w:w="1020" w:type="dxa"/>
          </w:tcPr>
          <w:p w14:paraId="0CE54DAA" w14:textId="77777777" w:rsidR="00E30E09" w:rsidRPr="00D1539F" w:rsidRDefault="00E30E09" w:rsidP="004B79E3">
            <w:pPr>
              <w:pStyle w:val="BodyText"/>
              <w:ind w:left="0"/>
              <w:rPr>
                <w:sz w:val="18"/>
                <w:szCs w:val="18"/>
              </w:rPr>
            </w:pPr>
            <w:r>
              <w:rPr>
                <w:sz w:val="18"/>
                <w:szCs w:val="18"/>
              </w:rPr>
              <w:t>N/A</w:t>
            </w:r>
          </w:p>
        </w:tc>
        <w:tc>
          <w:tcPr>
            <w:tcW w:w="789" w:type="dxa"/>
          </w:tcPr>
          <w:p w14:paraId="0CE54DAB" w14:textId="77777777" w:rsidR="00E30E09" w:rsidRPr="00D1539F" w:rsidRDefault="00E30E09" w:rsidP="004B79E3">
            <w:pPr>
              <w:pStyle w:val="BodyText"/>
              <w:ind w:left="0"/>
              <w:rPr>
                <w:sz w:val="18"/>
                <w:szCs w:val="18"/>
              </w:rPr>
            </w:pPr>
            <w:r>
              <w:rPr>
                <w:sz w:val="18"/>
                <w:szCs w:val="18"/>
              </w:rPr>
              <w:t>N/A</w:t>
            </w:r>
          </w:p>
        </w:tc>
      </w:tr>
      <w:tr w:rsidR="00E30E09" w:rsidRPr="00AD142E" w14:paraId="0CE54DB5" w14:textId="77777777" w:rsidTr="009B1E14">
        <w:trPr>
          <w:trHeight w:val="576"/>
        </w:trPr>
        <w:tc>
          <w:tcPr>
            <w:tcW w:w="1348" w:type="dxa"/>
            <w:noWrap/>
          </w:tcPr>
          <w:p w14:paraId="0CE54DAD" w14:textId="77777777" w:rsidR="00E30E09" w:rsidRPr="00485349" w:rsidRDefault="00E30E09" w:rsidP="004B79E3">
            <w:pPr>
              <w:pStyle w:val="BodyText"/>
              <w:ind w:left="0"/>
              <w:rPr>
                <w:rFonts w:cstheme="minorHAnsi"/>
                <w:sz w:val="18"/>
                <w:szCs w:val="18"/>
              </w:rPr>
            </w:pPr>
            <w:r w:rsidRPr="00485349">
              <w:rPr>
                <w:sz w:val="18"/>
                <w:szCs w:val="18"/>
              </w:rPr>
              <w:lastRenderedPageBreak/>
              <w:t>VIOR_3.2.17.F</w:t>
            </w:r>
          </w:p>
        </w:tc>
        <w:tc>
          <w:tcPr>
            <w:tcW w:w="686" w:type="dxa"/>
          </w:tcPr>
          <w:p w14:paraId="0CE54DAE"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DAF"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Mediation</w:t>
            </w:r>
          </w:p>
        </w:tc>
        <w:tc>
          <w:tcPr>
            <w:tcW w:w="3811" w:type="dxa"/>
            <w:noWrap/>
          </w:tcPr>
          <w:p w14:paraId="0CE54DB0" w14:textId="77777777" w:rsidR="00E30E09" w:rsidRPr="00485349" w:rsidRDefault="00E30E09" w:rsidP="004B79E3">
            <w:pPr>
              <w:ind w:left="720"/>
              <w:rPr>
                <w:sz w:val="18"/>
                <w:szCs w:val="18"/>
              </w:rPr>
            </w:pPr>
            <w:r w:rsidRPr="00485349">
              <w:rPr>
                <w:sz w:val="18"/>
                <w:szCs w:val="18"/>
              </w:rPr>
              <w:t xml:space="preserve">QCI will be located in the </w:t>
            </w:r>
            <w:r w:rsidRPr="00485349">
              <w:rPr>
                <w:rStyle w:val="Emphasis"/>
                <w:rFonts w:ascii="Verdana" w:hAnsi="Verdana"/>
                <w:color w:val="000000"/>
                <w:sz w:val="18"/>
                <w:szCs w:val="18"/>
              </w:rPr>
              <w:t xml:space="preserve">CallTypeLevel2 </w:t>
            </w:r>
            <w:r w:rsidRPr="00485349">
              <w:rPr>
                <w:sz w:val="18"/>
                <w:szCs w:val="18"/>
              </w:rPr>
              <w:t>field</w:t>
            </w:r>
          </w:p>
          <w:p w14:paraId="0CE54DB1" w14:textId="77777777" w:rsidR="00E30E09" w:rsidRPr="00485349" w:rsidRDefault="00E30E09" w:rsidP="004B79E3">
            <w:pPr>
              <w:pStyle w:val="BodyText"/>
              <w:ind w:left="0"/>
              <w:rPr>
                <w:rFonts w:asciiTheme="minorHAnsi" w:hAnsiTheme="minorHAnsi" w:cstheme="minorHAnsi"/>
                <w:sz w:val="18"/>
                <w:szCs w:val="18"/>
              </w:rPr>
            </w:pPr>
          </w:p>
        </w:tc>
        <w:tc>
          <w:tcPr>
            <w:tcW w:w="945" w:type="dxa"/>
          </w:tcPr>
          <w:p w14:paraId="0CE54DB2" w14:textId="77777777" w:rsidR="00E30E09" w:rsidRPr="00D1539F" w:rsidRDefault="00E30E09" w:rsidP="004B79E3">
            <w:pPr>
              <w:pStyle w:val="BodyText"/>
              <w:ind w:left="0"/>
              <w:rPr>
                <w:sz w:val="18"/>
                <w:szCs w:val="18"/>
              </w:rPr>
            </w:pPr>
            <w:r>
              <w:rPr>
                <w:sz w:val="18"/>
                <w:szCs w:val="18"/>
              </w:rPr>
              <w:t>N/A</w:t>
            </w:r>
          </w:p>
        </w:tc>
        <w:tc>
          <w:tcPr>
            <w:tcW w:w="1020" w:type="dxa"/>
          </w:tcPr>
          <w:p w14:paraId="0CE54DB3" w14:textId="77777777" w:rsidR="00E30E09" w:rsidRPr="00D1539F" w:rsidRDefault="00E30E09" w:rsidP="004B79E3">
            <w:pPr>
              <w:pStyle w:val="BodyText"/>
              <w:ind w:left="0"/>
              <w:rPr>
                <w:sz w:val="18"/>
                <w:szCs w:val="18"/>
              </w:rPr>
            </w:pPr>
            <w:r>
              <w:rPr>
                <w:sz w:val="18"/>
                <w:szCs w:val="18"/>
              </w:rPr>
              <w:t>N/A</w:t>
            </w:r>
          </w:p>
        </w:tc>
        <w:tc>
          <w:tcPr>
            <w:tcW w:w="789" w:type="dxa"/>
          </w:tcPr>
          <w:p w14:paraId="0CE54DB4" w14:textId="77777777" w:rsidR="00E30E09" w:rsidRPr="00D1539F" w:rsidRDefault="00E30E09" w:rsidP="004B79E3">
            <w:pPr>
              <w:pStyle w:val="BodyText"/>
              <w:ind w:left="0"/>
              <w:rPr>
                <w:sz w:val="18"/>
                <w:szCs w:val="18"/>
              </w:rPr>
            </w:pPr>
            <w:r>
              <w:rPr>
                <w:sz w:val="18"/>
                <w:szCs w:val="18"/>
              </w:rPr>
              <w:t>N/A</w:t>
            </w:r>
          </w:p>
        </w:tc>
      </w:tr>
      <w:tr w:rsidR="00E30E09" w:rsidRPr="00AD142E" w14:paraId="0CE54DBE" w14:textId="77777777" w:rsidTr="009B1E14">
        <w:trPr>
          <w:trHeight w:val="576"/>
        </w:trPr>
        <w:tc>
          <w:tcPr>
            <w:tcW w:w="1348" w:type="dxa"/>
            <w:noWrap/>
          </w:tcPr>
          <w:p w14:paraId="0CE54DB6" w14:textId="77777777" w:rsidR="00E30E09" w:rsidRPr="00485349" w:rsidRDefault="00E30E09" w:rsidP="004B79E3">
            <w:pPr>
              <w:pStyle w:val="BodyText"/>
              <w:ind w:left="0"/>
              <w:rPr>
                <w:rFonts w:cstheme="minorHAnsi"/>
                <w:sz w:val="18"/>
                <w:szCs w:val="18"/>
              </w:rPr>
            </w:pPr>
            <w:r w:rsidRPr="00485349">
              <w:rPr>
                <w:sz w:val="18"/>
                <w:szCs w:val="18"/>
              </w:rPr>
              <w:t>VIOR_3.2.17.G</w:t>
            </w:r>
          </w:p>
        </w:tc>
        <w:tc>
          <w:tcPr>
            <w:tcW w:w="686" w:type="dxa"/>
          </w:tcPr>
          <w:p w14:paraId="0CE54DB7"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DB8"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Mediation</w:t>
            </w:r>
          </w:p>
        </w:tc>
        <w:tc>
          <w:tcPr>
            <w:tcW w:w="3811" w:type="dxa"/>
            <w:noWrap/>
          </w:tcPr>
          <w:p w14:paraId="0CE54DB9" w14:textId="77777777" w:rsidR="00E30E09" w:rsidRPr="00485349" w:rsidRDefault="00E30E09" w:rsidP="004B79E3">
            <w:pPr>
              <w:ind w:left="720"/>
              <w:rPr>
                <w:sz w:val="18"/>
                <w:szCs w:val="18"/>
              </w:rPr>
            </w:pPr>
            <w:r w:rsidRPr="00485349">
              <w:rPr>
                <w:sz w:val="18"/>
                <w:szCs w:val="18"/>
              </w:rPr>
              <w:t xml:space="preserve">APN NI will be utilized.  </w:t>
            </w:r>
          </w:p>
          <w:p w14:paraId="0CE54DBA" w14:textId="77777777" w:rsidR="00E30E09" w:rsidRPr="00485349" w:rsidRDefault="00E30E09" w:rsidP="004B79E3">
            <w:pPr>
              <w:pStyle w:val="BodyText"/>
              <w:ind w:left="0"/>
              <w:rPr>
                <w:rFonts w:asciiTheme="minorHAnsi" w:hAnsiTheme="minorHAnsi" w:cstheme="minorHAnsi"/>
                <w:sz w:val="18"/>
                <w:szCs w:val="18"/>
              </w:rPr>
            </w:pPr>
          </w:p>
        </w:tc>
        <w:tc>
          <w:tcPr>
            <w:tcW w:w="945" w:type="dxa"/>
          </w:tcPr>
          <w:p w14:paraId="0CE54DBB" w14:textId="77777777" w:rsidR="00E30E09" w:rsidRPr="00D1539F" w:rsidRDefault="00E30E09" w:rsidP="004B79E3">
            <w:pPr>
              <w:pStyle w:val="BodyText"/>
              <w:ind w:left="0"/>
              <w:rPr>
                <w:sz w:val="18"/>
                <w:szCs w:val="18"/>
              </w:rPr>
            </w:pPr>
            <w:r>
              <w:rPr>
                <w:sz w:val="18"/>
                <w:szCs w:val="18"/>
              </w:rPr>
              <w:t>N/A</w:t>
            </w:r>
          </w:p>
        </w:tc>
        <w:tc>
          <w:tcPr>
            <w:tcW w:w="1020" w:type="dxa"/>
          </w:tcPr>
          <w:p w14:paraId="0CE54DBC" w14:textId="77777777" w:rsidR="00E30E09" w:rsidRPr="00D1539F" w:rsidRDefault="00E30E09" w:rsidP="004B79E3">
            <w:pPr>
              <w:pStyle w:val="BodyText"/>
              <w:ind w:left="0"/>
              <w:rPr>
                <w:sz w:val="18"/>
                <w:szCs w:val="18"/>
              </w:rPr>
            </w:pPr>
            <w:r>
              <w:rPr>
                <w:sz w:val="18"/>
                <w:szCs w:val="18"/>
              </w:rPr>
              <w:t>N/A</w:t>
            </w:r>
          </w:p>
        </w:tc>
        <w:tc>
          <w:tcPr>
            <w:tcW w:w="789" w:type="dxa"/>
          </w:tcPr>
          <w:p w14:paraId="0CE54DBD" w14:textId="77777777" w:rsidR="00E30E09" w:rsidRPr="00D1539F" w:rsidRDefault="00E30E09" w:rsidP="004B79E3">
            <w:pPr>
              <w:pStyle w:val="BodyText"/>
              <w:ind w:left="0"/>
              <w:rPr>
                <w:sz w:val="18"/>
                <w:szCs w:val="18"/>
              </w:rPr>
            </w:pPr>
            <w:r>
              <w:rPr>
                <w:sz w:val="18"/>
                <w:szCs w:val="18"/>
              </w:rPr>
              <w:t>N/A</w:t>
            </w:r>
          </w:p>
        </w:tc>
      </w:tr>
      <w:tr w:rsidR="00E30E09" w:rsidRPr="00AD142E" w14:paraId="0CE54DC6" w14:textId="77777777" w:rsidTr="009B1E14">
        <w:trPr>
          <w:trHeight w:val="576"/>
        </w:trPr>
        <w:tc>
          <w:tcPr>
            <w:tcW w:w="1348" w:type="dxa"/>
            <w:noWrap/>
          </w:tcPr>
          <w:p w14:paraId="0CE54DBF" w14:textId="77777777" w:rsidR="00E30E09" w:rsidRPr="00485349" w:rsidRDefault="00E30E09" w:rsidP="004B79E3">
            <w:pPr>
              <w:pStyle w:val="BodyText"/>
              <w:ind w:left="0"/>
              <w:rPr>
                <w:rFonts w:cstheme="minorHAnsi"/>
                <w:sz w:val="18"/>
                <w:szCs w:val="18"/>
              </w:rPr>
            </w:pPr>
            <w:r w:rsidRPr="00485349">
              <w:rPr>
                <w:sz w:val="18"/>
                <w:szCs w:val="18"/>
              </w:rPr>
              <w:t>VIOR_3.2.17.H</w:t>
            </w:r>
          </w:p>
        </w:tc>
        <w:tc>
          <w:tcPr>
            <w:tcW w:w="686" w:type="dxa"/>
          </w:tcPr>
          <w:p w14:paraId="0CE54DC0"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DC1"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Mediation</w:t>
            </w:r>
          </w:p>
        </w:tc>
        <w:tc>
          <w:tcPr>
            <w:tcW w:w="3811" w:type="dxa"/>
            <w:noWrap/>
          </w:tcPr>
          <w:p w14:paraId="0CE54DC2"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Serving SID  will be used to populate ServBid field in the record for APRM.</w:t>
            </w:r>
          </w:p>
        </w:tc>
        <w:tc>
          <w:tcPr>
            <w:tcW w:w="945" w:type="dxa"/>
          </w:tcPr>
          <w:p w14:paraId="0CE54DC3" w14:textId="77777777" w:rsidR="00E30E09" w:rsidRPr="00D1539F" w:rsidRDefault="00E30E09" w:rsidP="004B79E3">
            <w:pPr>
              <w:pStyle w:val="BodyText"/>
              <w:ind w:left="0"/>
              <w:rPr>
                <w:sz w:val="18"/>
                <w:szCs w:val="18"/>
              </w:rPr>
            </w:pPr>
            <w:r>
              <w:rPr>
                <w:sz w:val="18"/>
                <w:szCs w:val="18"/>
              </w:rPr>
              <w:t>N/A</w:t>
            </w:r>
          </w:p>
        </w:tc>
        <w:tc>
          <w:tcPr>
            <w:tcW w:w="1020" w:type="dxa"/>
          </w:tcPr>
          <w:p w14:paraId="0CE54DC4" w14:textId="77777777" w:rsidR="00E30E09" w:rsidRPr="00D1539F" w:rsidRDefault="00E30E09" w:rsidP="004B79E3">
            <w:pPr>
              <w:pStyle w:val="BodyText"/>
              <w:ind w:left="0"/>
              <w:rPr>
                <w:sz w:val="18"/>
                <w:szCs w:val="18"/>
              </w:rPr>
            </w:pPr>
            <w:r>
              <w:rPr>
                <w:sz w:val="18"/>
                <w:szCs w:val="18"/>
              </w:rPr>
              <w:t>N/A</w:t>
            </w:r>
          </w:p>
        </w:tc>
        <w:tc>
          <w:tcPr>
            <w:tcW w:w="789" w:type="dxa"/>
          </w:tcPr>
          <w:p w14:paraId="0CE54DC5" w14:textId="77777777" w:rsidR="00E30E09" w:rsidRPr="00D1539F" w:rsidRDefault="00E30E09" w:rsidP="004B79E3">
            <w:pPr>
              <w:pStyle w:val="BodyText"/>
              <w:ind w:left="0"/>
              <w:rPr>
                <w:sz w:val="18"/>
                <w:szCs w:val="18"/>
              </w:rPr>
            </w:pPr>
            <w:r>
              <w:rPr>
                <w:sz w:val="18"/>
                <w:szCs w:val="18"/>
              </w:rPr>
              <w:t>N/A</w:t>
            </w:r>
          </w:p>
        </w:tc>
      </w:tr>
      <w:tr w:rsidR="00E30E09" w:rsidRPr="00AD142E" w14:paraId="0CE54DCE" w14:textId="77777777" w:rsidTr="009B1E14">
        <w:trPr>
          <w:trHeight w:val="576"/>
        </w:trPr>
        <w:tc>
          <w:tcPr>
            <w:tcW w:w="1348" w:type="dxa"/>
            <w:noWrap/>
          </w:tcPr>
          <w:p w14:paraId="0CE54DC7" w14:textId="77777777" w:rsidR="00E30E09" w:rsidRPr="00485349" w:rsidRDefault="00E30E09" w:rsidP="004B79E3">
            <w:pPr>
              <w:pStyle w:val="BodyText"/>
              <w:ind w:left="0"/>
              <w:rPr>
                <w:rFonts w:cstheme="minorHAnsi"/>
                <w:sz w:val="18"/>
                <w:szCs w:val="18"/>
              </w:rPr>
            </w:pPr>
            <w:r w:rsidRPr="00485349">
              <w:rPr>
                <w:sz w:val="18"/>
                <w:szCs w:val="18"/>
              </w:rPr>
              <w:t>VIOR_3.2.17.I</w:t>
            </w:r>
          </w:p>
        </w:tc>
        <w:tc>
          <w:tcPr>
            <w:tcW w:w="686" w:type="dxa"/>
          </w:tcPr>
          <w:p w14:paraId="0CE54DC8"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DC9"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Mediation</w:t>
            </w:r>
          </w:p>
        </w:tc>
        <w:tc>
          <w:tcPr>
            <w:tcW w:w="3811" w:type="dxa"/>
            <w:noWrap/>
          </w:tcPr>
          <w:p w14:paraId="0CE54DCA"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The Service type identifier will be included that identifies if the service is LTE data or VoLTE.</w:t>
            </w:r>
          </w:p>
        </w:tc>
        <w:tc>
          <w:tcPr>
            <w:tcW w:w="945" w:type="dxa"/>
          </w:tcPr>
          <w:p w14:paraId="0CE54DCB" w14:textId="77777777" w:rsidR="00E30E09" w:rsidRPr="00D1539F" w:rsidRDefault="00E30E09" w:rsidP="004B79E3">
            <w:pPr>
              <w:pStyle w:val="BodyText"/>
              <w:ind w:left="0"/>
              <w:rPr>
                <w:sz w:val="18"/>
                <w:szCs w:val="18"/>
              </w:rPr>
            </w:pPr>
            <w:r>
              <w:rPr>
                <w:sz w:val="18"/>
                <w:szCs w:val="18"/>
              </w:rPr>
              <w:t>N/A</w:t>
            </w:r>
          </w:p>
        </w:tc>
        <w:tc>
          <w:tcPr>
            <w:tcW w:w="1020" w:type="dxa"/>
          </w:tcPr>
          <w:p w14:paraId="0CE54DCC" w14:textId="77777777" w:rsidR="00E30E09" w:rsidRPr="00D1539F" w:rsidRDefault="00E30E09" w:rsidP="004B79E3">
            <w:pPr>
              <w:pStyle w:val="BodyText"/>
              <w:ind w:left="0"/>
              <w:rPr>
                <w:sz w:val="18"/>
                <w:szCs w:val="18"/>
              </w:rPr>
            </w:pPr>
            <w:r>
              <w:rPr>
                <w:sz w:val="18"/>
                <w:szCs w:val="18"/>
              </w:rPr>
              <w:t>N/A</w:t>
            </w:r>
          </w:p>
        </w:tc>
        <w:tc>
          <w:tcPr>
            <w:tcW w:w="789" w:type="dxa"/>
          </w:tcPr>
          <w:p w14:paraId="0CE54DCD" w14:textId="77777777" w:rsidR="00E30E09" w:rsidRPr="00D1539F" w:rsidRDefault="00E30E09" w:rsidP="004B79E3">
            <w:pPr>
              <w:pStyle w:val="BodyText"/>
              <w:ind w:left="0"/>
              <w:rPr>
                <w:sz w:val="18"/>
                <w:szCs w:val="18"/>
              </w:rPr>
            </w:pPr>
            <w:r>
              <w:rPr>
                <w:sz w:val="18"/>
                <w:szCs w:val="18"/>
              </w:rPr>
              <w:t>N/A</w:t>
            </w:r>
          </w:p>
        </w:tc>
      </w:tr>
      <w:tr w:rsidR="00E30E09" w:rsidRPr="00AD142E" w14:paraId="0CE54DD6" w14:textId="77777777" w:rsidTr="009B1E14">
        <w:trPr>
          <w:trHeight w:val="576"/>
        </w:trPr>
        <w:tc>
          <w:tcPr>
            <w:tcW w:w="1348" w:type="dxa"/>
            <w:noWrap/>
          </w:tcPr>
          <w:p w14:paraId="0CE54DCF" w14:textId="77777777" w:rsidR="00E30E09" w:rsidRPr="00485349" w:rsidRDefault="00E30E09" w:rsidP="004B79E3">
            <w:pPr>
              <w:pStyle w:val="BodyText"/>
              <w:ind w:left="0"/>
              <w:rPr>
                <w:rFonts w:cstheme="minorHAnsi"/>
                <w:sz w:val="18"/>
                <w:szCs w:val="18"/>
              </w:rPr>
            </w:pPr>
            <w:r w:rsidRPr="00485349">
              <w:rPr>
                <w:sz w:val="18"/>
                <w:szCs w:val="18"/>
              </w:rPr>
              <w:t>VIOR_3.2.17.J</w:t>
            </w:r>
          </w:p>
        </w:tc>
        <w:tc>
          <w:tcPr>
            <w:tcW w:w="686" w:type="dxa"/>
          </w:tcPr>
          <w:p w14:paraId="0CE54DD0"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DD1"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Mediation</w:t>
            </w:r>
          </w:p>
        </w:tc>
        <w:tc>
          <w:tcPr>
            <w:tcW w:w="3811" w:type="dxa"/>
            <w:noWrap/>
          </w:tcPr>
          <w:p w14:paraId="0CE54DD2"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 xml:space="preserve">TAP files generated from ARCM will be sent to the Data clearing house (TNS). </w:t>
            </w:r>
          </w:p>
        </w:tc>
        <w:tc>
          <w:tcPr>
            <w:tcW w:w="945" w:type="dxa"/>
          </w:tcPr>
          <w:p w14:paraId="0CE54DD3" w14:textId="77777777" w:rsidR="00E30E09" w:rsidRPr="00D1539F" w:rsidRDefault="00E30E09" w:rsidP="004B79E3">
            <w:pPr>
              <w:pStyle w:val="BodyText"/>
              <w:ind w:left="0"/>
              <w:rPr>
                <w:sz w:val="18"/>
                <w:szCs w:val="18"/>
              </w:rPr>
            </w:pPr>
            <w:r>
              <w:rPr>
                <w:sz w:val="18"/>
                <w:szCs w:val="18"/>
              </w:rPr>
              <w:t>N/A</w:t>
            </w:r>
          </w:p>
        </w:tc>
        <w:tc>
          <w:tcPr>
            <w:tcW w:w="1020" w:type="dxa"/>
          </w:tcPr>
          <w:p w14:paraId="0CE54DD4" w14:textId="77777777" w:rsidR="00E30E09" w:rsidRPr="00D1539F" w:rsidRDefault="00E30E09" w:rsidP="004B79E3">
            <w:pPr>
              <w:pStyle w:val="BodyText"/>
              <w:ind w:left="0"/>
              <w:rPr>
                <w:sz w:val="18"/>
                <w:szCs w:val="18"/>
              </w:rPr>
            </w:pPr>
            <w:r>
              <w:rPr>
                <w:sz w:val="18"/>
                <w:szCs w:val="18"/>
              </w:rPr>
              <w:t>N/A</w:t>
            </w:r>
          </w:p>
        </w:tc>
        <w:tc>
          <w:tcPr>
            <w:tcW w:w="789" w:type="dxa"/>
          </w:tcPr>
          <w:p w14:paraId="0CE54DD5" w14:textId="77777777" w:rsidR="00E30E09" w:rsidRPr="00D1539F" w:rsidRDefault="00E30E09" w:rsidP="004B79E3">
            <w:pPr>
              <w:pStyle w:val="BodyText"/>
              <w:ind w:left="0"/>
              <w:rPr>
                <w:sz w:val="18"/>
                <w:szCs w:val="18"/>
              </w:rPr>
            </w:pPr>
            <w:r>
              <w:rPr>
                <w:sz w:val="18"/>
                <w:szCs w:val="18"/>
              </w:rPr>
              <w:t>N/A</w:t>
            </w:r>
          </w:p>
        </w:tc>
      </w:tr>
      <w:tr w:rsidR="00E30E09" w:rsidRPr="00AD142E" w14:paraId="0CE54DDE" w14:textId="77777777" w:rsidTr="009B1E14">
        <w:trPr>
          <w:trHeight w:val="576"/>
        </w:trPr>
        <w:tc>
          <w:tcPr>
            <w:tcW w:w="1348" w:type="dxa"/>
            <w:noWrap/>
          </w:tcPr>
          <w:p w14:paraId="0CE54DD7" w14:textId="77777777" w:rsidR="00E30E09" w:rsidRPr="00485349" w:rsidRDefault="00E30E09" w:rsidP="004B79E3">
            <w:pPr>
              <w:pStyle w:val="BodyText"/>
              <w:ind w:left="0"/>
              <w:rPr>
                <w:rFonts w:cstheme="minorHAnsi"/>
                <w:sz w:val="18"/>
                <w:szCs w:val="18"/>
              </w:rPr>
            </w:pPr>
            <w:r w:rsidRPr="00485349">
              <w:rPr>
                <w:sz w:val="18"/>
                <w:szCs w:val="18"/>
              </w:rPr>
              <w:t>VIOR_3.2.17.K</w:t>
            </w:r>
          </w:p>
        </w:tc>
        <w:tc>
          <w:tcPr>
            <w:tcW w:w="686" w:type="dxa"/>
          </w:tcPr>
          <w:p w14:paraId="0CE54DD8"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DD9"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Mediation</w:t>
            </w:r>
          </w:p>
        </w:tc>
        <w:tc>
          <w:tcPr>
            <w:tcW w:w="3811" w:type="dxa"/>
            <w:noWrap/>
          </w:tcPr>
          <w:p w14:paraId="0CE54DDA"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 xml:space="preserve">TAP files will not be mediated before sending to TNS. </w:t>
            </w:r>
          </w:p>
        </w:tc>
        <w:tc>
          <w:tcPr>
            <w:tcW w:w="945" w:type="dxa"/>
          </w:tcPr>
          <w:p w14:paraId="0CE54DDB" w14:textId="77777777" w:rsidR="00E30E09" w:rsidRPr="00D1539F" w:rsidRDefault="00E30E09" w:rsidP="004B79E3">
            <w:pPr>
              <w:pStyle w:val="BodyText"/>
              <w:ind w:left="0"/>
              <w:rPr>
                <w:sz w:val="18"/>
                <w:szCs w:val="18"/>
              </w:rPr>
            </w:pPr>
            <w:r>
              <w:rPr>
                <w:sz w:val="18"/>
                <w:szCs w:val="18"/>
              </w:rPr>
              <w:t>N/A</w:t>
            </w:r>
          </w:p>
        </w:tc>
        <w:tc>
          <w:tcPr>
            <w:tcW w:w="1020" w:type="dxa"/>
          </w:tcPr>
          <w:p w14:paraId="0CE54DDC" w14:textId="77777777" w:rsidR="00E30E09" w:rsidRPr="00D1539F" w:rsidRDefault="00E30E09" w:rsidP="004B79E3">
            <w:pPr>
              <w:pStyle w:val="BodyText"/>
              <w:ind w:left="0"/>
              <w:rPr>
                <w:sz w:val="18"/>
                <w:szCs w:val="18"/>
              </w:rPr>
            </w:pPr>
            <w:r>
              <w:rPr>
                <w:sz w:val="18"/>
                <w:szCs w:val="18"/>
              </w:rPr>
              <w:t>N/A</w:t>
            </w:r>
          </w:p>
        </w:tc>
        <w:tc>
          <w:tcPr>
            <w:tcW w:w="789" w:type="dxa"/>
          </w:tcPr>
          <w:p w14:paraId="0CE54DDD" w14:textId="77777777" w:rsidR="00E30E09" w:rsidRPr="00D1539F" w:rsidRDefault="00E30E09" w:rsidP="004B79E3">
            <w:pPr>
              <w:pStyle w:val="BodyText"/>
              <w:ind w:left="0"/>
              <w:rPr>
                <w:sz w:val="18"/>
                <w:szCs w:val="18"/>
              </w:rPr>
            </w:pPr>
            <w:r>
              <w:rPr>
                <w:sz w:val="18"/>
                <w:szCs w:val="18"/>
              </w:rPr>
              <w:t>N/A</w:t>
            </w:r>
          </w:p>
        </w:tc>
      </w:tr>
      <w:tr w:rsidR="00E30E09" w:rsidRPr="00AD142E" w14:paraId="0CE54DE7" w14:textId="77777777" w:rsidTr="009B1E14">
        <w:trPr>
          <w:trHeight w:val="576"/>
        </w:trPr>
        <w:tc>
          <w:tcPr>
            <w:tcW w:w="1348" w:type="dxa"/>
            <w:noWrap/>
          </w:tcPr>
          <w:p w14:paraId="0CE54DDF" w14:textId="77777777" w:rsidR="00E30E09" w:rsidRPr="00485349" w:rsidRDefault="00E30E09" w:rsidP="004B79E3">
            <w:pPr>
              <w:pStyle w:val="BodyText"/>
              <w:ind w:left="0"/>
              <w:rPr>
                <w:rFonts w:cstheme="minorHAnsi"/>
                <w:sz w:val="18"/>
                <w:szCs w:val="18"/>
              </w:rPr>
            </w:pPr>
            <w:r w:rsidRPr="00485349">
              <w:rPr>
                <w:sz w:val="18"/>
                <w:szCs w:val="18"/>
              </w:rPr>
              <w:t>VIOR_3.2.17.L</w:t>
            </w:r>
          </w:p>
        </w:tc>
        <w:tc>
          <w:tcPr>
            <w:tcW w:w="686" w:type="dxa"/>
          </w:tcPr>
          <w:p w14:paraId="0CE54DE0"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DE1"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 xml:space="preserve">Mediation </w:t>
            </w:r>
          </w:p>
        </w:tc>
        <w:tc>
          <w:tcPr>
            <w:tcW w:w="3811" w:type="dxa"/>
            <w:noWrap/>
          </w:tcPr>
          <w:p w14:paraId="0CE54DE2" w14:textId="77777777" w:rsidR="00E30E09" w:rsidRDefault="00E30E09" w:rsidP="004B79E3">
            <w:pPr>
              <w:rPr>
                <w:rFonts w:cstheme="minorHAnsi"/>
                <w:sz w:val="18"/>
                <w:szCs w:val="18"/>
              </w:rPr>
            </w:pPr>
            <w:r w:rsidRPr="00485349">
              <w:rPr>
                <w:rFonts w:cstheme="minorHAnsi"/>
                <w:sz w:val="18"/>
                <w:szCs w:val="18"/>
              </w:rPr>
              <w:t xml:space="preserve">Files for APRM will include both VoLTE and LTE and be delivered to the same location as they are today. </w:t>
            </w:r>
          </w:p>
          <w:p w14:paraId="0CE54DE3" w14:textId="77777777" w:rsidR="001D69C6" w:rsidRPr="00FA238C" w:rsidRDefault="001D69C6" w:rsidP="004B79E3">
            <w:pPr>
              <w:rPr>
                <w:rFonts w:cstheme="minorHAnsi"/>
                <w:sz w:val="18"/>
                <w:szCs w:val="18"/>
              </w:rPr>
            </w:pPr>
            <w:r w:rsidRPr="001D69C6">
              <w:rPr>
                <w:rFonts w:cstheme="minorHAnsi"/>
                <w:sz w:val="18"/>
                <w:szCs w:val="18"/>
              </w:rPr>
              <w:t>Note: This shall use the same aggregation policies as LTE inbound roaming.</w:t>
            </w:r>
          </w:p>
        </w:tc>
        <w:tc>
          <w:tcPr>
            <w:tcW w:w="945" w:type="dxa"/>
          </w:tcPr>
          <w:p w14:paraId="0CE54DE4" w14:textId="77777777" w:rsidR="00E30E09" w:rsidRPr="00D1539F" w:rsidRDefault="00E30E09" w:rsidP="004B79E3">
            <w:pPr>
              <w:pStyle w:val="BodyText"/>
              <w:ind w:left="0"/>
              <w:rPr>
                <w:sz w:val="18"/>
                <w:szCs w:val="18"/>
              </w:rPr>
            </w:pPr>
            <w:r>
              <w:rPr>
                <w:sz w:val="18"/>
                <w:szCs w:val="18"/>
              </w:rPr>
              <w:t>N/A</w:t>
            </w:r>
          </w:p>
        </w:tc>
        <w:tc>
          <w:tcPr>
            <w:tcW w:w="1020" w:type="dxa"/>
          </w:tcPr>
          <w:p w14:paraId="0CE54DE5" w14:textId="77777777" w:rsidR="00E30E09" w:rsidRPr="00D1539F" w:rsidRDefault="00E30E09" w:rsidP="004B79E3">
            <w:pPr>
              <w:pStyle w:val="BodyText"/>
              <w:ind w:left="0"/>
              <w:rPr>
                <w:sz w:val="18"/>
                <w:szCs w:val="18"/>
              </w:rPr>
            </w:pPr>
            <w:r>
              <w:rPr>
                <w:sz w:val="18"/>
                <w:szCs w:val="18"/>
              </w:rPr>
              <w:t>N/A</w:t>
            </w:r>
          </w:p>
        </w:tc>
        <w:tc>
          <w:tcPr>
            <w:tcW w:w="789" w:type="dxa"/>
          </w:tcPr>
          <w:p w14:paraId="0CE54DE6" w14:textId="77777777" w:rsidR="00E30E09" w:rsidRPr="00D1539F" w:rsidRDefault="00E30E09" w:rsidP="004B79E3">
            <w:pPr>
              <w:pStyle w:val="BodyText"/>
              <w:ind w:left="0"/>
              <w:rPr>
                <w:sz w:val="18"/>
                <w:szCs w:val="18"/>
              </w:rPr>
            </w:pPr>
            <w:r>
              <w:rPr>
                <w:sz w:val="18"/>
                <w:szCs w:val="18"/>
              </w:rPr>
              <w:t>N/A</w:t>
            </w:r>
          </w:p>
        </w:tc>
      </w:tr>
      <w:tr w:rsidR="00E30E09" w:rsidRPr="00AD142E" w14:paraId="0CE54DEF" w14:textId="77777777" w:rsidTr="009B1E14">
        <w:trPr>
          <w:trHeight w:val="576"/>
        </w:trPr>
        <w:tc>
          <w:tcPr>
            <w:tcW w:w="1348" w:type="dxa"/>
            <w:noWrap/>
          </w:tcPr>
          <w:p w14:paraId="0CE54DE8" w14:textId="77777777" w:rsidR="00E30E09" w:rsidRPr="00485349" w:rsidRDefault="00E30E09" w:rsidP="004B79E3">
            <w:pPr>
              <w:pStyle w:val="BodyText"/>
              <w:ind w:left="0"/>
              <w:rPr>
                <w:rFonts w:cstheme="minorHAnsi"/>
                <w:sz w:val="18"/>
                <w:szCs w:val="18"/>
              </w:rPr>
            </w:pPr>
            <w:r w:rsidRPr="00485349">
              <w:rPr>
                <w:sz w:val="18"/>
                <w:szCs w:val="18"/>
              </w:rPr>
              <w:t>VIOR_3.2.17.M</w:t>
            </w:r>
          </w:p>
        </w:tc>
        <w:tc>
          <w:tcPr>
            <w:tcW w:w="686" w:type="dxa"/>
          </w:tcPr>
          <w:p w14:paraId="0CE54DE9"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DEA"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Mediation</w:t>
            </w:r>
          </w:p>
        </w:tc>
        <w:tc>
          <w:tcPr>
            <w:tcW w:w="3811" w:type="dxa"/>
            <w:noWrap/>
          </w:tcPr>
          <w:p w14:paraId="0CE54DEB" w14:textId="77777777" w:rsidR="00E30E09" w:rsidRPr="00FA238C" w:rsidRDefault="00E30E09" w:rsidP="004B79E3">
            <w:pPr>
              <w:pStyle w:val="ListParagraph"/>
              <w:ind w:left="0"/>
              <w:rPr>
                <w:sz w:val="18"/>
                <w:szCs w:val="18"/>
              </w:rPr>
            </w:pPr>
            <w:r w:rsidRPr="00485349">
              <w:rPr>
                <w:sz w:val="18"/>
                <w:szCs w:val="18"/>
              </w:rPr>
              <w:t xml:space="preserve">Partial bearer records will be aggregated for inbound records. </w:t>
            </w:r>
          </w:p>
        </w:tc>
        <w:tc>
          <w:tcPr>
            <w:tcW w:w="945" w:type="dxa"/>
          </w:tcPr>
          <w:p w14:paraId="0CE54DEC" w14:textId="77777777" w:rsidR="00E30E09" w:rsidRPr="00D1539F" w:rsidRDefault="00E30E09" w:rsidP="004B79E3">
            <w:pPr>
              <w:pStyle w:val="BodyText"/>
              <w:ind w:left="0"/>
              <w:rPr>
                <w:sz w:val="18"/>
                <w:szCs w:val="18"/>
              </w:rPr>
            </w:pPr>
            <w:r>
              <w:rPr>
                <w:sz w:val="18"/>
                <w:szCs w:val="18"/>
              </w:rPr>
              <w:t>N/A</w:t>
            </w:r>
          </w:p>
        </w:tc>
        <w:tc>
          <w:tcPr>
            <w:tcW w:w="1020" w:type="dxa"/>
          </w:tcPr>
          <w:p w14:paraId="0CE54DED" w14:textId="77777777" w:rsidR="00E30E09" w:rsidRPr="00D1539F" w:rsidRDefault="00E30E09" w:rsidP="004B79E3">
            <w:pPr>
              <w:pStyle w:val="BodyText"/>
              <w:ind w:left="0"/>
              <w:rPr>
                <w:sz w:val="18"/>
                <w:szCs w:val="18"/>
              </w:rPr>
            </w:pPr>
            <w:r>
              <w:rPr>
                <w:sz w:val="18"/>
                <w:szCs w:val="18"/>
              </w:rPr>
              <w:t>N/A</w:t>
            </w:r>
          </w:p>
        </w:tc>
        <w:tc>
          <w:tcPr>
            <w:tcW w:w="789" w:type="dxa"/>
          </w:tcPr>
          <w:p w14:paraId="0CE54DEE" w14:textId="77777777" w:rsidR="00E30E09" w:rsidRPr="00D1539F" w:rsidRDefault="00E30E09" w:rsidP="004B79E3">
            <w:pPr>
              <w:pStyle w:val="BodyText"/>
              <w:ind w:left="0"/>
              <w:rPr>
                <w:sz w:val="18"/>
                <w:szCs w:val="18"/>
              </w:rPr>
            </w:pPr>
            <w:r>
              <w:rPr>
                <w:sz w:val="18"/>
                <w:szCs w:val="18"/>
              </w:rPr>
              <w:t>N/A</w:t>
            </w:r>
          </w:p>
        </w:tc>
      </w:tr>
      <w:tr w:rsidR="00E30E09" w:rsidRPr="00AD142E" w14:paraId="0CE54DF7" w14:textId="77777777" w:rsidTr="009B1E14">
        <w:trPr>
          <w:trHeight w:val="576"/>
        </w:trPr>
        <w:tc>
          <w:tcPr>
            <w:tcW w:w="1348" w:type="dxa"/>
            <w:noWrap/>
          </w:tcPr>
          <w:p w14:paraId="0CE54DF0" w14:textId="77777777" w:rsidR="00E30E09" w:rsidRPr="00485349" w:rsidRDefault="00E30E09" w:rsidP="004B79E3">
            <w:pPr>
              <w:pStyle w:val="BodyText"/>
              <w:ind w:left="0"/>
              <w:rPr>
                <w:rFonts w:cstheme="minorHAnsi"/>
                <w:sz w:val="18"/>
                <w:szCs w:val="18"/>
              </w:rPr>
            </w:pPr>
            <w:r w:rsidRPr="00485349">
              <w:rPr>
                <w:sz w:val="18"/>
                <w:szCs w:val="18"/>
              </w:rPr>
              <w:t>VIOR_3.2.17.N</w:t>
            </w:r>
          </w:p>
        </w:tc>
        <w:tc>
          <w:tcPr>
            <w:tcW w:w="686" w:type="dxa"/>
          </w:tcPr>
          <w:p w14:paraId="0CE54DF1"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DF2"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Mediation</w:t>
            </w:r>
          </w:p>
        </w:tc>
        <w:tc>
          <w:tcPr>
            <w:tcW w:w="3811" w:type="dxa"/>
            <w:noWrap/>
          </w:tcPr>
          <w:p w14:paraId="0CE54DF3"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Mediation will determine VoLTE vs LTE by QCI value</w:t>
            </w:r>
          </w:p>
        </w:tc>
        <w:tc>
          <w:tcPr>
            <w:tcW w:w="945" w:type="dxa"/>
          </w:tcPr>
          <w:p w14:paraId="0CE54DF4" w14:textId="77777777" w:rsidR="00E30E09" w:rsidRPr="00D1539F" w:rsidRDefault="00E30E09" w:rsidP="004B79E3">
            <w:pPr>
              <w:pStyle w:val="BodyText"/>
              <w:ind w:left="0"/>
              <w:rPr>
                <w:sz w:val="18"/>
                <w:szCs w:val="18"/>
              </w:rPr>
            </w:pPr>
            <w:r>
              <w:rPr>
                <w:sz w:val="18"/>
                <w:szCs w:val="18"/>
              </w:rPr>
              <w:t>N/A</w:t>
            </w:r>
          </w:p>
        </w:tc>
        <w:tc>
          <w:tcPr>
            <w:tcW w:w="1020" w:type="dxa"/>
          </w:tcPr>
          <w:p w14:paraId="0CE54DF5" w14:textId="77777777" w:rsidR="00E30E09" w:rsidRPr="00D1539F" w:rsidRDefault="00E30E09" w:rsidP="004B79E3">
            <w:pPr>
              <w:pStyle w:val="BodyText"/>
              <w:ind w:left="0"/>
              <w:rPr>
                <w:sz w:val="18"/>
                <w:szCs w:val="18"/>
              </w:rPr>
            </w:pPr>
            <w:r>
              <w:rPr>
                <w:sz w:val="18"/>
                <w:szCs w:val="18"/>
              </w:rPr>
              <w:t>N/A</w:t>
            </w:r>
          </w:p>
        </w:tc>
        <w:tc>
          <w:tcPr>
            <w:tcW w:w="789" w:type="dxa"/>
          </w:tcPr>
          <w:p w14:paraId="0CE54DF6" w14:textId="77777777" w:rsidR="00E30E09" w:rsidRPr="00D1539F" w:rsidRDefault="00E30E09" w:rsidP="004B79E3">
            <w:pPr>
              <w:pStyle w:val="BodyText"/>
              <w:ind w:left="0"/>
              <w:rPr>
                <w:sz w:val="18"/>
                <w:szCs w:val="18"/>
              </w:rPr>
            </w:pPr>
            <w:r>
              <w:rPr>
                <w:sz w:val="18"/>
                <w:szCs w:val="18"/>
              </w:rPr>
              <w:t>N/A</w:t>
            </w:r>
          </w:p>
        </w:tc>
      </w:tr>
      <w:tr w:rsidR="00E30E09" w:rsidRPr="00AD142E" w14:paraId="0CE54DFF" w14:textId="77777777" w:rsidTr="009B1E14">
        <w:trPr>
          <w:trHeight w:val="576"/>
        </w:trPr>
        <w:tc>
          <w:tcPr>
            <w:tcW w:w="1348" w:type="dxa"/>
            <w:noWrap/>
          </w:tcPr>
          <w:p w14:paraId="0CE54DF8" w14:textId="77777777" w:rsidR="00E30E09" w:rsidRPr="00485349" w:rsidRDefault="00E30E09" w:rsidP="004B79E3">
            <w:pPr>
              <w:pStyle w:val="BodyText"/>
              <w:ind w:left="0"/>
              <w:rPr>
                <w:rFonts w:cstheme="minorHAnsi"/>
                <w:sz w:val="18"/>
                <w:szCs w:val="18"/>
              </w:rPr>
            </w:pPr>
            <w:r w:rsidRPr="00485349">
              <w:rPr>
                <w:sz w:val="18"/>
                <w:szCs w:val="18"/>
              </w:rPr>
              <w:t>VIOR_3.2.19</w:t>
            </w:r>
          </w:p>
        </w:tc>
        <w:tc>
          <w:tcPr>
            <w:tcW w:w="686" w:type="dxa"/>
          </w:tcPr>
          <w:p w14:paraId="0CE54DF9"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DFA"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USCC</w:t>
            </w:r>
          </w:p>
        </w:tc>
        <w:tc>
          <w:tcPr>
            <w:tcW w:w="3811" w:type="dxa"/>
            <w:noWrap/>
          </w:tcPr>
          <w:p w14:paraId="0CE54DFB"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 xml:space="preserve">USCC will generate outbound VoLTE roaming usage records per the process designed with LTE Roaming and VoLTE Enablement with modifications in regards to the VoLTE record types..  </w:t>
            </w:r>
          </w:p>
        </w:tc>
        <w:tc>
          <w:tcPr>
            <w:tcW w:w="945" w:type="dxa"/>
          </w:tcPr>
          <w:p w14:paraId="0CE54DFC" w14:textId="77777777" w:rsidR="00E30E09" w:rsidRPr="00D1539F" w:rsidRDefault="00E30E09" w:rsidP="004B79E3">
            <w:pPr>
              <w:pStyle w:val="BodyText"/>
              <w:ind w:left="0"/>
              <w:rPr>
                <w:sz w:val="18"/>
                <w:szCs w:val="18"/>
              </w:rPr>
            </w:pPr>
            <w:r>
              <w:rPr>
                <w:sz w:val="18"/>
                <w:szCs w:val="18"/>
              </w:rPr>
              <w:t>N/A</w:t>
            </w:r>
          </w:p>
        </w:tc>
        <w:tc>
          <w:tcPr>
            <w:tcW w:w="1020" w:type="dxa"/>
          </w:tcPr>
          <w:p w14:paraId="0CE54DFD" w14:textId="77777777" w:rsidR="00E30E09" w:rsidRPr="00D1539F" w:rsidRDefault="00E30E09" w:rsidP="004B79E3">
            <w:pPr>
              <w:pStyle w:val="BodyText"/>
              <w:ind w:left="0"/>
              <w:rPr>
                <w:sz w:val="18"/>
                <w:szCs w:val="18"/>
              </w:rPr>
            </w:pPr>
            <w:r>
              <w:rPr>
                <w:sz w:val="18"/>
                <w:szCs w:val="18"/>
              </w:rPr>
              <w:t>N/A</w:t>
            </w:r>
          </w:p>
        </w:tc>
        <w:tc>
          <w:tcPr>
            <w:tcW w:w="789" w:type="dxa"/>
          </w:tcPr>
          <w:p w14:paraId="0CE54DFE" w14:textId="77777777" w:rsidR="00E30E09" w:rsidRPr="00D1539F" w:rsidRDefault="00E30E09" w:rsidP="004B79E3">
            <w:pPr>
              <w:pStyle w:val="BodyText"/>
              <w:ind w:left="0"/>
              <w:rPr>
                <w:sz w:val="18"/>
                <w:szCs w:val="18"/>
              </w:rPr>
            </w:pPr>
            <w:r>
              <w:rPr>
                <w:sz w:val="18"/>
                <w:szCs w:val="18"/>
              </w:rPr>
              <w:t>N/A</w:t>
            </w:r>
          </w:p>
        </w:tc>
      </w:tr>
      <w:tr w:rsidR="00E30E09" w:rsidRPr="00AD142E" w14:paraId="0CE54E08" w14:textId="77777777" w:rsidTr="009B1E14">
        <w:trPr>
          <w:trHeight w:val="576"/>
        </w:trPr>
        <w:tc>
          <w:tcPr>
            <w:tcW w:w="1348" w:type="dxa"/>
            <w:noWrap/>
          </w:tcPr>
          <w:p w14:paraId="0CE54E00" w14:textId="77777777" w:rsidR="00E30E09" w:rsidRPr="00485349" w:rsidRDefault="00E30E09" w:rsidP="004B79E3">
            <w:pPr>
              <w:pStyle w:val="BodyText"/>
              <w:ind w:left="0"/>
              <w:rPr>
                <w:rFonts w:cstheme="minorHAnsi"/>
                <w:sz w:val="18"/>
                <w:szCs w:val="18"/>
              </w:rPr>
            </w:pPr>
            <w:r w:rsidRPr="00485349">
              <w:rPr>
                <w:sz w:val="18"/>
                <w:szCs w:val="18"/>
              </w:rPr>
              <w:t>VIOR_3.2.20</w:t>
            </w:r>
          </w:p>
        </w:tc>
        <w:tc>
          <w:tcPr>
            <w:tcW w:w="686" w:type="dxa"/>
          </w:tcPr>
          <w:p w14:paraId="0CE54E01"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E02"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Mediation, Amdocs</w:t>
            </w:r>
          </w:p>
        </w:tc>
        <w:tc>
          <w:tcPr>
            <w:tcW w:w="3811" w:type="dxa"/>
            <w:noWrap/>
          </w:tcPr>
          <w:p w14:paraId="0CE54E03"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APRM will receive outbound usage records per the process implemented with LTE Roaming with modifications in regards to the VoLTE record types (QCI).  .</w:t>
            </w:r>
          </w:p>
        </w:tc>
        <w:tc>
          <w:tcPr>
            <w:tcW w:w="945" w:type="dxa"/>
          </w:tcPr>
          <w:p w14:paraId="0CE54E04" w14:textId="77777777" w:rsidR="00E30E09" w:rsidRPr="00D1539F" w:rsidRDefault="00E30E09" w:rsidP="004B79E3">
            <w:pPr>
              <w:pStyle w:val="BodyText"/>
              <w:ind w:left="0"/>
              <w:rPr>
                <w:sz w:val="18"/>
                <w:szCs w:val="18"/>
              </w:rPr>
            </w:pPr>
            <w:r>
              <w:rPr>
                <w:sz w:val="18"/>
                <w:szCs w:val="18"/>
              </w:rPr>
              <w:t>APRM</w:t>
            </w:r>
          </w:p>
        </w:tc>
        <w:tc>
          <w:tcPr>
            <w:tcW w:w="1020" w:type="dxa"/>
          </w:tcPr>
          <w:p w14:paraId="0CE54E05" w14:textId="77777777" w:rsidR="00E30E09" w:rsidRPr="00D1539F" w:rsidRDefault="00E30E09" w:rsidP="004B79E3">
            <w:pPr>
              <w:pStyle w:val="BodyText"/>
              <w:ind w:left="0"/>
              <w:rPr>
                <w:sz w:val="18"/>
                <w:szCs w:val="18"/>
              </w:rPr>
            </w:pPr>
            <w:r>
              <w:rPr>
                <w:sz w:val="18"/>
                <w:szCs w:val="18"/>
              </w:rPr>
              <w:t>ARCM</w:t>
            </w:r>
          </w:p>
        </w:tc>
        <w:tc>
          <w:tcPr>
            <w:tcW w:w="789" w:type="dxa"/>
          </w:tcPr>
          <w:p w14:paraId="0CE54E06" w14:textId="77777777" w:rsidR="00E30E09" w:rsidRDefault="00E30E09" w:rsidP="004B79E3">
            <w:pPr>
              <w:pStyle w:val="BodyText"/>
              <w:ind w:left="0"/>
              <w:rPr>
                <w:sz w:val="18"/>
                <w:szCs w:val="18"/>
              </w:rPr>
            </w:pPr>
            <w:r>
              <w:rPr>
                <w:sz w:val="18"/>
                <w:szCs w:val="18"/>
              </w:rPr>
              <w:t>4.2.5</w:t>
            </w:r>
          </w:p>
          <w:p w14:paraId="0CE54E07" w14:textId="77777777" w:rsidR="00E30E09" w:rsidRPr="00D1539F" w:rsidRDefault="00E30E09" w:rsidP="004B79E3">
            <w:pPr>
              <w:pStyle w:val="BodyText"/>
              <w:ind w:left="0"/>
              <w:rPr>
                <w:sz w:val="18"/>
                <w:szCs w:val="18"/>
              </w:rPr>
            </w:pPr>
            <w:r>
              <w:rPr>
                <w:sz w:val="18"/>
                <w:szCs w:val="18"/>
              </w:rPr>
              <w:t>4.1.2</w:t>
            </w:r>
          </w:p>
        </w:tc>
      </w:tr>
      <w:tr w:rsidR="00E30E09" w:rsidRPr="00AD142E" w14:paraId="0CE54E11" w14:textId="77777777" w:rsidTr="009B1E14">
        <w:trPr>
          <w:trHeight w:val="576"/>
        </w:trPr>
        <w:tc>
          <w:tcPr>
            <w:tcW w:w="1348" w:type="dxa"/>
            <w:noWrap/>
          </w:tcPr>
          <w:p w14:paraId="0CE54E09" w14:textId="77777777" w:rsidR="00E30E09" w:rsidRPr="00485349" w:rsidRDefault="00E30E09" w:rsidP="00DE110C">
            <w:pPr>
              <w:pStyle w:val="BodyText"/>
              <w:ind w:left="0"/>
              <w:rPr>
                <w:rFonts w:cstheme="minorHAnsi"/>
                <w:sz w:val="18"/>
                <w:szCs w:val="18"/>
              </w:rPr>
            </w:pPr>
            <w:r w:rsidRPr="00485349">
              <w:rPr>
                <w:sz w:val="18"/>
                <w:szCs w:val="18"/>
              </w:rPr>
              <w:t>VIOR_3.2.20.1</w:t>
            </w:r>
          </w:p>
        </w:tc>
        <w:tc>
          <w:tcPr>
            <w:tcW w:w="686" w:type="dxa"/>
          </w:tcPr>
          <w:p w14:paraId="0CE54E0A" w14:textId="77777777" w:rsidR="00E30E09" w:rsidRPr="00485349" w:rsidRDefault="00E30E09" w:rsidP="00DE110C">
            <w:pPr>
              <w:pStyle w:val="BodyText"/>
              <w:ind w:left="0"/>
              <w:rPr>
                <w:rFonts w:cstheme="minorHAnsi"/>
                <w:sz w:val="18"/>
                <w:szCs w:val="18"/>
              </w:rPr>
            </w:pPr>
            <w:r w:rsidRPr="00485349">
              <w:rPr>
                <w:rFonts w:ascii="Calibri" w:hAnsi="Calibri" w:cs="Calibri"/>
                <w:sz w:val="18"/>
                <w:szCs w:val="18"/>
              </w:rPr>
              <w:t>P0</w:t>
            </w:r>
          </w:p>
        </w:tc>
        <w:tc>
          <w:tcPr>
            <w:tcW w:w="1287" w:type="dxa"/>
          </w:tcPr>
          <w:p w14:paraId="0CE54E0B" w14:textId="77777777" w:rsidR="00E30E09" w:rsidRPr="00485349" w:rsidRDefault="00E30E09" w:rsidP="00DE110C">
            <w:pPr>
              <w:pStyle w:val="BodyText"/>
              <w:ind w:left="0"/>
              <w:rPr>
                <w:rFonts w:asciiTheme="minorHAnsi" w:hAnsiTheme="minorHAnsi" w:cstheme="minorHAnsi"/>
                <w:sz w:val="18"/>
                <w:szCs w:val="18"/>
              </w:rPr>
            </w:pPr>
            <w:r w:rsidRPr="00485349">
              <w:rPr>
                <w:rFonts w:ascii="Calibri" w:hAnsi="Calibri" w:cs="Calibri"/>
                <w:sz w:val="18"/>
                <w:szCs w:val="18"/>
              </w:rPr>
              <w:t>USCC, Amdocs</w:t>
            </w:r>
          </w:p>
        </w:tc>
        <w:tc>
          <w:tcPr>
            <w:tcW w:w="3811" w:type="dxa"/>
            <w:noWrap/>
          </w:tcPr>
          <w:p w14:paraId="0CE54E0C" w14:textId="77777777" w:rsidR="00E30E09" w:rsidRPr="00485349" w:rsidRDefault="00E30E09" w:rsidP="00DE110C">
            <w:pPr>
              <w:pStyle w:val="BodyText"/>
              <w:ind w:left="0"/>
              <w:rPr>
                <w:rFonts w:asciiTheme="minorHAnsi" w:hAnsiTheme="minorHAnsi" w:cstheme="minorHAnsi"/>
                <w:sz w:val="18"/>
                <w:szCs w:val="18"/>
              </w:rPr>
            </w:pPr>
            <w:r w:rsidRPr="00485349">
              <w:rPr>
                <w:rFonts w:ascii="Verdana" w:hAnsi="Verdana"/>
                <w:color w:val="000000"/>
                <w:sz w:val="18"/>
                <w:szCs w:val="18"/>
              </w:rPr>
              <w:t xml:space="preserve">GSMA TD.57 3.12 30.2 </w:t>
            </w:r>
            <w:r w:rsidRPr="00485349">
              <w:rPr>
                <w:rStyle w:val="Emphasis"/>
                <w:rFonts w:ascii="Verdana" w:hAnsi="Verdana"/>
                <w:color w:val="000000"/>
                <w:sz w:val="18"/>
                <w:szCs w:val="18"/>
              </w:rPr>
              <w:t>CallTypeLevel2</w:t>
            </w:r>
            <w:r w:rsidRPr="00485349">
              <w:rPr>
                <w:rFonts w:ascii="Calibri" w:hAnsi="Calibri" w:cs="Calibri"/>
                <w:sz w:val="18"/>
                <w:szCs w:val="18"/>
              </w:rPr>
              <w:t xml:space="preserve"> will be used to capture the QCI value to determine the bearer for outbound roaming records as part of the GSMA standard. </w:t>
            </w:r>
          </w:p>
        </w:tc>
        <w:tc>
          <w:tcPr>
            <w:tcW w:w="945" w:type="dxa"/>
          </w:tcPr>
          <w:p w14:paraId="0CE54E0D" w14:textId="77777777" w:rsidR="00E30E09" w:rsidRPr="00D1539F" w:rsidRDefault="00E30E09" w:rsidP="00DE110C">
            <w:pPr>
              <w:pStyle w:val="BodyText"/>
              <w:ind w:left="0"/>
              <w:rPr>
                <w:sz w:val="18"/>
                <w:szCs w:val="18"/>
              </w:rPr>
            </w:pPr>
            <w:r>
              <w:rPr>
                <w:sz w:val="18"/>
                <w:szCs w:val="18"/>
              </w:rPr>
              <w:t>APRM</w:t>
            </w:r>
          </w:p>
        </w:tc>
        <w:tc>
          <w:tcPr>
            <w:tcW w:w="1020" w:type="dxa"/>
          </w:tcPr>
          <w:p w14:paraId="0CE54E0E" w14:textId="77777777" w:rsidR="00E30E09" w:rsidRPr="00D1539F" w:rsidRDefault="00E30E09" w:rsidP="00DE110C">
            <w:pPr>
              <w:pStyle w:val="BodyText"/>
              <w:ind w:left="0"/>
              <w:rPr>
                <w:sz w:val="18"/>
                <w:szCs w:val="18"/>
              </w:rPr>
            </w:pPr>
            <w:r>
              <w:rPr>
                <w:sz w:val="18"/>
                <w:szCs w:val="18"/>
              </w:rPr>
              <w:t>ARCM</w:t>
            </w:r>
          </w:p>
        </w:tc>
        <w:tc>
          <w:tcPr>
            <w:tcW w:w="789" w:type="dxa"/>
          </w:tcPr>
          <w:p w14:paraId="0CE54E0F" w14:textId="77777777" w:rsidR="00E30E09" w:rsidRDefault="00E30E09" w:rsidP="00DE110C">
            <w:pPr>
              <w:pStyle w:val="BodyText"/>
              <w:ind w:left="0"/>
              <w:rPr>
                <w:sz w:val="18"/>
                <w:szCs w:val="18"/>
              </w:rPr>
            </w:pPr>
            <w:r>
              <w:rPr>
                <w:sz w:val="18"/>
                <w:szCs w:val="18"/>
              </w:rPr>
              <w:t>4.2.5</w:t>
            </w:r>
          </w:p>
          <w:p w14:paraId="0CE54E10" w14:textId="77777777" w:rsidR="00E30E09" w:rsidRPr="00D1539F" w:rsidRDefault="00E30E09" w:rsidP="00DE110C">
            <w:pPr>
              <w:pStyle w:val="BodyText"/>
              <w:ind w:left="0"/>
              <w:rPr>
                <w:sz w:val="18"/>
                <w:szCs w:val="18"/>
              </w:rPr>
            </w:pPr>
            <w:r>
              <w:rPr>
                <w:sz w:val="18"/>
                <w:szCs w:val="18"/>
              </w:rPr>
              <w:t>4.1.2</w:t>
            </w:r>
          </w:p>
        </w:tc>
      </w:tr>
      <w:tr w:rsidR="00E30E09" w:rsidRPr="00AD142E" w14:paraId="0CE54E1A" w14:textId="77777777" w:rsidTr="009B1E14">
        <w:trPr>
          <w:trHeight w:val="576"/>
        </w:trPr>
        <w:tc>
          <w:tcPr>
            <w:tcW w:w="1348" w:type="dxa"/>
            <w:noWrap/>
          </w:tcPr>
          <w:p w14:paraId="0CE54E12" w14:textId="77777777" w:rsidR="00E30E09" w:rsidRPr="00485349" w:rsidRDefault="00E30E09" w:rsidP="00DE110C">
            <w:pPr>
              <w:pStyle w:val="BodyText"/>
              <w:ind w:left="0"/>
              <w:rPr>
                <w:rFonts w:cstheme="minorHAnsi"/>
                <w:sz w:val="18"/>
                <w:szCs w:val="18"/>
              </w:rPr>
            </w:pPr>
            <w:r w:rsidRPr="00485349">
              <w:rPr>
                <w:sz w:val="18"/>
                <w:szCs w:val="18"/>
              </w:rPr>
              <w:t>VIOR_3.2.20.2</w:t>
            </w:r>
          </w:p>
        </w:tc>
        <w:tc>
          <w:tcPr>
            <w:tcW w:w="686" w:type="dxa"/>
          </w:tcPr>
          <w:p w14:paraId="0CE54E13" w14:textId="77777777" w:rsidR="00E30E09" w:rsidRPr="00485349" w:rsidRDefault="00E30E09" w:rsidP="00DE110C">
            <w:pPr>
              <w:pStyle w:val="BodyText"/>
              <w:ind w:left="0"/>
              <w:rPr>
                <w:rFonts w:cstheme="minorHAnsi"/>
                <w:sz w:val="18"/>
                <w:szCs w:val="18"/>
              </w:rPr>
            </w:pPr>
            <w:r w:rsidRPr="00485349">
              <w:rPr>
                <w:rFonts w:ascii="Calibri" w:hAnsi="Calibri" w:cs="Calibri"/>
                <w:sz w:val="18"/>
                <w:szCs w:val="18"/>
              </w:rPr>
              <w:t>P0</w:t>
            </w:r>
          </w:p>
        </w:tc>
        <w:tc>
          <w:tcPr>
            <w:tcW w:w="1287" w:type="dxa"/>
          </w:tcPr>
          <w:p w14:paraId="0CE54E14" w14:textId="77777777" w:rsidR="00E30E09" w:rsidRPr="00485349" w:rsidRDefault="00E30E09" w:rsidP="00DE110C">
            <w:pPr>
              <w:pStyle w:val="BodyText"/>
              <w:ind w:left="0"/>
              <w:rPr>
                <w:rFonts w:asciiTheme="minorHAnsi" w:hAnsiTheme="minorHAnsi" w:cstheme="minorHAnsi"/>
                <w:sz w:val="18"/>
                <w:szCs w:val="18"/>
              </w:rPr>
            </w:pPr>
            <w:r w:rsidRPr="00485349">
              <w:rPr>
                <w:rFonts w:ascii="Calibri" w:hAnsi="Calibri" w:cs="Calibri"/>
                <w:sz w:val="18"/>
                <w:szCs w:val="18"/>
              </w:rPr>
              <w:t>Amdocs</w:t>
            </w:r>
          </w:p>
        </w:tc>
        <w:tc>
          <w:tcPr>
            <w:tcW w:w="3811" w:type="dxa"/>
            <w:noWrap/>
          </w:tcPr>
          <w:p w14:paraId="0CE54E15" w14:textId="77777777" w:rsidR="00E30E09" w:rsidRPr="00485349" w:rsidRDefault="00E30E09" w:rsidP="00DE110C">
            <w:pPr>
              <w:pStyle w:val="BodyText"/>
              <w:ind w:left="0"/>
              <w:rPr>
                <w:rFonts w:asciiTheme="minorHAnsi" w:hAnsiTheme="minorHAnsi" w:cstheme="minorHAnsi"/>
                <w:sz w:val="18"/>
                <w:szCs w:val="18"/>
              </w:rPr>
            </w:pPr>
            <w:r w:rsidRPr="00485349">
              <w:rPr>
                <w:rFonts w:ascii="Calibri" w:hAnsi="Calibri" w:cs="Calibri"/>
                <w:sz w:val="18"/>
                <w:szCs w:val="18"/>
              </w:rPr>
              <w:t xml:space="preserve">APN value will be located in the APN NI field in the TAP file. </w:t>
            </w:r>
          </w:p>
        </w:tc>
        <w:tc>
          <w:tcPr>
            <w:tcW w:w="945" w:type="dxa"/>
          </w:tcPr>
          <w:p w14:paraId="0CE54E16" w14:textId="77777777" w:rsidR="00E30E09" w:rsidRPr="00D1539F" w:rsidRDefault="00E30E09" w:rsidP="00DE110C">
            <w:pPr>
              <w:pStyle w:val="BodyText"/>
              <w:ind w:left="0"/>
              <w:rPr>
                <w:sz w:val="18"/>
                <w:szCs w:val="18"/>
              </w:rPr>
            </w:pPr>
            <w:r>
              <w:rPr>
                <w:sz w:val="18"/>
                <w:szCs w:val="18"/>
              </w:rPr>
              <w:t>APRM</w:t>
            </w:r>
          </w:p>
        </w:tc>
        <w:tc>
          <w:tcPr>
            <w:tcW w:w="1020" w:type="dxa"/>
          </w:tcPr>
          <w:p w14:paraId="0CE54E17" w14:textId="77777777" w:rsidR="00E30E09" w:rsidRPr="00D1539F" w:rsidRDefault="00E30E09" w:rsidP="00DE110C">
            <w:pPr>
              <w:pStyle w:val="BodyText"/>
              <w:ind w:left="0"/>
              <w:rPr>
                <w:sz w:val="18"/>
                <w:szCs w:val="18"/>
              </w:rPr>
            </w:pPr>
            <w:r>
              <w:rPr>
                <w:sz w:val="18"/>
                <w:szCs w:val="18"/>
              </w:rPr>
              <w:t>ARCM</w:t>
            </w:r>
          </w:p>
        </w:tc>
        <w:tc>
          <w:tcPr>
            <w:tcW w:w="789" w:type="dxa"/>
          </w:tcPr>
          <w:p w14:paraId="0CE54E18" w14:textId="77777777" w:rsidR="00E30E09" w:rsidRDefault="00E30E09" w:rsidP="00DE110C">
            <w:pPr>
              <w:pStyle w:val="BodyText"/>
              <w:ind w:left="0"/>
              <w:rPr>
                <w:sz w:val="18"/>
                <w:szCs w:val="18"/>
              </w:rPr>
            </w:pPr>
            <w:r>
              <w:rPr>
                <w:sz w:val="18"/>
                <w:szCs w:val="18"/>
              </w:rPr>
              <w:t>4.2.5</w:t>
            </w:r>
          </w:p>
          <w:p w14:paraId="0CE54E19" w14:textId="77777777" w:rsidR="00E30E09" w:rsidRPr="00D1539F" w:rsidRDefault="00E30E09" w:rsidP="00DE110C">
            <w:pPr>
              <w:pStyle w:val="BodyText"/>
              <w:ind w:left="0"/>
              <w:rPr>
                <w:sz w:val="18"/>
                <w:szCs w:val="18"/>
              </w:rPr>
            </w:pPr>
            <w:r>
              <w:rPr>
                <w:sz w:val="18"/>
                <w:szCs w:val="18"/>
              </w:rPr>
              <w:t>4.1.2</w:t>
            </w:r>
          </w:p>
        </w:tc>
      </w:tr>
      <w:tr w:rsidR="00E30E09" w:rsidRPr="00AD142E" w14:paraId="0CE54E22" w14:textId="77777777" w:rsidTr="009B1E14">
        <w:trPr>
          <w:trHeight w:val="576"/>
        </w:trPr>
        <w:tc>
          <w:tcPr>
            <w:tcW w:w="1348" w:type="dxa"/>
            <w:noWrap/>
          </w:tcPr>
          <w:p w14:paraId="0CE54E1B" w14:textId="77777777" w:rsidR="00E30E09" w:rsidRPr="00485349" w:rsidRDefault="00E30E09" w:rsidP="00DE110C">
            <w:pPr>
              <w:pStyle w:val="BodyText"/>
              <w:ind w:left="0"/>
              <w:rPr>
                <w:rFonts w:cstheme="minorHAnsi"/>
                <w:sz w:val="18"/>
                <w:szCs w:val="18"/>
              </w:rPr>
            </w:pPr>
            <w:r w:rsidRPr="00485349">
              <w:rPr>
                <w:sz w:val="18"/>
                <w:szCs w:val="18"/>
              </w:rPr>
              <w:t>VIOR_3.2.20.3</w:t>
            </w:r>
          </w:p>
        </w:tc>
        <w:tc>
          <w:tcPr>
            <w:tcW w:w="686" w:type="dxa"/>
          </w:tcPr>
          <w:p w14:paraId="0CE54E1C" w14:textId="77777777" w:rsidR="00E30E09" w:rsidRPr="00485349" w:rsidRDefault="00E30E09" w:rsidP="00DE110C">
            <w:pPr>
              <w:pStyle w:val="BodyText"/>
              <w:ind w:left="0"/>
              <w:rPr>
                <w:rFonts w:cstheme="minorHAnsi"/>
                <w:sz w:val="18"/>
                <w:szCs w:val="18"/>
              </w:rPr>
            </w:pPr>
            <w:r w:rsidRPr="00485349">
              <w:rPr>
                <w:rFonts w:ascii="Calibri" w:hAnsi="Calibri" w:cs="Calibri"/>
                <w:sz w:val="18"/>
                <w:szCs w:val="18"/>
              </w:rPr>
              <w:t>P0</w:t>
            </w:r>
          </w:p>
        </w:tc>
        <w:tc>
          <w:tcPr>
            <w:tcW w:w="1287" w:type="dxa"/>
          </w:tcPr>
          <w:p w14:paraId="0CE54E1D" w14:textId="77777777" w:rsidR="00E30E09" w:rsidRPr="00485349" w:rsidRDefault="00E30E09" w:rsidP="00DE110C">
            <w:pPr>
              <w:pStyle w:val="BodyText"/>
              <w:ind w:left="0"/>
              <w:rPr>
                <w:rFonts w:asciiTheme="minorHAnsi" w:hAnsiTheme="minorHAnsi" w:cstheme="minorHAnsi"/>
                <w:sz w:val="18"/>
                <w:szCs w:val="18"/>
              </w:rPr>
            </w:pPr>
            <w:r w:rsidRPr="00485349">
              <w:rPr>
                <w:rFonts w:ascii="Calibri" w:hAnsi="Calibri" w:cs="Calibri"/>
                <w:sz w:val="18"/>
                <w:szCs w:val="18"/>
              </w:rPr>
              <w:t>Amdocs</w:t>
            </w:r>
          </w:p>
        </w:tc>
        <w:tc>
          <w:tcPr>
            <w:tcW w:w="3811" w:type="dxa"/>
            <w:noWrap/>
          </w:tcPr>
          <w:p w14:paraId="0CE54E1E" w14:textId="77777777" w:rsidR="00E30E09" w:rsidRPr="00485349" w:rsidRDefault="00E30E09" w:rsidP="00DE110C">
            <w:pPr>
              <w:pStyle w:val="BodyText"/>
              <w:ind w:left="0"/>
              <w:rPr>
                <w:rFonts w:asciiTheme="minorHAnsi" w:hAnsiTheme="minorHAnsi" w:cstheme="minorHAnsi"/>
                <w:sz w:val="18"/>
                <w:szCs w:val="18"/>
              </w:rPr>
            </w:pPr>
            <w:r w:rsidRPr="00485349">
              <w:rPr>
                <w:rFonts w:ascii="Calibri" w:hAnsi="Calibri" w:cs="Calibri"/>
                <w:sz w:val="18"/>
                <w:szCs w:val="18"/>
              </w:rPr>
              <w:t>A new service will be created for VoLTE Incollect.</w:t>
            </w:r>
          </w:p>
        </w:tc>
        <w:tc>
          <w:tcPr>
            <w:tcW w:w="945" w:type="dxa"/>
          </w:tcPr>
          <w:p w14:paraId="0CE54E1F" w14:textId="77777777" w:rsidR="00E30E09" w:rsidRPr="00D1539F" w:rsidRDefault="00E30E09" w:rsidP="00DE110C">
            <w:pPr>
              <w:pStyle w:val="BodyText"/>
              <w:ind w:left="0"/>
              <w:rPr>
                <w:sz w:val="18"/>
                <w:szCs w:val="18"/>
              </w:rPr>
            </w:pPr>
            <w:r>
              <w:rPr>
                <w:sz w:val="18"/>
                <w:szCs w:val="18"/>
              </w:rPr>
              <w:t>APRM</w:t>
            </w:r>
          </w:p>
        </w:tc>
        <w:tc>
          <w:tcPr>
            <w:tcW w:w="1020" w:type="dxa"/>
          </w:tcPr>
          <w:p w14:paraId="0CE54E20" w14:textId="77777777" w:rsidR="00E30E09" w:rsidRPr="00D1539F" w:rsidRDefault="00E30E09" w:rsidP="00DE110C">
            <w:pPr>
              <w:pStyle w:val="BodyText"/>
              <w:ind w:left="0"/>
              <w:rPr>
                <w:sz w:val="18"/>
                <w:szCs w:val="18"/>
              </w:rPr>
            </w:pPr>
            <w:r>
              <w:rPr>
                <w:sz w:val="18"/>
                <w:szCs w:val="18"/>
              </w:rPr>
              <w:t>N/A</w:t>
            </w:r>
          </w:p>
        </w:tc>
        <w:tc>
          <w:tcPr>
            <w:tcW w:w="789" w:type="dxa"/>
          </w:tcPr>
          <w:p w14:paraId="0CE54E21" w14:textId="77777777" w:rsidR="00E30E09" w:rsidRPr="00D1539F" w:rsidRDefault="00E30E09" w:rsidP="00DE110C">
            <w:pPr>
              <w:pStyle w:val="BodyText"/>
              <w:ind w:left="0"/>
              <w:rPr>
                <w:sz w:val="18"/>
                <w:szCs w:val="18"/>
              </w:rPr>
            </w:pPr>
            <w:r>
              <w:rPr>
                <w:sz w:val="18"/>
                <w:szCs w:val="18"/>
              </w:rPr>
              <w:t>4.2.5</w:t>
            </w:r>
          </w:p>
        </w:tc>
      </w:tr>
      <w:tr w:rsidR="00E30E09" w:rsidRPr="00AD142E" w14:paraId="0CE54E2A" w14:textId="77777777" w:rsidTr="009B1E14">
        <w:trPr>
          <w:trHeight w:val="576"/>
        </w:trPr>
        <w:tc>
          <w:tcPr>
            <w:tcW w:w="1348" w:type="dxa"/>
            <w:noWrap/>
          </w:tcPr>
          <w:p w14:paraId="0CE54E23" w14:textId="77777777" w:rsidR="00E30E09" w:rsidRPr="00485349" w:rsidRDefault="00E30E09" w:rsidP="00DE110C">
            <w:pPr>
              <w:pStyle w:val="BodyText"/>
              <w:ind w:left="0"/>
              <w:rPr>
                <w:rFonts w:cstheme="minorHAnsi"/>
                <w:sz w:val="18"/>
                <w:szCs w:val="18"/>
              </w:rPr>
            </w:pPr>
            <w:r w:rsidRPr="00485349">
              <w:rPr>
                <w:sz w:val="18"/>
                <w:szCs w:val="18"/>
              </w:rPr>
              <w:t>VIOR_3.2.21</w:t>
            </w:r>
          </w:p>
        </w:tc>
        <w:tc>
          <w:tcPr>
            <w:tcW w:w="686" w:type="dxa"/>
          </w:tcPr>
          <w:p w14:paraId="0CE54E24" w14:textId="77777777" w:rsidR="00E30E09" w:rsidRPr="00485349" w:rsidRDefault="00E30E09" w:rsidP="00DE110C">
            <w:pPr>
              <w:pStyle w:val="BodyText"/>
              <w:ind w:left="0"/>
              <w:rPr>
                <w:rFonts w:cstheme="minorHAnsi"/>
                <w:sz w:val="18"/>
                <w:szCs w:val="18"/>
              </w:rPr>
            </w:pPr>
            <w:r w:rsidRPr="00485349">
              <w:rPr>
                <w:rFonts w:ascii="Calibri" w:hAnsi="Calibri" w:cs="Calibri"/>
                <w:sz w:val="18"/>
                <w:szCs w:val="18"/>
              </w:rPr>
              <w:t>P0</w:t>
            </w:r>
          </w:p>
        </w:tc>
        <w:tc>
          <w:tcPr>
            <w:tcW w:w="1287" w:type="dxa"/>
          </w:tcPr>
          <w:p w14:paraId="0CE54E25" w14:textId="77777777" w:rsidR="00E30E09" w:rsidRPr="00485349" w:rsidRDefault="00E30E09" w:rsidP="00DE110C">
            <w:pPr>
              <w:pStyle w:val="BodyText"/>
              <w:ind w:left="0"/>
              <w:rPr>
                <w:rFonts w:asciiTheme="minorHAnsi" w:hAnsiTheme="minorHAnsi" w:cstheme="minorHAnsi"/>
                <w:sz w:val="18"/>
                <w:szCs w:val="18"/>
              </w:rPr>
            </w:pPr>
            <w:r w:rsidRPr="00485349">
              <w:rPr>
                <w:rFonts w:ascii="Calibri" w:hAnsi="Calibri" w:cs="Calibri"/>
                <w:sz w:val="18"/>
                <w:szCs w:val="18"/>
              </w:rPr>
              <w:t>Amdocs</w:t>
            </w:r>
          </w:p>
        </w:tc>
        <w:tc>
          <w:tcPr>
            <w:tcW w:w="3811" w:type="dxa"/>
            <w:noWrap/>
          </w:tcPr>
          <w:p w14:paraId="0CE54E26" w14:textId="77777777" w:rsidR="00E30E09" w:rsidRPr="00485349" w:rsidRDefault="00E30E09" w:rsidP="00DE110C">
            <w:pPr>
              <w:pStyle w:val="ListParagraph"/>
              <w:ind w:left="0"/>
              <w:rPr>
                <w:sz w:val="18"/>
                <w:szCs w:val="18"/>
              </w:rPr>
            </w:pPr>
            <w:r w:rsidRPr="00485349">
              <w:rPr>
                <w:sz w:val="18"/>
                <w:szCs w:val="18"/>
              </w:rPr>
              <w:t xml:space="preserve">APRM will be able to support, at a minimum, QCI values 1-9.  </w:t>
            </w:r>
          </w:p>
        </w:tc>
        <w:tc>
          <w:tcPr>
            <w:tcW w:w="945" w:type="dxa"/>
          </w:tcPr>
          <w:p w14:paraId="0CE54E27" w14:textId="77777777" w:rsidR="00E30E09" w:rsidRPr="00D1539F" w:rsidRDefault="00E30E09" w:rsidP="00DE110C">
            <w:pPr>
              <w:pStyle w:val="BodyText"/>
              <w:ind w:left="0"/>
              <w:rPr>
                <w:sz w:val="18"/>
                <w:szCs w:val="18"/>
              </w:rPr>
            </w:pPr>
            <w:r>
              <w:rPr>
                <w:sz w:val="18"/>
                <w:szCs w:val="18"/>
              </w:rPr>
              <w:t>APRM</w:t>
            </w:r>
          </w:p>
        </w:tc>
        <w:tc>
          <w:tcPr>
            <w:tcW w:w="1020" w:type="dxa"/>
          </w:tcPr>
          <w:p w14:paraId="0CE54E28" w14:textId="77777777" w:rsidR="00E30E09" w:rsidRPr="00D1539F" w:rsidRDefault="00E30E09" w:rsidP="00DE110C">
            <w:pPr>
              <w:pStyle w:val="BodyText"/>
              <w:ind w:left="0"/>
              <w:rPr>
                <w:sz w:val="18"/>
                <w:szCs w:val="18"/>
              </w:rPr>
            </w:pPr>
            <w:r>
              <w:rPr>
                <w:sz w:val="18"/>
                <w:szCs w:val="18"/>
              </w:rPr>
              <w:t>N/A</w:t>
            </w:r>
          </w:p>
        </w:tc>
        <w:tc>
          <w:tcPr>
            <w:tcW w:w="789" w:type="dxa"/>
          </w:tcPr>
          <w:p w14:paraId="0CE54E29" w14:textId="77777777" w:rsidR="00E30E09" w:rsidRPr="00D1539F" w:rsidRDefault="00E30E09" w:rsidP="00DE110C">
            <w:pPr>
              <w:pStyle w:val="BodyText"/>
              <w:ind w:left="0"/>
              <w:rPr>
                <w:sz w:val="18"/>
                <w:szCs w:val="18"/>
              </w:rPr>
            </w:pPr>
            <w:r>
              <w:rPr>
                <w:sz w:val="18"/>
                <w:szCs w:val="18"/>
              </w:rPr>
              <w:t>4.2.5</w:t>
            </w:r>
          </w:p>
        </w:tc>
      </w:tr>
      <w:tr w:rsidR="00E30E09" w:rsidRPr="00AD142E" w14:paraId="0CE54E32" w14:textId="77777777" w:rsidTr="009B1E14">
        <w:trPr>
          <w:trHeight w:val="576"/>
        </w:trPr>
        <w:tc>
          <w:tcPr>
            <w:tcW w:w="1348" w:type="dxa"/>
            <w:noWrap/>
          </w:tcPr>
          <w:p w14:paraId="0CE54E2B" w14:textId="77777777" w:rsidR="00E30E09" w:rsidRPr="00485349" w:rsidRDefault="00E30E09" w:rsidP="00DE110C">
            <w:pPr>
              <w:pStyle w:val="BodyText"/>
              <w:ind w:left="0"/>
              <w:rPr>
                <w:rFonts w:cstheme="minorHAnsi"/>
                <w:sz w:val="18"/>
                <w:szCs w:val="18"/>
              </w:rPr>
            </w:pPr>
            <w:r w:rsidRPr="00485349">
              <w:rPr>
                <w:sz w:val="18"/>
                <w:szCs w:val="18"/>
              </w:rPr>
              <w:t>VIOR_3.2.21.1</w:t>
            </w:r>
          </w:p>
        </w:tc>
        <w:tc>
          <w:tcPr>
            <w:tcW w:w="686" w:type="dxa"/>
          </w:tcPr>
          <w:p w14:paraId="0CE54E2C" w14:textId="77777777" w:rsidR="00E30E09" w:rsidRPr="00485349" w:rsidRDefault="00E30E09" w:rsidP="00DE110C">
            <w:pPr>
              <w:pStyle w:val="BodyText"/>
              <w:ind w:left="0"/>
              <w:rPr>
                <w:rFonts w:cstheme="minorHAnsi"/>
                <w:sz w:val="18"/>
                <w:szCs w:val="18"/>
              </w:rPr>
            </w:pPr>
            <w:r w:rsidRPr="00485349">
              <w:rPr>
                <w:rFonts w:ascii="Calibri" w:hAnsi="Calibri" w:cs="Calibri"/>
                <w:sz w:val="18"/>
                <w:szCs w:val="18"/>
              </w:rPr>
              <w:t>P0</w:t>
            </w:r>
          </w:p>
        </w:tc>
        <w:tc>
          <w:tcPr>
            <w:tcW w:w="1287" w:type="dxa"/>
          </w:tcPr>
          <w:p w14:paraId="0CE54E2D" w14:textId="77777777" w:rsidR="00E30E09" w:rsidRPr="00485349" w:rsidRDefault="00E30E09" w:rsidP="00DE110C">
            <w:pPr>
              <w:pStyle w:val="BodyText"/>
              <w:ind w:left="0"/>
              <w:rPr>
                <w:rFonts w:asciiTheme="minorHAnsi" w:hAnsiTheme="minorHAnsi" w:cstheme="minorHAnsi"/>
                <w:sz w:val="18"/>
                <w:szCs w:val="18"/>
              </w:rPr>
            </w:pPr>
            <w:r w:rsidRPr="00485349">
              <w:rPr>
                <w:rFonts w:ascii="Calibri" w:hAnsi="Calibri" w:cs="Calibri"/>
                <w:sz w:val="18"/>
                <w:szCs w:val="18"/>
              </w:rPr>
              <w:t>USCC, Amdocs</w:t>
            </w:r>
          </w:p>
        </w:tc>
        <w:tc>
          <w:tcPr>
            <w:tcW w:w="3811" w:type="dxa"/>
            <w:noWrap/>
          </w:tcPr>
          <w:p w14:paraId="0CE54E2E" w14:textId="77777777" w:rsidR="00E30E09" w:rsidRPr="00485349" w:rsidRDefault="00E30E09" w:rsidP="00DE110C">
            <w:pPr>
              <w:pStyle w:val="BodyText"/>
              <w:ind w:left="0"/>
              <w:rPr>
                <w:rFonts w:asciiTheme="minorHAnsi" w:hAnsiTheme="minorHAnsi" w:cstheme="minorHAnsi"/>
                <w:sz w:val="18"/>
                <w:szCs w:val="18"/>
              </w:rPr>
            </w:pPr>
            <w:r w:rsidRPr="00485349">
              <w:rPr>
                <w:rFonts w:ascii="Calibri" w:hAnsi="Calibri" w:cs="Calibri"/>
                <w:sz w:val="18"/>
                <w:szCs w:val="18"/>
              </w:rPr>
              <w:t>QCI mapping will be determined in the design phase for these QCI values.  Example: values 20-29 in the TAP record</w:t>
            </w:r>
          </w:p>
        </w:tc>
        <w:tc>
          <w:tcPr>
            <w:tcW w:w="945" w:type="dxa"/>
          </w:tcPr>
          <w:p w14:paraId="0CE54E2F" w14:textId="77777777" w:rsidR="00E30E09" w:rsidRPr="00D1539F" w:rsidRDefault="00E30E09" w:rsidP="00DE110C">
            <w:pPr>
              <w:pStyle w:val="BodyText"/>
              <w:ind w:left="0"/>
              <w:rPr>
                <w:sz w:val="18"/>
                <w:szCs w:val="18"/>
              </w:rPr>
            </w:pPr>
            <w:r>
              <w:rPr>
                <w:sz w:val="18"/>
                <w:szCs w:val="18"/>
              </w:rPr>
              <w:t>APRM</w:t>
            </w:r>
          </w:p>
        </w:tc>
        <w:tc>
          <w:tcPr>
            <w:tcW w:w="1020" w:type="dxa"/>
          </w:tcPr>
          <w:p w14:paraId="0CE54E30" w14:textId="77777777" w:rsidR="00E30E09" w:rsidRPr="00D1539F" w:rsidRDefault="00E30E09" w:rsidP="00DE110C">
            <w:pPr>
              <w:pStyle w:val="BodyText"/>
              <w:ind w:left="0"/>
              <w:rPr>
                <w:sz w:val="18"/>
                <w:szCs w:val="18"/>
              </w:rPr>
            </w:pPr>
            <w:r>
              <w:rPr>
                <w:sz w:val="18"/>
                <w:szCs w:val="18"/>
              </w:rPr>
              <w:t>N/A</w:t>
            </w:r>
          </w:p>
        </w:tc>
        <w:tc>
          <w:tcPr>
            <w:tcW w:w="789" w:type="dxa"/>
          </w:tcPr>
          <w:p w14:paraId="0CE54E31" w14:textId="77777777" w:rsidR="00E30E09" w:rsidRPr="00D1539F" w:rsidRDefault="00E30E09" w:rsidP="00DE110C">
            <w:pPr>
              <w:pStyle w:val="BodyText"/>
              <w:ind w:left="0"/>
              <w:rPr>
                <w:sz w:val="18"/>
                <w:szCs w:val="18"/>
              </w:rPr>
            </w:pPr>
            <w:r>
              <w:rPr>
                <w:sz w:val="18"/>
                <w:szCs w:val="18"/>
              </w:rPr>
              <w:t>4.2.5</w:t>
            </w:r>
          </w:p>
        </w:tc>
      </w:tr>
      <w:tr w:rsidR="00E30E09" w:rsidRPr="00AD142E" w14:paraId="0CE54E3C" w14:textId="77777777" w:rsidTr="009B1E14">
        <w:trPr>
          <w:trHeight w:val="576"/>
        </w:trPr>
        <w:tc>
          <w:tcPr>
            <w:tcW w:w="1348" w:type="dxa"/>
            <w:noWrap/>
          </w:tcPr>
          <w:p w14:paraId="0CE54E33" w14:textId="77777777" w:rsidR="00E30E09" w:rsidRPr="00485349" w:rsidRDefault="00E30E09" w:rsidP="00DE110C">
            <w:pPr>
              <w:pStyle w:val="BodyText"/>
              <w:ind w:left="0"/>
              <w:rPr>
                <w:rFonts w:cstheme="minorHAnsi"/>
                <w:sz w:val="18"/>
                <w:szCs w:val="18"/>
              </w:rPr>
            </w:pPr>
            <w:r w:rsidRPr="00485349">
              <w:rPr>
                <w:sz w:val="18"/>
                <w:szCs w:val="18"/>
              </w:rPr>
              <w:lastRenderedPageBreak/>
              <w:t>VIOR_3.2.21.A</w:t>
            </w:r>
          </w:p>
        </w:tc>
        <w:tc>
          <w:tcPr>
            <w:tcW w:w="686" w:type="dxa"/>
          </w:tcPr>
          <w:p w14:paraId="0CE54E34" w14:textId="77777777" w:rsidR="00E30E09" w:rsidRPr="00485349" w:rsidRDefault="00E30E09" w:rsidP="00DE110C">
            <w:pPr>
              <w:pStyle w:val="BodyText"/>
              <w:ind w:left="0"/>
              <w:rPr>
                <w:rFonts w:cstheme="minorHAnsi"/>
                <w:sz w:val="18"/>
                <w:szCs w:val="18"/>
              </w:rPr>
            </w:pPr>
            <w:r w:rsidRPr="00485349">
              <w:rPr>
                <w:rFonts w:ascii="Calibri" w:hAnsi="Calibri" w:cs="Calibri"/>
                <w:sz w:val="18"/>
                <w:szCs w:val="18"/>
              </w:rPr>
              <w:t>P0</w:t>
            </w:r>
          </w:p>
        </w:tc>
        <w:tc>
          <w:tcPr>
            <w:tcW w:w="1287" w:type="dxa"/>
          </w:tcPr>
          <w:p w14:paraId="0CE54E35" w14:textId="77777777" w:rsidR="00E30E09" w:rsidRPr="00485349" w:rsidRDefault="00E30E09" w:rsidP="00DE110C">
            <w:pPr>
              <w:pStyle w:val="BodyText"/>
              <w:ind w:left="0"/>
              <w:rPr>
                <w:rFonts w:asciiTheme="minorHAnsi" w:hAnsiTheme="minorHAnsi" w:cstheme="minorHAnsi"/>
                <w:sz w:val="18"/>
                <w:szCs w:val="18"/>
              </w:rPr>
            </w:pPr>
            <w:r w:rsidRPr="00485349">
              <w:rPr>
                <w:rFonts w:ascii="Calibri" w:hAnsi="Calibri" w:cs="Calibri"/>
                <w:sz w:val="18"/>
                <w:szCs w:val="18"/>
              </w:rPr>
              <w:t>Amdocs</w:t>
            </w:r>
          </w:p>
        </w:tc>
        <w:tc>
          <w:tcPr>
            <w:tcW w:w="3811" w:type="dxa"/>
            <w:noWrap/>
          </w:tcPr>
          <w:p w14:paraId="0CE54E36" w14:textId="77777777" w:rsidR="00E30E09" w:rsidRPr="00485349" w:rsidRDefault="00E30E09" w:rsidP="00DE110C">
            <w:pPr>
              <w:pStyle w:val="ListParagraph"/>
              <w:ind w:left="0"/>
              <w:rPr>
                <w:rFonts w:cstheme="minorHAnsi"/>
                <w:sz w:val="18"/>
                <w:szCs w:val="18"/>
              </w:rPr>
            </w:pPr>
            <w:r w:rsidRPr="00485349">
              <w:rPr>
                <w:sz w:val="18"/>
                <w:szCs w:val="18"/>
              </w:rPr>
              <w:t>APRM will</w:t>
            </w:r>
            <w:r w:rsidRPr="00485349">
              <w:rPr>
                <w:rFonts w:cstheme="minorHAnsi"/>
                <w:sz w:val="18"/>
                <w:szCs w:val="18"/>
              </w:rPr>
              <w:t xml:space="preserve"> support a common set APN values based on industry standards. </w:t>
            </w:r>
          </w:p>
          <w:p w14:paraId="0CE54E37" w14:textId="77777777" w:rsidR="00E30E09" w:rsidRPr="00485349" w:rsidRDefault="00E30E09" w:rsidP="00DE110C">
            <w:pPr>
              <w:pStyle w:val="ListParagraph"/>
              <w:ind w:left="0"/>
              <w:rPr>
                <w:rFonts w:cstheme="minorHAnsi"/>
                <w:sz w:val="18"/>
                <w:szCs w:val="18"/>
              </w:rPr>
            </w:pPr>
          </w:p>
          <w:p w14:paraId="0CE54E38" w14:textId="77777777" w:rsidR="00E30E09" w:rsidRPr="00485349" w:rsidRDefault="00E30E09" w:rsidP="00DE110C">
            <w:pPr>
              <w:pStyle w:val="BodyText"/>
              <w:ind w:left="0"/>
              <w:rPr>
                <w:rFonts w:asciiTheme="minorHAnsi" w:hAnsiTheme="minorHAnsi" w:cstheme="minorHAnsi"/>
                <w:sz w:val="18"/>
                <w:szCs w:val="18"/>
              </w:rPr>
            </w:pPr>
            <w:r w:rsidRPr="00485349">
              <w:rPr>
                <w:rFonts w:cstheme="minorHAnsi"/>
                <w:sz w:val="18"/>
                <w:szCs w:val="18"/>
              </w:rPr>
              <w:t>Note: List to be determined in design.</w:t>
            </w:r>
          </w:p>
        </w:tc>
        <w:tc>
          <w:tcPr>
            <w:tcW w:w="945" w:type="dxa"/>
          </w:tcPr>
          <w:p w14:paraId="0CE54E39" w14:textId="77777777" w:rsidR="00E30E09" w:rsidRPr="00D1539F" w:rsidRDefault="00E30E09" w:rsidP="00DE110C">
            <w:pPr>
              <w:pStyle w:val="BodyText"/>
              <w:ind w:left="0"/>
              <w:rPr>
                <w:sz w:val="18"/>
                <w:szCs w:val="18"/>
              </w:rPr>
            </w:pPr>
            <w:r>
              <w:rPr>
                <w:sz w:val="18"/>
                <w:szCs w:val="18"/>
              </w:rPr>
              <w:t>APRM</w:t>
            </w:r>
          </w:p>
        </w:tc>
        <w:tc>
          <w:tcPr>
            <w:tcW w:w="1020" w:type="dxa"/>
          </w:tcPr>
          <w:p w14:paraId="0CE54E3A" w14:textId="77777777" w:rsidR="00E30E09" w:rsidRPr="00D1539F" w:rsidRDefault="00E30E09" w:rsidP="00DE110C">
            <w:pPr>
              <w:pStyle w:val="BodyText"/>
              <w:ind w:left="0"/>
              <w:rPr>
                <w:sz w:val="18"/>
                <w:szCs w:val="18"/>
              </w:rPr>
            </w:pPr>
            <w:r>
              <w:rPr>
                <w:sz w:val="18"/>
                <w:szCs w:val="18"/>
              </w:rPr>
              <w:t>N/A</w:t>
            </w:r>
          </w:p>
        </w:tc>
        <w:tc>
          <w:tcPr>
            <w:tcW w:w="789" w:type="dxa"/>
          </w:tcPr>
          <w:p w14:paraId="0CE54E3B" w14:textId="77777777" w:rsidR="00E30E09" w:rsidRPr="00D1539F" w:rsidRDefault="00E30E09" w:rsidP="00DE110C">
            <w:pPr>
              <w:pStyle w:val="BodyText"/>
              <w:ind w:left="0"/>
              <w:rPr>
                <w:sz w:val="18"/>
                <w:szCs w:val="18"/>
              </w:rPr>
            </w:pPr>
            <w:r>
              <w:rPr>
                <w:sz w:val="18"/>
                <w:szCs w:val="18"/>
              </w:rPr>
              <w:t>4.2.5</w:t>
            </w:r>
          </w:p>
        </w:tc>
      </w:tr>
      <w:tr w:rsidR="00E30E09" w:rsidRPr="00AD142E" w14:paraId="0CE54E44" w14:textId="77777777" w:rsidTr="009B1E14">
        <w:trPr>
          <w:trHeight w:val="576"/>
        </w:trPr>
        <w:tc>
          <w:tcPr>
            <w:tcW w:w="1348" w:type="dxa"/>
            <w:noWrap/>
          </w:tcPr>
          <w:p w14:paraId="0CE54E3D" w14:textId="77777777" w:rsidR="00E30E09" w:rsidRPr="00485349" w:rsidRDefault="00E30E09" w:rsidP="00DE110C">
            <w:pPr>
              <w:pStyle w:val="BodyText"/>
              <w:ind w:left="0"/>
              <w:rPr>
                <w:rFonts w:cstheme="minorHAnsi"/>
                <w:sz w:val="18"/>
                <w:szCs w:val="18"/>
              </w:rPr>
            </w:pPr>
            <w:r w:rsidRPr="00485349">
              <w:rPr>
                <w:sz w:val="18"/>
                <w:szCs w:val="18"/>
              </w:rPr>
              <w:t>VIOR_3.2.21.A.1</w:t>
            </w:r>
          </w:p>
        </w:tc>
        <w:tc>
          <w:tcPr>
            <w:tcW w:w="686" w:type="dxa"/>
          </w:tcPr>
          <w:p w14:paraId="0CE54E3E" w14:textId="77777777" w:rsidR="00E30E09" w:rsidRPr="00485349" w:rsidRDefault="00E30E09" w:rsidP="00DE110C">
            <w:pPr>
              <w:pStyle w:val="BodyText"/>
              <w:ind w:left="0"/>
              <w:rPr>
                <w:rFonts w:cstheme="minorHAnsi"/>
                <w:sz w:val="18"/>
                <w:szCs w:val="18"/>
              </w:rPr>
            </w:pPr>
            <w:r w:rsidRPr="00485349">
              <w:rPr>
                <w:rFonts w:ascii="Calibri" w:hAnsi="Calibri" w:cs="Calibri"/>
                <w:sz w:val="18"/>
                <w:szCs w:val="18"/>
              </w:rPr>
              <w:t>P0</w:t>
            </w:r>
          </w:p>
        </w:tc>
        <w:tc>
          <w:tcPr>
            <w:tcW w:w="1287" w:type="dxa"/>
          </w:tcPr>
          <w:p w14:paraId="0CE54E3F" w14:textId="77777777" w:rsidR="00E30E09" w:rsidRPr="00485349" w:rsidRDefault="00E30E09" w:rsidP="00DE110C">
            <w:pPr>
              <w:pStyle w:val="BodyText"/>
              <w:ind w:left="0"/>
              <w:rPr>
                <w:rFonts w:asciiTheme="minorHAnsi" w:hAnsiTheme="minorHAnsi" w:cstheme="minorHAnsi"/>
                <w:sz w:val="18"/>
                <w:szCs w:val="18"/>
              </w:rPr>
            </w:pPr>
            <w:r w:rsidRPr="00485349">
              <w:rPr>
                <w:rFonts w:ascii="Calibri" w:hAnsi="Calibri" w:cs="Calibri"/>
                <w:sz w:val="18"/>
                <w:szCs w:val="18"/>
              </w:rPr>
              <w:t>USCC, Amdocs</w:t>
            </w:r>
          </w:p>
        </w:tc>
        <w:tc>
          <w:tcPr>
            <w:tcW w:w="3811" w:type="dxa"/>
            <w:noWrap/>
          </w:tcPr>
          <w:p w14:paraId="0CE54E40" w14:textId="77777777" w:rsidR="00E30E09" w:rsidRPr="00485349" w:rsidRDefault="00E30E09" w:rsidP="00DE110C">
            <w:pPr>
              <w:pStyle w:val="BodyText"/>
              <w:ind w:left="0"/>
              <w:rPr>
                <w:rFonts w:asciiTheme="minorHAnsi" w:hAnsiTheme="minorHAnsi" w:cstheme="minorHAnsi"/>
                <w:sz w:val="18"/>
                <w:szCs w:val="18"/>
              </w:rPr>
            </w:pPr>
            <w:r w:rsidRPr="00485349">
              <w:rPr>
                <w:rFonts w:ascii="Calibri" w:hAnsi="Calibri" w:cs="Calibri"/>
                <w:sz w:val="18"/>
                <w:szCs w:val="18"/>
              </w:rPr>
              <w:t>APN mapping will be determined in the design phase.</w:t>
            </w:r>
          </w:p>
        </w:tc>
        <w:tc>
          <w:tcPr>
            <w:tcW w:w="945" w:type="dxa"/>
          </w:tcPr>
          <w:p w14:paraId="0CE54E41" w14:textId="77777777" w:rsidR="00E30E09" w:rsidRPr="00D1539F" w:rsidRDefault="00E30E09" w:rsidP="00DE110C">
            <w:pPr>
              <w:pStyle w:val="BodyText"/>
              <w:ind w:left="0"/>
              <w:rPr>
                <w:sz w:val="18"/>
                <w:szCs w:val="18"/>
              </w:rPr>
            </w:pPr>
            <w:r>
              <w:rPr>
                <w:sz w:val="18"/>
                <w:szCs w:val="18"/>
              </w:rPr>
              <w:t>APRM</w:t>
            </w:r>
          </w:p>
        </w:tc>
        <w:tc>
          <w:tcPr>
            <w:tcW w:w="1020" w:type="dxa"/>
          </w:tcPr>
          <w:p w14:paraId="0CE54E42" w14:textId="77777777" w:rsidR="00E30E09" w:rsidRPr="00D1539F" w:rsidRDefault="00E30E09" w:rsidP="00DE110C">
            <w:pPr>
              <w:pStyle w:val="BodyText"/>
              <w:ind w:left="0"/>
              <w:rPr>
                <w:sz w:val="18"/>
                <w:szCs w:val="18"/>
              </w:rPr>
            </w:pPr>
            <w:r>
              <w:rPr>
                <w:sz w:val="18"/>
                <w:szCs w:val="18"/>
              </w:rPr>
              <w:t>N/A</w:t>
            </w:r>
          </w:p>
        </w:tc>
        <w:tc>
          <w:tcPr>
            <w:tcW w:w="789" w:type="dxa"/>
          </w:tcPr>
          <w:p w14:paraId="0CE54E43" w14:textId="77777777" w:rsidR="00E30E09" w:rsidRPr="00D1539F" w:rsidRDefault="00E30E09" w:rsidP="00DE110C">
            <w:pPr>
              <w:pStyle w:val="BodyText"/>
              <w:ind w:left="0"/>
              <w:rPr>
                <w:sz w:val="18"/>
                <w:szCs w:val="18"/>
              </w:rPr>
            </w:pPr>
            <w:r>
              <w:rPr>
                <w:sz w:val="18"/>
                <w:szCs w:val="18"/>
              </w:rPr>
              <w:t>4.2.5</w:t>
            </w:r>
          </w:p>
        </w:tc>
      </w:tr>
      <w:tr w:rsidR="00E30E09" w:rsidRPr="00AD142E" w14:paraId="0CE54E4C" w14:textId="77777777" w:rsidTr="009B1E14">
        <w:trPr>
          <w:trHeight w:val="576"/>
        </w:trPr>
        <w:tc>
          <w:tcPr>
            <w:tcW w:w="1348" w:type="dxa"/>
            <w:noWrap/>
          </w:tcPr>
          <w:p w14:paraId="0CE54E45" w14:textId="77777777" w:rsidR="00E30E09" w:rsidRPr="00485349" w:rsidRDefault="00E30E09" w:rsidP="00DE110C">
            <w:pPr>
              <w:pStyle w:val="BodyText"/>
              <w:ind w:left="0"/>
              <w:rPr>
                <w:rFonts w:cstheme="minorHAnsi"/>
                <w:sz w:val="18"/>
                <w:szCs w:val="18"/>
              </w:rPr>
            </w:pPr>
            <w:r w:rsidRPr="00485349">
              <w:rPr>
                <w:sz w:val="18"/>
                <w:szCs w:val="18"/>
              </w:rPr>
              <w:t>VIOR_3.2.24</w:t>
            </w:r>
          </w:p>
        </w:tc>
        <w:tc>
          <w:tcPr>
            <w:tcW w:w="686" w:type="dxa"/>
          </w:tcPr>
          <w:p w14:paraId="0CE54E46" w14:textId="77777777" w:rsidR="00E30E09" w:rsidRPr="00485349" w:rsidRDefault="00E30E09" w:rsidP="00DE110C">
            <w:pPr>
              <w:pStyle w:val="BodyText"/>
              <w:ind w:left="0"/>
              <w:rPr>
                <w:rFonts w:cstheme="minorHAnsi"/>
                <w:sz w:val="18"/>
                <w:szCs w:val="18"/>
              </w:rPr>
            </w:pPr>
            <w:r w:rsidRPr="00485349">
              <w:rPr>
                <w:rFonts w:ascii="Calibri" w:hAnsi="Calibri" w:cs="Calibri"/>
                <w:sz w:val="18"/>
                <w:szCs w:val="18"/>
              </w:rPr>
              <w:t>P0</w:t>
            </w:r>
          </w:p>
        </w:tc>
        <w:tc>
          <w:tcPr>
            <w:tcW w:w="1287" w:type="dxa"/>
          </w:tcPr>
          <w:p w14:paraId="0CE54E47" w14:textId="77777777" w:rsidR="00E30E09" w:rsidRPr="00485349" w:rsidRDefault="00E30E09" w:rsidP="00DE110C">
            <w:pPr>
              <w:pStyle w:val="BodyText"/>
              <w:ind w:left="0"/>
              <w:rPr>
                <w:rFonts w:asciiTheme="minorHAnsi" w:hAnsiTheme="minorHAnsi" w:cstheme="minorHAnsi"/>
                <w:sz w:val="18"/>
                <w:szCs w:val="18"/>
              </w:rPr>
            </w:pPr>
            <w:r w:rsidRPr="00485349">
              <w:rPr>
                <w:rFonts w:ascii="Calibri" w:hAnsi="Calibri" w:cs="Calibri"/>
                <w:sz w:val="18"/>
                <w:szCs w:val="18"/>
              </w:rPr>
              <w:t>USCC, Amdocs</w:t>
            </w:r>
          </w:p>
        </w:tc>
        <w:tc>
          <w:tcPr>
            <w:tcW w:w="3811" w:type="dxa"/>
            <w:noWrap/>
          </w:tcPr>
          <w:p w14:paraId="0CE54E48" w14:textId="77777777" w:rsidR="00E30E09" w:rsidRPr="00485349" w:rsidRDefault="00E30E09" w:rsidP="00DE110C">
            <w:pPr>
              <w:pStyle w:val="BodyText"/>
              <w:ind w:left="0"/>
              <w:rPr>
                <w:rFonts w:asciiTheme="minorHAnsi" w:hAnsiTheme="minorHAnsi" w:cstheme="minorHAnsi"/>
                <w:sz w:val="18"/>
                <w:szCs w:val="18"/>
              </w:rPr>
            </w:pPr>
            <w:r w:rsidRPr="00485349">
              <w:rPr>
                <w:rFonts w:ascii="Calibri" w:hAnsi="Calibri" w:cs="Calibri"/>
                <w:sz w:val="18"/>
                <w:szCs w:val="18"/>
              </w:rPr>
              <w:t>Unique general ledger accounts will be used for VoLTE outbound roaming.</w:t>
            </w:r>
          </w:p>
        </w:tc>
        <w:tc>
          <w:tcPr>
            <w:tcW w:w="945" w:type="dxa"/>
          </w:tcPr>
          <w:p w14:paraId="0CE54E49" w14:textId="77777777" w:rsidR="00E30E09" w:rsidRPr="00D1539F" w:rsidRDefault="00E30E09" w:rsidP="00DE110C">
            <w:pPr>
              <w:pStyle w:val="BodyText"/>
              <w:ind w:left="0"/>
              <w:rPr>
                <w:sz w:val="18"/>
                <w:szCs w:val="18"/>
              </w:rPr>
            </w:pPr>
            <w:r>
              <w:rPr>
                <w:sz w:val="18"/>
                <w:szCs w:val="18"/>
              </w:rPr>
              <w:t>APRM</w:t>
            </w:r>
          </w:p>
        </w:tc>
        <w:tc>
          <w:tcPr>
            <w:tcW w:w="1020" w:type="dxa"/>
          </w:tcPr>
          <w:p w14:paraId="0CE54E4A" w14:textId="77777777" w:rsidR="00E30E09" w:rsidRPr="00D1539F" w:rsidRDefault="00E30E09" w:rsidP="00DE110C">
            <w:pPr>
              <w:pStyle w:val="BodyText"/>
              <w:ind w:left="0"/>
              <w:rPr>
                <w:sz w:val="18"/>
                <w:szCs w:val="18"/>
              </w:rPr>
            </w:pPr>
            <w:r>
              <w:rPr>
                <w:sz w:val="18"/>
                <w:szCs w:val="18"/>
              </w:rPr>
              <w:t>N/A</w:t>
            </w:r>
          </w:p>
        </w:tc>
        <w:tc>
          <w:tcPr>
            <w:tcW w:w="789" w:type="dxa"/>
          </w:tcPr>
          <w:p w14:paraId="0CE54E4B" w14:textId="77777777" w:rsidR="00E30E09" w:rsidRPr="00D1539F" w:rsidRDefault="00E30E09" w:rsidP="00DE110C">
            <w:pPr>
              <w:pStyle w:val="BodyText"/>
              <w:ind w:left="0"/>
              <w:rPr>
                <w:sz w:val="18"/>
                <w:szCs w:val="18"/>
              </w:rPr>
            </w:pPr>
            <w:r>
              <w:rPr>
                <w:sz w:val="18"/>
                <w:szCs w:val="18"/>
              </w:rPr>
              <w:t>4.2.6</w:t>
            </w:r>
          </w:p>
        </w:tc>
      </w:tr>
      <w:tr w:rsidR="00E30E09" w:rsidRPr="00AD142E" w14:paraId="0CE54E54" w14:textId="77777777" w:rsidTr="009B1E14">
        <w:trPr>
          <w:trHeight w:val="576"/>
        </w:trPr>
        <w:tc>
          <w:tcPr>
            <w:tcW w:w="1348" w:type="dxa"/>
            <w:noWrap/>
          </w:tcPr>
          <w:p w14:paraId="0CE54E4D" w14:textId="77777777" w:rsidR="00E30E09" w:rsidRPr="00485349" w:rsidRDefault="00E30E09" w:rsidP="00DE110C">
            <w:pPr>
              <w:pStyle w:val="BodyText"/>
              <w:ind w:left="0"/>
              <w:rPr>
                <w:rFonts w:cstheme="minorHAnsi"/>
                <w:sz w:val="18"/>
                <w:szCs w:val="18"/>
              </w:rPr>
            </w:pPr>
            <w:r w:rsidRPr="00485349">
              <w:rPr>
                <w:sz w:val="18"/>
                <w:szCs w:val="18"/>
              </w:rPr>
              <w:t>VIOR_3.2.24.1</w:t>
            </w:r>
          </w:p>
        </w:tc>
        <w:tc>
          <w:tcPr>
            <w:tcW w:w="686" w:type="dxa"/>
          </w:tcPr>
          <w:p w14:paraId="0CE54E4E" w14:textId="77777777" w:rsidR="00E30E09" w:rsidRPr="00485349" w:rsidRDefault="00E30E09" w:rsidP="00DE110C">
            <w:pPr>
              <w:pStyle w:val="BodyText"/>
              <w:ind w:left="0"/>
              <w:rPr>
                <w:rFonts w:cstheme="minorHAnsi"/>
                <w:sz w:val="18"/>
                <w:szCs w:val="18"/>
              </w:rPr>
            </w:pPr>
            <w:r w:rsidRPr="00485349">
              <w:rPr>
                <w:rFonts w:ascii="Calibri" w:hAnsi="Calibri" w:cs="Calibri"/>
                <w:sz w:val="18"/>
                <w:szCs w:val="18"/>
              </w:rPr>
              <w:t>P0</w:t>
            </w:r>
          </w:p>
        </w:tc>
        <w:tc>
          <w:tcPr>
            <w:tcW w:w="1287" w:type="dxa"/>
          </w:tcPr>
          <w:p w14:paraId="0CE54E4F" w14:textId="77777777" w:rsidR="00E30E09" w:rsidRPr="00485349" w:rsidRDefault="00E30E09" w:rsidP="00DE110C">
            <w:pPr>
              <w:pStyle w:val="BodyText"/>
              <w:ind w:left="0"/>
              <w:rPr>
                <w:rFonts w:asciiTheme="minorHAnsi" w:hAnsiTheme="minorHAnsi" w:cstheme="minorHAnsi"/>
                <w:sz w:val="18"/>
                <w:szCs w:val="18"/>
              </w:rPr>
            </w:pPr>
            <w:r w:rsidRPr="00485349">
              <w:rPr>
                <w:rFonts w:ascii="Calibri" w:hAnsi="Calibri" w:cs="Calibri"/>
                <w:sz w:val="18"/>
                <w:szCs w:val="18"/>
              </w:rPr>
              <w:t>USCC, Amdocs</w:t>
            </w:r>
          </w:p>
        </w:tc>
        <w:tc>
          <w:tcPr>
            <w:tcW w:w="3811" w:type="dxa"/>
            <w:noWrap/>
          </w:tcPr>
          <w:p w14:paraId="0CE54E50" w14:textId="77777777" w:rsidR="00E30E09" w:rsidRPr="00FA238C" w:rsidRDefault="00E30E09" w:rsidP="00DE110C">
            <w:pPr>
              <w:pStyle w:val="ListParagraph"/>
              <w:rPr>
                <w:sz w:val="18"/>
                <w:szCs w:val="18"/>
              </w:rPr>
            </w:pPr>
            <w:r w:rsidRPr="00485349">
              <w:rPr>
                <w:sz w:val="18"/>
                <w:szCs w:val="18"/>
              </w:rPr>
              <w:t>A new GL code will be created for VoLTE Outbound Roaming</w:t>
            </w:r>
          </w:p>
        </w:tc>
        <w:tc>
          <w:tcPr>
            <w:tcW w:w="945" w:type="dxa"/>
          </w:tcPr>
          <w:p w14:paraId="0CE54E51" w14:textId="77777777" w:rsidR="00E30E09" w:rsidRPr="00D1539F" w:rsidRDefault="00E30E09" w:rsidP="00DE110C">
            <w:pPr>
              <w:pStyle w:val="BodyText"/>
              <w:ind w:left="0"/>
              <w:rPr>
                <w:sz w:val="18"/>
                <w:szCs w:val="18"/>
              </w:rPr>
            </w:pPr>
            <w:r>
              <w:rPr>
                <w:sz w:val="18"/>
                <w:szCs w:val="18"/>
              </w:rPr>
              <w:t>APRM</w:t>
            </w:r>
          </w:p>
        </w:tc>
        <w:tc>
          <w:tcPr>
            <w:tcW w:w="1020" w:type="dxa"/>
          </w:tcPr>
          <w:p w14:paraId="0CE54E52" w14:textId="77777777" w:rsidR="00E30E09" w:rsidRPr="00D1539F" w:rsidRDefault="00E30E09" w:rsidP="00DE110C">
            <w:pPr>
              <w:pStyle w:val="BodyText"/>
              <w:ind w:left="0"/>
              <w:rPr>
                <w:sz w:val="18"/>
                <w:szCs w:val="18"/>
              </w:rPr>
            </w:pPr>
            <w:r>
              <w:rPr>
                <w:sz w:val="18"/>
                <w:szCs w:val="18"/>
              </w:rPr>
              <w:t>N/A</w:t>
            </w:r>
          </w:p>
        </w:tc>
        <w:tc>
          <w:tcPr>
            <w:tcW w:w="789" w:type="dxa"/>
          </w:tcPr>
          <w:p w14:paraId="0CE54E53" w14:textId="77777777" w:rsidR="00E30E09" w:rsidRPr="00D1539F" w:rsidRDefault="00E30E09" w:rsidP="00DE110C">
            <w:pPr>
              <w:pStyle w:val="BodyText"/>
              <w:ind w:left="0"/>
              <w:rPr>
                <w:sz w:val="18"/>
                <w:szCs w:val="18"/>
              </w:rPr>
            </w:pPr>
            <w:r>
              <w:rPr>
                <w:sz w:val="18"/>
                <w:szCs w:val="18"/>
              </w:rPr>
              <w:t>4.2.6</w:t>
            </w:r>
          </w:p>
        </w:tc>
      </w:tr>
      <w:tr w:rsidR="00E30E09" w:rsidRPr="00AD142E" w14:paraId="0CE54E5C" w14:textId="77777777" w:rsidTr="009B1E14">
        <w:trPr>
          <w:trHeight w:val="576"/>
        </w:trPr>
        <w:tc>
          <w:tcPr>
            <w:tcW w:w="1348" w:type="dxa"/>
            <w:noWrap/>
          </w:tcPr>
          <w:p w14:paraId="0CE54E55" w14:textId="77777777" w:rsidR="00E30E09" w:rsidRPr="00485349" w:rsidRDefault="00E30E09" w:rsidP="00DE110C">
            <w:pPr>
              <w:pStyle w:val="BodyText"/>
              <w:ind w:left="0"/>
              <w:rPr>
                <w:rFonts w:cstheme="minorHAnsi"/>
                <w:sz w:val="18"/>
                <w:szCs w:val="18"/>
              </w:rPr>
            </w:pPr>
            <w:r w:rsidRPr="00485349">
              <w:rPr>
                <w:sz w:val="18"/>
                <w:szCs w:val="18"/>
              </w:rPr>
              <w:t>VIOR_3.2.24.2</w:t>
            </w:r>
          </w:p>
        </w:tc>
        <w:tc>
          <w:tcPr>
            <w:tcW w:w="686" w:type="dxa"/>
          </w:tcPr>
          <w:p w14:paraId="0CE54E56" w14:textId="77777777" w:rsidR="00E30E09" w:rsidRPr="00485349" w:rsidRDefault="00E30E09" w:rsidP="00DE110C">
            <w:pPr>
              <w:pStyle w:val="BodyText"/>
              <w:ind w:left="0"/>
              <w:rPr>
                <w:rFonts w:cstheme="minorHAnsi"/>
                <w:sz w:val="18"/>
                <w:szCs w:val="18"/>
              </w:rPr>
            </w:pPr>
            <w:r w:rsidRPr="00485349">
              <w:rPr>
                <w:rFonts w:ascii="Calibri" w:hAnsi="Calibri" w:cs="Calibri"/>
                <w:sz w:val="18"/>
                <w:szCs w:val="18"/>
              </w:rPr>
              <w:t>P0</w:t>
            </w:r>
          </w:p>
        </w:tc>
        <w:tc>
          <w:tcPr>
            <w:tcW w:w="1287" w:type="dxa"/>
          </w:tcPr>
          <w:p w14:paraId="0CE54E57" w14:textId="77777777" w:rsidR="00E30E09" w:rsidRPr="00485349" w:rsidRDefault="00E30E09" w:rsidP="00DE110C">
            <w:pPr>
              <w:pStyle w:val="BodyText"/>
              <w:ind w:left="0"/>
              <w:rPr>
                <w:rFonts w:asciiTheme="minorHAnsi" w:hAnsiTheme="minorHAnsi" w:cstheme="minorHAnsi"/>
                <w:sz w:val="18"/>
                <w:szCs w:val="18"/>
              </w:rPr>
            </w:pPr>
            <w:r w:rsidRPr="00485349">
              <w:rPr>
                <w:rFonts w:ascii="Calibri" w:hAnsi="Calibri" w:cs="Calibri"/>
                <w:sz w:val="18"/>
                <w:szCs w:val="18"/>
              </w:rPr>
              <w:t>USCC, Amdocs</w:t>
            </w:r>
          </w:p>
        </w:tc>
        <w:tc>
          <w:tcPr>
            <w:tcW w:w="3811" w:type="dxa"/>
            <w:noWrap/>
          </w:tcPr>
          <w:p w14:paraId="0CE54E58" w14:textId="77777777" w:rsidR="00E30E09" w:rsidRPr="00FA238C" w:rsidRDefault="00E30E09" w:rsidP="00DE110C">
            <w:pPr>
              <w:pStyle w:val="ListParagraph"/>
              <w:rPr>
                <w:sz w:val="18"/>
                <w:szCs w:val="18"/>
              </w:rPr>
            </w:pPr>
            <w:r w:rsidRPr="00485349">
              <w:rPr>
                <w:sz w:val="18"/>
                <w:szCs w:val="18"/>
              </w:rPr>
              <w:t>One GL code will be utilized for all VoLTE Outbound roaming charges and will be provided by USCC.</w:t>
            </w:r>
          </w:p>
        </w:tc>
        <w:tc>
          <w:tcPr>
            <w:tcW w:w="945" w:type="dxa"/>
          </w:tcPr>
          <w:p w14:paraId="0CE54E59" w14:textId="77777777" w:rsidR="00E30E09" w:rsidRPr="00D1539F" w:rsidRDefault="00E30E09" w:rsidP="00DE110C">
            <w:pPr>
              <w:pStyle w:val="BodyText"/>
              <w:ind w:left="0"/>
              <w:rPr>
                <w:sz w:val="18"/>
                <w:szCs w:val="18"/>
              </w:rPr>
            </w:pPr>
            <w:r>
              <w:rPr>
                <w:sz w:val="18"/>
                <w:szCs w:val="18"/>
              </w:rPr>
              <w:t>APRM</w:t>
            </w:r>
          </w:p>
        </w:tc>
        <w:tc>
          <w:tcPr>
            <w:tcW w:w="1020" w:type="dxa"/>
          </w:tcPr>
          <w:p w14:paraId="0CE54E5A" w14:textId="77777777" w:rsidR="00E30E09" w:rsidRPr="00D1539F" w:rsidRDefault="00E30E09" w:rsidP="00DE110C">
            <w:pPr>
              <w:pStyle w:val="BodyText"/>
              <w:ind w:left="0"/>
              <w:rPr>
                <w:sz w:val="18"/>
                <w:szCs w:val="18"/>
              </w:rPr>
            </w:pPr>
            <w:r>
              <w:rPr>
                <w:sz w:val="18"/>
                <w:szCs w:val="18"/>
              </w:rPr>
              <w:t>N/A</w:t>
            </w:r>
          </w:p>
        </w:tc>
        <w:tc>
          <w:tcPr>
            <w:tcW w:w="789" w:type="dxa"/>
          </w:tcPr>
          <w:p w14:paraId="0CE54E5B" w14:textId="77777777" w:rsidR="00E30E09" w:rsidRPr="00D1539F" w:rsidRDefault="00E30E09" w:rsidP="00DE110C">
            <w:pPr>
              <w:pStyle w:val="BodyText"/>
              <w:ind w:left="0"/>
              <w:rPr>
                <w:sz w:val="18"/>
                <w:szCs w:val="18"/>
              </w:rPr>
            </w:pPr>
            <w:r>
              <w:rPr>
                <w:sz w:val="18"/>
                <w:szCs w:val="18"/>
              </w:rPr>
              <w:t>4.2.6</w:t>
            </w:r>
          </w:p>
        </w:tc>
      </w:tr>
      <w:tr w:rsidR="00E30E09" w:rsidRPr="00AD142E" w14:paraId="0CE54E64" w14:textId="77777777" w:rsidTr="009B1E14">
        <w:trPr>
          <w:trHeight w:val="576"/>
        </w:trPr>
        <w:tc>
          <w:tcPr>
            <w:tcW w:w="1348" w:type="dxa"/>
            <w:noWrap/>
          </w:tcPr>
          <w:p w14:paraId="0CE54E5D" w14:textId="77777777" w:rsidR="00E30E09" w:rsidRPr="00485349" w:rsidRDefault="00E30E09" w:rsidP="004B79E3">
            <w:pPr>
              <w:pStyle w:val="BodyText"/>
              <w:ind w:left="0"/>
              <w:rPr>
                <w:rFonts w:cstheme="minorHAnsi"/>
                <w:sz w:val="18"/>
                <w:szCs w:val="18"/>
              </w:rPr>
            </w:pPr>
            <w:r w:rsidRPr="00485349">
              <w:rPr>
                <w:sz w:val="18"/>
                <w:szCs w:val="18"/>
              </w:rPr>
              <w:t>VIOR_3.2.24.2</w:t>
            </w:r>
          </w:p>
        </w:tc>
        <w:tc>
          <w:tcPr>
            <w:tcW w:w="686" w:type="dxa"/>
          </w:tcPr>
          <w:p w14:paraId="0CE54E5E"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E5F"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USCC</w:t>
            </w:r>
          </w:p>
        </w:tc>
        <w:tc>
          <w:tcPr>
            <w:tcW w:w="3811" w:type="dxa"/>
            <w:noWrap/>
          </w:tcPr>
          <w:p w14:paraId="0CE54E60"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A request will be submitted to TDS for a new GL code for VoLTE Outbound roaming.</w:t>
            </w:r>
          </w:p>
        </w:tc>
        <w:tc>
          <w:tcPr>
            <w:tcW w:w="945" w:type="dxa"/>
          </w:tcPr>
          <w:p w14:paraId="0CE54E61" w14:textId="77777777" w:rsidR="00E30E09" w:rsidRPr="00D1539F" w:rsidRDefault="00E30E09" w:rsidP="004B79E3">
            <w:pPr>
              <w:pStyle w:val="BodyText"/>
              <w:ind w:left="0"/>
              <w:rPr>
                <w:sz w:val="18"/>
                <w:szCs w:val="18"/>
              </w:rPr>
            </w:pPr>
            <w:r>
              <w:rPr>
                <w:sz w:val="18"/>
                <w:szCs w:val="18"/>
              </w:rPr>
              <w:t>N/A</w:t>
            </w:r>
          </w:p>
        </w:tc>
        <w:tc>
          <w:tcPr>
            <w:tcW w:w="1020" w:type="dxa"/>
          </w:tcPr>
          <w:p w14:paraId="0CE54E62" w14:textId="77777777" w:rsidR="00E30E09" w:rsidRPr="00D1539F" w:rsidRDefault="00E30E09" w:rsidP="004B79E3">
            <w:pPr>
              <w:pStyle w:val="BodyText"/>
              <w:ind w:left="0"/>
              <w:rPr>
                <w:sz w:val="18"/>
                <w:szCs w:val="18"/>
              </w:rPr>
            </w:pPr>
            <w:r>
              <w:rPr>
                <w:sz w:val="18"/>
                <w:szCs w:val="18"/>
              </w:rPr>
              <w:t>N/A</w:t>
            </w:r>
          </w:p>
        </w:tc>
        <w:tc>
          <w:tcPr>
            <w:tcW w:w="789" w:type="dxa"/>
          </w:tcPr>
          <w:p w14:paraId="0CE54E63" w14:textId="77777777" w:rsidR="00E30E09" w:rsidRPr="00D1539F" w:rsidRDefault="00E30E09" w:rsidP="004B79E3">
            <w:pPr>
              <w:pStyle w:val="BodyText"/>
              <w:ind w:left="0"/>
              <w:rPr>
                <w:sz w:val="18"/>
                <w:szCs w:val="18"/>
              </w:rPr>
            </w:pPr>
            <w:r>
              <w:rPr>
                <w:sz w:val="18"/>
                <w:szCs w:val="18"/>
              </w:rPr>
              <w:t>N/A</w:t>
            </w:r>
          </w:p>
        </w:tc>
      </w:tr>
      <w:tr w:rsidR="00E30E09" w:rsidRPr="00AD142E" w14:paraId="0CE54E6E" w14:textId="77777777" w:rsidTr="009B1E14">
        <w:trPr>
          <w:trHeight w:val="576"/>
        </w:trPr>
        <w:tc>
          <w:tcPr>
            <w:tcW w:w="1348" w:type="dxa"/>
            <w:noWrap/>
          </w:tcPr>
          <w:p w14:paraId="0CE54E65" w14:textId="77777777" w:rsidR="00E30E09" w:rsidRPr="00485349" w:rsidRDefault="00E30E09" w:rsidP="00DE110C">
            <w:pPr>
              <w:pStyle w:val="BodyText"/>
              <w:ind w:left="0"/>
              <w:rPr>
                <w:rFonts w:cstheme="minorHAnsi"/>
                <w:sz w:val="18"/>
                <w:szCs w:val="18"/>
              </w:rPr>
            </w:pPr>
            <w:r w:rsidRPr="00485349">
              <w:rPr>
                <w:sz w:val="18"/>
                <w:szCs w:val="18"/>
              </w:rPr>
              <w:t>VIOR_3.2.25</w:t>
            </w:r>
          </w:p>
        </w:tc>
        <w:tc>
          <w:tcPr>
            <w:tcW w:w="686" w:type="dxa"/>
          </w:tcPr>
          <w:p w14:paraId="0CE54E66" w14:textId="77777777" w:rsidR="00E30E09" w:rsidRPr="00485349" w:rsidRDefault="00E30E09" w:rsidP="00DE110C">
            <w:pPr>
              <w:pStyle w:val="BodyText"/>
              <w:ind w:left="0"/>
              <w:rPr>
                <w:rFonts w:cstheme="minorHAnsi"/>
                <w:sz w:val="18"/>
                <w:szCs w:val="18"/>
              </w:rPr>
            </w:pPr>
            <w:r w:rsidRPr="00485349">
              <w:rPr>
                <w:rFonts w:ascii="Calibri" w:hAnsi="Calibri" w:cs="Calibri"/>
                <w:sz w:val="18"/>
                <w:szCs w:val="18"/>
              </w:rPr>
              <w:t>P0</w:t>
            </w:r>
          </w:p>
        </w:tc>
        <w:tc>
          <w:tcPr>
            <w:tcW w:w="1287" w:type="dxa"/>
          </w:tcPr>
          <w:p w14:paraId="0CE54E67" w14:textId="77777777" w:rsidR="00E30E09" w:rsidRPr="00485349" w:rsidRDefault="00E30E09" w:rsidP="00DE110C">
            <w:pPr>
              <w:pStyle w:val="BodyText"/>
              <w:ind w:left="0"/>
              <w:rPr>
                <w:rFonts w:asciiTheme="minorHAnsi" w:hAnsiTheme="minorHAnsi" w:cstheme="minorHAnsi"/>
                <w:sz w:val="18"/>
                <w:szCs w:val="18"/>
              </w:rPr>
            </w:pPr>
            <w:r w:rsidRPr="00485349">
              <w:rPr>
                <w:rFonts w:ascii="Calibri" w:hAnsi="Calibri" w:cs="Calibri"/>
                <w:sz w:val="18"/>
                <w:szCs w:val="18"/>
              </w:rPr>
              <w:t>Amdocs</w:t>
            </w:r>
          </w:p>
        </w:tc>
        <w:tc>
          <w:tcPr>
            <w:tcW w:w="3811" w:type="dxa"/>
            <w:noWrap/>
          </w:tcPr>
          <w:p w14:paraId="0CE54E68" w14:textId="77777777" w:rsidR="00E30E09" w:rsidRPr="00485349" w:rsidRDefault="00E30E09" w:rsidP="00DE110C">
            <w:pPr>
              <w:rPr>
                <w:sz w:val="18"/>
                <w:szCs w:val="18"/>
              </w:rPr>
            </w:pPr>
            <w:r w:rsidRPr="00485349">
              <w:rPr>
                <w:sz w:val="18"/>
                <w:szCs w:val="18"/>
              </w:rPr>
              <w:t xml:space="preserve">APRM will have the ability to process outbound voice call records. </w:t>
            </w:r>
          </w:p>
          <w:p w14:paraId="0CE54E69" w14:textId="77777777" w:rsidR="00E30E09" w:rsidRPr="00485349" w:rsidRDefault="00E30E09" w:rsidP="00DE110C">
            <w:pPr>
              <w:rPr>
                <w:sz w:val="18"/>
                <w:szCs w:val="18"/>
              </w:rPr>
            </w:pPr>
          </w:p>
          <w:p w14:paraId="0CE54E6A" w14:textId="77777777" w:rsidR="00E30E09" w:rsidRPr="00FA238C" w:rsidRDefault="00E30E09" w:rsidP="00DE110C">
            <w:pPr>
              <w:pStyle w:val="BodyText"/>
              <w:ind w:left="0"/>
              <w:rPr>
                <w:rFonts w:ascii="Calibri" w:hAnsi="Calibri" w:cs="Calibri"/>
                <w:sz w:val="18"/>
                <w:szCs w:val="18"/>
              </w:rPr>
            </w:pPr>
            <w:r w:rsidRPr="00485349">
              <w:rPr>
                <w:rFonts w:ascii="Calibri" w:hAnsi="Calibri" w:cs="Calibri"/>
                <w:sz w:val="18"/>
                <w:szCs w:val="18"/>
              </w:rPr>
              <w:t>Example: E911</w:t>
            </w:r>
          </w:p>
        </w:tc>
        <w:tc>
          <w:tcPr>
            <w:tcW w:w="945" w:type="dxa"/>
          </w:tcPr>
          <w:p w14:paraId="0CE54E6B" w14:textId="77777777" w:rsidR="00E30E09" w:rsidRPr="00D1539F" w:rsidRDefault="00E30E09" w:rsidP="00DE110C">
            <w:pPr>
              <w:pStyle w:val="BodyText"/>
              <w:ind w:left="0"/>
              <w:rPr>
                <w:sz w:val="18"/>
                <w:szCs w:val="18"/>
              </w:rPr>
            </w:pPr>
            <w:r>
              <w:rPr>
                <w:sz w:val="18"/>
                <w:szCs w:val="18"/>
              </w:rPr>
              <w:t>APRM</w:t>
            </w:r>
          </w:p>
        </w:tc>
        <w:tc>
          <w:tcPr>
            <w:tcW w:w="1020" w:type="dxa"/>
          </w:tcPr>
          <w:p w14:paraId="0CE54E6C" w14:textId="77777777" w:rsidR="00E30E09" w:rsidRPr="00D1539F" w:rsidRDefault="00E30E09" w:rsidP="00DE110C">
            <w:pPr>
              <w:pStyle w:val="BodyText"/>
              <w:ind w:left="0"/>
              <w:rPr>
                <w:sz w:val="18"/>
                <w:szCs w:val="18"/>
              </w:rPr>
            </w:pPr>
            <w:r>
              <w:rPr>
                <w:sz w:val="18"/>
                <w:szCs w:val="18"/>
              </w:rPr>
              <w:t>N/A</w:t>
            </w:r>
          </w:p>
        </w:tc>
        <w:tc>
          <w:tcPr>
            <w:tcW w:w="789" w:type="dxa"/>
          </w:tcPr>
          <w:p w14:paraId="0CE54E6D" w14:textId="77777777" w:rsidR="00E30E09" w:rsidRPr="00D1539F" w:rsidRDefault="00E30E09" w:rsidP="00DE110C">
            <w:pPr>
              <w:pStyle w:val="BodyText"/>
              <w:ind w:left="0"/>
              <w:rPr>
                <w:sz w:val="18"/>
                <w:szCs w:val="18"/>
              </w:rPr>
            </w:pPr>
            <w:r>
              <w:rPr>
                <w:sz w:val="18"/>
                <w:szCs w:val="18"/>
              </w:rPr>
              <w:t>4.2.5</w:t>
            </w:r>
          </w:p>
        </w:tc>
      </w:tr>
      <w:tr w:rsidR="00E30E09" w:rsidRPr="00AD142E" w14:paraId="0CE54E7A" w14:textId="77777777" w:rsidTr="009B1E14">
        <w:trPr>
          <w:trHeight w:val="576"/>
        </w:trPr>
        <w:tc>
          <w:tcPr>
            <w:tcW w:w="1348" w:type="dxa"/>
            <w:noWrap/>
          </w:tcPr>
          <w:p w14:paraId="0CE54E6F" w14:textId="77777777" w:rsidR="00E30E09" w:rsidRPr="00485349" w:rsidRDefault="00E30E09" w:rsidP="004B79E3">
            <w:pPr>
              <w:pStyle w:val="BodyText"/>
              <w:ind w:left="0"/>
              <w:rPr>
                <w:rFonts w:cstheme="minorHAnsi"/>
                <w:sz w:val="18"/>
                <w:szCs w:val="18"/>
              </w:rPr>
            </w:pPr>
            <w:r w:rsidRPr="00485349">
              <w:rPr>
                <w:sz w:val="18"/>
                <w:szCs w:val="18"/>
              </w:rPr>
              <w:t>VIOR_3.2.26</w:t>
            </w:r>
          </w:p>
        </w:tc>
        <w:tc>
          <w:tcPr>
            <w:tcW w:w="686" w:type="dxa"/>
          </w:tcPr>
          <w:p w14:paraId="0CE54E70"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E71"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Mediation</w:t>
            </w:r>
          </w:p>
        </w:tc>
        <w:tc>
          <w:tcPr>
            <w:tcW w:w="3811" w:type="dxa"/>
            <w:noWrap/>
          </w:tcPr>
          <w:p w14:paraId="0CE54E72" w14:textId="77777777" w:rsidR="00E30E09" w:rsidRPr="00485349" w:rsidRDefault="00E30E09" w:rsidP="004B79E3">
            <w:pPr>
              <w:pStyle w:val="ListParagraph"/>
              <w:ind w:left="0"/>
              <w:rPr>
                <w:sz w:val="18"/>
                <w:szCs w:val="18"/>
              </w:rPr>
            </w:pPr>
            <w:r w:rsidRPr="00485349">
              <w:rPr>
                <w:sz w:val="18"/>
                <w:szCs w:val="18"/>
              </w:rPr>
              <w:t xml:space="preserve">TAP records will be collected from the DCH by Mediation as it’s done for LTE roaming today. </w:t>
            </w:r>
          </w:p>
          <w:p w14:paraId="0CE54E73" w14:textId="77777777" w:rsidR="00E30E09" w:rsidRPr="00485349" w:rsidRDefault="00E30E09" w:rsidP="004B79E3">
            <w:pPr>
              <w:pStyle w:val="ListParagraph"/>
              <w:ind w:left="0"/>
              <w:rPr>
                <w:sz w:val="18"/>
                <w:szCs w:val="18"/>
              </w:rPr>
            </w:pPr>
          </w:p>
          <w:p w14:paraId="0CE54E74" w14:textId="77777777" w:rsidR="00E30E09" w:rsidRPr="00485349" w:rsidRDefault="00E30E09" w:rsidP="004B79E3">
            <w:pPr>
              <w:pStyle w:val="ListParagraph"/>
              <w:ind w:left="0"/>
              <w:rPr>
                <w:sz w:val="18"/>
                <w:szCs w:val="18"/>
              </w:rPr>
            </w:pPr>
            <w:r w:rsidRPr="00485349">
              <w:rPr>
                <w:sz w:val="18"/>
                <w:szCs w:val="18"/>
              </w:rPr>
              <w:t>Note1: LTE Roaming (GPRS Call (GSMA TD.57 3.12 32.4, section 3.20). E-911 Voice call format will be determined in design</w:t>
            </w:r>
          </w:p>
          <w:p w14:paraId="0CE54E75" w14:textId="77777777" w:rsidR="00E30E09" w:rsidRPr="00485349" w:rsidRDefault="00E30E09" w:rsidP="004B79E3">
            <w:pPr>
              <w:pStyle w:val="ListParagraph"/>
              <w:ind w:left="0"/>
              <w:rPr>
                <w:sz w:val="18"/>
                <w:szCs w:val="18"/>
              </w:rPr>
            </w:pPr>
          </w:p>
          <w:p w14:paraId="0CE54E76"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 xml:space="preserve">Note2: Settlement is based on volume (kb/mb). All 3 bearers (Voice, Video, and Signaling) will be included. </w:t>
            </w:r>
          </w:p>
        </w:tc>
        <w:tc>
          <w:tcPr>
            <w:tcW w:w="945" w:type="dxa"/>
          </w:tcPr>
          <w:p w14:paraId="0CE54E77" w14:textId="77777777" w:rsidR="00E30E09" w:rsidRPr="00D1539F" w:rsidRDefault="00E30E09" w:rsidP="004B79E3">
            <w:pPr>
              <w:pStyle w:val="BodyText"/>
              <w:ind w:left="0"/>
              <w:rPr>
                <w:sz w:val="18"/>
                <w:szCs w:val="18"/>
              </w:rPr>
            </w:pPr>
            <w:r>
              <w:rPr>
                <w:sz w:val="18"/>
                <w:szCs w:val="18"/>
              </w:rPr>
              <w:t>N/A</w:t>
            </w:r>
          </w:p>
        </w:tc>
        <w:tc>
          <w:tcPr>
            <w:tcW w:w="1020" w:type="dxa"/>
          </w:tcPr>
          <w:p w14:paraId="0CE54E78" w14:textId="77777777" w:rsidR="00E30E09" w:rsidRPr="00D1539F" w:rsidRDefault="00E30E09" w:rsidP="004B79E3">
            <w:pPr>
              <w:pStyle w:val="BodyText"/>
              <w:ind w:left="0"/>
              <w:rPr>
                <w:sz w:val="18"/>
                <w:szCs w:val="18"/>
              </w:rPr>
            </w:pPr>
            <w:r>
              <w:rPr>
                <w:sz w:val="18"/>
                <w:szCs w:val="18"/>
              </w:rPr>
              <w:t>N/A</w:t>
            </w:r>
          </w:p>
        </w:tc>
        <w:tc>
          <w:tcPr>
            <w:tcW w:w="789" w:type="dxa"/>
          </w:tcPr>
          <w:p w14:paraId="0CE54E79" w14:textId="77777777" w:rsidR="00E30E09" w:rsidRPr="00D1539F" w:rsidRDefault="00E30E09" w:rsidP="004B79E3">
            <w:pPr>
              <w:pStyle w:val="BodyText"/>
              <w:ind w:left="0"/>
              <w:rPr>
                <w:sz w:val="18"/>
                <w:szCs w:val="18"/>
              </w:rPr>
            </w:pPr>
            <w:r>
              <w:rPr>
                <w:sz w:val="18"/>
                <w:szCs w:val="18"/>
              </w:rPr>
              <w:t>N/A</w:t>
            </w:r>
          </w:p>
        </w:tc>
      </w:tr>
      <w:tr w:rsidR="00E30E09" w:rsidRPr="00AD142E" w14:paraId="0CE54E83" w14:textId="77777777" w:rsidTr="009B1E14">
        <w:trPr>
          <w:trHeight w:val="576"/>
        </w:trPr>
        <w:tc>
          <w:tcPr>
            <w:tcW w:w="1348" w:type="dxa"/>
            <w:noWrap/>
          </w:tcPr>
          <w:p w14:paraId="0CE54E7B" w14:textId="77777777" w:rsidR="00E30E09" w:rsidRPr="00485349" w:rsidRDefault="00E30E09" w:rsidP="004B79E3">
            <w:pPr>
              <w:pStyle w:val="BodyText"/>
              <w:ind w:left="0"/>
              <w:rPr>
                <w:rFonts w:cstheme="minorHAnsi"/>
                <w:sz w:val="18"/>
                <w:szCs w:val="18"/>
              </w:rPr>
            </w:pPr>
            <w:r w:rsidRPr="00485349">
              <w:rPr>
                <w:sz w:val="18"/>
                <w:szCs w:val="18"/>
              </w:rPr>
              <w:t>VIOR_3.2.27</w:t>
            </w:r>
          </w:p>
        </w:tc>
        <w:tc>
          <w:tcPr>
            <w:tcW w:w="686" w:type="dxa"/>
          </w:tcPr>
          <w:p w14:paraId="0CE54E7C"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E7D"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Mediation</w:t>
            </w:r>
          </w:p>
        </w:tc>
        <w:tc>
          <w:tcPr>
            <w:tcW w:w="3811" w:type="dxa"/>
            <w:noWrap/>
          </w:tcPr>
          <w:p w14:paraId="0CE54E7E" w14:textId="77777777" w:rsidR="00E30E09" w:rsidRPr="00485349" w:rsidRDefault="00E30E09" w:rsidP="004B79E3">
            <w:pPr>
              <w:pStyle w:val="ListParagraph"/>
              <w:ind w:left="0"/>
              <w:rPr>
                <w:sz w:val="18"/>
                <w:szCs w:val="18"/>
              </w:rPr>
            </w:pPr>
            <w:r w:rsidRPr="00485349">
              <w:rPr>
                <w:sz w:val="18"/>
                <w:szCs w:val="18"/>
              </w:rPr>
              <w:t>Retail bearer records will be collected in the PGWs located in the Regional Connectivity Centers (RCC)</w:t>
            </w:r>
          </w:p>
          <w:p w14:paraId="0CE54E7F" w14:textId="77777777" w:rsidR="00E30E09" w:rsidRPr="00485349" w:rsidRDefault="00E30E09" w:rsidP="004B79E3">
            <w:pPr>
              <w:pStyle w:val="BodyText"/>
              <w:ind w:left="0"/>
              <w:rPr>
                <w:rFonts w:asciiTheme="minorHAnsi" w:hAnsiTheme="minorHAnsi" w:cstheme="minorHAnsi"/>
                <w:sz w:val="18"/>
                <w:szCs w:val="18"/>
              </w:rPr>
            </w:pPr>
          </w:p>
        </w:tc>
        <w:tc>
          <w:tcPr>
            <w:tcW w:w="945" w:type="dxa"/>
          </w:tcPr>
          <w:p w14:paraId="0CE54E80" w14:textId="77777777" w:rsidR="00E30E09" w:rsidRPr="00D1539F" w:rsidRDefault="00E30E09" w:rsidP="004B79E3">
            <w:pPr>
              <w:pStyle w:val="BodyText"/>
              <w:ind w:left="0"/>
              <w:rPr>
                <w:sz w:val="18"/>
                <w:szCs w:val="18"/>
              </w:rPr>
            </w:pPr>
            <w:r>
              <w:rPr>
                <w:sz w:val="18"/>
                <w:szCs w:val="18"/>
              </w:rPr>
              <w:t>N/A</w:t>
            </w:r>
          </w:p>
        </w:tc>
        <w:tc>
          <w:tcPr>
            <w:tcW w:w="1020" w:type="dxa"/>
          </w:tcPr>
          <w:p w14:paraId="0CE54E81" w14:textId="77777777" w:rsidR="00E30E09" w:rsidRPr="00D1539F" w:rsidRDefault="00E30E09" w:rsidP="004B79E3">
            <w:pPr>
              <w:pStyle w:val="BodyText"/>
              <w:ind w:left="0"/>
              <w:rPr>
                <w:sz w:val="18"/>
                <w:szCs w:val="18"/>
              </w:rPr>
            </w:pPr>
            <w:r>
              <w:rPr>
                <w:sz w:val="18"/>
                <w:szCs w:val="18"/>
              </w:rPr>
              <w:t>N/A</w:t>
            </w:r>
          </w:p>
        </w:tc>
        <w:tc>
          <w:tcPr>
            <w:tcW w:w="789" w:type="dxa"/>
          </w:tcPr>
          <w:p w14:paraId="0CE54E82" w14:textId="77777777" w:rsidR="00E30E09" w:rsidRPr="00D1539F" w:rsidRDefault="00E30E09" w:rsidP="004B79E3">
            <w:pPr>
              <w:pStyle w:val="BodyText"/>
              <w:ind w:left="0"/>
              <w:rPr>
                <w:sz w:val="18"/>
                <w:szCs w:val="18"/>
              </w:rPr>
            </w:pPr>
            <w:r>
              <w:rPr>
                <w:sz w:val="18"/>
                <w:szCs w:val="18"/>
              </w:rPr>
              <w:t>N/A</w:t>
            </w:r>
          </w:p>
        </w:tc>
      </w:tr>
      <w:tr w:rsidR="00E30E09" w:rsidRPr="00AD142E" w14:paraId="0CE54E8B" w14:textId="77777777" w:rsidTr="009B1E14">
        <w:trPr>
          <w:trHeight w:val="576"/>
        </w:trPr>
        <w:tc>
          <w:tcPr>
            <w:tcW w:w="1348" w:type="dxa"/>
            <w:noWrap/>
          </w:tcPr>
          <w:p w14:paraId="0CE54E84" w14:textId="77777777" w:rsidR="00E30E09" w:rsidRPr="00485349" w:rsidRDefault="00E30E09" w:rsidP="004B79E3">
            <w:pPr>
              <w:pStyle w:val="BodyText"/>
              <w:ind w:left="0"/>
              <w:rPr>
                <w:rFonts w:cstheme="minorHAnsi"/>
                <w:sz w:val="18"/>
                <w:szCs w:val="18"/>
              </w:rPr>
            </w:pPr>
            <w:r w:rsidRPr="00485349">
              <w:rPr>
                <w:sz w:val="18"/>
                <w:szCs w:val="18"/>
              </w:rPr>
              <w:t>VIOR_3.2.27.1</w:t>
            </w:r>
          </w:p>
        </w:tc>
        <w:tc>
          <w:tcPr>
            <w:tcW w:w="686" w:type="dxa"/>
          </w:tcPr>
          <w:p w14:paraId="0CE54E85" w14:textId="77777777" w:rsidR="00E30E09" w:rsidRPr="00485349" w:rsidRDefault="00E30E09" w:rsidP="004B79E3">
            <w:pPr>
              <w:pStyle w:val="BodyText"/>
              <w:ind w:left="0"/>
              <w:rPr>
                <w:rFonts w:cstheme="minorHAnsi"/>
                <w:sz w:val="18"/>
                <w:szCs w:val="18"/>
              </w:rPr>
            </w:pPr>
            <w:r w:rsidRPr="00485349">
              <w:rPr>
                <w:rFonts w:ascii="Calibri" w:hAnsi="Calibri" w:cs="Calibri"/>
                <w:sz w:val="18"/>
                <w:szCs w:val="18"/>
              </w:rPr>
              <w:t>P0</w:t>
            </w:r>
          </w:p>
        </w:tc>
        <w:tc>
          <w:tcPr>
            <w:tcW w:w="1287" w:type="dxa"/>
          </w:tcPr>
          <w:p w14:paraId="0CE54E86"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Mediation</w:t>
            </w:r>
          </w:p>
        </w:tc>
        <w:tc>
          <w:tcPr>
            <w:tcW w:w="3811" w:type="dxa"/>
            <w:noWrap/>
          </w:tcPr>
          <w:p w14:paraId="0CE54E87" w14:textId="77777777" w:rsidR="00E30E09" w:rsidRPr="00485349" w:rsidRDefault="00E30E09" w:rsidP="004B79E3">
            <w:pPr>
              <w:pStyle w:val="BodyText"/>
              <w:ind w:left="0"/>
              <w:rPr>
                <w:rFonts w:asciiTheme="minorHAnsi" w:hAnsiTheme="minorHAnsi" w:cstheme="minorHAnsi"/>
                <w:sz w:val="18"/>
                <w:szCs w:val="18"/>
              </w:rPr>
            </w:pPr>
            <w:r w:rsidRPr="00485349">
              <w:rPr>
                <w:rFonts w:ascii="Calibri" w:hAnsi="Calibri" w:cs="Calibri"/>
                <w:sz w:val="18"/>
                <w:szCs w:val="18"/>
              </w:rPr>
              <w:t xml:space="preserve">Data utilization originating outside of the USCC network will continue to be flagged as roaming. </w:t>
            </w:r>
          </w:p>
        </w:tc>
        <w:tc>
          <w:tcPr>
            <w:tcW w:w="945" w:type="dxa"/>
          </w:tcPr>
          <w:p w14:paraId="0CE54E88" w14:textId="77777777" w:rsidR="00E30E09" w:rsidRPr="00D1539F" w:rsidRDefault="00E30E09" w:rsidP="004B79E3">
            <w:pPr>
              <w:pStyle w:val="BodyText"/>
              <w:ind w:left="0"/>
              <w:rPr>
                <w:sz w:val="18"/>
                <w:szCs w:val="18"/>
              </w:rPr>
            </w:pPr>
            <w:r>
              <w:rPr>
                <w:sz w:val="18"/>
                <w:szCs w:val="18"/>
              </w:rPr>
              <w:t>N/A</w:t>
            </w:r>
          </w:p>
        </w:tc>
        <w:tc>
          <w:tcPr>
            <w:tcW w:w="1020" w:type="dxa"/>
          </w:tcPr>
          <w:p w14:paraId="0CE54E89" w14:textId="77777777" w:rsidR="00E30E09" w:rsidRPr="00D1539F" w:rsidRDefault="00E30E09" w:rsidP="004B79E3">
            <w:pPr>
              <w:pStyle w:val="BodyText"/>
              <w:ind w:left="0"/>
              <w:rPr>
                <w:sz w:val="18"/>
                <w:szCs w:val="18"/>
              </w:rPr>
            </w:pPr>
            <w:r>
              <w:rPr>
                <w:sz w:val="18"/>
                <w:szCs w:val="18"/>
              </w:rPr>
              <w:t>N/A</w:t>
            </w:r>
          </w:p>
        </w:tc>
        <w:tc>
          <w:tcPr>
            <w:tcW w:w="789" w:type="dxa"/>
          </w:tcPr>
          <w:p w14:paraId="0CE54E8A" w14:textId="77777777" w:rsidR="00E30E09" w:rsidRPr="00D1539F" w:rsidRDefault="00E30E09" w:rsidP="004B79E3">
            <w:pPr>
              <w:pStyle w:val="BodyText"/>
              <w:ind w:left="0"/>
              <w:rPr>
                <w:sz w:val="18"/>
                <w:szCs w:val="18"/>
              </w:rPr>
            </w:pPr>
            <w:r>
              <w:rPr>
                <w:sz w:val="18"/>
                <w:szCs w:val="18"/>
              </w:rPr>
              <w:t>N/A</w:t>
            </w:r>
          </w:p>
        </w:tc>
      </w:tr>
      <w:tr w:rsidR="00E30E09" w:rsidRPr="00AD142E" w14:paraId="0CE54E93" w14:textId="77777777" w:rsidTr="009B1E14">
        <w:trPr>
          <w:trHeight w:val="576"/>
        </w:trPr>
        <w:tc>
          <w:tcPr>
            <w:tcW w:w="1348" w:type="dxa"/>
            <w:noWrap/>
          </w:tcPr>
          <w:p w14:paraId="0CE54E8C" w14:textId="77777777" w:rsidR="00E30E09" w:rsidRPr="00585590" w:rsidRDefault="00E30E09" w:rsidP="004B79E3">
            <w:pPr>
              <w:pStyle w:val="BodyText"/>
              <w:ind w:left="0"/>
              <w:rPr>
                <w:rFonts w:cstheme="minorHAnsi"/>
                <w:sz w:val="18"/>
                <w:szCs w:val="18"/>
              </w:rPr>
            </w:pPr>
            <w:r w:rsidRPr="00585590">
              <w:rPr>
                <w:sz w:val="18"/>
                <w:szCs w:val="18"/>
              </w:rPr>
              <w:t>VIOR_3.2.28</w:t>
            </w:r>
          </w:p>
        </w:tc>
        <w:tc>
          <w:tcPr>
            <w:tcW w:w="686" w:type="dxa"/>
          </w:tcPr>
          <w:p w14:paraId="0CE54E8D"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E8E"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Mediation</w:t>
            </w:r>
          </w:p>
        </w:tc>
        <w:tc>
          <w:tcPr>
            <w:tcW w:w="3811" w:type="dxa"/>
            <w:noWrap/>
          </w:tcPr>
          <w:p w14:paraId="0CE54E8F"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Voice signaling records will be extracted from the telephony server for outbound roaming calls. (</w:t>
            </w:r>
            <w:r w:rsidRPr="00585590">
              <w:rPr>
                <w:sz w:val="18"/>
                <w:szCs w:val="18"/>
              </w:rPr>
              <w:t>ASRecord – 3GPP TS 32.298)</w:t>
            </w:r>
          </w:p>
        </w:tc>
        <w:tc>
          <w:tcPr>
            <w:tcW w:w="945" w:type="dxa"/>
          </w:tcPr>
          <w:p w14:paraId="0CE54E90" w14:textId="77777777" w:rsidR="00E30E09" w:rsidRPr="00D1539F" w:rsidRDefault="00E30E09" w:rsidP="004B79E3">
            <w:pPr>
              <w:pStyle w:val="BodyText"/>
              <w:ind w:left="0"/>
              <w:rPr>
                <w:sz w:val="18"/>
                <w:szCs w:val="18"/>
              </w:rPr>
            </w:pPr>
            <w:r>
              <w:rPr>
                <w:sz w:val="18"/>
                <w:szCs w:val="18"/>
              </w:rPr>
              <w:t>N/A</w:t>
            </w:r>
          </w:p>
        </w:tc>
        <w:tc>
          <w:tcPr>
            <w:tcW w:w="1020" w:type="dxa"/>
          </w:tcPr>
          <w:p w14:paraId="0CE54E91" w14:textId="77777777" w:rsidR="00E30E09" w:rsidRPr="00D1539F" w:rsidRDefault="00E30E09" w:rsidP="004B79E3">
            <w:pPr>
              <w:pStyle w:val="BodyText"/>
              <w:ind w:left="0"/>
              <w:rPr>
                <w:sz w:val="18"/>
                <w:szCs w:val="18"/>
              </w:rPr>
            </w:pPr>
            <w:r>
              <w:rPr>
                <w:sz w:val="18"/>
                <w:szCs w:val="18"/>
              </w:rPr>
              <w:t>N/A</w:t>
            </w:r>
          </w:p>
        </w:tc>
        <w:tc>
          <w:tcPr>
            <w:tcW w:w="789" w:type="dxa"/>
          </w:tcPr>
          <w:p w14:paraId="0CE54E92" w14:textId="77777777" w:rsidR="00E30E09" w:rsidRPr="00D1539F" w:rsidRDefault="00E30E09" w:rsidP="004B79E3">
            <w:pPr>
              <w:pStyle w:val="BodyText"/>
              <w:ind w:left="0"/>
              <w:rPr>
                <w:sz w:val="18"/>
                <w:szCs w:val="18"/>
              </w:rPr>
            </w:pPr>
            <w:r>
              <w:rPr>
                <w:sz w:val="18"/>
                <w:szCs w:val="18"/>
              </w:rPr>
              <w:t>N/A</w:t>
            </w:r>
          </w:p>
        </w:tc>
      </w:tr>
      <w:tr w:rsidR="00E30E09" w:rsidRPr="00AD142E" w14:paraId="0CE54E9B" w14:textId="77777777" w:rsidTr="009B1E14">
        <w:trPr>
          <w:trHeight w:val="576"/>
        </w:trPr>
        <w:tc>
          <w:tcPr>
            <w:tcW w:w="1348" w:type="dxa"/>
            <w:noWrap/>
          </w:tcPr>
          <w:p w14:paraId="0CE54E94" w14:textId="77777777" w:rsidR="00E30E09" w:rsidRPr="00585590" w:rsidRDefault="00E30E09" w:rsidP="004B79E3">
            <w:pPr>
              <w:pStyle w:val="BodyText"/>
              <w:ind w:left="0"/>
              <w:rPr>
                <w:rFonts w:cstheme="minorHAnsi"/>
                <w:sz w:val="18"/>
                <w:szCs w:val="18"/>
              </w:rPr>
            </w:pPr>
            <w:r w:rsidRPr="00585590">
              <w:rPr>
                <w:sz w:val="18"/>
                <w:szCs w:val="18"/>
              </w:rPr>
              <w:t>VIOR_3.2.28.1</w:t>
            </w:r>
          </w:p>
        </w:tc>
        <w:tc>
          <w:tcPr>
            <w:tcW w:w="686" w:type="dxa"/>
          </w:tcPr>
          <w:p w14:paraId="0CE54E95"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E96"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Mediation</w:t>
            </w:r>
          </w:p>
        </w:tc>
        <w:tc>
          <w:tcPr>
            <w:tcW w:w="3811" w:type="dxa"/>
            <w:noWrap/>
          </w:tcPr>
          <w:p w14:paraId="0CE54E97"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 xml:space="preserve">VoLTE voice records originating outside of the USCC network will be flagged a roaming.  </w:t>
            </w:r>
          </w:p>
        </w:tc>
        <w:tc>
          <w:tcPr>
            <w:tcW w:w="945" w:type="dxa"/>
          </w:tcPr>
          <w:p w14:paraId="0CE54E98" w14:textId="77777777" w:rsidR="00E30E09" w:rsidRPr="00D1539F" w:rsidRDefault="00E30E09" w:rsidP="004B79E3">
            <w:pPr>
              <w:pStyle w:val="BodyText"/>
              <w:ind w:left="0"/>
              <w:rPr>
                <w:sz w:val="18"/>
                <w:szCs w:val="18"/>
              </w:rPr>
            </w:pPr>
            <w:r>
              <w:rPr>
                <w:sz w:val="18"/>
                <w:szCs w:val="18"/>
              </w:rPr>
              <w:t>N/A</w:t>
            </w:r>
          </w:p>
        </w:tc>
        <w:tc>
          <w:tcPr>
            <w:tcW w:w="1020" w:type="dxa"/>
          </w:tcPr>
          <w:p w14:paraId="0CE54E99" w14:textId="77777777" w:rsidR="00E30E09" w:rsidRPr="00D1539F" w:rsidRDefault="00E30E09" w:rsidP="004B79E3">
            <w:pPr>
              <w:pStyle w:val="BodyText"/>
              <w:ind w:left="0"/>
              <w:rPr>
                <w:sz w:val="18"/>
                <w:szCs w:val="18"/>
              </w:rPr>
            </w:pPr>
            <w:r>
              <w:rPr>
                <w:sz w:val="18"/>
                <w:szCs w:val="18"/>
              </w:rPr>
              <w:t>N/A</w:t>
            </w:r>
          </w:p>
        </w:tc>
        <w:tc>
          <w:tcPr>
            <w:tcW w:w="789" w:type="dxa"/>
          </w:tcPr>
          <w:p w14:paraId="0CE54E9A" w14:textId="77777777" w:rsidR="00E30E09" w:rsidRPr="00D1539F" w:rsidRDefault="00E30E09" w:rsidP="004B79E3">
            <w:pPr>
              <w:pStyle w:val="BodyText"/>
              <w:ind w:left="0"/>
              <w:rPr>
                <w:sz w:val="18"/>
                <w:szCs w:val="18"/>
              </w:rPr>
            </w:pPr>
            <w:r>
              <w:rPr>
                <w:sz w:val="18"/>
                <w:szCs w:val="18"/>
              </w:rPr>
              <w:t>N/A</w:t>
            </w:r>
          </w:p>
        </w:tc>
      </w:tr>
      <w:tr w:rsidR="00E30E09" w:rsidRPr="00AD142E" w14:paraId="0CE54EA6" w14:textId="77777777" w:rsidTr="009B1E14">
        <w:trPr>
          <w:trHeight w:val="576"/>
        </w:trPr>
        <w:tc>
          <w:tcPr>
            <w:tcW w:w="1348" w:type="dxa"/>
            <w:noWrap/>
          </w:tcPr>
          <w:p w14:paraId="0CE54E9C" w14:textId="77777777" w:rsidR="00E30E09" w:rsidRPr="00585590" w:rsidRDefault="00E30E09" w:rsidP="004B79E3">
            <w:pPr>
              <w:pStyle w:val="BodyText"/>
              <w:ind w:left="0"/>
              <w:rPr>
                <w:rFonts w:cstheme="minorHAnsi"/>
                <w:sz w:val="18"/>
                <w:szCs w:val="18"/>
              </w:rPr>
            </w:pPr>
            <w:r w:rsidRPr="00585590">
              <w:rPr>
                <w:sz w:val="18"/>
                <w:szCs w:val="18"/>
              </w:rPr>
              <w:t>VIOR_3.2.29</w:t>
            </w:r>
          </w:p>
        </w:tc>
        <w:tc>
          <w:tcPr>
            <w:tcW w:w="686" w:type="dxa"/>
          </w:tcPr>
          <w:p w14:paraId="0CE54E9D"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E9E"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 Mediation</w:t>
            </w:r>
          </w:p>
        </w:tc>
        <w:tc>
          <w:tcPr>
            <w:tcW w:w="3811" w:type="dxa"/>
            <w:noWrap/>
          </w:tcPr>
          <w:p w14:paraId="0CE54E9F" w14:textId="77777777" w:rsidR="00E30E09" w:rsidRPr="00585590" w:rsidRDefault="00E30E09" w:rsidP="004B79E3">
            <w:pPr>
              <w:pStyle w:val="ListParagraph"/>
              <w:ind w:left="0"/>
              <w:rPr>
                <w:sz w:val="18"/>
                <w:szCs w:val="18"/>
              </w:rPr>
            </w:pPr>
            <w:r w:rsidRPr="00585590">
              <w:rPr>
                <w:sz w:val="18"/>
                <w:szCs w:val="18"/>
              </w:rPr>
              <w:t xml:space="preserve">The ULI indicator will be simulated if the ULI is not available. </w:t>
            </w:r>
          </w:p>
          <w:p w14:paraId="0CE54EA0" w14:textId="77777777" w:rsidR="00E30E09" w:rsidRPr="00585590" w:rsidRDefault="00E30E09" w:rsidP="004B79E3">
            <w:pPr>
              <w:pStyle w:val="ListParagraph"/>
              <w:ind w:left="0"/>
              <w:rPr>
                <w:sz w:val="18"/>
                <w:szCs w:val="18"/>
              </w:rPr>
            </w:pPr>
          </w:p>
          <w:p w14:paraId="0CE54EA1" w14:textId="77777777" w:rsidR="00E30E09" w:rsidRPr="00585590" w:rsidRDefault="00E30E09" w:rsidP="004B79E3">
            <w:pPr>
              <w:pStyle w:val="ListParagraph"/>
              <w:ind w:left="0"/>
              <w:rPr>
                <w:sz w:val="18"/>
                <w:szCs w:val="18"/>
              </w:rPr>
            </w:pPr>
            <w:r w:rsidRPr="00585590">
              <w:rPr>
                <w:sz w:val="18"/>
                <w:szCs w:val="18"/>
              </w:rPr>
              <w:t>Note: The ULI is synthesized in the seamless handover condition based upon an algorithm agreed to by inter-carrier services and business accounting for inter-company settlement.</w:t>
            </w:r>
          </w:p>
          <w:p w14:paraId="0CE54EA2" w14:textId="77777777" w:rsidR="00E30E09" w:rsidRPr="00585590" w:rsidRDefault="00E30E09" w:rsidP="004B79E3">
            <w:pPr>
              <w:pStyle w:val="BodyText"/>
              <w:ind w:left="0"/>
              <w:rPr>
                <w:rFonts w:asciiTheme="minorHAnsi" w:hAnsiTheme="minorHAnsi" w:cstheme="minorHAnsi"/>
                <w:sz w:val="18"/>
                <w:szCs w:val="18"/>
              </w:rPr>
            </w:pPr>
          </w:p>
        </w:tc>
        <w:tc>
          <w:tcPr>
            <w:tcW w:w="945" w:type="dxa"/>
          </w:tcPr>
          <w:p w14:paraId="0CE54EA3" w14:textId="77777777" w:rsidR="00E30E09" w:rsidRPr="00D1539F" w:rsidRDefault="00E30E09" w:rsidP="004B79E3">
            <w:pPr>
              <w:pStyle w:val="BodyText"/>
              <w:ind w:left="0"/>
              <w:rPr>
                <w:sz w:val="18"/>
                <w:szCs w:val="18"/>
              </w:rPr>
            </w:pPr>
            <w:r>
              <w:rPr>
                <w:sz w:val="18"/>
                <w:szCs w:val="18"/>
              </w:rPr>
              <w:t>N/A</w:t>
            </w:r>
          </w:p>
        </w:tc>
        <w:tc>
          <w:tcPr>
            <w:tcW w:w="1020" w:type="dxa"/>
          </w:tcPr>
          <w:p w14:paraId="0CE54EA4" w14:textId="77777777" w:rsidR="00E30E09" w:rsidRPr="00D1539F" w:rsidRDefault="00E30E09" w:rsidP="004B79E3">
            <w:pPr>
              <w:pStyle w:val="BodyText"/>
              <w:ind w:left="0"/>
              <w:rPr>
                <w:sz w:val="18"/>
                <w:szCs w:val="18"/>
              </w:rPr>
            </w:pPr>
            <w:r>
              <w:rPr>
                <w:sz w:val="18"/>
                <w:szCs w:val="18"/>
              </w:rPr>
              <w:t>N/A</w:t>
            </w:r>
          </w:p>
        </w:tc>
        <w:tc>
          <w:tcPr>
            <w:tcW w:w="789" w:type="dxa"/>
          </w:tcPr>
          <w:p w14:paraId="0CE54EA5" w14:textId="77777777" w:rsidR="00E30E09" w:rsidRPr="00D1539F" w:rsidRDefault="00E30E09" w:rsidP="004B79E3">
            <w:pPr>
              <w:pStyle w:val="BodyText"/>
              <w:ind w:left="0"/>
              <w:rPr>
                <w:sz w:val="18"/>
                <w:szCs w:val="18"/>
              </w:rPr>
            </w:pPr>
            <w:r>
              <w:rPr>
                <w:sz w:val="18"/>
                <w:szCs w:val="18"/>
              </w:rPr>
              <w:t>N/A</w:t>
            </w:r>
          </w:p>
        </w:tc>
      </w:tr>
      <w:tr w:rsidR="00E30E09" w:rsidRPr="00AD142E" w14:paraId="0CE54EB4" w14:textId="77777777" w:rsidTr="009B1E14">
        <w:trPr>
          <w:trHeight w:val="576"/>
        </w:trPr>
        <w:tc>
          <w:tcPr>
            <w:tcW w:w="1348" w:type="dxa"/>
            <w:noWrap/>
          </w:tcPr>
          <w:p w14:paraId="0CE54EA7" w14:textId="77777777" w:rsidR="00E30E09" w:rsidRPr="00585590" w:rsidRDefault="00E30E09" w:rsidP="004B79E3">
            <w:pPr>
              <w:pStyle w:val="BodyText"/>
              <w:ind w:left="0"/>
              <w:rPr>
                <w:rFonts w:cstheme="minorHAnsi"/>
                <w:sz w:val="18"/>
                <w:szCs w:val="18"/>
              </w:rPr>
            </w:pPr>
            <w:r w:rsidRPr="00585590">
              <w:rPr>
                <w:sz w:val="18"/>
                <w:szCs w:val="18"/>
              </w:rPr>
              <w:lastRenderedPageBreak/>
              <w:t>VIOR_3.2.30</w:t>
            </w:r>
          </w:p>
        </w:tc>
        <w:tc>
          <w:tcPr>
            <w:tcW w:w="686" w:type="dxa"/>
          </w:tcPr>
          <w:p w14:paraId="0CE54EA8"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EA9"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 ENGR, Mediation</w:t>
            </w:r>
          </w:p>
        </w:tc>
        <w:tc>
          <w:tcPr>
            <w:tcW w:w="3811" w:type="dxa"/>
            <w:noWrap/>
          </w:tcPr>
          <w:p w14:paraId="0CE54EAA" w14:textId="77777777" w:rsidR="00E30E09" w:rsidRPr="00585590" w:rsidRDefault="00E30E09" w:rsidP="004B79E3">
            <w:pPr>
              <w:pStyle w:val="ListParagraph"/>
              <w:ind w:left="0"/>
              <w:rPr>
                <w:sz w:val="18"/>
                <w:szCs w:val="18"/>
              </w:rPr>
            </w:pPr>
            <w:r w:rsidRPr="00585590">
              <w:rPr>
                <w:sz w:val="18"/>
                <w:szCs w:val="18"/>
              </w:rPr>
              <w:t>Needed versus optional fields will be determined using 3GPPTS 32.298 for the following items during contract negotiations with carriers:</w:t>
            </w:r>
          </w:p>
          <w:p w14:paraId="0CE54EAB" w14:textId="77777777" w:rsidR="00E30E09" w:rsidRPr="00585590" w:rsidRDefault="00E30E09" w:rsidP="004B79E3">
            <w:pPr>
              <w:pStyle w:val="ListParagraph"/>
              <w:ind w:left="0"/>
              <w:rPr>
                <w:sz w:val="18"/>
                <w:szCs w:val="18"/>
              </w:rPr>
            </w:pPr>
          </w:p>
          <w:p w14:paraId="0CE54EAC" w14:textId="77777777" w:rsidR="00E30E09" w:rsidRPr="00585590" w:rsidRDefault="00E30E09" w:rsidP="00FD44D0">
            <w:pPr>
              <w:pStyle w:val="ListParagraph"/>
              <w:numPr>
                <w:ilvl w:val="0"/>
                <w:numId w:val="23"/>
              </w:numPr>
              <w:contextualSpacing/>
              <w:rPr>
                <w:sz w:val="18"/>
                <w:szCs w:val="18"/>
              </w:rPr>
            </w:pPr>
            <w:r w:rsidRPr="00585590">
              <w:rPr>
                <w:sz w:val="18"/>
                <w:szCs w:val="18"/>
              </w:rPr>
              <w:t>SGWRecord</w:t>
            </w:r>
          </w:p>
          <w:p w14:paraId="0CE54EAD" w14:textId="77777777" w:rsidR="00E30E09" w:rsidRPr="00585590" w:rsidRDefault="00E30E09" w:rsidP="00FD44D0">
            <w:pPr>
              <w:pStyle w:val="ListParagraph"/>
              <w:numPr>
                <w:ilvl w:val="0"/>
                <w:numId w:val="23"/>
              </w:numPr>
              <w:contextualSpacing/>
              <w:rPr>
                <w:sz w:val="18"/>
                <w:szCs w:val="18"/>
              </w:rPr>
            </w:pPr>
            <w:r w:rsidRPr="00585590">
              <w:rPr>
                <w:sz w:val="18"/>
                <w:szCs w:val="18"/>
              </w:rPr>
              <w:t>PGWrecord</w:t>
            </w:r>
          </w:p>
          <w:p w14:paraId="0CE54EAE" w14:textId="77777777" w:rsidR="00E30E09" w:rsidRPr="00585590" w:rsidRDefault="00E30E09" w:rsidP="00FD44D0">
            <w:pPr>
              <w:pStyle w:val="ListParagraph"/>
              <w:numPr>
                <w:ilvl w:val="0"/>
                <w:numId w:val="23"/>
              </w:numPr>
              <w:contextualSpacing/>
              <w:rPr>
                <w:sz w:val="18"/>
                <w:szCs w:val="18"/>
              </w:rPr>
            </w:pPr>
            <w:r w:rsidRPr="00585590">
              <w:rPr>
                <w:sz w:val="18"/>
                <w:szCs w:val="18"/>
              </w:rPr>
              <w:t>ASRecord, with Access-Network-Identifier</w:t>
            </w:r>
          </w:p>
          <w:p w14:paraId="0CE54EAF" w14:textId="77777777" w:rsidR="00E30E09" w:rsidRPr="00585590" w:rsidRDefault="00E30E09" w:rsidP="00FD44D0">
            <w:pPr>
              <w:pStyle w:val="ListParagraph"/>
              <w:numPr>
                <w:ilvl w:val="0"/>
                <w:numId w:val="23"/>
              </w:numPr>
              <w:contextualSpacing/>
              <w:rPr>
                <w:sz w:val="18"/>
                <w:szCs w:val="18"/>
              </w:rPr>
            </w:pPr>
            <w:r w:rsidRPr="00585590">
              <w:rPr>
                <w:sz w:val="18"/>
                <w:szCs w:val="18"/>
              </w:rPr>
              <w:t>ECSCFRecord</w:t>
            </w:r>
          </w:p>
          <w:p w14:paraId="0CE54EB0" w14:textId="77777777" w:rsidR="00E30E09" w:rsidRPr="00585590" w:rsidRDefault="00E30E09" w:rsidP="004B79E3">
            <w:pPr>
              <w:pStyle w:val="BodyText"/>
              <w:ind w:left="0"/>
              <w:rPr>
                <w:rFonts w:asciiTheme="minorHAnsi" w:hAnsiTheme="minorHAnsi" w:cstheme="minorHAnsi"/>
                <w:sz w:val="18"/>
                <w:szCs w:val="18"/>
              </w:rPr>
            </w:pPr>
          </w:p>
        </w:tc>
        <w:tc>
          <w:tcPr>
            <w:tcW w:w="945" w:type="dxa"/>
          </w:tcPr>
          <w:p w14:paraId="0CE54EB1" w14:textId="77777777" w:rsidR="00E30E09" w:rsidRPr="00D1539F" w:rsidRDefault="00E30E09" w:rsidP="004B79E3">
            <w:pPr>
              <w:pStyle w:val="BodyText"/>
              <w:ind w:left="0"/>
              <w:rPr>
                <w:sz w:val="18"/>
                <w:szCs w:val="18"/>
              </w:rPr>
            </w:pPr>
            <w:r>
              <w:rPr>
                <w:sz w:val="18"/>
                <w:szCs w:val="18"/>
              </w:rPr>
              <w:t>N/A</w:t>
            </w:r>
          </w:p>
        </w:tc>
        <w:tc>
          <w:tcPr>
            <w:tcW w:w="1020" w:type="dxa"/>
          </w:tcPr>
          <w:p w14:paraId="0CE54EB2" w14:textId="77777777" w:rsidR="00E30E09" w:rsidRPr="00D1539F" w:rsidRDefault="00E30E09" w:rsidP="004B79E3">
            <w:pPr>
              <w:pStyle w:val="BodyText"/>
              <w:ind w:left="0"/>
              <w:rPr>
                <w:sz w:val="18"/>
                <w:szCs w:val="18"/>
              </w:rPr>
            </w:pPr>
            <w:r>
              <w:rPr>
                <w:sz w:val="18"/>
                <w:szCs w:val="18"/>
              </w:rPr>
              <w:t>N/A</w:t>
            </w:r>
          </w:p>
        </w:tc>
        <w:tc>
          <w:tcPr>
            <w:tcW w:w="789" w:type="dxa"/>
          </w:tcPr>
          <w:p w14:paraId="0CE54EB3" w14:textId="77777777" w:rsidR="00E30E09" w:rsidRPr="00D1539F" w:rsidRDefault="00E30E09" w:rsidP="004B79E3">
            <w:pPr>
              <w:pStyle w:val="BodyText"/>
              <w:ind w:left="0"/>
              <w:rPr>
                <w:sz w:val="18"/>
                <w:szCs w:val="18"/>
              </w:rPr>
            </w:pPr>
            <w:r>
              <w:rPr>
                <w:sz w:val="18"/>
                <w:szCs w:val="18"/>
              </w:rPr>
              <w:t>N/A</w:t>
            </w:r>
          </w:p>
        </w:tc>
      </w:tr>
      <w:tr w:rsidR="00E30E09" w:rsidRPr="00AD142E" w14:paraId="0CE54ECC" w14:textId="77777777" w:rsidTr="009B1E14">
        <w:trPr>
          <w:trHeight w:val="576"/>
        </w:trPr>
        <w:tc>
          <w:tcPr>
            <w:tcW w:w="1348" w:type="dxa"/>
            <w:noWrap/>
          </w:tcPr>
          <w:p w14:paraId="0CE54EB5" w14:textId="77777777" w:rsidR="00E30E09" w:rsidRPr="00585590" w:rsidRDefault="00E30E09" w:rsidP="004B79E3">
            <w:pPr>
              <w:pStyle w:val="BodyText"/>
              <w:ind w:left="0"/>
              <w:rPr>
                <w:rFonts w:cstheme="minorHAnsi"/>
                <w:sz w:val="18"/>
                <w:szCs w:val="18"/>
              </w:rPr>
            </w:pPr>
            <w:r w:rsidRPr="00585590">
              <w:rPr>
                <w:sz w:val="18"/>
                <w:szCs w:val="18"/>
              </w:rPr>
              <w:t>VIOR_3.2.30.1</w:t>
            </w:r>
          </w:p>
        </w:tc>
        <w:tc>
          <w:tcPr>
            <w:tcW w:w="686" w:type="dxa"/>
          </w:tcPr>
          <w:p w14:paraId="0CE54EB6"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EB7"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ENGR</w:t>
            </w:r>
          </w:p>
        </w:tc>
        <w:tc>
          <w:tcPr>
            <w:tcW w:w="3811" w:type="dxa"/>
            <w:noWrap/>
          </w:tcPr>
          <w:p w14:paraId="0CE54EB8" w14:textId="77777777" w:rsidR="00E30E09" w:rsidRPr="00585590" w:rsidRDefault="00E30E09" w:rsidP="004B79E3">
            <w:pPr>
              <w:ind w:left="720"/>
              <w:rPr>
                <w:sz w:val="18"/>
                <w:szCs w:val="18"/>
              </w:rPr>
            </w:pPr>
            <w:r w:rsidRPr="00585590">
              <w:rPr>
                <w:sz w:val="18"/>
                <w:szCs w:val="18"/>
              </w:rPr>
              <w:t>The following fields are suggestions of needed values from Signaling from the S8 interface to be used in downstream processing:</w:t>
            </w:r>
          </w:p>
          <w:p w14:paraId="0CE54EB9" w14:textId="77777777" w:rsidR="00E30E09" w:rsidRPr="00585590" w:rsidRDefault="00E30E09" w:rsidP="004B79E3">
            <w:pPr>
              <w:ind w:left="720"/>
              <w:rPr>
                <w:sz w:val="18"/>
                <w:szCs w:val="18"/>
              </w:rPr>
            </w:pPr>
          </w:p>
          <w:p w14:paraId="0CE54EBA" w14:textId="77777777" w:rsidR="00E30E09" w:rsidRPr="00585590" w:rsidRDefault="00E30E09" w:rsidP="00FD44D0">
            <w:pPr>
              <w:pStyle w:val="ListParagraph"/>
              <w:numPr>
                <w:ilvl w:val="0"/>
                <w:numId w:val="24"/>
              </w:numPr>
              <w:rPr>
                <w:sz w:val="18"/>
                <w:szCs w:val="18"/>
              </w:rPr>
            </w:pPr>
            <w:r w:rsidRPr="00585590">
              <w:rPr>
                <w:b/>
                <w:sz w:val="18"/>
                <w:szCs w:val="18"/>
              </w:rPr>
              <w:t>IMSI</w:t>
            </w:r>
            <w:r w:rsidRPr="00585590">
              <w:rPr>
                <w:sz w:val="18"/>
                <w:szCs w:val="18"/>
              </w:rPr>
              <w:t xml:space="preserve"> – </w:t>
            </w:r>
          </w:p>
          <w:p w14:paraId="0CE54EBB" w14:textId="77777777" w:rsidR="00E30E09" w:rsidRPr="00585590" w:rsidRDefault="00E30E09" w:rsidP="00FD44D0">
            <w:pPr>
              <w:pStyle w:val="ListParagraph"/>
              <w:numPr>
                <w:ilvl w:val="1"/>
                <w:numId w:val="24"/>
              </w:numPr>
              <w:rPr>
                <w:sz w:val="18"/>
                <w:szCs w:val="18"/>
              </w:rPr>
            </w:pPr>
            <w:r w:rsidRPr="00585590">
              <w:rPr>
                <w:sz w:val="18"/>
                <w:szCs w:val="18"/>
              </w:rPr>
              <w:t>Note: for basic TOPS guiding and rating</w:t>
            </w:r>
          </w:p>
          <w:p w14:paraId="0CE54EBC" w14:textId="77777777" w:rsidR="00E30E09" w:rsidRPr="00585590" w:rsidRDefault="00E30E09" w:rsidP="00FD44D0">
            <w:pPr>
              <w:pStyle w:val="ListParagraph"/>
              <w:numPr>
                <w:ilvl w:val="0"/>
                <w:numId w:val="24"/>
              </w:numPr>
              <w:rPr>
                <w:sz w:val="18"/>
                <w:szCs w:val="18"/>
              </w:rPr>
            </w:pPr>
            <w:r w:rsidRPr="00585590">
              <w:rPr>
                <w:b/>
                <w:sz w:val="18"/>
                <w:szCs w:val="18"/>
              </w:rPr>
              <w:t>MSISDN</w:t>
            </w:r>
            <w:r w:rsidRPr="00585590">
              <w:rPr>
                <w:sz w:val="18"/>
                <w:szCs w:val="18"/>
              </w:rPr>
              <w:t xml:space="preserve"> – </w:t>
            </w:r>
          </w:p>
          <w:p w14:paraId="0CE54EBD" w14:textId="77777777" w:rsidR="00E30E09" w:rsidRPr="00585590" w:rsidRDefault="00E30E09" w:rsidP="00FD44D0">
            <w:pPr>
              <w:pStyle w:val="ListParagraph"/>
              <w:numPr>
                <w:ilvl w:val="1"/>
                <w:numId w:val="24"/>
              </w:numPr>
              <w:rPr>
                <w:sz w:val="18"/>
                <w:szCs w:val="18"/>
              </w:rPr>
            </w:pPr>
            <w:r w:rsidRPr="00585590">
              <w:rPr>
                <w:sz w:val="18"/>
                <w:szCs w:val="18"/>
              </w:rPr>
              <w:t>Note</w:t>
            </w:r>
            <w:r w:rsidRPr="00585590">
              <w:rPr>
                <w:b/>
                <w:sz w:val="18"/>
                <w:szCs w:val="18"/>
              </w:rPr>
              <w:t xml:space="preserve">: </w:t>
            </w:r>
            <w:r w:rsidRPr="00585590">
              <w:rPr>
                <w:sz w:val="18"/>
                <w:szCs w:val="18"/>
              </w:rPr>
              <w:t xml:space="preserve">for FraudX – while FraudX expects 10-digit, full E.164 format is acceptable. </w:t>
            </w:r>
          </w:p>
          <w:p w14:paraId="0CE54EBE" w14:textId="77777777" w:rsidR="00E30E09" w:rsidRPr="00585590" w:rsidRDefault="00E30E09" w:rsidP="00FD44D0">
            <w:pPr>
              <w:pStyle w:val="ListParagraph"/>
              <w:numPr>
                <w:ilvl w:val="0"/>
                <w:numId w:val="24"/>
              </w:numPr>
              <w:rPr>
                <w:sz w:val="18"/>
                <w:szCs w:val="18"/>
              </w:rPr>
            </w:pPr>
            <w:r w:rsidRPr="00585590">
              <w:rPr>
                <w:b/>
                <w:sz w:val="18"/>
                <w:szCs w:val="18"/>
              </w:rPr>
              <w:t>User Location Information</w:t>
            </w:r>
            <w:r w:rsidRPr="00585590">
              <w:rPr>
                <w:sz w:val="18"/>
                <w:szCs w:val="18"/>
              </w:rPr>
              <w:t xml:space="preserve"> – </w:t>
            </w:r>
          </w:p>
          <w:p w14:paraId="0CE54EBF" w14:textId="77777777" w:rsidR="00E30E09" w:rsidRPr="00585590" w:rsidRDefault="00E30E09" w:rsidP="00FD44D0">
            <w:pPr>
              <w:pStyle w:val="ListParagraph"/>
              <w:numPr>
                <w:ilvl w:val="1"/>
                <w:numId w:val="24"/>
              </w:numPr>
              <w:rPr>
                <w:sz w:val="18"/>
                <w:szCs w:val="18"/>
              </w:rPr>
            </w:pPr>
            <w:r w:rsidRPr="00585590">
              <w:rPr>
                <w:b/>
                <w:sz w:val="18"/>
                <w:szCs w:val="18"/>
              </w:rPr>
              <w:t xml:space="preserve">Note: </w:t>
            </w:r>
            <w:r w:rsidRPr="00585590">
              <w:rPr>
                <w:sz w:val="18"/>
                <w:szCs w:val="18"/>
              </w:rPr>
              <w:t>for synthesis of serving system ID (Serving SID) in TOPS  – TAI is mandatory</w:t>
            </w:r>
          </w:p>
          <w:p w14:paraId="0CE54EC0" w14:textId="77777777" w:rsidR="00E30E09" w:rsidRPr="00585590" w:rsidRDefault="00E30E09" w:rsidP="00FD44D0">
            <w:pPr>
              <w:pStyle w:val="ListParagraph"/>
              <w:numPr>
                <w:ilvl w:val="2"/>
                <w:numId w:val="24"/>
              </w:numPr>
              <w:rPr>
                <w:sz w:val="18"/>
                <w:szCs w:val="18"/>
              </w:rPr>
            </w:pPr>
            <w:r w:rsidRPr="00585590">
              <w:rPr>
                <w:sz w:val="18"/>
                <w:szCs w:val="18"/>
              </w:rPr>
              <w:t>Bill presentment shows area in which charge is incurred</w:t>
            </w:r>
          </w:p>
          <w:p w14:paraId="0CE54EC1" w14:textId="77777777" w:rsidR="00E30E09" w:rsidRPr="00585590" w:rsidRDefault="00E30E09" w:rsidP="00FD44D0">
            <w:pPr>
              <w:pStyle w:val="ListParagraph"/>
              <w:numPr>
                <w:ilvl w:val="2"/>
                <w:numId w:val="24"/>
              </w:numPr>
              <w:rPr>
                <w:sz w:val="18"/>
                <w:szCs w:val="18"/>
              </w:rPr>
            </w:pPr>
            <w:r w:rsidRPr="00585590">
              <w:rPr>
                <w:sz w:val="18"/>
                <w:szCs w:val="18"/>
              </w:rPr>
              <w:t>In-market roaming</w:t>
            </w:r>
          </w:p>
          <w:p w14:paraId="0CE54EC2" w14:textId="77777777" w:rsidR="00E30E09" w:rsidRPr="00585590" w:rsidRDefault="00E30E09" w:rsidP="00FD44D0">
            <w:pPr>
              <w:pStyle w:val="ListParagraph"/>
              <w:numPr>
                <w:ilvl w:val="2"/>
                <w:numId w:val="24"/>
              </w:numPr>
              <w:rPr>
                <w:sz w:val="18"/>
                <w:szCs w:val="18"/>
              </w:rPr>
            </w:pPr>
            <w:r w:rsidRPr="00585590">
              <w:rPr>
                <w:sz w:val="18"/>
                <w:szCs w:val="18"/>
              </w:rPr>
              <w:t>Company settlement</w:t>
            </w:r>
          </w:p>
          <w:p w14:paraId="0CE54EC3" w14:textId="77777777" w:rsidR="00E30E09" w:rsidRPr="00585590" w:rsidRDefault="00E30E09" w:rsidP="00FD44D0">
            <w:pPr>
              <w:pStyle w:val="ListParagraph"/>
              <w:numPr>
                <w:ilvl w:val="0"/>
                <w:numId w:val="24"/>
              </w:numPr>
              <w:rPr>
                <w:sz w:val="18"/>
                <w:szCs w:val="18"/>
              </w:rPr>
            </w:pPr>
            <w:r w:rsidRPr="00585590">
              <w:rPr>
                <w:b/>
                <w:sz w:val="18"/>
                <w:szCs w:val="18"/>
              </w:rPr>
              <w:t>Serving Network</w:t>
            </w:r>
            <w:r w:rsidRPr="00585590">
              <w:rPr>
                <w:sz w:val="18"/>
                <w:szCs w:val="18"/>
              </w:rPr>
              <w:t xml:space="preserve"> – </w:t>
            </w:r>
          </w:p>
          <w:p w14:paraId="0CE54EC4" w14:textId="77777777" w:rsidR="00E30E09" w:rsidRPr="00585590" w:rsidRDefault="00E30E09" w:rsidP="00FD44D0">
            <w:pPr>
              <w:pStyle w:val="ListParagraph"/>
              <w:numPr>
                <w:ilvl w:val="1"/>
                <w:numId w:val="24"/>
              </w:numPr>
              <w:rPr>
                <w:sz w:val="18"/>
                <w:szCs w:val="18"/>
              </w:rPr>
            </w:pPr>
            <w:r w:rsidRPr="00585590">
              <w:rPr>
                <w:sz w:val="18"/>
                <w:szCs w:val="18"/>
              </w:rPr>
              <w:t>Note</w:t>
            </w:r>
            <w:r w:rsidRPr="00585590">
              <w:rPr>
                <w:b/>
                <w:sz w:val="18"/>
                <w:szCs w:val="18"/>
              </w:rPr>
              <w:t xml:space="preserve">: </w:t>
            </w:r>
            <w:r w:rsidRPr="00585590">
              <w:rPr>
                <w:sz w:val="18"/>
                <w:szCs w:val="18"/>
              </w:rPr>
              <w:t>for identification of the serving carrier PLMN.  This could be extracted from the TAI if not explicitly provided. Carrier ID.</w:t>
            </w:r>
          </w:p>
          <w:p w14:paraId="0CE54EC5" w14:textId="77777777" w:rsidR="00E30E09" w:rsidRPr="00585590" w:rsidRDefault="00E30E09" w:rsidP="00FD44D0">
            <w:pPr>
              <w:pStyle w:val="ListParagraph"/>
              <w:numPr>
                <w:ilvl w:val="0"/>
                <w:numId w:val="24"/>
              </w:numPr>
              <w:rPr>
                <w:sz w:val="18"/>
                <w:szCs w:val="18"/>
              </w:rPr>
            </w:pPr>
            <w:r w:rsidRPr="00585590">
              <w:rPr>
                <w:b/>
                <w:sz w:val="18"/>
                <w:szCs w:val="18"/>
              </w:rPr>
              <w:t>Charging Characteristics and/or APN</w:t>
            </w:r>
            <w:r w:rsidRPr="00585590">
              <w:rPr>
                <w:sz w:val="18"/>
                <w:szCs w:val="18"/>
              </w:rPr>
              <w:t xml:space="preserve"> – </w:t>
            </w:r>
          </w:p>
          <w:p w14:paraId="0CE54EC6" w14:textId="77777777" w:rsidR="00E30E09" w:rsidRPr="00585590" w:rsidRDefault="00E30E09" w:rsidP="00FD44D0">
            <w:pPr>
              <w:pStyle w:val="ListParagraph"/>
              <w:numPr>
                <w:ilvl w:val="1"/>
                <w:numId w:val="24"/>
              </w:numPr>
              <w:rPr>
                <w:sz w:val="18"/>
                <w:szCs w:val="18"/>
              </w:rPr>
            </w:pPr>
            <w:r w:rsidRPr="00585590">
              <w:rPr>
                <w:sz w:val="18"/>
                <w:szCs w:val="18"/>
              </w:rPr>
              <w:t>Note: for identification of pre-pay versus post-pay unless APN vectors to specific PGW for either.  While pre-pay may be out-of-scope currently, this will be needed when it (eventually) comes into scope.</w:t>
            </w:r>
          </w:p>
          <w:p w14:paraId="0CE54EC7" w14:textId="77777777" w:rsidR="00E30E09" w:rsidRPr="00585590" w:rsidRDefault="00E30E09" w:rsidP="004B79E3">
            <w:pPr>
              <w:ind w:left="720"/>
              <w:rPr>
                <w:sz w:val="18"/>
                <w:szCs w:val="18"/>
              </w:rPr>
            </w:pPr>
          </w:p>
          <w:p w14:paraId="0CE54EC8"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 xml:space="preserve">Note: Finalized fields will be based on carrier partner negotiations. </w:t>
            </w:r>
          </w:p>
        </w:tc>
        <w:tc>
          <w:tcPr>
            <w:tcW w:w="945" w:type="dxa"/>
          </w:tcPr>
          <w:p w14:paraId="0CE54EC9" w14:textId="77777777" w:rsidR="00E30E09" w:rsidRPr="00D1539F" w:rsidRDefault="00E30E09" w:rsidP="004B79E3">
            <w:pPr>
              <w:pStyle w:val="BodyText"/>
              <w:ind w:left="0"/>
              <w:rPr>
                <w:sz w:val="18"/>
                <w:szCs w:val="18"/>
              </w:rPr>
            </w:pPr>
            <w:r>
              <w:rPr>
                <w:sz w:val="18"/>
                <w:szCs w:val="18"/>
              </w:rPr>
              <w:t>N/A</w:t>
            </w:r>
          </w:p>
        </w:tc>
        <w:tc>
          <w:tcPr>
            <w:tcW w:w="1020" w:type="dxa"/>
          </w:tcPr>
          <w:p w14:paraId="0CE54ECA" w14:textId="77777777" w:rsidR="00E30E09" w:rsidRPr="00D1539F" w:rsidRDefault="00E30E09" w:rsidP="004B79E3">
            <w:pPr>
              <w:pStyle w:val="BodyText"/>
              <w:ind w:left="0"/>
              <w:rPr>
                <w:sz w:val="18"/>
                <w:szCs w:val="18"/>
              </w:rPr>
            </w:pPr>
            <w:r>
              <w:rPr>
                <w:sz w:val="18"/>
                <w:szCs w:val="18"/>
              </w:rPr>
              <w:t>N/A</w:t>
            </w:r>
          </w:p>
        </w:tc>
        <w:tc>
          <w:tcPr>
            <w:tcW w:w="789" w:type="dxa"/>
          </w:tcPr>
          <w:p w14:paraId="0CE54ECB" w14:textId="77777777" w:rsidR="00E30E09" w:rsidRPr="00D1539F" w:rsidRDefault="00E30E09" w:rsidP="004B79E3">
            <w:pPr>
              <w:pStyle w:val="BodyText"/>
              <w:ind w:left="0"/>
              <w:rPr>
                <w:sz w:val="18"/>
                <w:szCs w:val="18"/>
              </w:rPr>
            </w:pPr>
            <w:r>
              <w:rPr>
                <w:sz w:val="18"/>
                <w:szCs w:val="18"/>
              </w:rPr>
              <w:t>N/A</w:t>
            </w:r>
          </w:p>
        </w:tc>
      </w:tr>
      <w:tr w:rsidR="00E30E09" w:rsidRPr="00AD142E" w14:paraId="0CE54ED7" w14:textId="77777777" w:rsidTr="009B1E14">
        <w:trPr>
          <w:trHeight w:val="576"/>
        </w:trPr>
        <w:tc>
          <w:tcPr>
            <w:tcW w:w="1348" w:type="dxa"/>
            <w:noWrap/>
          </w:tcPr>
          <w:p w14:paraId="0CE54ECD" w14:textId="77777777" w:rsidR="00E30E09" w:rsidRPr="00585590" w:rsidRDefault="00E30E09" w:rsidP="004B79E3">
            <w:pPr>
              <w:pStyle w:val="BodyText"/>
              <w:ind w:left="0"/>
              <w:rPr>
                <w:rFonts w:cstheme="minorHAnsi"/>
                <w:sz w:val="18"/>
                <w:szCs w:val="18"/>
              </w:rPr>
            </w:pPr>
            <w:r w:rsidRPr="00585590">
              <w:rPr>
                <w:sz w:val="18"/>
                <w:szCs w:val="18"/>
              </w:rPr>
              <w:t>VIOR_3.2.31</w:t>
            </w:r>
          </w:p>
        </w:tc>
        <w:tc>
          <w:tcPr>
            <w:tcW w:w="686" w:type="dxa"/>
          </w:tcPr>
          <w:p w14:paraId="0CE54ECE"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ECF"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 Mediation</w:t>
            </w:r>
          </w:p>
        </w:tc>
        <w:tc>
          <w:tcPr>
            <w:tcW w:w="3811" w:type="dxa"/>
            <w:noWrap/>
          </w:tcPr>
          <w:p w14:paraId="0CE54ED0" w14:textId="77777777" w:rsidR="00E30E09" w:rsidRPr="00585590" w:rsidRDefault="00E30E09" w:rsidP="004B79E3">
            <w:pPr>
              <w:pStyle w:val="ListParagraph"/>
              <w:ind w:left="0"/>
              <w:rPr>
                <w:sz w:val="18"/>
                <w:szCs w:val="18"/>
              </w:rPr>
            </w:pPr>
            <w:r w:rsidRPr="00585590">
              <w:rPr>
                <w:sz w:val="18"/>
                <w:szCs w:val="18"/>
              </w:rPr>
              <w:t>VoLTE roaming usage will be included in the same files as LTE roaming usage.</w:t>
            </w:r>
          </w:p>
          <w:p w14:paraId="0CE54ED1" w14:textId="77777777" w:rsidR="00E30E09" w:rsidRPr="00585590" w:rsidRDefault="00E30E09" w:rsidP="004B79E3">
            <w:pPr>
              <w:pStyle w:val="ListParagraph"/>
              <w:ind w:left="0"/>
              <w:rPr>
                <w:sz w:val="18"/>
                <w:szCs w:val="18"/>
              </w:rPr>
            </w:pPr>
          </w:p>
          <w:p w14:paraId="0CE54ED2" w14:textId="77777777" w:rsidR="00E30E09" w:rsidRPr="00585590" w:rsidRDefault="00E30E09" w:rsidP="004B79E3">
            <w:pPr>
              <w:pStyle w:val="ListParagraph"/>
              <w:ind w:left="0"/>
              <w:rPr>
                <w:sz w:val="18"/>
                <w:szCs w:val="18"/>
              </w:rPr>
            </w:pPr>
            <w:r w:rsidRPr="00585590">
              <w:rPr>
                <w:sz w:val="18"/>
                <w:szCs w:val="18"/>
              </w:rPr>
              <w:t xml:space="preserve">Note: When VoLTE Roaming is launched with a </w:t>
            </w:r>
            <w:r w:rsidRPr="00585590">
              <w:rPr>
                <w:sz w:val="18"/>
                <w:szCs w:val="18"/>
              </w:rPr>
              <w:lastRenderedPageBreak/>
              <w:t xml:space="preserve">carrier, all roaming records will be included in the file (LTE data and VoLTE). </w:t>
            </w:r>
          </w:p>
          <w:p w14:paraId="0CE54ED3" w14:textId="77777777" w:rsidR="00E30E09" w:rsidRPr="00585590" w:rsidRDefault="00E30E09" w:rsidP="004B79E3">
            <w:pPr>
              <w:pStyle w:val="BodyText"/>
              <w:ind w:left="0"/>
              <w:rPr>
                <w:rFonts w:asciiTheme="minorHAnsi" w:hAnsiTheme="minorHAnsi" w:cstheme="minorHAnsi"/>
                <w:sz w:val="18"/>
                <w:szCs w:val="18"/>
              </w:rPr>
            </w:pPr>
          </w:p>
        </w:tc>
        <w:tc>
          <w:tcPr>
            <w:tcW w:w="945" w:type="dxa"/>
          </w:tcPr>
          <w:p w14:paraId="0CE54ED4" w14:textId="77777777" w:rsidR="00E30E09" w:rsidRPr="00D1539F" w:rsidRDefault="00E30E09" w:rsidP="004B79E3">
            <w:pPr>
              <w:pStyle w:val="BodyText"/>
              <w:ind w:left="0"/>
              <w:rPr>
                <w:sz w:val="18"/>
                <w:szCs w:val="18"/>
              </w:rPr>
            </w:pPr>
            <w:r>
              <w:rPr>
                <w:sz w:val="18"/>
                <w:szCs w:val="18"/>
              </w:rPr>
              <w:lastRenderedPageBreak/>
              <w:t>N/A</w:t>
            </w:r>
          </w:p>
        </w:tc>
        <w:tc>
          <w:tcPr>
            <w:tcW w:w="1020" w:type="dxa"/>
          </w:tcPr>
          <w:p w14:paraId="0CE54ED5" w14:textId="77777777" w:rsidR="00E30E09" w:rsidRPr="00D1539F" w:rsidRDefault="00E30E09" w:rsidP="004B79E3">
            <w:pPr>
              <w:pStyle w:val="BodyText"/>
              <w:ind w:left="0"/>
              <w:rPr>
                <w:sz w:val="18"/>
                <w:szCs w:val="18"/>
              </w:rPr>
            </w:pPr>
            <w:r>
              <w:rPr>
                <w:sz w:val="18"/>
                <w:szCs w:val="18"/>
              </w:rPr>
              <w:t>N/A</w:t>
            </w:r>
          </w:p>
        </w:tc>
        <w:tc>
          <w:tcPr>
            <w:tcW w:w="789" w:type="dxa"/>
          </w:tcPr>
          <w:p w14:paraId="0CE54ED6" w14:textId="77777777" w:rsidR="00E30E09" w:rsidRPr="00D1539F" w:rsidRDefault="00E30E09" w:rsidP="004B79E3">
            <w:pPr>
              <w:pStyle w:val="BodyText"/>
              <w:ind w:left="0"/>
              <w:rPr>
                <w:sz w:val="18"/>
                <w:szCs w:val="18"/>
              </w:rPr>
            </w:pPr>
            <w:r>
              <w:rPr>
                <w:sz w:val="18"/>
                <w:szCs w:val="18"/>
              </w:rPr>
              <w:t>N/A</w:t>
            </w:r>
          </w:p>
        </w:tc>
      </w:tr>
      <w:tr w:rsidR="00E30E09" w:rsidRPr="00AD142E" w14:paraId="0CE54EDF" w14:textId="77777777" w:rsidTr="009B1E14">
        <w:trPr>
          <w:trHeight w:val="576"/>
        </w:trPr>
        <w:tc>
          <w:tcPr>
            <w:tcW w:w="1348" w:type="dxa"/>
            <w:noWrap/>
          </w:tcPr>
          <w:p w14:paraId="0CE54ED8" w14:textId="77777777" w:rsidR="00E30E09" w:rsidRPr="00585590" w:rsidRDefault="00E30E09" w:rsidP="004B79E3">
            <w:pPr>
              <w:pStyle w:val="BodyText"/>
              <w:ind w:left="0"/>
              <w:rPr>
                <w:rFonts w:cstheme="minorHAnsi"/>
                <w:sz w:val="18"/>
                <w:szCs w:val="18"/>
              </w:rPr>
            </w:pPr>
            <w:r w:rsidRPr="00585590">
              <w:rPr>
                <w:sz w:val="18"/>
                <w:szCs w:val="18"/>
              </w:rPr>
              <w:lastRenderedPageBreak/>
              <w:t>VIOR_3.2.32</w:t>
            </w:r>
          </w:p>
        </w:tc>
        <w:tc>
          <w:tcPr>
            <w:tcW w:w="686" w:type="dxa"/>
          </w:tcPr>
          <w:p w14:paraId="0CE54ED9"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EDA"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Mediation</w:t>
            </w:r>
          </w:p>
        </w:tc>
        <w:tc>
          <w:tcPr>
            <w:tcW w:w="3811" w:type="dxa"/>
            <w:noWrap/>
          </w:tcPr>
          <w:p w14:paraId="0CE54EDB"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 xml:space="preserve">VoLTE roaming will not require creation of new files for clearing house purposes. </w:t>
            </w:r>
          </w:p>
        </w:tc>
        <w:tc>
          <w:tcPr>
            <w:tcW w:w="945" w:type="dxa"/>
          </w:tcPr>
          <w:p w14:paraId="0CE54EDC" w14:textId="77777777" w:rsidR="00E30E09" w:rsidRPr="00D1539F" w:rsidRDefault="00E30E09" w:rsidP="004B79E3">
            <w:pPr>
              <w:pStyle w:val="BodyText"/>
              <w:ind w:left="0"/>
              <w:rPr>
                <w:sz w:val="18"/>
                <w:szCs w:val="18"/>
              </w:rPr>
            </w:pPr>
            <w:r>
              <w:rPr>
                <w:sz w:val="18"/>
                <w:szCs w:val="18"/>
              </w:rPr>
              <w:t>N/A</w:t>
            </w:r>
          </w:p>
        </w:tc>
        <w:tc>
          <w:tcPr>
            <w:tcW w:w="1020" w:type="dxa"/>
          </w:tcPr>
          <w:p w14:paraId="0CE54EDD" w14:textId="77777777" w:rsidR="00E30E09" w:rsidRPr="00D1539F" w:rsidRDefault="00E30E09" w:rsidP="004B79E3">
            <w:pPr>
              <w:pStyle w:val="BodyText"/>
              <w:ind w:left="0"/>
              <w:rPr>
                <w:sz w:val="18"/>
                <w:szCs w:val="18"/>
              </w:rPr>
            </w:pPr>
            <w:r>
              <w:rPr>
                <w:sz w:val="18"/>
                <w:szCs w:val="18"/>
              </w:rPr>
              <w:t>N/A</w:t>
            </w:r>
          </w:p>
        </w:tc>
        <w:tc>
          <w:tcPr>
            <w:tcW w:w="789" w:type="dxa"/>
          </w:tcPr>
          <w:p w14:paraId="0CE54EDE" w14:textId="77777777" w:rsidR="00E30E09" w:rsidRPr="00D1539F" w:rsidRDefault="00E30E09" w:rsidP="004B79E3">
            <w:pPr>
              <w:pStyle w:val="BodyText"/>
              <w:ind w:left="0"/>
              <w:rPr>
                <w:sz w:val="18"/>
                <w:szCs w:val="18"/>
              </w:rPr>
            </w:pPr>
            <w:r>
              <w:rPr>
                <w:sz w:val="18"/>
                <w:szCs w:val="18"/>
              </w:rPr>
              <w:t>N/A</w:t>
            </w:r>
          </w:p>
        </w:tc>
      </w:tr>
      <w:tr w:rsidR="00E30E09" w:rsidRPr="00AD142E" w14:paraId="0CE54EE9" w14:textId="77777777" w:rsidTr="009B1E14">
        <w:trPr>
          <w:trHeight w:val="576"/>
        </w:trPr>
        <w:tc>
          <w:tcPr>
            <w:tcW w:w="1348" w:type="dxa"/>
            <w:noWrap/>
          </w:tcPr>
          <w:p w14:paraId="0CE54EE0" w14:textId="77777777" w:rsidR="00E30E09" w:rsidRPr="00585590" w:rsidRDefault="00E30E09" w:rsidP="004B79E3">
            <w:pPr>
              <w:pStyle w:val="BodyText"/>
              <w:ind w:left="0"/>
              <w:rPr>
                <w:rFonts w:cstheme="minorHAnsi"/>
                <w:sz w:val="18"/>
                <w:szCs w:val="18"/>
              </w:rPr>
            </w:pPr>
            <w:r w:rsidRPr="00585590">
              <w:rPr>
                <w:sz w:val="18"/>
                <w:szCs w:val="18"/>
              </w:rPr>
              <w:t>VIOR_3.2.33</w:t>
            </w:r>
          </w:p>
        </w:tc>
        <w:tc>
          <w:tcPr>
            <w:tcW w:w="686" w:type="dxa"/>
          </w:tcPr>
          <w:p w14:paraId="0CE54EE1"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EE2"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 xml:space="preserve">Mediation </w:t>
            </w:r>
          </w:p>
        </w:tc>
        <w:tc>
          <w:tcPr>
            <w:tcW w:w="3811" w:type="dxa"/>
            <w:noWrap/>
          </w:tcPr>
          <w:p w14:paraId="0CE54EE3" w14:textId="77777777" w:rsidR="00E30E09" w:rsidRPr="00585590" w:rsidRDefault="00E30E09" w:rsidP="004B79E3">
            <w:pPr>
              <w:pStyle w:val="ListParagraph"/>
              <w:ind w:left="0"/>
              <w:rPr>
                <w:sz w:val="18"/>
                <w:szCs w:val="18"/>
              </w:rPr>
            </w:pPr>
            <w:r w:rsidRPr="00585590">
              <w:rPr>
                <w:sz w:val="18"/>
                <w:szCs w:val="18"/>
              </w:rPr>
              <w:t xml:space="preserve">TAC codes in outbound roaming usage will be mapped to SID. </w:t>
            </w:r>
          </w:p>
          <w:p w14:paraId="0CE54EE4" w14:textId="77777777" w:rsidR="00E30E09" w:rsidRPr="00585590" w:rsidRDefault="00E30E09" w:rsidP="004B79E3">
            <w:pPr>
              <w:pStyle w:val="ListParagraph"/>
              <w:ind w:left="0"/>
              <w:rPr>
                <w:sz w:val="18"/>
                <w:szCs w:val="18"/>
              </w:rPr>
            </w:pPr>
          </w:p>
          <w:p w14:paraId="0CE54EE5"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Note: during UFF creation.</w:t>
            </w:r>
          </w:p>
        </w:tc>
        <w:tc>
          <w:tcPr>
            <w:tcW w:w="945" w:type="dxa"/>
          </w:tcPr>
          <w:p w14:paraId="0CE54EE6" w14:textId="77777777" w:rsidR="00E30E09" w:rsidRPr="00D1539F" w:rsidRDefault="00E30E09" w:rsidP="004B79E3">
            <w:pPr>
              <w:pStyle w:val="BodyText"/>
              <w:ind w:left="0"/>
              <w:rPr>
                <w:sz w:val="18"/>
                <w:szCs w:val="18"/>
              </w:rPr>
            </w:pPr>
            <w:r>
              <w:rPr>
                <w:sz w:val="18"/>
                <w:szCs w:val="18"/>
              </w:rPr>
              <w:t>N/A</w:t>
            </w:r>
          </w:p>
        </w:tc>
        <w:tc>
          <w:tcPr>
            <w:tcW w:w="1020" w:type="dxa"/>
          </w:tcPr>
          <w:p w14:paraId="0CE54EE7" w14:textId="77777777" w:rsidR="00E30E09" w:rsidRPr="00D1539F" w:rsidRDefault="00E30E09" w:rsidP="004B79E3">
            <w:pPr>
              <w:pStyle w:val="BodyText"/>
              <w:ind w:left="0"/>
              <w:rPr>
                <w:sz w:val="18"/>
                <w:szCs w:val="18"/>
              </w:rPr>
            </w:pPr>
            <w:r>
              <w:rPr>
                <w:sz w:val="18"/>
                <w:szCs w:val="18"/>
              </w:rPr>
              <w:t>N/A</w:t>
            </w:r>
          </w:p>
        </w:tc>
        <w:tc>
          <w:tcPr>
            <w:tcW w:w="789" w:type="dxa"/>
          </w:tcPr>
          <w:p w14:paraId="0CE54EE8" w14:textId="77777777" w:rsidR="00E30E09" w:rsidRPr="00D1539F" w:rsidRDefault="00E30E09" w:rsidP="004B79E3">
            <w:pPr>
              <w:pStyle w:val="BodyText"/>
              <w:ind w:left="0"/>
              <w:rPr>
                <w:sz w:val="18"/>
                <w:szCs w:val="18"/>
              </w:rPr>
            </w:pPr>
            <w:r>
              <w:rPr>
                <w:sz w:val="18"/>
                <w:szCs w:val="18"/>
              </w:rPr>
              <w:t>N/A</w:t>
            </w:r>
          </w:p>
        </w:tc>
      </w:tr>
      <w:tr w:rsidR="00E30E09" w:rsidRPr="00AD142E" w14:paraId="0CE54EF3" w14:textId="77777777" w:rsidTr="009B1E14">
        <w:trPr>
          <w:trHeight w:val="576"/>
        </w:trPr>
        <w:tc>
          <w:tcPr>
            <w:tcW w:w="1348" w:type="dxa"/>
            <w:noWrap/>
          </w:tcPr>
          <w:p w14:paraId="0CE54EEA" w14:textId="77777777" w:rsidR="00E30E09" w:rsidRPr="00585590" w:rsidRDefault="00E30E09" w:rsidP="004B79E3">
            <w:pPr>
              <w:pStyle w:val="BodyText"/>
              <w:ind w:left="0"/>
              <w:rPr>
                <w:rFonts w:cstheme="minorHAnsi"/>
                <w:sz w:val="18"/>
                <w:szCs w:val="18"/>
              </w:rPr>
            </w:pPr>
            <w:r w:rsidRPr="00585590">
              <w:rPr>
                <w:sz w:val="18"/>
                <w:szCs w:val="18"/>
              </w:rPr>
              <w:t>VIOR_3.2.34</w:t>
            </w:r>
          </w:p>
        </w:tc>
        <w:tc>
          <w:tcPr>
            <w:tcW w:w="686" w:type="dxa"/>
          </w:tcPr>
          <w:p w14:paraId="0CE54EEB"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EEC"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4EED" w14:textId="77777777" w:rsidR="00E30E09" w:rsidRPr="00585590" w:rsidRDefault="00E30E09" w:rsidP="004B79E3">
            <w:pPr>
              <w:pStyle w:val="ListParagraph"/>
              <w:ind w:left="0"/>
              <w:rPr>
                <w:sz w:val="18"/>
                <w:szCs w:val="18"/>
              </w:rPr>
            </w:pPr>
            <w:r w:rsidRPr="00585590">
              <w:rPr>
                <w:sz w:val="18"/>
                <w:szCs w:val="18"/>
              </w:rPr>
              <w:t>SID to location descriptions will be provided by the Intercarrier services team.</w:t>
            </w:r>
          </w:p>
          <w:p w14:paraId="0CE54EEE" w14:textId="77777777" w:rsidR="00E30E09" w:rsidRPr="00585590" w:rsidRDefault="00E30E09" w:rsidP="004B79E3">
            <w:pPr>
              <w:pStyle w:val="ListParagraph"/>
              <w:ind w:left="0"/>
              <w:rPr>
                <w:sz w:val="18"/>
                <w:szCs w:val="18"/>
              </w:rPr>
            </w:pPr>
          </w:p>
          <w:p w14:paraId="0CE54EEF"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 xml:space="preserve">Note: Due to the lack of time for additional research, we will move forward with this requirement knowing this could change post RD baseline.  </w:t>
            </w:r>
          </w:p>
        </w:tc>
        <w:tc>
          <w:tcPr>
            <w:tcW w:w="945" w:type="dxa"/>
          </w:tcPr>
          <w:p w14:paraId="0CE54EF0" w14:textId="77777777" w:rsidR="00E30E09" w:rsidRPr="00D1539F" w:rsidRDefault="00E30E09" w:rsidP="004B79E3">
            <w:pPr>
              <w:pStyle w:val="BodyText"/>
              <w:ind w:left="0"/>
              <w:rPr>
                <w:sz w:val="18"/>
                <w:szCs w:val="18"/>
              </w:rPr>
            </w:pPr>
            <w:r>
              <w:rPr>
                <w:sz w:val="18"/>
                <w:szCs w:val="18"/>
              </w:rPr>
              <w:t>N/A</w:t>
            </w:r>
          </w:p>
        </w:tc>
        <w:tc>
          <w:tcPr>
            <w:tcW w:w="1020" w:type="dxa"/>
          </w:tcPr>
          <w:p w14:paraId="0CE54EF1" w14:textId="77777777" w:rsidR="00E30E09" w:rsidRPr="00D1539F" w:rsidRDefault="00E30E09" w:rsidP="004B79E3">
            <w:pPr>
              <w:pStyle w:val="BodyText"/>
              <w:ind w:left="0"/>
              <w:rPr>
                <w:sz w:val="18"/>
                <w:szCs w:val="18"/>
              </w:rPr>
            </w:pPr>
            <w:r>
              <w:rPr>
                <w:sz w:val="18"/>
                <w:szCs w:val="18"/>
              </w:rPr>
              <w:t>N/A</w:t>
            </w:r>
          </w:p>
        </w:tc>
        <w:tc>
          <w:tcPr>
            <w:tcW w:w="789" w:type="dxa"/>
          </w:tcPr>
          <w:p w14:paraId="0CE54EF2" w14:textId="77777777" w:rsidR="00E30E09" w:rsidRPr="00D1539F" w:rsidRDefault="00E30E09" w:rsidP="004B79E3">
            <w:pPr>
              <w:pStyle w:val="BodyText"/>
              <w:ind w:left="0"/>
              <w:rPr>
                <w:sz w:val="18"/>
                <w:szCs w:val="18"/>
              </w:rPr>
            </w:pPr>
            <w:r>
              <w:rPr>
                <w:sz w:val="18"/>
                <w:szCs w:val="18"/>
              </w:rPr>
              <w:t>N/A</w:t>
            </w:r>
          </w:p>
        </w:tc>
      </w:tr>
      <w:tr w:rsidR="00E30E09" w:rsidRPr="00AD142E" w14:paraId="0CE54EFD" w14:textId="77777777" w:rsidTr="009B1E14">
        <w:trPr>
          <w:trHeight w:val="576"/>
        </w:trPr>
        <w:tc>
          <w:tcPr>
            <w:tcW w:w="1348" w:type="dxa"/>
            <w:noWrap/>
          </w:tcPr>
          <w:p w14:paraId="0CE54EF4" w14:textId="77777777" w:rsidR="00E30E09" w:rsidRPr="00585590" w:rsidRDefault="00E30E09" w:rsidP="004B79E3">
            <w:pPr>
              <w:pStyle w:val="BodyText"/>
              <w:ind w:left="0"/>
              <w:rPr>
                <w:rFonts w:cstheme="minorHAnsi"/>
                <w:sz w:val="18"/>
                <w:szCs w:val="18"/>
              </w:rPr>
            </w:pPr>
            <w:r w:rsidRPr="00585590">
              <w:rPr>
                <w:sz w:val="18"/>
                <w:szCs w:val="18"/>
              </w:rPr>
              <w:t>VIOR_3.2.34.1</w:t>
            </w:r>
          </w:p>
        </w:tc>
        <w:tc>
          <w:tcPr>
            <w:tcW w:w="686" w:type="dxa"/>
          </w:tcPr>
          <w:p w14:paraId="0CE54EF5"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EF6"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4EF7" w14:textId="77777777" w:rsidR="00E30E09" w:rsidRPr="00585590" w:rsidRDefault="00E30E09" w:rsidP="004B79E3">
            <w:pPr>
              <w:pStyle w:val="ListParagraph"/>
              <w:rPr>
                <w:sz w:val="18"/>
                <w:szCs w:val="18"/>
              </w:rPr>
            </w:pPr>
            <w:r w:rsidRPr="00585590">
              <w:rPr>
                <w:sz w:val="18"/>
                <w:szCs w:val="18"/>
              </w:rPr>
              <w:t xml:space="preserve">A process will be created to maintain the SID location descriptions going forward. </w:t>
            </w:r>
          </w:p>
          <w:p w14:paraId="0CE54EF8" w14:textId="77777777" w:rsidR="00E30E09" w:rsidRPr="00585590" w:rsidRDefault="00E30E09" w:rsidP="004B79E3">
            <w:pPr>
              <w:pStyle w:val="ListParagraph"/>
              <w:rPr>
                <w:sz w:val="18"/>
                <w:szCs w:val="18"/>
              </w:rPr>
            </w:pPr>
          </w:p>
          <w:p w14:paraId="0CE54EF9"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 xml:space="preserve">Attributes will be determined in design. Mediation team will help define those attributes. </w:t>
            </w:r>
          </w:p>
        </w:tc>
        <w:tc>
          <w:tcPr>
            <w:tcW w:w="945" w:type="dxa"/>
          </w:tcPr>
          <w:p w14:paraId="0CE54EFA" w14:textId="77777777" w:rsidR="00E30E09" w:rsidRPr="00D1539F" w:rsidRDefault="00E30E09" w:rsidP="004B79E3">
            <w:pPr>
              <w:pStyle w:val="BodyText"/>
              <w:ind w:left="0"/>
              <w:rPr>
                <w:sz w:val="18"/>
                <w:szCs w:val="18"/>
              </w:rPr>
            </w:pPr>
            <w:r>
              <w:rPr>
                <w:sz w:val="18"/>
                <w:szCs w:val="18"/>
              </w:rPr>
              <w:t>N/A</w:t>
            </w:r>
          </w:p>
        </w:tc>
        <w:tc>
          <w:tcPr>
            <w:tcW w:w="1020" w:type="dxa"/>
          </w:tcPr>
          <w:p w14:paraId="0CE54EFB" w14:textId="77777777" w:rsidR="00E30E09" w:rsidRPr="00D1539F" w:rsidRDefault="00E30E09" w:rsidP="004B79E3">
            <w:pPr>
              <w:pStyle w:val="BodyText"/>
              <w:ind w:left="0"/>
              <w:rPr>
                <w:sz w:val="18"/>
                <w:szCs w:val="18"/>
              </w:rPr>
            </w:pPr>
            <w:r>
              <w:rPr>
                <w:sz w:val="18"/>
                <w:szCs w:val="18"/>
              </w:rPr>
              <w:t>N/A</w:t>
            </w:r>
          </w:p>
        </w:tc>
        <w:tc>
          <w:tcPr>
            <w:tcW w:w="789" w:type="dxa"/>
          </w:tcPr>
          <w:p w14:paraId="0CE54EFC" w14:textId="77777777" w:rsidR="00E30E09" w:rsidRPr="00D1539F" w:rsidRDefault="00E30E09" w:rsidP="004B79E3">
            <w:pPr>
              <w:pStyle w:val="BodyText"/>
              <w:ind w:left="0"/>
              <w:rPr>
                <w:sz w:val="18"/>
                <w:szCs w:val="18"/>
              </w:rPr>
            </w:pPr>
            <w:r>
              <w:rPr>
                <w:sz w:val="18"/>
                <w:szCs w:val="18"/>
              </w:rPr>
              <w:t>N/A</w:t>
            </w:r>
          </w:p>
        </w:tc>
      </w:tr>
      <w:tr w:rsidR="00E30E09" w:rsidRPr="00AD142E" w14:paraId="0CE54F05" w14:textId="77777777" w:rsidTr="009B1E14">
        <w:trPr>
          <w:trHeight w:val="576"/>
        </w:trPr>
        <w:tc>
          <w:tcPr>
            <w:tcW w:w="1348" w:type="dxa"/>
            <w:noWrap/>
          </w:tcPr>
          <w:p w14:paraId="0CE54EFE" w14:textId="77777777" w:rsidR="00E30E09" w:rsidRPr="00585590" w:rsidRDefault="00E30E09" w:rsidP="004B79E3">
            <w:pPr>
              <w:pStyle w:val="BodyText"/>
              <w:ind w:left="0"/>
              <w:rPr>
                <w:rFonts w:cstheme="minorHAnsi"/>
                <w:sz w:val="18"/>
                <w:szCs w:val="18"/>
              </w:rPr>
            </w:pPr>
            <w:r w:rsidRPr="00585590">
              <w:rPr>
                <w:sz w:val="18"/>
                <w:szCs w:val="18"/>
              </w:rPr>
              <w:t>VIOR_3.3.1</w:t>
            </w:r>
          </w:p>
        </w:tc>
        <w:tc>
          <w:tcPr>
            <w:tcW w:w="686" w:type="dxa"/>
          </w:tcPr>
          <w:p w14:paraId="0CE54EFF"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F00"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4F01"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 xml:space="preserve">Inter-carrier Services will execute inbound VoLTE roaming agreements with domestic carriers. </w:t>
            </w:r>
          </w:p>
        </w:tc>
        <w:tc>
          <w:tcPr>
            <w:tcW w:w="945" w:type="dxa"/>
          </w:tcPr>
          <w:p w14:paraId="0CE54F02" w14:textId="77777777" w:rsidR="00E30E09" w:rsidRPr="00D1539F" w:rsidRDefault="00E30E09" w:rsidP="004B79E3">
            <w:pPr>
              <w:pStyle w:val="BodyText"/>
              <w:ind w:left="0"/>
              <w:rPr>
                <w:sz w:val="18"/>
                <w:szCs w:val="18"/>
              </w:rPr>
            </w:pPr>
            <w:r>
              <w:rPr>
                <w:sz w:val="18"/>
                <w:szCs w:val="18"/>
              </w:rPr>
              <w:t>N/A</w:t>
            </w:r>
          </w:p>
        </w:tc>
        <w:tc>
          <w:tcPr>
            <w:tcW w:w="1020" w:type="dxa"/>
          </w:tcPr>
          <w:p w14:paraId="0CE54F03" w14:textId="77777777" w:rsidR="00E30E09" w:rsidRPr="00D1539F" w:rsidRDefault="00E30E09" w:rsidP="004B79E3">
            <w:pPr>
              <w:pStyle w:val="BodyText"/>
              <w:ind w:left="0"/>
              <w:rPr>
                <w:sz w:val="18"/>
                <w:szCs w:val="18"/>
              </w:rPr>
            </w:pPr>
            <w:r>
              <w:rPr>
                <w:sz w:val="18"/>
                <w:szCs w:val="18"/>
              </w:rPr>
              <w:t>N/A</w:t>
            </w:r>
          </w:p>
        </w:tc>
        <w:tc>
          <w:tcPr>
            <w:tcW w:w="789" w:type="dxa"/>
          </w:tcPr>
          <w:p w14:paraId="0CE54F04" w14:textId="77777777" w:rsidR="00E30E09" w:rsidRPr="00D1539F" w:rsidRDefault="00E30E09" w:rsidP="004B79E3">
            <w:pPr>
              <w:pStyle w:val="BodyText"/>
              <w:ind w:left="0"/>
              <w:rPr>
                <w:sz w:val="18"/>
                <w:szCs w:val="18"/>
              </w:rPr>
            </w:pPr>
            <w:r>
              <w:rPr>
                <w:sz w:val="18"/>
                <w:szCs w:val="18"/>
              </w:rPr>
              <w:t>N/A</w:t>
            </w:r>
          </w:p>
        </w:tc>
      </w:tr>
      <w:tr w:rsidR="00E30E09" w:rsidRPr="00AD142E" w14:paraId="0CE54F0D" w14:textId="77777777" w:rsidTr="009B1E14">
        <w:trPr>
          <w:trHeight w:val="576"/>
        </w:trPr>
        <w:tc>
          <w:tcPr>
            <w:tcW w:w="1348" w:type="dxa"/>
            <w:noWrap/>
          </w:tcPr>
          <w:p w14:paraId="0CE54F06" w14:textId="77777777" w:rsidR="00E30E09" w:rsidRPr="00585590" w:rsidRDefault="00E30E09" w:rsidP="004B79E3">
            <w:pPr>
              <w:pStyle w:val="BodyText"/>
              <w:ind w:left="0"/>
              <w:rPr>
                <w:rFonts w:cstheme="minorHAnsi"/>
                <w:sz w:val="18"/>
                <w:szCs w:val="18"/>
              </w:rPr>
            </w:pPr>
            <w:r w:rsidRPr="00585590">
              <w:rPr>
                <w:sz w:val="18"/>
                <w:szCs w:val="18"/>
              </w:rPr>
              <w:t>VIOR_3.3.1.1</w:t>
            </w:r>
          </w:p>
        </w:tc>
        <w:tc>
          <w:tcPr>
            <w:tcW w:w="686" w:type="dxa"/>
          </w:tcPr>
          <w:p w14:paraId="0CE54F07"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F08"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4F09"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 xml:space="preserve">Mediation will have visibility into inbound roaming agreements with domestic carriers. </w:t>
            </w:r>
          </w:p>
        </w:tc>
        <w:tc>
          <w:tcPr>
            <w:tcW w:w="945" w:type="dxa"/>
          </w:tcPr>
          <w:p w14:paraId="0CE54F0A" w14:textId="77777777" w:rsidR="00E30E09" w:rsidRPr="00D1539F" w:rsidRDefault="00E30E09" w:rsidP="004B79E3">
            <w:pPr>
              <w:pStyle w:val="BodyText"/>
              <w:ind w:left="0"/>
              <w:rPr>
                <w:sz w:val="18"/>
                <w:szCs w:val="18"/>
              </w:rPr>
            </w:pPr>
            <w:r>
              <w:rPr>
                <w:sz w:val="18"/>
                <w:szCs w:val="18"/>
              </w:rPr>
              <w:t>N/A</w:t>
            </w:r>
          </w:p>
        </w:tc>
        <w:tc>
          <w:tcPr>
            <w:tcW w:w="1020" w:type="dxa"/>
          </w:tcPr>
          <w:p w14:paraId="0CE54F0B" w14:textId="77777777" w:rsidR="00E30E09" w:rsidRPr="00D1539F" w:rsidRDefault="00E30E09" w:rsidP="004B79E3">
            <w:pPr>
              <w:pStyle w:val="BodyText"/>
              <w:ind w:left="0"/>
              <w:rPr>
                <w:sz w:val="18"/>
                <w:szCs w:val="18"/>
              </w:rPr>
            </w:pPr>
            <w:r>
              <w:rPr>
                <w:sz w:val="18"/>
                <w:szCs w:val="18"/>
              </w:rPr>
              <w:t>N/A</w:t>
            </w:r>
          </w:p>
        </w:tc>
        <w:tc>
          <w:tcPr>
            <w:tcW w:w="789" w:type="dxa"/>
          </w:tcPr>
          <w:p w14:paraId="0CE54F0C" w14:textId="77777777" w:rsidR="00E30E09" w:rsidRPr="00D1539F" w:rsidRDefault="00E30E09" w:rsidP="004B79E3">
            <w:pPr>
              <w:pStyle w:val="BodyText"/>
              <w:ind w:left="0"/>
              <w:rPr>
                <w:sz w:val="18"/>
                <w:szCs w:val="18"/>
              </w:rPr>
            </w:pPr>
            <w:r>
              <w:rPr>
                <w:sz w:val="18"/>
                <w:szCs w:val="18"/>
              </w:rPr>
              <w:t>N/A</w:t>
            </w:r>
          </w:p>
        </w:tc>
      </w:tr>
      <w:tr w:rsidR="00E30E09" w:rsidRPr="00AD142E" w14:paraId="0CE54F16" w14:textId="77777777" w:rsidTr="009B1E14">
        <w:trPr>
          <w:trHeight w:val="576"/>
        </w:trPr>
        <w:tc>
          <w:tcPr>
            <w:tcW w:w="1348" w:type="dxa"/>
            <w:noWrap/>
          </w:tcPr>
          <w:p w14:paraId="0CE54F0E" w14:textId="77777777" w:rsidR="00E30E09" w:rsidRPr="00585590" w:rsidRDefault="00E30E09" w:rsidP="004B79E3">
            <w:pPr>
              <w:pStyle w:val="ListParagraph"/>
              <w:ind w:left="0"/>
              <w:rPr>
                <w:sz w:val="18"/>
                <w:szCs w:val="18"/>
              </w:rPr>
            </w:pPr>
          </w:p>
          <w:p w14:paraId="0CE54F0F" w14:textId="77777777" w:rsidR="00E30E09" w:rsidRPr="00585590" w:rsidRDefault="00E30E09" w:rsidP="004B79E3">
            <w:pPr>
              <w:pStyle w:val="BodyText"/>
              <w:ind w:left="0"/>
              <w:rPr>
                <w:rFonts w:cstheme="minorHAnsi"/>
                <w:sz w:val="18"/>
                <w:szCs w:val="18"/>
              </w:rPr>
            </w:pPr>
            <w:r w:rsidRPr="00585590">
              <w:rPr>
                <w:sz w:val="18"/>
                <w:szCs w:val="18"/>
              </w:rPr>
              <w:t>VIOR_3.3.2</w:t>
            </w:r>
          </w:p>
        </w:tc>
        <w:tc>
          <w:tcPr>
            <w:tcW w:w="686" w:type="dxa"/>
          </w:tcPr>
          <w:p w14:paraId="0CE54F10"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F11"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4F12"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Inter-carrier Services will execute outbound VoLTE roaming agreements with domestic carriers.</w:t>
            </w:r>
          </w:p>
        </w:tc>
        <w:tc>
          <w:tcPr>
            <w:tcW w:w="945" w:type="dxa"/>
          </w:tcPr>
          <w:p w14:paraId="0CE54F13" w14:textId="77777777" w:rsidR="00E30E09" w:rsidRPr="00D1539F" w:rsidRDefault="00E30E09" w:rsidP="004B79E3">
            <w:pPr>
              <w:pStyle w:val="BodyText"/>
              <w:ind w:left="0"/>
              <w:rPr>
                <w:sz w:val="18"/>
                <w:szCs w:val="18"/>
              </w:rPr>
            </w:pPr>
            <w:r>
              <w:rPr>
                <w:sz w:val="18"/>
                <w:szCs w:val="18"/>
              </w:rPr>
              <w:t>N/A</w:t>
            </w:r>
          </w:p>
        </w:tc>
        <w:tc>
          <w:tcPr>
            <w:tcW w:w="1020" w:type="dxa"/>
          </w:tcPr>
          <w:p w14:paraId="0CE54F14" w14:textId="77777777" w:rsidR="00E30E09" w:rsidRPr="00D1539F" w:rsidRDefault="00E30E09" w:rsidP="004B79E3">
            <w:pPr>
              <w:pStyle w:val="BodyText"/>
              <w:ind w:left="0"/>
              <w:rPr>
                <w:sz w:val="18"/>
                <w:szCs w:val="18"/>
              </w:rPr>
            </w:pPr>
            <w:r>
              <w:rPr>
                <w:sz w:val="18"/>
                <w:szCs w:val="18"/>
              </w:rPr>
              <w:t>N/A</w:t>
            </w:r>
          </w:p>
        </w:tc>
        <w:tc>
          <w:tcPr>
            <w:tcW w:w="789" w:type="dxa"/>
          </w:tcPr>
          <w:p w14:paraId="0CE54F15" w14:textId="77777777" w:rsidR="00E30E09" w:rsidRPr="00D1539F" w:rsidRDefault="00E30E09" w:rsidP="004B79E3">
            <w:pPr>
              <w:pStyle w:val="BodyText"/>
              <w:ind w:left="0"/>
              <w:rPr>
                <w:sz w:val="18"/>
                <w:szCs w:val="18"/>
              </w:rPr>
            </w:pPr>
            <w:r>
              <w:rPr>
                <w:sz w:val="18"/>
                <w:szCs w:val="18"/>
              </w:rPr>
              <w:t>N/A</w:t>
            </w:r>
          </w:p>
        </w:tc>
      </w:tr>
      <w:tr w:rsidR="00E30E09" w:rsidRPr="00AD142E" w14:paraId="0CE54F1F" w14:textId="77777777" w:rsidTr="009B1E14">
        <w:trPr>
          <w:trHeight w:val="576"/>
        </w:trPr>
        <w:tc>
          <w:tcPr>
            <w:tcW w:w="1348" w:type="dxa"/>
            <w:noWrap/>
          </w:tcPr>
          <w:p w14:paraId="0CE54F17" w14:textId="77777777" w:rsidR="00E30E09" w:rsidRPr="00585590" w:rsidRDefault="00E30E09" w:rsidP="004B79E3">
            <w:pPr>
              <w:pStyle w:val="BodyText"/>
              <w:ind w:left="0"/>
              <w:rPr>
                <w:rFonts w:cstheme="minorHAnsi"/>
                <w:sz w:val="18"/>
                <w:szCs w:val="18"/>
              </w:rPr>
            </w:pPr>
            <w:r w:rsidRPr="00585590">
              <w:rPr>
                <w:sz w:val="18"/>
                <w:szCs w:val="18"/>
              </w:rPr>
              <w:t>VIOR_3.3.2.1</w:t>
            </w:r>
          </w:p>
        </w:tc>
        <w:tc>
          <w:tcPr>
            <w:tcW w:w="686" w:type="dxa"/>
          </w:tcPr>
          <w:p w14:paraId="0CE54F18"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F19"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4F1A" w14:textId="77777777" w:rsidR="00E30E09" w:rsidRPr="00585590" w:rsidRDefault="00E30E09" w:rsidP="004B79E3">
            <w:pPr>
              <w:pStyle w:val="ListParagraph"/>
              <w:rPr>
                <w:sz w:val="18"/>
                <w:szCs w:val="18"/>
              </w:rPr>
            </w:pPr>
            <w:r w:rsidRPr="00585590">
              <w:rPr>
                <w:sz w:val="18"/>
                <w:szCs w:val="18"/>
              </w:rPr>
              <w:t xml:space="preserve">Mediation will have visibility into outbound roaming agreements with domestic carriers. </w:t>
            </w:r>
          </w:p>
          <w:p w14:paraId="0CE54F1B" w14:textId="77777777" w:rsidR="00E30E09" w:rsidRPr="00585590" w:rsidRDefault="00E30E09" w:rsidP="004B79E3">
            <w:pPr>
              <w:pStyle w:val="BodyText"/>
              <w:ind w:left="0"/>
              <w:rPr>
                <w:rFonts w:asciiTheme="minorHAnsi" w:hAnsiTheme="minorHAnsi" w:cstheme="minorHAnsi"/>
                <w:sz w:val="18"/>
                <w:szCs w:val="18"/>
              </w:rPr>
            </w:pPr>
          </w:p>
        </w:tc>
        <w:tc>
          <w:tcPr>
            <w:tcW w:w="945" w:type="dxa"/>
          </w:tcPr>
          <w:p w14:paraId="0CE54F1C" w14:textId="77777777" w:rsidR="00E30E09" w:rsidRPr="00D1539F" w:rsidRDefault="00E30E09" w:rsidP="004B79E3">
            <w:pPr>
              <w:pStyle w:val="BodyText"/>
              <w:ind w:left="0"/>
              <w:rPr>
                <w:sz w:val="18"/>
                <w:szCs w:val="18"/>
              </w:rPr>
            </w:pPr>
            <w:r>
              <w:rPr>
                <w:sz w:val="18"/>
                <w:szCs w:val="18"/>
              </w:rPr>
              <w:t>N/A</w:t>
            </w:r>
          </w:p>
        </w:tc>
        <w:tc>
          <w:tcPr>
            <w:tcW w:w="1020" w:type="dxa"/>
          </w:tcPr>
          <w:p w14:paraId="0CE54F1D" w14:textId="77777777" w:rsidR="00E30E09" w:rsidRPr="00D1539F" w:rsidRDefault="00E30E09" w:rsidP="004B79E3">
            <w:pPr>
              <w:pStyle w:val="BodyText"/>
              <w:ind w:left="0"/>
              <w:rPr>
                <w:sz w:val="18"/>
                <w:szCs w:val="18"/>
              </w:rPr>
            </w:pPr>
            <w:r>
              <w:rPr>
                <w:sz w:val="18"/>
                <w:szCs w:val="18"/>
              </w:rPr>
              <w:t>N/A</w:t>
            </w:r>
          </w:p>
        </w:tc>
        <w:tc>
          <w:tcPr>
            <w:tcW w:w="789" w:type="dxa"/>
          </w:tcPr>
          <w:p w14:paraId="0CE54F1E" w14:textId="77777777" w:rsidR="00E30E09" w:rsidRPr="00D1539F" w:rsidRDefault="00E30E09" w:rsidP="004B79E3">
            <w:pPr>
              <w:pStyle w:val="BodyText"/>
              <w:ind w:left="0"/>
              <w:rPr>
                <w:sz w:val="18"/>
                <w:szCs w:val="18"/>
              </w:rPr>
            </w:pPr>
            <w:r>
              <w:rPr>
                <w:sz w:val="18"/>
                <w:szCs w:val="18"/>
              </w:rPr>
              <w:t>N/A</w:t>
            </w:r>
          </w:p>
        </w:tc>
      </w:tr>
      <w:tr w:rsidR="00E30E09" w:rsidRPr="00AD142E" w14:paraId="0CE54F27" w14:textId="77777777" w:rsidTr="009B1E14">
        <w:trPr>
          <w:trHeight w:val="576"/>
        </w:trPr>
        <w:tc>
          <w:tcPr>
            <w:tcW w:w="1348" w:type="dxa"/>
            <w:noWrap/>
          </w:tcPr>
          <w:p w14:paraId="0CE54F20" w14:textId="77777777" w:rsidR="00E30E09" w:rsidRPr="00585590" w:rsidRDefault="00E30E09" w:rsidP="004B79E3">
            <w:pPr>
              <w:pStyle w:val="BodyText"/>
              <w:ind w:left="0"/>
              <w:rPr>
                <w:rFonts w:cstheme="minorHAnsi"/>
                <w:sz w:val="18"/>
                <w:szCs w:val="18"/>
              </w:rPr>
            </w:pPr>
            <w:r w:rsidRPr="00585590">
              <w:rPr>
                <w:sz w:val="18"/>
                <w:szCs w:val="18"/>
              </w:rPr>
              <w:t>VIOR_3.3.3</w:t>
            </w:r>
          </w:p>
        </w:tc>
        <w:tc>
          <w:tcPr>
            <w:tcW w:w="686" w:type="dxa"/>
          </w:tcPr>
          <w:p w14:paraId="0CE54F21"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F22"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4F23"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Roaming agreements will require legal review.</w:t>
            </w:r>
          </w:p>
        </w:tc>
        <w:tc>
          <w:tcPr>
            <w:tcW w:w="945" w:type="dxa"/>
          </w:tcPr>
          <w:p w14:paraId="0CE54F24" w14:textId="77777777" w:rsidR="00E30E09" w:rsidRPr="00D1539F" w:rsidRDefault="00E30E09" w:rsidP="004B79E3">
            <w:pPr>
              <w:pStyle w:val="BodyText"/>
              <w:ind w:left="0"/>
              <w:rPr>
                <w:sz w:val="18"/>
                <w:szCs w:val="18"/>
              </w:rPr>
            </w:pPr>
            <w:r>
              <w:rPr>
                <w:sz w:val="18"/>
                <w:szCs w:val="18"/>
              </w:rPr>
              <w:t>N/A</w:t>
            </w:r>
          </w:p>
        </w:tc>
        <w:tc>
          <w:tcPr>
            <w:tcW w:w="1020" w:type="dxa"/>
          </w:tcPr>
          <w:p w14:paraId="0CE54F25" w14:textId="77777777" w:rsidR="00E30E09" w:rsidRPr="00D1539F" w:rsidRDefault="00E30E09" w:rsidP="004B79E3">
            <w:pPr>
              <w:pStyle w:val="BodyText"/>
              <w:ind w:left="0"/>
              <w:rPr>
                <w:sz w:val="18"/>
                <w:szCs w:val="18"/>
              </w:rPr>
            </w:pPr>
            <w:r>
              <w:rPr>
                <w:sz w:val="18"/>
                <w:szCs w:val="18"/>
              </w:rPr>
              <w:t>N/A</w:t>
            </w:r>
          </w:p>
        </w:tc>
        <w:tc>
          <w:tcPr>
            <w:tcW w:w="789" w:type="dxa"/>
          </w:tcPr>
          <w:p w14:paraId="0CE54F26" w14:textId="77777777" w:rsidR="00E30E09" w:rsidRPr="00D1539F" w:rsidRDefault="00E30E09" w:rsidP="004B79E3">
            <w:pPr>
              <w:pStyle w:val="BodyText"/>
              <w:ind w:left="0"/>
              <w:rPr>
                <w:sz w:val="18"/>
                <w:szCs w:val="18"/>
              </w:rPr>
            </w:pPr>
            <w:r>
              <w:rPr>
                <w:sz w:val="18"/>
                <w:szCs w:val="18"/>
              </w:rPr>
              <w:t>N/A</w:t>
            </w:r>
          </w:p>
        </w:tc>
      </w:tr>
      <w:tr w:rsidR="00E30E09" w:rsidRPr="00AD142E" w14:paraId="0CE54F2F" w14:textId="77777777" w:rsidTr="009B1E14">
        <w:trPr>
          <w:trHeight w:val="576"/>
        </w:trPr>
        <w:tc>
          <w:tcPr>
            <w:tcW w:w="1348" w:type="dxa"/>
            <w:noWrap/>
          </w:tcPr>
          <w:p w14:paraId="0CE54F28" w14:textId="77777777" w:rsidR="00E30E09" w:rsidRPr="00585590" w:rsidRDefault="00E30E09" w:rsidP="004B79E3">
            <w:pPr>
              <w:pStyle w:val="BodyText"/>
              <w:ind w:left="0"/>
              <w:rPr>
                <w:rFonts w:cstheme="minorHAnsi"/>
                <w:sz w:val="18"/>
                <w:szCs w:val="18"/>
              </w:rPr>
            </w:pPr>
            <w:r w:rsidRPr="00585590">
              <w:rPr>
                <w:sz w:val="18"/>
                <w:szCs w:val="18"/>
              </w:rPr>
              <w:t>VIOR_3.3.4</w:t>
            </w:r>
          </w:p>
        </w:tc>
        <w:tc>
          <w:tcPr>
            <w:tcW w:w="686" w:type="dxa"/>
          </w:tcPr>
          <w:p w14:paraId="0CE54F29"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F2A"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4F2B"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 xml:space="preserve">Inbound VoLTE roaming services and corresponding QCI and/or APN values will be defined per roaming agreement.  </w:t>
            </w:r>
          </w:p>
        </w:tc>
        <w:tc>
          <w:tcPr>
            <w:tcW w:w="945" w:type="dxa"/>
          </w:tcPr>
          <w:p w14:paraId="0CE54F2C" w14:textId="77777777" w:rsidR="00E30E09" w:rsidRPr="00D1539F" w:rsidRDefault="00E30E09" w:rsidP="004B79E3">
            <w:pPr>
              <w:pStyle w:val="BodyText"/>
              <w:ind w:left="0"/>
              <w:rPr>
                <w:sz w:val="18"/>
                <w:szCs w:val="18"/>
              </w:rPr>
            </w:pPr>
            <w:r>
              <w:rPr>
                <w:sz w:val="18"/>
                <w:szCs w:val="18"/>
              </w:rPr>
              <w:t>N/A</w:t>
            </w:r>
          </w:p>
        </w:tc>
        <w:tc>
          <w:tcPr>
            <w:tcW w:w="1020" w:type="dxa"/>
          </w:tcPr>
          <w:p w14:paraId="0CE54F2D" w14:textId="77777777" w:rsidR="00E30E09" w:rsidRPr="00D1539F" w:rsidRDefault="00E30E09" w:rsidP="004B79E3">
            <w:pPr>
              <w:pStyle w:val="BodyText"/>
              <w:ind w:left="0"/>
              <w:rPr>
                <w:sz w:val="18"/>
                <w:szCs w:val="18"/>
              </w:rPr>
            </w:pPr>
            <w:r>
              <w:rPr>
                <w:sz w:val="18"/>
                <w:szCs w:val="18"/>
              </w:rPr>
              <w:t>N/A</w:t>
            </w:r>
          </w:p>
        </w:tc>
        <w:tc>
          <w:tcPr>
            <w:tcW w:w="789" w:type="dxa"/>
          </w:tcPr>
          <w:p w14:paraId="0CE54F2E" w14:textId="77777777" w:rsidR="00E30E09" w:rsidRPr="00D1539F" w:rsidRDefault="00E30E09" w:rsidP="004B79E3">
            <w:pPr>
              <w:pStyle w:val="BodyText"/>
              <w:ind w:left="0"/>
              <w:rPr>
                <w:sz w:val="18"/>
                <w:szCs w:val="18"/>
              </w:rPr>
            </w:pPr>
            <w:r>
              <w:rPr>
                <w:sz w:val="18"/>
                <w:szCs w:val="18"/>
              </w:rPr>
              <w:t>N/A</w:t>
            </w:r>
          </w:p>
        </w:tc>
      </w:tr>
      <w:tr w:rsidR="00E30E09" w:rsidRPr="00AD142E" w14:paraId="0CE54F37" w14:textId="77777777" w:rsidTr="009B1E14">
        <w:trPr>
          <w:trHeight w:val="576"/>
        </w:trPr>
        <w:tc>
          <w:tcPr>
            <w:tcW w:w="1348" w:type="dxa"/>
            <w:noWrap/>
          </w:tcPr>
          <w:p w14:paraId="0CE54F30" w14:textId="77777777" w:rsidR="00E30E09" w:rsidRPr="00585590" w:rsidRDefault="00E30E09" w:rsidP="004B79E3">
            <w:pPr>
              <w:pStyle w:val="BodyText"/>
              <w:ind w:left="0"/>
              <w:rPr>
                <w:rFonts w:cstheme="minorHAnsi"/>
                <w:sz w:val="18"/>
                <w:szCs w:val="18"/>
              </w:rPr>
            </w:pPr>
            <w:r w:rsidRPr="00585590">
              <w:rPr>
                <w:sz w:val="18"/>
                <w:szCs w:val="18"/>
              </w:rPr>
              <w:t>VIOR_3.3.5</w:t>
            </w:r>
          </w:p>
        </w:tc>
        <w:tc>
          <w:tcPr>
            <w:tcW w:w="686" w:type="dxa"/>
          </w:tcPr>
          <w:p w14:paraId="0CE54F31"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F32"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4F33"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 xml:space="preserve">Outbound VoLTE roaming services and corresponding QCI and/or APN values will be defined per roaming agreement.  </w:t>
            </w:r>
          </w:p>
        </w:tc>
        <w:tc>
          <w:tcPr>
            <w:tcW w:w="945" w:type="dxa"/>
          </w:tcPr>
          <w:p w14:paraId="0CE54F34" w14:textId="77777777" w:rsidR="00E30E09" w:rsidRPr="00D1539F" w:rsidRDefault="00E30E09" w:rsidP="004B79E3">
            <w:pPr>
              <w:pStyle w:val="BodyText"/>
              <w:ind w:left="0"/>
              <w:rPr>
                <w:sz w:val="18"/>
                <w:szCs w:val="18"/>
              </w:rPr>
            </w:pPr>
            <w:r>
              <w:rPr>
                <w:sz w:val="18"/>
                <w:szCs w:val="18"/>
              </w:rPr>
              <w:t>N/A</w:t>
            </w:r>
          </w:p>
        </w:tc>
        <w:tc>
          <w:tcPr>
            <w:tcW w:w="1020" w:type="dxa"/>
          </w:tcPr>
          <w:p w14:paraId="0CE54F35" w14:textId="77777777" w:rsidR="00E30E09" w:rsidRPr="00D1539F" w:rsidRDefault="00E30E09" w:rsidP="004B79E3">
            <w:pPr>
              <w:pStyle w:val="BodyText"/>
              <w:ind w:left="0"/>
              <w:rPr>
                <w:sz w:val="18"/>
                <w:szCs w:val="18"/>
              </w:rPr>
            </w:pPr>
            <w:r>
              <w:rPr>
                <w:sz w:val="18"/>
                <w:szCs w:val="18"/>
              </w:rPr>
              <w:t>N/A</w:t>
            </w:r>
          </w:p>
        </w:tc>
        <w:tc>
          <w:tcPr>
            <w:tcW w:w="789" w:type="dxa"/>
          </w:tcPr>
          <w:p w14:paraId="0CE54F36" w14:textId="77777777" w:rsidR="00E30E09" w:rsidRPr="00D1539F" w:rsidRDefault="00E30E09" w:rsidP="004B79E3">
            <w:pPr>
              <w:pStyle w:val="BodyText"/>
              <w:ind w:left="0"/>
              <w:rPr>
                <w:sz w:val="18"/>
                <w:szCs w:val="18"/>
              </w:rPr>
            </w:pPr>
            <w:r>
              <w:rPr>
                <w:sz w:val="18"/>
                <w:szCs w:val="18"/>
              </w:rPr>
              <w:t>N/A</w:t>
            </w:r>
          </w:p>
        </w:tc>
      </w:tr>
      <w:tr w:rsidR="00E30E09" w:rsidRPr="00AD142E" w14:paraId="0CE54F3F" w14:textId="77777777" w:rsidTr="009B1E14">
        <w:trPr>
          <w:trHeight w:val="576"/>
        </w:trPr>
        <w:tc>
          <w:tcPr>
            <w:tcW w:w="1348" w:type="dxa"/>
            <w:noWrap/>
          </w:tcPr>
          <w:p w14:paraId="0CE54F38" w14:textId="77777777" w:rsidR="00E30E09" w:rsidRPr="00585590" w:rsidRDefault="00E30E09" w:rsidP="004B79E3">
            <w:pPr>
              <w:pStyle w:val="BodyText"/>
              <w:ind w:left="0"/>
              <w:rPr>
                <w:rFonts w:cstheme="minorHAnsi"/>
                <w:sz w:val="18"/>
                <w:szCs w:val="18"/>
              </w:rPr>
            </w:pPr>
            <w:r w:rsidRPr="00585590">
              <w:rPr>
                <w:sz w:val="18"/>
                <w:szCs w:val="18"/>
              </w:rPr>
              <w:t>VIOR_3.3.6</w:t>
            </w:r>
          </w:p>
        </w:tc>
        <w:tc>
          <w:tcPr>
            <w:tcW w:w="686" w:type="dxa"/>
          </w:tcPr>
          <w:p w14:paraId="0CE54F39"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F3A"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4F3B"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 xml:space="preserve">Inter-carrier Services will work with Engineering on policy control set up per roaming agreement.  </w:t>
            </w:r>
          </w:p>
        </w:tc>
        <w:tc>
          <w:tcPr>
            <w:tcW w:w="945" w:type="dxa"/>
          </w:tcPr>
          <w:p w14:paraId="0CE54F3C" w14:textId="77777777" w:rsidR="00E30E09" w:rsidRPr="00D1539F" w:rsidRDefault="00E30E09" w:rsidP="004B79E3">
            <w:pPr>
              <w:pStyle w:val="BodyText"/>
              <w:ind w:left="0"/>
              <w:rPr>
                <w:sz w:val="18"/>
                <w:szCs w:val="18"/>
              </w:rPr>
            </w:pPr>
            <w:r>
              <w:rPr>
                <w:sz w:val="18"/>
                <w:szCs w:val="18"/>
              </w:rPr>
              <w:t>N/A</w:t>
            </w:r>
          </w:p>
        </w:tc>
        <w:tc>
          <w:tcPr>
            <w:tcW w:w="1020" w:type="dxa"/>
          </w:tcPr>
          <w:p w14:paraId="0CE54F3D" w14:textId="77777777" w:rsidR="00E30E09" w:rsidRPr="00D1539F" w:rsidRDefault="00E30E09" w:rsidP="004B79E3">
            <w:pPr>
              <w:pStyle w:val="BodyText"/>
              <w:ind w:left="0"/>
              <w:rPr>
                <w:sz w:val="18"/>
                <w:szCs w:val="18"/>
              </w:rPr>
            </w:pPr>
            <w:r>
              <w:rPr>
                <w:sz w:val="18"/>
                <w:szCs w:val="18"/>
              </w:rPr>
              <w:t>N/A</w:t>
            </w:r>
          </w:p>
        </w:tc>
        <w:tc>
          <w:tcPr>
            <w:tcW w:w="789" w:type="dxa"/>
          </w:tcPr>
          <w:p w14:paraId="0CE54F3E" w14:textId="77777777" w:rsidR="00E30E09" w:rsidRPr="00D1539F" w:rsidRDefault="00E30E09" w:rsidP="004B79E3">
            <w:pPr>
              <w:pStyle w:val="BodyText"/>
              <w:ind w:left="0"/>
              <w:rPr>
                <w:sz w:val="18"/>
                <w:szCs w:val="18"/>
              </w:rPr>
            </w:pPr>
            <w:r>
              <w:rPr>
                <w:sz w:val="18"/>
                <w:szCs w:val="18"/>
              </w:rPr>
              <w:t>N/A</w:t>
            </w:r>
          </w:p>
        </w:tc>
      </w:tr>
      <w:tr w:rsidR="00E30E09" w:rsidRPr="00AD142E" w14:paraId="0CE54F47" w14:textId="77777777" w:rsidTr="009B1E14">
        <w:trPr>
          <w:trHeight w:val="576"/>
        </w:trPr>
        <w:tc>
          <w:tcPr>
            <w:tcW w:w="1348" w:type="dxa"/>
            <w:noWrap/>
          </w:tcPr>
          <w:p w14:paraId="0CE54F40" w14:textId="77777777" w:rsidR="00E30E09" w:rsidRPr="00585590" w:rsidRDefault="00E30E09" w:rsidP="004B79E3">
            <w:pPr>
              <w:pStyle w:val="BodyText"/>
              <w:ind w:left="0"/>
              <w:rPr>
                <w:rFonts w:cstheme="minorHAnsi"/>
                <w:sz w:val="18"/>
                <w:szCs w:val="18"/>
              </w:rPr>
            </w:pPr>
            <w:r w:rsidRPr="00585590">
              <w:rPr>
                <w:sz w:val="18"/>
                <w:szCs w:val="18"/>
              </w:rPr>
              <w:t>VIOR_3.3.7</w:t>
            </w:r>
          </w:p>
        </w:tc>
        <w:tc>
          <w:tcPr>
            <w:tcW w:w="686" w:type="dxa"/>
          </w:tcPr>
          <w:p w14:paraId="0CE54F41"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F42"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4F43"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 xml:space="preserve">The initial roaming partner will complete a VoLTE inbound roaming </w:t>
            </w:r>
            <w:r w:rsidRPr="00585590">
              <w:rPr>
                <w:rFonts w:ascii="Calibri" w:hAnsi="Calibri" w:cs="Calibri"/>
                <w:i/>
                <w:sz w:val="18"/>
                <w:szCs w:val="18"/>
              </w:rPr>
              <w:t>trial</w:t>
            </w:r>
            <w:r w:rsidRPr="00585590">
              <w:rPr>
                <w:rFonts w:ascii="Calibri" w:hAnsi="Calibri" w:cs="Calibri"/>
                <w:sz w:val="18"/>
                <w:szCs w:val="18"/>
              </w:rPr>
              <w:t xml:space="preserve"> with USCC prior to implementation.</w:t>
            </w:r>
          </w:p>
        </w:tc>
        <w:tc>
          <w:tcPr>
            <w:tcW w:w="945" w:type="dxa"/>
          </w:tcPr>
          <w:p w14:paraId="0CE54F44" w14:textId="77777777" w:rsidR="00E30E09" w:rsidRPr="00D1539F" w:rsidRDefault="00E30E09" w:rsidP="004B79E3">
            <w:pPr>
              <w:pStyle w:val="BodyText"/>
              <w:ind w:left="0"/>
              <w:rPr>
                <w:sz w:val="18"/>
                <w:szCs w:val="18"/>
              </w:rPr>
            </w:pPr>
            <w:r>
              <w:rPr>
                <w:sz w:val="18"/>
                <w:szCs w:val="18"/>
              </w:rPr>
              <w:t>N/A</w:t>
            </w:r>
          </w:p>
        </w:tc>
        <w:tc>
          <w:tcPr>
            <w:tcW w:w="1020" w:type="dxa"/>
          </w:tcPr>
          <w:p w14:paraId="0CE54F45" w14:textId="77777777" w:rsidR="00E30E09" w:rsidRPr="00D1539F" w:rsidRDefault="00E30E09" w:rsidP="004B79E3">
            <w:pPr>
              <w:pStyle w:val="BodyText"/>
              <w:ind w:left="0"/>
              <w:rPr>
                <w:sz w:val="18"/>
                <w:szCs w:val="18"/>
              </w:rPr>
            </w:pPr>
            <w:r>
              <w:rPr>
                <w:sz w:val="18"/>
                <w:szCs w:val="18"/>
              </w:rPr>
              <w:t>N/A</w:t>
            </w:r>
          </w:p>
        </w:tc>
        <w:tc>
          <w:tcPr>
            <w:tcW w:w="789" w:type="dxa"/>
          </w:tcPr>
          <w:p w14:paraId="0CE54F46" w14:textId="77777777" w:rsidR="00E30E09" w:rsidRPr="00D1539F" w:rsidRDefault="00E30E09" w:rsidP="004B79E3">
            <w:pPr>
              <w:pStyle w:val="BodyText"/>
              <w:ind w:left="0"/>
              <w:rPr>
                <w:sz w:val="18"/>
                <w:szCs w:val="18"/>
              </w:rPr>
            </w:pPr>
            <w:r>
              <w:rPr>
                <w:sz w:val="18"/>
                <w:szCs w:val="18"/>
              </w:rPr>
              <w:t>N/A</w:t>
            </w:r>
          </w:p>
        </w:tc>
      </w:tr>
      <w:tr w:rsidR="00E30E09" w:rsidRPr="00AD142E" w14:paraId="0CE54F4F" w14:textId="77777777" w:rsidTr="009B1E14">
        <w:trPr>
          <w:trHeight w:val="576"/>
        </w:trPr>
        <w:tc>
          <w:tcPr>
            <w:tcW w:w="1348" w:type="dxa"/>
            <w:noWrap/>
          </w:tcPr>
          <w:p w14:paraId="0CE54F48" w14:textId="77777777" w:rsidR="00E30E09" w:rsidRPr="00585590" w:rsidRDefault="00E30E09" w:rsidP="004B79E3">
            <w:pPr>
              <w:pStyle w:val="BodyText"/>
              <w:ind w:left="0"/>
              <w:rPr>
                <w:rFonts w:cstheme="minorHAnsi"/>
                <w:sz w:val="18"/>
                <w:szCs w:val="18"/>
              </w:rPr>
            </w:pPr>
            <w:r w:rsidRPr="00585590">
              <w:rPr>
                <w:sz w:val="18"/>
                <w:szCs w:val="18"/>
              </w:rPr>
              <w:lastRenderedPageBreak/>
              <w:t>VIOR_3.3.8</w:t>
            </w:r>
          </w:p>
        </w:tc>
        <w:tc>
          <w:tcPr>
            <w:tcW w:w="686" w:type="dxa"/>
          </w:tcPr>
          <w:p w14:paraId="0CE54F49"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F4A"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4F4B"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Roaming partner(s) will complete market level testing with USCC prior to implementation.</w:t>
            </w:r>
          </w:p>
        </w:tc>
        <w:tc>
          <w:tcPr>
            <w:tcW w:w="945" w:type="dxa"/>
          </w:tcPr>
          <w:p w14:paraId="0CE54F4C" w14:textId="77777777" w:rsidR="00E30E09" w:rsidRPr="00D1539F" w:rsidRDefault="00E30E09" w:rsidP="004B79E3">
            <w:pPr>
              <w:pStyle w:val="BodyText"/>
              <w:ind w:left="0"/>
              <w:rPr>
                <w:sz w:val="18"/>
                <w:szCs w:val="18"/>
              </w:rPr>
            </w:pPr>
            <w:r>
              <w:rPr>
                <w:sz w:val="18"/>
                <w:szCs w:val="18"/>
              </w:rPr>
              <w:t>N/A</w:t>
            </w:r>
          </w:p>
        </w:tc>
        <w:tc>
          <w:tcPr>
            <w:tcW w:w="1020" w:type="dxa"/>
          </w:tcPr>
          <w:p w14:paraId="0CE54F4D" w14:textId="77777777" w:rsidR="00E30E09" w:rsidRPr="00D1539F" w:rsidRDefault="00E30E09" w:rsidP="004B79E3">
            <w:pPr>
              <w:pStyle w:val="BodyText"/>
              <w:ind w:left="0"/>
              <w:rPr>
                <w:sz w:val="18"/>
                <w:szCs w:val="18"/>
              </w:rPr>
            </w:pPr>
            <w:r>
              <w:rPr>
                <w:sz w:val="18"/>
                <w:szCs w:val="18"/>
              </w:rPr>
              <w:t>N/A</w:t>
            </w:r>
          </w:p>
        </w:tc>
        <w:tc>
          <w:tcPr>
            <w:tcW w:w="789" w:type="dxa"/>
          </w:tcPr>
          <w:p w14:paraId="0CE54F4E" w14:textId="77777777" w:rsidR="00E30E09" w:rsidRPr="00D1539F" w:rsidRDefault="00E30E09" w:rsidP="004B79E3">
            <w:pPr>
              <w:pStyle w:val="BodyText"/>
              <w:ind w:left="0"/>
              <w:rPr>
                <w:sz w:val="18"/>
                <w:szCs w:val="18"/>
              </w:rPr>
            </w:pPr>
            <w:r>
              <w:rPr>
                <w:sz w:val="18"/>
                <w:szCs w:val="18"/>
              </w:rPr>
              <w:t>N/A</w:t>
            </w:r>
          </w:p>
        </w:tc>
      </w:tr>
      <w:tr w:rsidR="00E30E09" w:rsidRPr="00AD142E" w14:paraId="0CE54F57" w14:textId="77777777" w:rsidTr="009B1E14">
        <w:trPr>
          <w:trHeight w:val="576"/>
        </w:trPr>
        <w:tc>
          <w:tcPr>
            <w:tcW w:w="1348" w:type="dxa"/>
            <w:noWrap/>
          </w:tcPr>
          <w:p w14:paraId="0CE54F50" w14:textId="77777777" w:rsidR="00E30E09" w:rsidRPr="00585590" w:rsidRDefault="00E30E09" w:rsidP="004B79E3">
            <w:pPr>
              <w:pStyle w:val="BodyText"/>
              <w:ind w:left="0"/>
              <w:rPr>
                <w:rFonts w:cstheme="minorHAnsi"/>
                <w:sz w:val="18"/>
                <w:szCs w:val="18"/>
              </w:rPr>
            </w:pPr>
            <w:r w:rsidRPr="00585590">
              <w:rPr>
                <w:sz w:val="18"/>
                <w:szCs w:val="18"/>
              </w:rPr>
              <w:t>VIOR_3.3.9</w:t>
            </w:r>
          </w:p>
        </w:tc>
        <w:tc>
          <w:tcPr>
            <w:tcW w:w="686" w:type="dxa"/>
          </w:tcPr>
          <w:p w14:paraId="0CE54F51"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F52"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4F53"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Create a document to capture the process for onboarding additional VoLTE roaming partners.</w:t>
            </w:r>
          </w:p>
        </w:tc>
        <w:tc>
          <w:tcPr>
            <w:tcW w:w="945" w:type="dxa"/>
          </w:tcPr>
          <w:p w14:paraId="0CE54F54" w14:textId="77777777" w:rsidR="00E30E09" w:rsidRPr="00D1539F" w:rsidRDefault="00E30E09" w:rsidP="004B79E3">
            <w:pPr>
              <w:pStyle w:val="BodyText"/>
              <w:ind w:left="0"/>
              <w:rPr>
                <w:sz w:val="18"/>
                <w:szCs w:val="18"/>
              </w:rPr>
            </w:pPr>
            <w:r>
              <w:rPr>
                <w:sz w:val="18"/>
                <w:szCs w:val="18"/>
              </w:rPr>
              <w:t>N/A</w:t>
            </w:r>
          </w:p>
        </w:tc>
        <w:tc>
          <w:tcPr>
            <w:tcW w:w="1020" w:type="dxa"/>
          </w:tcPr>
          <w:p w14:paraId="0CE54F55" w14:textId="77777777" w:rsidR="00E30E09" w:rsidRPr="00D1539F" w:rsidRDefault="00E30E09" w:rsidP="004B79E3">
            <w:pPr>
              <w:pStyle w:val="BodyText"/>
              <w:ind w:left="0"/>
              <w:rPr>
                <w:sz w:val="18"/>
                <w:szCs w:val="18"/>
              </w:rPr>
            </w:pPr>
            <w:r>
              <w:rPr>
                <w:sz w:val="18"/>
                <w:szCs w:val="18"/>
              </w:rPr>
              <w:t>N/A</w:t>
            </w:r>
          </w:p>
        </w:tc>
        <w:tc>
          <w:tcPr>
            <w:tcW w:w="789" w:type="dxa"/>
          </w:tcPr>
          <w:p w14:paraId="0CE54F56" w14:textId="77777777" w:rsidR="00E30E09" w:rsidRPr="00D1539F" w:rsidRDefault="00E30E09" w:rsidP="004B79E3">
            <w:pPr>
              <w:pStyle w:val="BodyText"/>
              <w:ind w:left="0"/>
              <w:rPr>
                <w:sz w:val="18"/>
                <w:szCs w:val="18"/>
              </w:rPr>
            </w:pPr>
            <w:r>
              <w:rPr>
                <w:sz w:val="18"/>
                <w:szCs w:val="18"/>
              </w:rPr>
              <w:t>N/A</w:t>
            </w:r>
          </w:p>
        </w:tc>
      </w:tr>
      <w:tr w:rsidR="00E30E09" w:rsidRPr="00AD142E" w14:paraId="0CE54F5F" w14:textId="77777777" w:rsidTr="009B1E14">
        <w:trPr>
          <w:trHeight w:val="576"/>
        </w:trPr>
        <w:tc>
          <w:tcPr>
            <w:tcW w:w="1348" w:type="dxa"/>
            <w:noWrap/>
          </w:tcPr>
          <w:p w14:paraId="0CE54F58" w14:textId="77777777" w:rsidR="00E30E09" w:rsidRPr="00585590" w:rsidRDefault="00E30E09" w:rsidP="004B79E3">
            <w:pPr>
              <w:pStyle w:val="BodyText"/>
              <w:ind w:left="0"/>
              <w:rPr>
                <w:rFonts w:cstheme="minorHAnsi"/>
                <w:sz w:val="18"/>
                <w:szCs w:val="18"/>
              </w:rPr>
            </w:pPr>
            <w:r w:rsidRPr="00585590">
              <w:rPr>
                <w:sz w:val="18"/>
                <w:szCs w:val="18"/>
              </w:rPr>
              <w:t>VIOR_3.3.10</w:t>
            </w:r>
          </w:p>
        </w:tc>
        <w:tc>
          <w:tcPr>
            <w:tcW w:w="686" w:type="dxa"/>
          </w:tcPr>
          <w:p w14:paraId="0CE54F59"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F5A"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4F5B"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Create a document to capture the process for onboarding additional USCC VoLTE markets.</w:t>
            </w:r>
          </w:p>
        </w:tc>
        <w:tc>
          <w:tcPr>
            <w:tcW w:w="945" w:type="dxa"/>
          </w:tcPr>
          <w:p w14:paraId="0CE54F5C" w14:textId="77777777" w:rsidR="00E30E09" w:rsidRPr="00D1539F" w:rsidRDefault="00E30E09" w:rsidP="004B79E3">
            <w:pPr>
              <w:pStyle w:val="BodyText"/>
              <w:ind w:left="0"/>
              <w:rPr>
                <w:sz w:val="18"/>
                <w:szCs w:val="18"/>
              </w:rPr>
            </w:pPr>
            <w:r>
              <w:rPr>
                <w:sz w:val="18"/>
                <w:szCs w:val="18"/>
              </w:rPr>
              <w:t>N/A</w:t>
            </w:r>
          </w:p>
        </w:tc>
        <w:tc>
          <w:tcPr>
            <w:tcW w:w="1020" w:type="dxa"/>
          </w:tcPr>
          <w:p w14:paraId="0CE54F5D" w14:textId="77777777" w:rsidR="00E30E09" w:rsidRPr="00D1539F" w:rsidRDefault="00E30E09" w:rsidP="004B79E3">
            <w:pPr>
              <w:pStyle w:val="BodyText"/>
              <w:ind w:left="0"/>
              <w:rPr>
                <w:sz w:val="18"/>
                <w:szCs w:val="18"/>
              </w:rPr>
            </w:pPr>
            <w:r>
              <w:rPr>
                <w:sz w:val="18"/>
                <w:szCs w:val="18"/>
              </w:rPr>
              <w:t>N/A</w:t>
            </w:r>
          </w:p>
        </w:tc>
        <w:tc>
          <w:tcPr>
            <w:tcW w:w="789" w:type="dxa"/>
          </w:tcPr>
          <w:p w14:paraId="0CE54F5E" w14:textId="77777777" w:rsidR="00E30E09" w:rsidRPr="00D1539F" w:rsidRDefault="00E30E09" w:rsidP="004B79E3">
            <w:pPr>
              <w:pStyle w:val="BodyText"/>
              <w:ind w:left="0"/>
              <w:rPr>
                <w:sz w:val="18"/>
                <w:szCs w:val="18"/>
              </w:rPr>
            </w:pPr>
            <w:r>
              <w:rPr>
                <w:sz w:val="18"/>
                <w:szCs w:val="18"/>
              </w:rPr>
              <w:t>N/A</w:t>
            </w:r>
          </w:p>
        </w:tc>
      </w:tr>
      <w:tr w:rsidR="00E30E09" w:rsidRPr="00AD142E" w14:paraId="0CE54F67" w14:textId="77777777" w:rsidTr="009B1E14">
        <w:trPr>
          <w:trHeight w:val="576"/>
        </w:trPr>
        <w:tc>
          <w:tcPr>
            <w:tcW w:w="1348" w:type="dxa"/>
            <w:noWrap/>
          </w:tcPr>
          <w:p w14:paraId="0CE54F60" w14:textId="77777777" w:rsidR="00E30E09" w:rsidRPr="00585590" w:rsidRDefault="00E30E09" w:rsidP="004B79E3">
            <w:pPr>
              <w:pStyle w:val="BodyText"/>
              <w:ind w:left="0"/>
              <w:rPr>
                <w:rFonts w:cstheme="minorHAnsi"/>
                <w:sz w:val="18"/>
                <w:szCs w:val="18"/>
              </w:rPr>
            </w:pPr>
            <w:r w:rsidRPr="00585590">
              <w:rPr>
                <w:sz w:val="18"/>
                <w:szCs w:val="18"/>
              </w:rPr>
              <w:t>VIOR_3.3.11</w:t>
            </w:r>
          </w:p>
        </w:tc>
        <w:tc>
          <w:tcPr>
            <w:tcW w:w="686" w:type="dxa"/>
          </w:tcPr>
          <w:p w14:paraId="0CE54F61"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F62"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4F63"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Launch with roaming partner.</w:t>
            </w:r>
          </w:p>
        </w:tc>
        <w:tc>
          <w:tcPr>
            <w:tcW w:w="945" w:type="dxa"/>
          </w:tcPr>
          <w:p w14:paraId="0CE54F64" w14:textId="77777777" w:rsidR="00E30E09" w:rsidRPr="00D1539F" w:rsidRDefault="00E30E09" w:rsidP="004B79E3">
            <w:pPr>
              <w:pStyle w:val="BodyText"/>
              <w:ind w:left="0"/>
              <w:rPr>
                <w:sz w:val="18"/>
                <w:szCs w:val="18"/>
              </w:rPr>
            </w:pPr>
            <w:r>
              <w:rPr>
                <w:sz w:val="18"/>
                <w:szCs w:val="18"/>
              </w:rPr>
              <w:t>N/A</w:t>
            </w:r>
          </w:p>
        </w:tc>
        <w:tc>
          <w:tcPr>
            <w:tcW w:w="1020" w:type="dxa"/>
          </w:tcPr>
          <w:p w14:paraId="0CE54F65" w14:textId="77777777" w:rsidR="00E30E09" w:rsidRPr="00D1539F" w:rsidRDefault="00E30E09" w:rsidP="004B79E3">
            <w:pPr>
              <w:pStyle w:val="BodyText"/>
              <w:ind w:left="0"/>
              <w:rPr>
                <w:sz w:val="18"/>
                <w:szCs w:val="18"/>
              </w:rPr>
            </w:pPr>
            <w:r>
              <w:rPr>
                <w:sz w:val="18"/>
                <w:szCs w:val="18"/>
              </w:rPr>
              <w:t>N/A</w:t>
            </w:r>
          </w:p>
        </w:tc>
        <w:tc>
          <w:tcPr>
            <w:tcW w:w="789" w:type="dxa"/>
          </w:tcPr>
          <w:p w14:paraId="0CE54F66" w14:textId="77777777" w:rsidR="00E30E09" w:rsidRPr="00D1539F" w:rsidRDefault="00E30E09" w:rsidP="004B79E3">
            <w:pPr>
              <w:pStyle w:val="BodyText"/>
              <w:ind w:left="0"/>
              <w:rPr>
                <w:sz w:val="18"/>
                <w:szCs w:val="18"/>
              </w:rPr>
            </w:pPr>
            <w:r>
              <w:rPr>
                <w:sz w:val="18"/>
                <w:szCs w:val="18"/>
              </w:rPr>
              <w:t>N/A</w:t>
            </w:r>
          </w:p>
        </w:tc>
      </w:tr>
      <w:tr w:rsidR="00E30E09" w:rsidRPr="00AD142E" w14:paraId="0CE54F6F" w14:textId="77777777" w:rsidTr="009B1E14">
        <w:trPr>
          <w:trHeight w:val="576"/>
        </w:trPr>
        <w:tc>
          <w:tcPr>
            <w:tcW w:w="1348" w:type="dxa"/>
            <w:noWrap/>
          </w:tcPr>
          <w:p w14:paraId="0CE54F68" w14:textId="77777777" w:rsidR="00E30E09" w:rsidRPr="00585590" w:rsidRDefault="00E30E09" w:rsidP="004B79E3">
            <w:pPr>
              <w:pStyle w:val="BodyText"/>
              <w:ind w:left="0"/>
              <w:rPr>
                <w:rFonts w:cstheme="minorHAnsi"/>
                <w:sz w:val="18"/>
                <w:szCs w:val="18"/>
              </w:rPr>
            </w:pPr>
            <w:r w:rsidRPr="00585590">
              <w:rPr>
                <w:sz w:val="18"/>
                <w:szCs w:val="18"/>
              </w:rPr>
              <w:t>VIOR_3.3.12</w:t>
            </w:r>
          </w:p>
        </w:tc>
        <w:tc>
          <w:tcPr>
            <w:tcW w:w="686" w:type="dxa"/>
          </w:tcPr>
          <w:p w14:paraId="0CE54F69"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F6A"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4F6B"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 xml:space="preserve">USCC® will contract with third party vendors (clearinghouse) that will provide settlement capabilities for USCC® and their roaming partner(s).  </w:t>
            </w:r>
          </w:p>
        </w:tc>
        <w:tc>
          <w:tcPr>
            <w:tcW w:w="945" w:type="dxa"/>
          </w:tcPr>
          <w:p w14:paraId="0CE54F6C" w14:textId="77777777" w:rsidR="00E30E09" w:rsidRPr="00D1539F" w:rsidRDefault="00E30E09" w:rsidP="004B79E3">
            <w:pPr>
              <w:pStyle w:val="BodyText"/>
              <w:ind w:left="0"/>
              <w:rPr>
                <w:sz w:val="18"/>
                <w:szCs w:val="18"/>
              </w:rPr>
            </w:pPr>
            <w:r>
              <w:rPr>
                <w:sz w:val="18"/>
                <w:szCs w:val="18"/>
              </w:rPr>
              <w:t>N/A</w:t>
            </w:r>
          </w:p>
        </w:tc>
        <w:tc>
          <w:tcPr>
            <w:tcW w:w="1020" w:type="dxa"/>
          </w:tcPr>
          <w:p w14:paraId="0CE54F6D" w14:textId="77777777" w:rsidR="00E30E09" w:rsidRPr="00D1539F" w:rsidRDefault="00E30E09" w:rsidP="004B79E3">
            <w:pPr>
              <w:pStyle w:val="BodyText"/>
              <w:ind w:left="0"/>
              <w:rPr>
                <w:sz w:val="18"/>
                <w:szCs w:val="18"/>
              </w:rPr>
            </w:pPr>
            <w:r>
              <w:rPr>
                <w:sz w:val="18"/>
                <w:szCs w:val="18"/>
              </w:rPr>
              <w:t>N/A</w:t>
            </w:r>
          </w:p>
        </w:tc>
        <w:tc>
          <w:tcPr>
            <w:tcW w:w="789" w:type="dxa"/>
          </w:tcPr>
          <w:p w14:paraId="0CE54F6E" w14:textId="77777777" w:rsidR="00E30E09" w:rsidRPr="00D1539F" w:rsidRDefault="00E30E09" w:rsidP="004B79E3">
            <w:pPr>
              <w:pStyle w:val="BodyText"/>
              <w:ind w:left="0"/>
              <w:rPr>
                <w:sz w:val="18"/>
                <w:szCs w:val="18"/>
              </w:rPr>
            </w:pPr>
            <w:r>
              <w:rPr>
                <w:sz w:val="18"/>
                <w:szCs w:val="18"/>
              </w:rPr>
              <w:t>N/A</w:t>
            </w:r>
          </w:p>
        </w:tc>
      </w:tr>
      <w:tr w:rsidR="00E30E09" w:rsidRPr="00AD142E" w14:paraId="0CE54F77" w14:textId="77777777" w:rsidTr="009B1E14">
        <w:trPr>
          <w:trHeight w:val="576"/>
        </w:trPr>
        <w:tc>
          <w:tcPr>
            <w:tcW w:w="1348" w:type="dxa"/>
            <w:noWrap/>
          </w:tcPr>
          <w:p w14:paraId="0CE54F70" w14:textId="77777777" w:rsidR="00E30E09" w:rsidRPr="00585590" w:rsidRDefault="00E30E09" w:rsidP="004B79E3">
            <w:pPr>
              <w:pStyle w:val="BodyText"/>
              <w:ind w:left="0"/>
              <w:rPr>
                <w:rFonts w:cstheme="minorHAnsi"/>
                <w:sz w:val="18"/>
                <w:szCs w:val="18"/>
              </w:rPr>
            </w:pPr>
            <w:r w:rsidRPr="00585590">
              <w:rPr>
                <w:sz w:val="18"/>
                <w:szCs w:val="18"/>
              </w:rPr>
              <w:t>VIOR_3.3.12.1</w:t>
            </w:r>
          </w:p>
        </w:tc>
        <w:tc>
          <w:tcPr>
            <w:tcW w:w="686" w:type="dxa"/>
          </w:tcPr>
          <w:p w14:paraId="0CE54F71"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F72"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4F73"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 xml:space="preserve">Mediation will have visibility into third party vendors (clearinghouse) agreements. </w:t>
            </w:r>
          </w:p>
        </w:tc>
        <w:tc>
          <w:tcPr>
            <w:tcW w:w="945" w:type="dxa"/>
          </w:tcPr>
          <w:p w14:paraId="0CE54F74" w14:textId="77777777" w:rsidR="00E30E09" w:rsidRPr="00D1539F" w:rsidRDefault="00E30E09" w:rsidP="004B79E3">
            <w:pPr>
              <w:pStyle w:val="BodyText"/>
              <w:ind w:left="0"/>
              <w:rPr>
                <w:sz w:val="18"/>
                <w:szCs w:val="18"/>
              </w:rPr>
            </w:pPr>
            <w:r>
              <w:rPr>
                <w:sz w:val="18"/>
                <w:szCs w:val="18"/>
              </w:rPr>
              <w:t>N/A</w:t>
            </w:r>
          </w:p>
        </w:tc>
        <w:tc>
          <w:tcPr>
            <w:tcW w:w="1020" w:type="dxa"/>
          </w:tcPr>
          <w:p w14:paraId="0CE54F75" w14:textId="77777777" w:rsidR="00E30E09" w:rsidRPr="00D1539F" w:rsidRDefault="00E30E09" w:rsidP="004B79E3">
            <w:pPr>
              <w:pStyle w:val="BodyText"/>
              <w:ind w:left="0"/>
              <w:rPr>
                <w:sz w:val="18"/>
                <w:szCs w:val="18"/>
              </w:rPr>
            </w:pPr>
            <w:r>
              <w:rPr>
                <w:sz w:val="18"/>
                <w:szCs w:val="18"/>
              </w:rPr>
              <w:t>N/A</w:t>
            </w:r>
          </w:p>
        </w:tc>
        <w:tc>
          <w:tcPr>
            <w:tcW w:w="789" w:type="dxa"/>
          </w:tcPr>
          <w:p w14:paraId="0CE54F76" w14:textId="77777777" w:rsidR="00E30E09" w:rsidRPr="00D1539F" w:rsidRDefault="00E30E09" w:rsidP="004B79E3">
            <w:pPr>
              <w:pStyle w:val="BodyText"/>
              <w:ind w:left="0"/>
              <w:rPr>
                <w:sz w:val="18"/>
                <w:szCs w:val="18"/>
              </w:rPr>
            </w:pPr>
            <w:r>
              <w:rPr>
                <w:sz w:val="18"/>
                <w:szCs w:val="18"/>
              </w:rPr>
              <w:t>N/A</w:t>
            </w:r>
          </w:p>
        </w:tc>
      </w:tr>
      <w:tr w:rsidR="00E30E09" w:rsidRPr="00AD142E" w14:paraId="0CE54F7F" w14:textId="77777777" w:rsidTr="009B1E14">
        <w:trPr>
          <w:trHeight w:val="576"/>
        </w:trPr>
        <w:tc>
          <w:tcPr>
            <w:tcW w:w="1348" w:type="dxa"/>
            <w:noWrap/>
          </w:tcPr>
          <w:p w14:paraId="0CE54F78" w14:textId="77777777" w:rsidR="00E30E09" w:rsidRPr="00585590" w:rsidRDefault="00E30E09" w:rsidP="004B79E3">
            <w:pPr>
              <w:pStyle w:val="BodyText"/>
              <w:ind w:left="0"/>
              <w:rPr>
                <w:rFonts w:cstheme="minorHAnsi"/>
                <w:sz w:val="18"/>
                <w:szCs w:val="18"/>
              </w:rPr>
            </w:pPr>
            <w:r w:rsidRPr="00585590">
              <w:rPr>
                <w:sz w:val="18"/>
                <w:szCs w:val="18"/>
              </w:rPr>
              <w:t>VIOR_3.3.14</w:t>
            </w:r>
          </w:p>
        </w:tc>
        <w:tc>
          <w:tcPr>
            <w:tcW w:w="686" w:type="dxa"/>
          </w:tcPr>
          <w:p w14:paraId="0CE54F79"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F7A"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4F7B"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 xml:space="preserve">A designated clearing house (DCH &amp; FCH) will be selected for each roaming partner. </w:t>
            </w:r>
          </w:p>
        </w:tc>
        <w:tc>
          <w:tcPr>
            <w:tcW w:w="945" w:type="dxa"/>
          </w:tcPr>
          <w:p w14:paraId="0CE54F7C" w14:textId="77777777" w:rsidR="00E30E09" w:rsidRPr="00D1539F" w:rsidRDefault="00E30E09" w:rsidP="004B79E3">
            <w:pPr>
              <w:pStyle w:val="BodyText"/>
              <w:ind w:left="0"/>
              <w:rPr>
                <w:sz w:val="18"/>
                <w:szCs w:val="18"/>
              </w:rPr>
            </w:pPr>
            <w:r>
              <w:rPr>
                <w:sz w:val="18"/>
                <w:szCs w:val="18"/>
              </w:rPr>
              <w:t>N/A</w:t>
            </w:r>
          </w:p>
        </w:tc>
        <w:tc>
          <w:tcPr>
            <w:tcW w:w="1020" w:type="dxa"/>
          </w:tcPr>
          <w:p w14:paraId="0CE54F7D" w14:textId="77777777" w:rsidR="00E30E09" w:rsidRPr="00D1539F" w:rsidRDefault="00E30E09" w:rsidP="004B79E3">
            <w:pPr>
              <w:pStyle w:val="BodyText"/>
              <w:ind w:left="0"/>
              <w:rPr>
                <w:sz w:val="18"/>
                <w:szCs w:val="18"/>
              </w:rPr>
            </w:pPr>
            <w:r>
              <w:rPr>
                <w:sz w:val="18"/>
                <w:szCs w:val="18"/>
              </w:rPr>
              <w:t>N/A</w:t>
            </w:r>
          </w:p>
        </w:tc>
        <w:tc>
          <w:tcPr>
            <w:tcW w:w="789" w:type="dxa"/>
          </w:tcPr>
          <w:p w14:paraId="0CE54F7E" w14:textId="77777777" w:rsidR="00E30E09" w:rsidRPr="00D1539F" w:rsidRDefault="00E30E09" w:rsidP="004B79E3">
            <w:pPr>
              <w:pStyle w:val="BodyText"/>
              <w:ind w:left="0"/>
              <w:rPr>
                <w:sz w:val="18"/>
                <w:szCs w:val="18"/>
              </w:rPr>
            </w:pPr>
            <w:r>
              <w:rPr>
                <w:sz w:val="18"/>
                <w:szCs w:val="18"/>
              </w:rPr>
              <w:t>N/A</w:t>
            </w:r>
          </w:p>
        </w:tc>
      </w:tr>
      <w:tr w:rsidR="00E30E09" w:rsidRPr="00AD142E" w14:paraId="0CE54F87" w14:textId="77777777" w:rsidTr="009B1E14">
        <w:trPr>
          <w:trHeight w:val="576"/>
        </w:trPr>
        <w:tc>
          <w:tcPr>
            <w:tcW w:w="1348" w:type="dxa"/>
            <w:noWrap/>
          </w:tcPr>
          <w:p w14:paraId="0CE54F80" w14:textId="77777777" w:rsidR="00E30E09" w:rsidRPr="00585590" w:rsidRDefault="00E30E09" w:rsidP="004B79E3">
            <w:pPr>
              <w:pStyle w:val="BodyText"/>
              <w:ind w:left="0"/>
              <w:rPr>
                <w:rFonts w:cstheme="minorHAnsi"/>
                <w:sz w:val="18"/>
                <w:szCs w:val="18"/>
              </w:rPr>
            </w:pPr>
            <w:r w:rsidRPr="00585590">
              <w:rPr>
                <w:sz w:val="18"/>
                <w:szCs w:val="18"/>
              </w:rPr>
              <w:t>VIOR_3.3.15</w:t>
            </w:r>
          </w:p>
        </w:tc>
        <w:tc>
          <w:tcPr>
            <w:tcW w:w="686" w:type="dxa"/>
          </w:tcPr>
          <w:p w14:paraId="0CE54F81"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F82"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4F83"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All LTE and VoLTE traffic for a roaming partner will flow through the same clearing house.</w:t>
            </w:r>
          </w:p>
        </w:tc>
        <w:tc>
          <w:tcPr>
            <w:tcW w:w="945" w:type="dxa"/>
          </w:tcPr>
          <w:p w14:paraId="0CE54F84" w14:textId="77777777" w:rsidR="00E30E09" w:rsidRPr="00D1539F" w:rsidRDefault="00E30E09" w:rsidP="004B79E3">
            <w:pPr>
              <w:pStyle w:val="BodyText"/>
              <w:ind w:left="0"/>
              <w:rPr>
                <w:sz w:val="18"/>
                <w:szCs w:val="18"/>
              </w:rPr>
            </w:pPr>
            <w:r>
              <w:rPr>
                <w:sz w:val="18"/>
                <w:szCs w:val="18"/>
              </w:rPr>
              <w:t>N/A</w:t>
            </w:r>
          </w:p>
        </w:tc>
        <w:tc>
          <w:tcPr>
            <w:tcW w:w="1020" w:type="dxa"/>
          </w:tcPr>
          <w:p w14:paraId="0CE54F85" w14:textId="77777777" w:rsidR="00E30E09" w:rsidRPr="00D1539F" w:rsidRDefault="00E30E09" w:rsidP="004B79E3">
            <w:pPr>
              <w:pStyle w:val="BodyText"/>
              <w:ind w:left="0"/>
              <w:rPr>
                <w:sz w:val="18"/>
                <w:szCs w:val="18"/>
              </w:rPr>
            </w:pPr>
            <w:r>
              <w:rPr>
                <w:sz w:val="18"/>
                <w:szCs w:val="18"/>
              </w:rPr>
              <w:t>N/A</w:t>
            </w:r>
          </w:p>
        </w:tc>
        <w:tc>
          <w:tcPr>
            <w:tcW w:w="789" w:type="dxa"/>
          </w:tcPr>
          <w:p w14:paraId="0CE54F86" w14:textId="77777777" w:rsidR="00E30E09" w:rsidRPr="00D1539F" w:rsidRDefault="00E30E09" w:rsidP="004B79E3">
            <w:pPr>
              <w:pStyle w:val="BodyText"/>
              <w:ind w:left="0"/>
              <w:rPr>
                <w:sz w:val="18"/>
                <w:szCs w:val="18"/>
              </w:rPr>
            </w:pPr>
            <w:r>
              <w:rPr>
                <w:sz w:val="18"/>
                <w:szCs w:val="18"/>
              </w:rPr>
              <w:t>N/A</w:t>
            </w:r>
          </w:p>
        </w:tc>
      </w:tr>
      <w:tr w:rsidR="00E30E09" w:rsidRPr="00AD142E" w14:paraId="0CE54F8F" w14:textId="77777777" w:rsidTr="009B1E14">
        <w:trPr>
          <w:trHeight w:val="576"/>
        </w:trPr>
        <w:tc>
          <w:tcPr>
            <w:tcW w:w="1348" w:type="dxa"/>
            <w:noWrap/>
          </w:tcPr>
          <w:p w14:paraId="0CE54F88" w14:textId="77777777" w:rsidR="00E30E09" w:rsidRPr="00585590" w:rsidRDefault="00E30E09" w:rsidP="004B79E3">
            <w:pPr>
              <w:pStyle w:val="BodyText"/>
              <w:ind w:left="0"/>
              <w:rPr>
                <w:rFonts w:cstheme="minorHAnsi"/>
                <w:sz w:val="18"/>
                <w:szCs w:val="18"/>
              </w:rPr>
            </w:pPr>
            <w:r w:rsidRPr="00585590">
              <w:rPr>
                <w:sz w:val="18"/>
                <w:szCs w:val="18"/>
              </w:rPr>
              <w:t>VIOR_3.3.16</w:t>
            </w:r>
          </w:p>
        </w:tc>
        <w:tc>
          <w:tcPr>
            <w:tcW w:w="686" w:type="dxa"/>
          </w:tcPr>
          <w:p w14:paraId="0CE54F89"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F8A"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4F8B"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Contracts will require legal review.</w:t>
            </w:r>
          </w:p>
        </w:tc>
        <w:tc>
          <w:tcPr>
            <w:tcW w:w="945" w:type="dxa"/>
          </w:tcPr>
          <w:p w14:paraId="0CE54F8C" w14:textId="77777777" w:rsidR="00E30E09" w:rsidRPr="00D1539F" w:rsidRDefault="00E30E09" w:rsidP="004B79E3">
            <w:pPr>
              <w:pStyle w:val="BodyText"/>
              <w:ind w:left="0"/>
              <w:rPr>
                <w:sz w:val="18"/>
                <w:szCs w:val="18"/>
              </w:rPr>
            </w:pPr>
            <w:r>
              <w:rPr>
                <w:sz w:val="18"/>
                <w:szCs w:val="18"/>
              </w:rPr>
              <w:t>N/A</w:t>
            </w:r>
          </w:p>
        </w:tc>
        <w:tc>
          <w:tcPr>
            <w:tcW w:w="1020" w:type="dxa"/>
          </w:tcPr>
          <w:p w14:paraId="0CE54F8D" w14:textId="77777777" w:rsidR="00E30E09" w:rsidRPr="00D1539F" w:rsidRDefault="00E30E09" w:rsidP="004B79E3">
            <w:pPr>
              <w:pStyle w:val="BodyText"/>
              <w:ind w:left="0"/>
              <w:rPr>
                <w:sz w:val="18"/>
                <w:szCs w:val="18"/>
              </w:rPr>
            </w:pPr>
            <w:r>
              <w:rPr>
                <w:sz w:val="18"/>
                <w:szCs w:val="18"/>
              </w:rPr>
              <w:t>N/A</w:t>
            </w:r>
          </w:p>
        </w:tc>
        <w:tc>
          <w:tcPr>
            <w:tcW w:w="789" w:type="dxa"/>
          </w:tcPr>
          <w:p w14:paraId="0CE54F8E" w14:textId="77777777" w:rsidR="00E30E09" w:rsidRPr="00D1539F" w:rsidRDefault="00E30E09" w:rsidP="004B79E3">
            <w:pPr>
              <w:pStyle w:val="BodyText"/>
              <w:ind w:left="0"/>
              <w:rPr>
                <w:sz w:val="18"/>
                <w:szCs w:val="18"/>
              </w:rPr>
            </w:pPr>
            <w:r>
              <w:rPr>
                <w:sz w:val="18"/>
                <w:szCs w:val="18"/>
              </w:rPr>
              <w:t>N/A</w:t>
            </w:r>
          </w:p>
        </w:tc>
      </w:tr>
      <w:tr w:rsidR="00E30E09" w:rsidRPr="00AD142E" w14:paraId="0CE54F97" w14:textId="77777777" w:rsidTr="009B1E14">
        <w:trPr>
          <w:trHeight w:val="576"/>
        </w:trPr>
        <w:tc>
          <w:tcPr>
            <w:tcW w:w="1348" w:type="dxa"/>
            <w:noWrap/>
          </w:tcPr>
          <w:p w14:paraId="0CE54F90" w14:textId="77777777" w:rsidR="00E30E09" w:rsidRPr="00585590" w:rsidRDefault="00E30E09" w:rsidP="004B79E3">
            <w:pPr>
              <w:pStyle w:val="BodyText"/>
              <w:ind w:left="0"/>
              <w:rPr>
                <w:rFonts w:cstheme="minorHAnsi"/>
                <w:sz w:val="18"/>
                <w:szCs w:val="18"/>
              </w:rPr>
            </w:pPr>
            <w:r w:rsidRPr="00585590">
              <w:rPr>
                <w:sz w:val="18"/>
                <w:szCs w:val="18"/>
              </w:rPr>
              <w:t>VIOR_3.3.17</w:t>
            </w:r>
          </w:p>
        </w:tc>
        <w:tc>
          <w:tcPr>
            <w:tcW w:w="686" w:type="dxa"/>
          </w:tcPr>
          <w:p w14:paraId="0CE54F91"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F92"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4F93"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The clearinghouse will serve as an intermediary for file exchanges between USCC® and their roaming partner(s).</w:t>
            </w:r>
          </w:p>
        </w:tc>
        <w:tc>
          <w:tcPr>
            <w:tcW w:w="945" w:type="dxa"/>
          </w:tcPr>
          <w:p w14:paraId="0CE54F94" w14:textId="77777777" w:rsidR="00E30E09" w:rsidRPr="00D1539F" w:rsidRDefault="00E30E09" w:rsidP="004B79E3">
            <w:pPr>
              <w:pStyle w:val="BodyText"/>
              <w:ind w:left="0"/>
              <w:rPr>
                <w:sz w:val="18"/>
                <w:szCs w:val="18"/>
              </w:rPr>
            </w:pPr>
            <w:r>
              <w:rPr>
                <w:sz w:val="18"/>
                <w:szCs w:val="18"/>
              </w:rPr>
              <w:t>N/A</w:t>
            </w:r>
          </w:p>
        </w:tc>
        <w:tc>
          <w:tcPr>
            <w:tcW w:w="1020" w:type="dxa"/>
          </w:tcPr>
          <w:p w14:paraId="0CE54F95" w14:textId="77777777" w:rsidR="00E30E09" w:rsidRPr="00D1539F" w:rsidRDefault="00E30E09" w:rsidP="004B79E3">
            <w:pPr>
              <w:pStyle w:val="BodyText"/>
              <w:ind w:left="0"/>
              <w:rPr>
                <w:sz w:val="18"/>
                <w:szCs w:val="18"/>
              </w:rPr>
            </w:pPr>
            <w:r>
              <w:rPr>
                <w:sz w:val="18"/>
                <w:szCs w:val="18"/>
              </w:rPr>
              <w:t>N/A</w:t>
            </w:r>
          </w:p>
        </w:tc>
        <w:tc>
          <w:tcPr>
            <w:tcW w:w="789" w:type="dxa"/>
          </w:tcPr>
          <w:p w14:paraId="0CE54F96" w14:textId="77777777" w:rsidR="00E30E09" w:rsidRPr="00D1539F" w:rsidRDefault="00E30E09" w:rsidP="004B79E3">
            <w:pPr>
              <w:pStyle w:val="BodyText"/>
              <w:ind w:left="0"/>
              <w:rPr>
                <w:sz w:val="18"/>
                <w:szCs w:val="18"/>
              </w:rPr>
            </w:pPr>
            <w:r>
              <w:rPr>
                <w:sz w:val="18"/>
                <w:szCs w:val="18"/>
              </w:rPr>
              <w:t>N/A</w:t>
            </w:r>
          </w:p>
        </w:tc>
      </w:tr>
      <w:tr w:rsidR="00E30E09" w:rsidRPr="00AD142E" w14:paraId="0CE54FA1" w14:textId="77777777" w:rsidTr="009B1E14">
        <w:trPr>
          <w:trHeight w:val="576"/>
        </w:trPr>
        <w:tc>
          <w:tcPr>
            <w:tcW w:w="1348" w:type="dxa"/>
            <w:noWrap/>
          </w:tcPr>
          <w:p w14:paraId="0CE54F98" w14:textId="77777777" w:rsidR="00E30E09" w:rsidRPr="00585590" w:rsidRDefault="00E30E09" w:rsidP="004B79E3">
            <w:pPr>
              <w:pStyle w:val="BodyText"/>
              <w:ind w:left="0"/>
              <w:rPr>
                <w:rFonts w:cstheme="minorHAnsi"/>
                <w:sz w:val="18"/>
                <w:szCs w:val="18"/>
              </w:rPr>
            </w:pPr>
            <w:r w:rsidRPr="00585590">
              <w:rPr>
                <w:sz w:val="18"/>
                <w:szCs w:val="18"/>
              </w:rPr>
              <w:t>VIOR_3.3.17.1</w:t>
            </w:r>
          </w:p>
        </w:tc>
        <w:tc>
          <w:tcPr>
            <w:tcW w:w="686" w:type="dxa"/>
          </w:tcPr>
          <w:p w14:paraId="0CE54F99"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F9A"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4F9B" w14:textId="77777777" w:rsidR="00E30E09" w:rsidRPr="00585590" w:rsidRDefault="00E30E09" w:rsidP="004B79E3">
            <w:pPr>
              <w:pStyle w:val="ListParagraph"/>
              <w:ind w:left="0"/>
              <w:rPr>
                <w:sz w:val="18"/>
                <w:szCs w:val="18"/>
              </w:rPr>
            </w:pPr>
            <w:r w:rsidRPr="00585590">
              <w:rPr>
                <w:sz w:val="18"/>
                <w:szCs w:val="18"/>
              </w:rPr>
              <w:t>The DCH will follow the GSMA BA.12 standard (Section 3.2).</w:t>
            </w:r>
          </w:p>
          <w:p w14:paraId="0CE54F9C" w14:textId="77777777" w:rsidR="00E30E09" w:rsidRPr="00585590" w:rsidRDefault="00E30E09" w:rsidP="004B79E3">
            <w:pPr>
              <w:pStyle w:val="ListParagraph"/>
              <w:ind w:left="0"/>
              <w:rPr>
                <w:sz w:val="18"/>
                <w:szCs w:val="18"/>
              </w:rPr>
            </w:pPr>
          </w:p>
          <w:p w14:paraId="0CE54F9D"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Note: BA.12 Transferred Account Procedure and Billing Information</w:t>
            </w:r>
          </w:p>
        </w:tc>
        <w:tc>
          <w:tcPr>
            <w:tcW w:w="945" w:type="dxa"/>
          </w:tcPr>
          <w:p w14:paraId="0CE54F9E" w14:textId="77777777" w:rsidR="00E30E09" w:rsidRPr="00D1539F" w:rsidRDefault="00E30E09" w:rsidP="004B79E3">
            <w:pPr>
              <w:pStyle w:val="BodyText"/>
              <w:ind w:left="0"/>
              <w:rPr>
                <w:sz w:val="18"/>
                <w:szCs w:val="18"/>
              </w:rPr>
            </w:pPr>
            <w:r>
              <w:rPr>
                <w:sz w:val="18"/>
                <w:szCs w:val="18"/>
              </w:rPr>
              <w:t>N/A</w:t>
            </w:r>
          </w:p>
        </w:tc>
        <w:tc>
          <w:tcPr>
            <w:tcW w:w="1020" w:type="dxa"/>
          </w:tcPr>
          <w:p w14:paraId="0CE54F9F" w14:textId="77777777" w:rsidR="00E30E09" w:rsidRPr="00D1539F" w:rsidRDefault="00E30E09" w:rsidP="004B79E3">
            <w:pPr>
              <w:pStyle w:val="BodyText"/>
              <w:ind w:left="0"/>
              <w:rPr>
                <w:sz w:val="18"/>
                <w:szCs w:val="18"/>
              </w:rPr>
            </w:pPr>
            <w:r>
              <w:rPr>
                <w:sz w:val="18"/>
                <w:szCs w:val="18"/>
              </w:rPr>
              <w:t>N/A</w:t>
            </w:r>
          </w:p>
        </w:tc>
        <w:tc>
          <w:tcPr>
            <w:tcW w:w="789" w:type="dxa"/>
          </w:tcPr>
          <w:p w14:paraId="0CE54FA0" w14:textId="77777777" w:rsidR="00E30E09" w:rsidRPr="00D1539F" w:rsidRDefault="00E30E09" w:rsidP="004B79E3">
            <w:pPr>
              <w:pStyle w:val="BodyText"/>
              <w:ind w:left="0"/>
              <w:rPr>
                <w:sz w:val="18"/>
                <w:szCs w:val="18"/>
              </w:rPr>
            </w:pPr>
            <w:r>
              <w:rPr>
                <w:sz w:val="18"/>
                <w:szCs w:val="18"/>
              </w:rPr>
              <w:t>N/A</w:t>
            </w:r>
          </w:p>
        </w:tc>
      </w:tr>
      <w:tr w:rsidR="00E30E09" w:rsidRPr="00AD142E" w14:paraId="0CE54FA9" w14:textId="77777777" w:rsidTr="009B1E14">
        <w:trPr>
          <w:trHeight w:val="576"/>
        </w:trPr>
        <w:tc>
          <w:tcPr>
            <w:tcW w:w="1348" w:type="dxa"/>
            <w:noWrap/>
          </w:tcPr>
          <w:p w14:paraId="0CE54FA2" w14:textId="77777777" w:rsidR="00E30E09" w:rsidRPr="00585590" w:rsidRDefault="00E30E09" w:rsidP="004B79E3">
            <w:pPr>
              <w:pStyle w:val="BodyText"/>
              <w:ind w:left="0"/>
              <w:rPr>
                <w:rFonts w:cstheme="minorHAnsi"/>
                <w:sz w:val="18"/>
                <w:szCs w:val="18"/>
              </w:rPr>
            </w:pPr>
            <w:r w:rsidRPr="00585590">
              <w:rPr>
                <w:sz w:val="18"/>
                <w:szCs w:val="18"/>
              </w:rPr>
              <w:t>VIOR_3.3.18</w:t>
            </w:r>
          </w:p>
        </w:tc>
        <w:tc>
          <w:tcPr>
            <w:tcW w:w="686" w:type="dxa"/>
          </w:tcPr>
          <w:p w14:paraId="0CE54FA3"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FA4"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4FA5"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The clearinghouse will handle collections and payments on behalf of USCC.</w:t>
            </w:r>
          </w:p>
        </w:tc>
        <w:tc>
          <w:tcPr>
            <w:tcW w:w="945" w:type="dxa"/>
          </w:tcPr>
          <w:p w14:paraId="0CE54FA6" w14:textId="77777777" w:rsidR="00E30E09" w:rsidRPr="00D1539F" w:rsidRDefault="00E30E09" w:rsidP="004B79E3">
            <w:pPr>
              <w:pStyle w:val="BodyText"/>
              <w:ind w:left="0"/>
              <w:rPr>
                <w:sz w:val="18"/>
                <w:szCs w:val="18"/>
              </w:rPr>
            </w:pPr>
            <w:r>
              <w:rPr>
                <w:sz w:val="18"/>
                <w:szCs w:val="18"/>
              </w:rPr>
              <w:t>N/A</w:t>
            </w:r>
          </w:p>
        </w:tc>
        <w:tc>
          <w:tcPr>
            <w:tcW w:w="1020" w:type="dxa"/>
          </w:tcPr>
          <w:p w14:paraId="0CE54FA7" w14:textId="77777777" w:rsidR="00E30E09" w:rsidRPr="00D1539F" w:rsidRDefault="00E30E09" w:rsidP="004B79E3">
            <w:pPr>
              <w:pStyle w:val="BodyText"/>
              <w:ind w:left="0"/>
              <w:rPr>
                <w:sz w:val="18"/>
                <w:szCs w:val="18"/>
              </w:rPr>
            </w:pPr>
            <w:r>
              <w:rPr>
                <w:sz w:val="18"/>
                <w:szCs w:val="18"/>
              </w:rPr>
              <w:t>N/A</w:t>
            </w:r>
          </w:p>
        </w:tc>
        <w:tc>
          <w:tcPr>
            <w:tcW w:w="789" w:type="dxa"/>
          </w:tcPr>
          <w:p w14:paraId="0CE54FA8" w14:textId="77777777" w:rsidR="00E30E09" w:rsidRPr="00D1539F" w:rsidRDefault="00E30E09" w:rsidP="004B79E3">
            <w:pPr>
              <w:pStyle w:val="BodyText"/>
              <w:ind w:left="0"/>
              <w:rPr>
                <w:sz w:val="18"/>
                <w:szCs w:val="18"/>
              </w:rPr>
            </w:pPr>
            <w:r>
              <w:rPr>
                <w:sz w:val="18"/>
                <w:szCs w:val="18"/>
              </w:rPr>
              <w:t>N/A</w:t>
            </w:r>
          </w:p>
        </w:tc>
      </w:tr>
      <w:tr w:rsidR="00E30E09" w:rsidRPr="00AD142E" w14:paraId="0CE54FB3" w14:textId="77777777" w:rsidTr="009B1E14">
        <w:trPr>
          <w:trHeight w:val="576"/>
        </w:trPr>
        <w:tc>
          <w:tcPr>
            <w:tcW w:w="1348" w:type="dxa"/>
            <w:noWrap/>
          </w:tcPr>
          <w:p w14:paraId="0CE54FAA" w14:textId="77777777" w:rsidR="00E30E09" w:rsidRPr="00585590" w:rsidRDefault="00E30E09" w:rsidP="004B79E3">
            <w:pPr>
              <w:pStyle w:val="BodyText"/>
              <w:ind w:left="0"/>
              <w:rPr>
                <w:rFonts w:cstheme="minorHAnsi"/>
                <w:sz w:val="18"/>
                <w:szCs w:val="18"/>
              </w:rPr>
            </w:pPr>
            <w:r w:rsidRPr="00585590">
              <w:rPr>
                <w:sz w:val="18"/>
                <w:szCs w:val="18"/>
              </w:rPr>
              <w:t>VIOR_3.3.19</w:t>
            </w:r>
          </w:p>
        </w:tc>
        <w:tc>
          <w:tcPr>
            <w:tcW w:w="686" w:type="dxa"/>
          </w:tcPr>
          <w:p w14:paraId="0CE54FAB"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FAC"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4FAD" w14:textId="77777777" w:rsidR="00E30E09" w:rsidRPr="00585590" w:rsidRDefault="00E30E09" w:rsidP="004B79E3">
            <w:pPr>
              <w:pStyle w:val="ListParagraph"/>
              <w:ind w:left="0"/>
              <w:rPr>
                <w:sz w:val="18"/>
                <w:szCs w:val="18"/>
              </w:rPr>
            </w:pPr>
            <w:r w:rsidRPr="00585590">
              <w:rPr>
                <w:sz w:val="18"/>
                <w:szCs w:val="18"/>
              </w:rPr>
              <w:t>Clearinghouse will provide reconciliation reports, usage reports and RAP reports (daily and monthly) by carrier including (but not limited to) BID, TADIG, volume, charges, and QCI / APN values with associated usage.</w:t>
            </w:r>
          </w:p>
          <w:p w14:paraId="0CE54FAE" w14:textId="77777777" w:rsidR="00E30E09" w:rsidRPr="00585590" w:rsidRDefault="00E30E09" w:rsidP="004B79E3">
            <w:pPr>
              <w:pStyle w:val="ListParagraph"/>
              <w:ind w:left="0"/>
              <w:rPr>
                <w:sz w:val="18"/>
                <w:szCs w:val="18"/>
              </w:rPr>
            </w:pPr>
          </w:p>
          <w:p w14:paraId="0CE54FAF"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Note:  may be impacted based on decision for APN</w:t>
            </w:r>
          </w:p>
        </w:tc>
        <w:tc>
          <w:tcPr>
            <w:tcW w:w="945" w:type="dxa"/>
          </w:tcPr>
          <w:p w14:paraId="0CE54FB0" w14:textId="77777777" w:rsidR="00E30E09" w:rsidRPr="00D1539F" w:rsidRDefault="00E30E09" w:rsidP="004B79E3">
            <w:pPr>
              <w:pStyle w:val="BodyText"/>
              <w:ind w:left="0"/>
              <w:rPr>
                <w:sz w:val="18"/>
                <w:szCs w:val="18"/>
              </w:rPr>
            </w:pPr>
            <w:r>
              <w:rPr>
                <w:sz w:val="18"/>
                <w:szCs w:val="18"/>
              </w:rPr>
              <w:t>N/A</w:t>
            </w:r>
          </w:p>
        </w:tc>
        <w:tc>
          <w:tcPr>
            <w:tcW w:w="1020" w:type="dxa"/>
          </w:tcPr>
          <w:p w14:paraId="0CE54FB1" w14:textId="77777777" w:rsidR="00E30E09" w:rsidRPr="00D1539F" w:rsidRDefault="00E30E09" w:rsidP="004B79E3">
            <w:pPr>
              <w:pStyle w:val="BodyText"/>
              <w:ind w:left="0"/>
              <w:rPr>
                <w:sz w:val="18"/>
                <w:szCs w:val="18"/>
              </w:rPr>
            </w:pPr>
            <w:r>
              <w:rPr>
                <w:sz w:val="18"/>
                <w:szCs w:val="18"/>
              </w:rPr>
              <w:t>N/A</w:t>
            </w:r>
          </w:p>
        </w:tc>
        <w:tc>
          <w:tcPr>
            <w:tcW w:w="789" w:type="dxa"/>
          </w:tcPr>
          <w:p w14:paraId="0CE54FB2" w14:textId="77777777" w:rsidR="00E30E09" w:rsidRPr="00D1539F" w:rsidRDefault="00E30E09" w:rsidP="004B79E3">
            <w:pPr>
              <w:pStyle w:val="BodyText"/>
              <w:ind w:left="0"/>
              <w:rPr>
                <w:sz w:val="18"/>
                <w:szCs w:val="18"/>
              </w:rPr>
            </w:pPr>
            <w:r>
              <w:rPr>
                <w:sz w:val="18"/>
                <w:szCs w:val="18"/>
              </w:rPr>
              <w:t>N/A</w:t>
            </w:r>
          </w:p>
        </w:tc>
      </w:tr>
      <w:tr w:rsidR="00E30E09" w:rsidRPr="00AD142E" w14:paraId="0CE54FBE" w14:textId="77777777" w:rsidTr="009B1E14">
        <w:trPr>
          <w:trHeight w:val="576"/>
        </w:trPr>
        <w:tc>
          <w:tcPr>
            <w:tcW w:w="1348" w:type="dxa"/>
            <w:noWrap/>
          </w:tcPr>
          <w:p w14:paraId="0CE54FB4" w14:textId="77777777" w:rsidR="00E30E09" w:rsidRPr="00585590" w:rsidRDefault="00E30E09" w:rsidP="004B79E3">
            <w:pPr>
              <w:pStyle w:val="BodyText"/>
              <w:ind w:left="0"/>
              <w:rPr>
                <w:rFonts w:cstheme="minorHAnsi"/>
                <w:sz w:val="18"/>
                <w:szCs w:val="18"/>
              </w:rPr>
            </w:pPr>
            <w:r w:rsidRPr="00585590">
              <w:rPr>
                <w:sz w:val="18"/>
                <w:szCs w:val="18"/>
              </w:rPr>
              <w:t>VIOR_3.3.20</w:t>
            </w:r>
          </w:p>
        </w:tc>
        <w:tc>
          <w:tcPr>
            <w:tcW w:w="686" w:type="dxa"/>
          </w:tcPr>
          <w:p w14:paraId="0CE54FB5"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FB6"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Mediation</w:t>
            </w:r>
          </w:p>
        </w:tc>
        <w:tc>
          <w:tcPr>
            <w:tcW w:w="3811" w:type="dxa"/>
            <w:noWrap/>
          </w:tcPr>
          <w:p w14:paraId="0CE54FB7" w14:textId="77777777" w:rsidR="00E30E09" w:rsidRPr="00585590" w:rsidRDefault="00E30E09" w:rsidP="004B79E3">
            <w:pPr>
              <w:pStyle w:val="ListParagraph"/>
              <w:ind w:left="0"/>
              <w:rPr>
                <w:sz w:val="18"/>
                <w:szCs w:val="18"/>
              </w:rPr>
            </w:pPr>
            <w:r w:rsidRPr="00585590">
              <w:rPr>
                <w:sz w:val="18"/>
                <w:szCs w:val="18"/>
              </w:rPr>
              <w:t xml:space="preserve">Mediation will collect TAP files generated from ARCM and following the current process they will be passed to the clearinghouse.  </w:t>
            </w:r>
          </w:p>
          <w:p w14:paraId="0CE54FB8" w14:textId="77777777" w:rsidR="00E30E09" w:rsidRPr="00585590" w:rsidRDefault="00E30E09" w:rsidP="004B79E3">
            <w:pPr>
              <w:pStyle w:val="BodyText"/>
              <w:ind w:left="0"/>
              <w:rPr>
                <w:rFonts w:asciiTheme="minorHAnsi" w:hAnsiTheme="minorHAnsi" w:cstheme="minorHAnsi"/>
                <w:sz w:val="18"/>
                <w:szCs w:val="18"/>
              </w:rPr>
            </w:pPr>
          </w:p>
        </w:tc>
        <w:tc>
          <w:tcPr>
            <w:tcW w:w="945" w:type="dxa"/>
          </w:tcPr>
          <w:p w14:paraId="0CE54FB9" w14:textId="77777777" w:rsidR="00E30E09" w:rsidRDefault="00E30E09" w:rsidP="004B79E3">
            <w:pPr>
              <w:pStyle w:val="BodyText"/>
              <w:ind w:left="0"/>
              <w:rPr>
                <w:sz w:val="18"/>
                <w:szCs w:val="18"/>
              </w:rPr>
            </w:pPr>
          </w:p>
          <w:p w14:paraId="0CE54FBA" w14:textId="77777777" w:rsidR="008E68BC" w:rsidRPr="00DE110C" w:rsidRDefault="008E68BC" w:rsidP="004B79E3">
            <w:pPr>
              <w:pStyle w:val="BodyText"/>
              <w:ind w:left="0"/>
              <w:rPr>
                <w:sz w:val="18"/>
                <w:szCs w:val="18"/>
                <w:highlight w:val="yellow"/>
              </w:rPr>
            </w:pPr>
            <w:r>
              <w:rPr>
                <w:sz w:val="18"/>
                <w:szCs w:val="18"/>
              </w:rPr>
              <w:t>N/A</w:t>
            </w:r>
          </w:p>
        </w:tc>
        <w:tc>
          <w:tcPr>
            <w:tcW w:w="1020" w:type="dxa"/>
          </w:tcPr>
          <w:p w14:paraId="0CE54FBB" w14:textId="77777777" w:rsidR="00E30E09" w:rsidRPr="00DE110C" w:rsidRDefault="00E76E41" w:rsidP="004B79E3">
            <w:pPr>
              <w:pStyle w:val="BodyText"/>
              <w:ind w:left="0"/>
              <w:rPr>
                <w:sz w:val="18"/>
                <w:szCs w:val="18"/>
                <w:highlight w:val="yellow"/>
              </w:rPr>
            </w:pPr>
            <w:r>
              <w:rPr>
                <w:sz w:val="18"/>
                <w:szCs w:val="18"/>
              </w:rPr>
              <w:t>N/A</w:t>
            </w:r>
          </w:p>
        </w:tc>
        <w:tc>
          <w:tcPr>
            <w:tcW w:w="789" w:type="dxa"/>
          </w:tcPr>
          <w:p w14:paraId="0CE54FBC" w14:textId="77777777" w:rsidR="00E30E09" w:rsidRDefault="00E30E09" w:rsidP="004B79E3">
            <w:pPr>
              <w:pStyle w:val="BodyText"/>
              <w:ind w:left="0"/>
              <w:rPr>
                <w:sz w:val="18"/>
                <w:szCs w:val="18"/>
              </w:rPr>
            </w:pPr>
          </w:p>
          <w:p w14:paraId="0CE54FBD" w14:textId="77777777" w:rsidR="008E68BC" w:rsidRPr="00DE110C" w:rsidRDefault="008E68BC" w:rsidP="004B79E3">
            <w:pPr>
              <w:pStyle w:val="BodyText"/>
              <w:ind w:left="0"/>
              <w:rPr>
                <w:sz w:val="18"/>
                <w:szCs w:val="18"/>
                <w:highlight w:val="yellow"/>
              </w:rPr>
            </w:pPr>
            <w:r>
              <w:rPr>
                <w:sz w:val="18"/>
                <w:szCs w:val="18"/>
              </w:rPr>
              <w:t>N/A</w:t>
            </w:r>
          </w:p>
        </w:tc>
      </w:tr>
      <w:tr w:rsidR="00E30E09" w:rsidRPr="00AD142E" w14:paraId="0CE54FC6" w14:textId="77777777" w:rsidTr="009B1E14">
        <w:trPr>
          <w:trHeight w:val="576"/>
        </w:trPr>
        <w:tc>
          <w:tcPr>
            <w:tcW w:w="1348" w:type="dxa"/>
            <w:noWrap/>
          </w:tcPr>
          <w:p w14:paraId="0CE54FBF" w14:textId="77777777" w:rsidR="00E30E09" w:rsidRPr="00585590" w:rsidRDefault="00E30E09" w:rsidP="004B79E3">
            <w:pPr>
              <w:pStyle w:val="BodyText"/>
              <w:ind w:left="0"/>
              <w:rPr>
                <w:rFonts w:cstheme="minorHAnsi"/>
                <w:sz w:val="18"/>
                <w:szCs w:val="18"/>
              </w:rPr>
            </w:pPr>
            <w:r w:rsidRPr="00585590">
              <w:rPr>
                <w:sz w:val="18"/>
                <w:szCs w:val="18"/>
              </w:rPr>
              <w:t>VIOR_3.3.21</w:t>
            </w:r>
          </w:p>
        </w:tc>
        <w:tc>
          <w:tcPr>
            <w:tcW w:w="686" w:type="dxa"/>
          </w:tcPr>
          <w:p w14:paraId="0CE54FC0"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FC1"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4FC2"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 xml:space="preserve">The clearinghouse will receive the TAP records, with the QCI / APN values, and validate the TAP record format. </w:t>
            </w:r>
          </w:p>
        </w:tc>
        <w:tc>
          <w:tcPr>
            <w:tcW w:w="945" w:type="dxa"/>
          </w:tcPr>
          <w:p w14:paraId="0CE54FC3" w14:textId="77777777" w:rsidR="00E30E09" w:rsidRPr="00D1539F" w:rsidRDefault="00E30E09" w:rsidP="004B79E3">
            <w:pPr>
              <w:pStyle w:val="BodyText"/>
              <w:ind w:left="0"/>
              <w:rPr>
                <w:sz w:val="18"/>
                <w:szCs w:val="18"/>
              </w:rPr>
            </w:pPr>
            <w:r>
              <w:rPr>
                <w:sz w:val="18"/>
                <w:szCs w:val="18"/>
              </w:rPr>
              <w:t>N/A</w:t>
            </w:r>
          </w:p>
        </w:tc>
        <w:tc>
          <w:tcPr>
            <w:tcW w:w="1020" w:type="dxa"/>
          </w:tcPr>
          <w:p w14:paraId="0CE54FC4" w14:textId="77777777" w:rsidR="00E30E09" w:rsidRPr="00D1539F" w:rsidRDefault="00E30E09" w:rsidP="004B79E3">
            <w:pPr>
              <w:pStyle w:val="BodyText"/>
              <w:ind w:left="0"/>
              <w:rPr>
                <w:sz w:val="18"/>
                <w:szCs w:val="18"/>
              </w:rPr>
            </w:pPr>
            <w:r>
              <w:rPr>
                <w:sz w:val="18"/>
                <w:szCs w:val="18"/>
              </w:rPr>
              <w:t>N/A</w:t>
            </w:r>
          </w:p>
        </w:tc>
        <w:tc>
          <w:tcPr>
            <w:tcW w:w="789" w:type="dxa"/>
          </w:tcPr>
          <w:p w14:paraId="0CE54FC5" w14:textId="77777777" w:rsidR="00E30E09" w:rsidRPr="00D1539F" w:rsidRDefault="00E30E09" w:rsidP="004B79E3">
            <w:pPr>
              <w:pStyle w:val="BodyText"/>
              <w:ind w:left="0"/>
              <w:rPr>
                <w:sz w:val="18"/>
                <w:szCs w:val="18"/>
              </w:rPr>
            </w:pPr>
            <w:r>
              <w:rPr>
                <w:sz w:val="18"/>
                <w:szCs w:val="18"/>
              </w:rPr>
              <w:t>N/A</w:t>
            </w:r>
          </w:p>
        </w:tc>
      </w:tr>
      <w:tr w:rsidR="00E30E09" w:rsidRPr="00AD142E" w14:paraId="0CE54FCE" w14:textId="77777777" w:rsidTr="009B1E14">
        <w:trPr>
          <w:trHeight w:val="576"/>
        </w:trPr>
        <w:tc>
          <w:tcPr>
            <w:tcW w:w="1348" w:type="dxa"/>
            <w:noWrap/>
          </w:tcPr>
          <w:p w14:paraId="0CE54FC7" w14:textId="77777777" w:rsidR="00E30E09" w:rsidRPr="00585590" w:rsidRDefault="00E30E09" w:rsidP="004B79E3">
            <w:pPr>
              <w:pStyle w:val="BodyText"/>
              <w:ind w:left="0"/>
              <w:rPr>
                <w:rFonts w:cstheme="minorHAnsi"/>
                <w:sz w:val="18"/>
                <w:szCs w:val="18"/>
              </w:rPr>
            </w:pPr>
            <w:r w:rsidRPr="00585590">
              <w:rPr>
                <w:sz w:val="18"/>
                <w:szCs w:val="18"/>
              </w:rPr>
              <w:lastRenderedPageBreak/>
              <w:t>VIOR_3.3.22</w:t>
            </w:r>
          </w:p>
        </w:tc>
        <w:tc>
          <w:tcPr>
            <w:tcW w:w="686" w:type="dxa"/>
          </w:tcPr>
          <w:p w14:paraId="0CE54FC8"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FC9"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4FCA"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 xml:space="preserve">Exceptions will be reported back to USCC.   </w:t>
            </w:r>
          </w:p>
        </w:tc>
        <w:tc>
          <w:tcPr>
            <w:tcW w:w="945" w:type="dxa"/>
          </w:tcPr>
          <w:p w14:paraId="0CE54FCB" w14:textId="77777777" w:rsidR="00E30E09" w:rsidRPr="00D1539F" w:rsidRDefault="00E30E09" w:rsidP="004B79E3">
            <w:pPr>
              <w:pStyle w:val="BodyText"/>
              <w:ind w:left="0"/>
              <w:rPr>
                <w:sz w:val="18"/>
                <w:szCs w:val="18"/>
              </w:rPr>
            </w:pPr>
            <w:r>
              <w:rPr>
                <w:sz w:val="18"/>
                <w:szCs w:val="18"/>
              </w:rPr>
              <w:t>N/A</w:t>
            </w:r>
          </w:p>
        </w:tc>
        <w:tc>
          <w:tcPr>
            <w:tcW w:w="1020" w:type="dxa"/>
          </w:tcPr>
          <w:p w14:paraId="0CE54FCC" w14:textId="77777777" w:rsidR="00E30E09" w:rsidRPr="00D1539F" w:rsidRDefault="00E30E09" w:rsidP="004B79E3">
            <w:pPr>
              <w:pStyle w:val="BodyText"/>
              <w:ind w:left="0"/>
              <w:rPr>
                <w:sz w:val="18"/>
                <w:szCs w:val="18"/>
              </w:rPr>
            </w:pPr>
            <w:r>
              <w:rPr>
                <w:sz w:val="18"/>
                <w:szCs w:val="18"/>
              </w:rPr>
              <w:t>N/A</w:t>
            </w:r>
          </w:p>
        </w:tc>
        <w:tc>
          <w:tcPr>
            <w:tcW w:w="789" w:type="dxa"/>
          </w:tcPr>
          <w:p w14:paraId="0CE54FCD" w14:textId="77777777" w:rsidR="00E30E09" w:rsidRPr="00D1539F" w:rsidRDefault="00E30E09" w:rsidP="004B79E3">
            <w:pPr>
              <w:pStyle w:val="BodyText"/>
              <w:ind w:left="0"/>
              <w:rPr>
                <w:sz w:val="18"/>
                <w:szCs w:val="18"/>
              </w:rPr>
            </w:pPr>
            <w:r>
              <w:rPr>
                <w:sz w:val="18"/>
                <w:szCs w:val="18"/>
              </w:rPr>
              <w:t>N/A</w:t>
            </w:r>
          </w:p>
        </w:tc>
      </w:tr>
      <w:tr w:rsidR="00E30E09" w:rsidRPr="00AD142E" w14:paraId="0CE54FD6" w14:textId="77777777" w:rsidTr="009B1E14">
        <w:trPr>
          <w:trHeight w:val="576"/>
        </w:trPr>
        <w:tc>
          <w:tcPr>
            <w:tcW w:w="1348" w:type="dxa"/>
            <w:noWrap/>
          </w:tcPr>
          <w:p w14:paraId="0CE54FCF" w14:textId="77777777" w:rsidR="00E30E09" w:rsidRPr="00585590" w:rsidRDefault="00E30E09" w:rsidP="004B79E3">
            <w:pPr>
              <w:pStyle w:val="BodyText"/>
              <w:ind w:left="0"/>
              <w:rPr>
                <w:rFonts w:cstheme="minorHAnsi"/>
                <w:sz w:val="18"/>
                <w:szCs w:val="18"/>
              </w:rPr>
            </w:pPr>
            <w:r w:rsidRPr="00585590">
              <w:rPr>
                <w:sz w:val="18"/>
                <w:szCs w:val="18"/>
              </w:rPr>
              <w:t>VIOR_3.3.23</w:t>
            </w:r>
          </w:p>
        </w:tc>
        <w:tc>
          <w:tcPr>
            <w:tcW w:w="686" w:type="dxa"/>
          </w:tcPr>
          <w:p w14:paraId="0CE54FD0"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FD1"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4FD2"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 xml:space="preserve">Clearinghouse will send TAP records to roaming partner(s) per the current process.  </w:t>
            </w:r>
          </w:p>
        </w:tc>
        <w:tc>
          <w:tcPr>
            <w:tcW w:w="945" w:type="dxa"/>
          </w:tcPr>
          <w:p w14:paraId="0CE54FD3" w14:textId="77777777" w:rsidR="00E30E09" w:rsidRPr="00D1539F" w:rsidRDefault="00E30E09" w:rsidP="004B79E3">
            <w:pPr>
              <w:pStyle w:val="BodyText"/>
              <w:ind w:left="0"/>
              <w:rPr>
                <w:sz w:val="18"/>
                <w:szCs w:val="18"/>
              </w:rPr>
            </w:pPr>
            <w:r>
              <w:rPr>
                <w:sz w:val="18"/>
                <w:szCs w:val="18"/>
              </w:rPr>
              <w:t>N/A</w:t>
            </w:r>
          </w:p>
        </w:tc>
        <w:tc>
          <w:tcPr>
            <w:tcW w:w="1020" w:type="dxa"/>
          </w:tcPr>
          <w:p w14:paraId="0CE54FD4" w14:textId="77777777" w:rsidR="00E30E09" w:rsidRPr="00D1539F" w:rsidRDefault="00E30E09" w:rsidP="004B79E3">
            <w:pPr>
              <w:pStyle w:val="BodyText"/>
              <w:ind w:left="0"/>
              <w:rPr>
                <w:sz w:val="18"/>
                <w:szCs w:val="18"/>
              </w:rPr>
            </w:pPr>
            <w:r>
              <w:rPr>
                <w:sz w:val="18"/>
                <w:szCs w:val="18"/>
              </w:rPr>
              <w:t>N/A</w:t>
            </w:r>
          </w:p>
        </w:tc>
        <w:tc>
          <w:tcPr>
            <w:tcW w:w="789" w:type="dxa"/>
          </w:tcPr>
          <w:p w14:paraId="0CE54FD5" w14:textId="77777777" w:rsidR="00E30E09" w:rsidRPr="00D1539F" w:rsidRDefault="00E30E09" w:rsidP="004B79E3">
            <w:pPr>
              <w:pStyle w:val="BodyText"/>
              <w:ind w:left="0"/>
              <w:rPr>
                <w:sz w:val="18"/>
                <w:szCs w:val="18"/>
              </w:rPr>
            </w:pPr>
            <w:r>
              <w:rPr>
                <w:sz w:val="18"/>
                <w:szCs w:val="18"/>
              </w:rPr>
              <w:t>N/A</w:t>
            </w:r>
          </w:p>
        </w:tc>
      </w:tr>
      <w:tr w:rsidR="00E30E09" w:rsidRPr="00AD142E" w14:paraId="0CE54FDE" w14:textId="77777777" w:rsidTr="009B1E14">
        <w:trPr>
          <w:trHeight w:val="576"/>
        </w:trPr>
        <w:tc>
          <w:tcPr>
            <w:tcW w:w="1348" w:type="dxa"/>
            <w:noWrap/>
          </w:tcPr>
          <w:p w14:paraId="0CE54FD7" w14:textId="77777777" w:rsidR="00E30E09" w:rsidRPr="00585590" w:rsidRDefault="00E30E09" w:rsidP="004B79E3">
            <w:pPr>
              <w:pStyle w:val="BodyText"/>
              <w:ind w:left="0"/>
              <w:rPr>
                <w:rFonts w:cstheme="minorHAnsi"/>
                <w:sz w:val="18"/>
                <w:szCs w:val="18"/>
              </w:rPr>
            </w:pPr>
            <w:r w:rsidRPr="00585590">
              <w:rPr>
                <w:sz w:val="18"/>
                <w:szCs w:val="18"/>
              </w:rPr>
              <w:t>VIOR_3.3.24</w:t>
            </w:r>
          </w:p>
        </w:tc>
        <w:tc>
          <w:tcPr>
            <w:tcW w:w="686" w:type="dxa"/>
          </w:tcPr>
          <w:p w14:paraId="0CE54FD8"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FD9"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4FDA"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 xml:space="preserve">Settlement between the USCC and roaming partner(s) will follow the current process.  </w:t>
            </w:r>
          </w:p>
        </w:tc>
        <w:tc>
          <w:tcPr>
            <w:tcW w:w="945" w:type="dxa"/>
          </w:tcPr>
          <w:p w14:paraId="0CE54FDB" w14:textId="77777777" w:rsidR="00E30E09" w:rsidRPr="00D1539F" w:rsidRDefault="00E30E09" w:rsidP="004B79E3">
            <w:pPr>
              <w:pStyle w:val="BodyText"/>
              <w:ind w:left="0"/>
              <w:rPr>
                <w:sz w:val="18"/>
                <w:szCs w:val="18"/>
              </w:rPr>
            </w:pPr>
            <w:r>
              <w:rPr>
                <w:sz w:val="18"/>
                <w:szCs w:val="18"/>
              </w:rPr>
              <w:t>N/A</w:t>
            </w:r>
          </w:p>
        </w:tc>
        <w:tc>
          <w:tcPr>
            <w:tcW w:w="1020" w:type="dxa"/>
          </w:tcPr>
          <w:p w14:paraId="0CE54FDC" w14:textId="77777777" w:rsidR="00E30E09" w:rsidRPr="00D1539F" w:rsidRDefault="00E30E09" w:rsidP="004B79E3">
            <w:pPr>
              <w:pStyle w:val="BodyText"/>
              <w:ind w:left="0"/>
              <w:rPr>
                <w:sz w:val="18"/>
                <w:szCs w:val="18"/>
              </w:rPr>
            </w:pPr>
            <w:r>
              <w:rPr>
                <w:sz w:val="18"/>
                <w:szCs w:val="18"/>
              </w:rPr>
              <w:t>N/A</w:t>
            </w:r>
          </w:p>
        </w:tc>
        <w:tc>
          <w:tcPr>
            <w:tcW w:w="789" w:type="dxa"/>
          </w:tcPr>
          <w:p w14:paraId="0CE54FDD" w14:textId="77777777" w:rsidR="00E30E09" w:rsidRPr="00D1539F" w:rsidRDefault="00E30E09" w:rsidP="004B79E3">
            <w:pPr>
              <w:pStyle w:val="BodyText"/>
              <w:ind w:left="0"/>
              <w:rPr>
                <w:sz w:val="18"/>
                <w:szCs w:val="18"/>
              </w:rPr>
            </w:pPr>
            <w:r>
              <w:rPr>
                <w:sz w:val="18"/>
                <w:szCs w:val="18"/>
              </w:rPr>
              <w:t>N/A</w:t>
            </w:r>
          </w:p>
        </w:tc>
      </w:tr>
      <w:tr w:rsidR="00E30E09" w:rsidRPr="00AD142E" w14:paraId="0CE54FE6" w14:textId="77777777" w:rsidTr="009B1E14">
        <w:trPr>
          <w:trHeight w:val="576"/>
        </w:trPr>
        <w:tc>
          <w:tcPr>
            <w:tcW w:w="1348" w:type="dxa"/>
            <w:noWrap/>
          </w:tcPr>
          <w:p w14:paraId="0CE54FDF" w14:textId="77777777" w:rsidR="00E30E09" w:rsidRPr="00585590" w:rsidRDefault="00E30E09" w:rsidP="004B79E3">
            <w:pPr>
              <w:pStyle w:val="BodyText"/>
              <w:ind w:left="0"/>
              <w:rPr>
                <w:rFonts w:cstheme="minorHAnsi"/>
                <w:sz w:val="18"/>
                <w:szCs w:val="18"/>
              </w:rPr>
            </w:pPr>
            <w:r w:rsidRPr="00585590">
              <w:rPr>
                <w:sz w:val="18"/>
                <w:szCs w:val="18"/>
              </w:rPr>
              <w:t>VIOR_3.3.25</w:t>
            </w:r>
          </w:p>
        </w:tc>
        <w:tc>
          <w:tcPr>
            <w:tcW w:w="686" w:type="dxa"/>
          </w:tcPr>
          <w:p w14:paraId="0CE54FE0"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FE1"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4FE2"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For the TAP out records, the serving bid field will be populated.</w:t>
            </w:r>
          </w:p>
        </w:tc>
        <w:tc>
          <w:tcPr>
            <w:tcW w:w="945" w:type="dxa"/>
          </w:tcPr>
          <w:p w14:paraId="0CE54FE3" w14:textId="77777777" w:rsidR="00E30E09" w:rsidRPr="00D1539F" w:rsidRDefault="00E30E09" w:rsidP="004B79E3">
            <w:pPr>
              <w:pStyle w:val="BodyText"/>
              <w:ind w:left="0"/>
              <w:rPr>
                <w:sz w:val="18"/>
                <w:szCs w:val="18"/>
              </w:rPr>
            </w:pPr>
            <w:r>
              <w:rPr>
                <w:sz w:val="18"/>
                <w:szCs w:val="18"/>
              </w:rPr>
              <w:t>N/A</w:t>
            </w:r>
          </w:p>
        </w:tc>
        <w:tc>
          <w:tcPr>
            <w:tcW w:w="1020" w:type="dxa"/>
          </w:tcPr>
          <w:p w14:paraId="0CE54FE4" w14:textId="77777777" w:rsidR="00E30E09" w:rsidRPr="00D1539F" w:rsidRDefault="00E30E09" w:rsidP="004B79E3">
            <w:pPr>
              <w:pStyle w:val="BodyText"/>
              <w:ind w:left="0"/>
              <w:rPr>
                <w:sz w:val="18"/>
                <w:szCs w:val="18"/>
              </w:rPr>
            </w:pPr>
            <w:r>
              <w:rPr>
                <w:sz w:val="18"/>
                <w:szCs w:val="18"/>
              </w:rPr>
              <w:t>N/A</w:t>
            </w:r>
          </w:p>
        </w:tc>
        <w:tc>
          <w:tcPr>
            <w:tcW w:w="789" w:type="dxa"/>
          </w:tcPr>
          <w:p w14:paraId="0CE54FE5" w14:textId="77777777" w:rsidR="00E30E09" w:rsidRPr="00D1539F" w:rsidRDefault="00E30E09" w:rsidP="004B79E3">
            <w:pPr>
              <w:pStyle w:val="BodyText"/>
              <w:ind w:left="0"/>
              <w:rPr>
                <w:sz w:val="18"/>
                <w:szCs w:val="18"/>
              </w:rPr>
            </w:pPr>
            <w:r>
              <w:rPr>
                <w:sz w:val="18"/>
                <w:szCs w:val="18"/>
              </w:rPr>
              <w:t>N/A</w:t>
            </w:r>
          </w:p>
        </w:tc>
      </w:tr>
      <w:tr w:rsidR="00E30E09" w:rsidRPr="00AD142E" w14:paraId="0CE54FEE" w14:textId="77777777" w:rsidTr="009B1E14">
        <w:trPr>
          <w:trHeight w:val="576"/>
        </w:trPr>
        <w:tc>
          <w:tcPr>
            <w:tcW w:w="1348" w:type="dxa"/>
            <w:noWrap/>
          </w:tcPr>
          <w:p w14:paraId="0CE54FE7" w14:textId="77777777" w:rsidR="00E30E09" w:rsidRPr="00585590" w:rsidRDefault="00E30E09" w:rsidP="004B79E3">
            <w:pPr>
              <w:pStyle w:val="BodyText"/>
              <w:ind w:left="0"/>
              <w:rPr>
                <w:rFonts w:cstheme="minorHAnsi"/>
                <w:sz w:val="18"/>
                <w:szCs w:val="18"/>
              </w:rPr>
            </w:pPr>
            <w:r w:rsidRPr="00585590">
              <w:rPr>
                <w:sz w:val="18"/>
                <w:szCs w:val="18"/>
              </w:rPr>
              <w:t>VIOR_3.3.26</w:t>
            </w:r>
          </w:p>
        </w:tc>
        <w:tc>
          <w:tcPr>
            <w:tcW w:w="686" w:type="dxa"/>
          </w:tcPr>
          <w:p w14:paraId="0CE54FE8"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FE9"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4FEA"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VoLTE usage will be reported separately from LTE</w:t>
            </w:r>
          </w:p>
        </w:tc>
        <w:tc>
          <w:tcPr>
            <w:tcW w:w="945" w:type="dxa"/>
          </w:tcPr>
          <w:p w14:paraId="0CE54FEB" w14:textId="77777777" w:rsidR="00E30E09" w:rsidRPr="00D1539F" w:rsidRDefault="00E30E09" w:rsidP="004B79E3">
            <w:pPr>
              <w:pStyle w:val="BodyText"/>
              <w:ind w:left="0"/>
              <w:rPr>
                <w:sz w:val="18"/>
                <w:szCs w:val="18"/>
              </w:rPr>
            </w:pPr>
            <w:r>
              <w:rPr>
                <w:sz w:val="18"/>
                <w:szCs w:val="18"/>
              </w:rPr>
              <w:t>N/A</w:t>
            </w:r>
          </w:p>
        </w:tc>
        <w:tc>
          <w:tcPr>
            <w:tcW w:w="1020" w:type="dxa"/>
          </w:tcPr>
          <w:p w14:paraId="0CE54FEC" w14:textId="77777777" w:rsidR="00E30E09" w:rsidRPr="00D1539F" w:rsidRDefault="00E30E09" w:rsidP="004B79E3">
            <w:pPr>
              <w:pStyle w:val="BodyText"/>
              <w:ind w:left="0"/>
              <w:rPr>
                <w:sz w:val="18"/>
                <w:szCs w:val="18"/>
              </w:rPr>
            </w:pPr>
            <w:r>
              <w:rPr>
                <w:sz w:val="18"/>
                <w:szCs w:val="18"/>
              </w:rPr>
              <w:t>N/A</w:t>
            </w:r>
          </w:p>
        </w:tc>
        <w:tc>
          <w:tcPr>
            <w:tcW w:w="789" w:type="dxa"/>
          </w:tcPr>
          <w:p w14:paraId="0CE54FED" w14:textId="77777777" w:rsidR="00E30E09" w:rsidRPr="00D1539F" w:rsidRDefault="00E30E09" w:rsidP="004B79E3">
            <w:pPr>
              <w:pStyle w:val="BodyText"/>
              <w:ind w:left="0"/>
              <w:rPr>
                <w:sz w:val="18"/>
                <w:szCs w:val="18"/>
              </w:rPr>
            </w:pPr>
            <w:r>
              <w:rPr>
                <w:sz w:val="18"/>
                <w:szCs w:val="18"/>
              </w:rPr>
              <w:t>N/A</w:t>
            </w:r>
          </w:p>
        </w:tc>
      </w:tr>
      <w:tr w:rsidR="00E30E09" w:rsidRPr="00AD142E" w14:paraId="0CE54FF6" w14:textId="77777777" w:rsidTr="009B1E14">
        <w:trPr>
          <w:trHeight w:val="576"/>
        </w:trPr>
        <w:tc>
          <w:tcPr>
            <w:tcW w:w="1348" w:type="dxa"/>
            <w:noWrap/>
          </w:tcPr>
          <w:p w14:paraId="0CE54FEF" w14:textId="77777777" w:rsidR="00E30E09" w:rsidRPr="00585590" w:rsidRDefault="00E30E09" w:rsidP="004B79E3">
            <w:pPr>
              <w:pStyle w:val="BodyText"/>
              <w:ind w:left="0"/>
              <w:rPr>
                <w:rFonts w:cstheme="minorHAnsi"/>
                <w:sz w:val="18"/>
                <w:szCs w:val="18"/>
              </w:rPr>
            </w:pPr>
            <w:r w:rsidRPr="00585590">
              <w:rPr>
                <w:sz w:val="18"/>
                <w:szCs w:val="18"/>
              </w:rPr>
              <w:t>VIOR_3.3.27</w:t>
            </w:r>
          </w:p>
        </w:tc>
        <w:tc>
          <w:tcPr>
            <w:tcW w:w="686" w:type="dxa"/>
          </w:tcPr>
          <w:p w14:paraId="0CE54FF0"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FF1"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4FF2"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VoLTE usage will be reported by Home and Serve SID/Market</w:t>
            </w:r>
          </w:p>
        </w:tc>
        <w:tc>
          <w:tcPr>
            <w:tcW w:w="945" w:type="dxa"/>
          </w:tcPr>
          <w:p w14:paraId="0CE54FF3" w14:textId="77777777" w:rsidR="00E30E09" w:rsidRPr="00D1539F" w:rsidRDefault="00E30E09" w:rsidP="004B79E3">
            <w:pPr>
              <w:pStyle w:val="BodyText"/>
              <w:ind w:left="0"/>
              <w:rPr>
                <w:sz w:val="18"/>
                <w:szCs w:val="18"/>
              </w:rPr>
            </w:pPr>
            <w:r>
              <w:rPr>
                <w:sz w:val="18"/>
                <w:szCs w:val="18"/>
              </w:rPr>
              <w:t>N/A</w:t>
            </w:r>
          </w:p>
        </w:tc>
        <w:tc>
          <w:tcPr>
            <w:tcW w:w="1020" w:type="dxa"/>
          </w:tcPr>
          <w:p w14:paraId="0CE54FF4" w14:textId="77777777" w:rsidR="00E30E09" w:rsidRPr="00D1539F" w:rsidRDefault="00E30E09" w:rsidP="004B79E3">
            <w:pPr>
              <w:pStyle w:val="BodyText"/>
              <w:ind w:left="0"/>
              <w:rPr>
                <w:sz w:val="18"/>
                <w:szCs w:val="18"/>
              </w:rPr>
            </w:pPr>
            <w:r>
              <w:rPr>
                <w:sz w:val="18"/>
                <w:szCs w:val="18"/>
              </w:rPr>
              <w:t>N/A</w:t>
            </w:r>
          </w:p>
        </w:tc>
        <w:tc>
          <w:tcPr>
            <w:tcW w:w="789" w:type="dxa"/>
          </w:tcPr>
          <w:p w14:paraId="0CE54FF5" w14:textId="77777777" w:rsidR="00E30E09" w:rsidRPr="00D1539F" w:rsidRDefault="00E30E09" w:rsidP="004B79E3">
            <w:pPr>
              <w:pStyle w:val="BodyText"/>
              <w:ind w:left="0"/>
              <w:rPr>
                <w:sz w:val="18"/>
                <w:szCs w:val="18"/>
              </w:rPr>
            </w:pPr>
            <w:r>
              <w:rPr>
                <w:sz w:val="18"/>
                <w:szCs w:val="18"/>
              </w:rPr>
              <w:t>N/A</w:t>
            </w:r>
          </w:p>
        </w:tc>
      </w:tr>
      <w:tr w:rsidR="00E30E09" w:rsidRPr="00AD142E" w14:paraId="0CE54FFE" w14:textId="77777777" w:rsidTr="009B1E14">
        <w:trPr>
          <w:trHeight w:val="576"/>
        </w:trPr>
        <w:tc>
          <w:tcPr>
            <w:tcW w:w="1348" w:type="dxa"/>
            <w:noWrap/>
          </w:tcPr>
          <w:p w14:paraId="0CE54FF7" w14:textId="77777777" w:rsidR="00E30E09" w:rsidRPr="00585590" w:rsidRDefault="00E30E09" w:rsidP="004B79E3">
            <w:pPr>
              <w:pStyle w:val="BodyText"/>
              <w:ind w:left="0"/>
              <w:rPr>
                <w:rFonts w:cstheme="minorHAnsi"/>
                <w:sz w:val="18"/>
                <w:szCs w:val="18"/>
              </w:rPr>
            </w:pPr>
            <w:r w:rsidRPr="00585590">
              <w:rPr>
                <w:sz w:val="18"/>
                <w:szCs w:val="18"/>
              </w:rPr>
              <w:t>VIOR_3.3.28</w:t>
            </w:r>
          </w:p>
        </w:tc>
        <w:tc>
          <w:tcPr>
            <w:tcW w:w="686" w:type="dxa"/>
          </w:tcPr>
          <w:p w14:paraId="0CE54FF8"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4FF9"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4FFA"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DCH reporting will support QCI values.</w:t>
            </w:r>
          </w:p>
        </w:tc>
        <w:tc>
          <w:tcPr>
            <w:tcW w:w="945" w:type="dxa"/>
          </w:tcPr>
          <w:p w14:paraId="0CE54FFB" w14:textId="77777777" w:rsidR="00E30E09" w:rsidRPr="00D1539F" w:rsidRDefault="00E30E09" w:rsidP="004B79E3">
            <w:pPr>
              <w:pStyle w:val="BodyText"/>
              <w:ind w:left="0"/>
              <w:rPr>
                <w:sz w:val="18"/>
                <w:szCs w:val="18"/>
              </w:rPr>
            </w:pPr>
            <w:r>
              <w:rPr>
                <w:sz w:val="18"/>
                <w:szCs w:val="18"/>
              </w:rPr>
              <w:t>N/A</w:t>
            </w:r>
          </w:p>
        </w:tc>
        <w:tc>
          <w:tcPr>
            <w:tcW w:w="1020" w:type="dxa"/>
          </w:tcPr>
          <w:p w14:paraId="0CE54FFC" w14:textId="77777777" w:rsidR="00E30E09" w:rsidRPr="00D1539F" w:rsidRDefault="00E30E09" w:rsidP="004B79E3">
            <w:pPr>
              <w:pStyle w:val="BodyText"/>
              <w:ind w:left="0"/>
              <w:rPr>
                <w:sz w:val="18"/>
                <w:szCs w:val="18"/>
              </w:rPr>
            </w:pPr>
            <w:r>
              <w:rPr>
                <w:sz w:val="18"/>
                <w:szCs w:val="18"/>
              </w:rPr>
              <w:t>N/A</w:t>
            </w:r>
          </w:p>
        </w:tc>
        <w:tc>
          <w:tcPr>
            <w:tcW w:w="789" w:type="dxa"/>
          </w:tcPr>
          <w:p w14:paraId="0CE54FFD" w14:textId="77777777" w:rsidR="00E30E09" w:rsidRPr="00D1539F" w:rsidRDefault="00E30E09" w:rsidP="004B79E3">
            <w:pPr>
              <w:pStyle w:val="BodyText"/>
              <w:ind w:left="0"/>
              <w:rPr>
                <w:sz w:val="18"/>
                <w:szCs w:val="18"/>
              </w:rPr>
            </w:pPr>
            <w:r>
              <w:rPr>
                <w:sz w:val="18"/>
                <w:szCs w:val="18"/>
              </w:rPr>
              <w:t>N/A</w:t>
            </w:r>
          </w:p>
        </w:tc>
      </w:tr>
      <w:tr w:rsidR="00E30E09" w:rsidRPr="00AD142E" w14:paraId="0CE55006" w14:textId="77777777" w:rsidTr="009B1E14">
        <w:trPr>
          <w:trHeight w:val="576"/>
        </w:trPr>
        <w:tc>
          <w:tcPr>
            <w:tcW w:w="1348" w:type="dxa"/>
            <w:noWrap/>
          </w:tcPr>
          <w:p w14:paraId="0CE54FFF" w14:textId="77777777" w:rsidR="00E30E09" w:rsidRPr="00585590" w:rsidRDefault="00E30E09" w:rsidP="004B79E3">
            <w:pPr>
              <w:pStyle w:val="BodyText"/>
              <w:ind w:left="0"/>
              <w:rPr>
                <w:rFonts w:cstheme="minorHAnsi"/>
                <w:sz w:val="18"/>
                <w:szCs w:val="18"/>
              </w:rPr>
            </w:pPr>
            <w:r w:rsidRPr="00585590">
              <w:rPr>
                <w:sz w:val="18"/>
                <w:szCs w:val="18"/>
              </w:rPr>
              <w:t>VIOR_3.3.29</w:t>
            </w:r>
          </w:p>
        </w:tc>
        <w:tc>
          <w:tcPr>
            <w:tcW w:w="686" w:type="dxa"/>
          </w:tcPr>
          <w:p w14:paraId="0CE55000"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5001"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5002"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DCH reporting will support APN values.</w:t>
            </w:r>
          </w:p>
        </w:tc>
        <w:tc>
          <w:tcPr>
            <w:tcW w:w="945" w:type="dxa"/>
          </w:tcPr>
          <w:p w14:paraId="0CE55003" w14:textId="77777777" w:rsidR="00E30E09" w:rsidRPr="00D1539F" w:rsidRDefault="00E30E09" w:rsidP="004B79E3">
            <w:pPr>
              <w:pStyle w:val="BodyText"/>
              <w:ind w:left="0"/>
              <w:rPr>
                <w:sz w:val="18"/>
                <w:szCs w:val="18"/>
              </w:rPr>
            </w:pPr>
            <w:r>
              <w:rPr>
                <w:sz w:val="18"/>
                <w:szCs w:val="18"/>
              </w:rPr>
              <w:t>N/A</w:t>
            </w:r>
          </w:p>
        </w:tc>
        <w:tc>
          <w:tcPr>
            <w:tcW w:w="1020" w:type="dxa"/>
          </w:tcPr>
          <w:p w14:paraId="0CE55004" w14:textId="77777777" w:rsidR="00E30E09" w:rsidRPr="00D1539F" w:rsidRDefault="00E30E09" w:rsidP="004B79E3">
            <w:pPr>
              <w:pStyle w:val="BodyText"/>
              <w:ind w:left="0"/>
              <w:rPr>
                <w:sz w:val="18"/>
                <w:szCs w:val="18"/>
              </w:rPr>
            </w:pPr>
            <w:r>
              <w:rPr>
                <w:sz w:val="18"/>
                <w:szCs w:val="18"/>
              </w:rPr>
              <w:t>N/A</w:t>
            </w:r>
          </w:p>
        </w:tc>
        <w:tc>
          <w:tcPr>
            <w:tcW w:w="789" w:type="dxa"/>
          </w:tcPr>
          <w:p w14:paraId="0CE55005" w14:textId="77777777" w:rsidR="00E30E09" w:rsidRPr="00D1539F" w:rsidRDefault="00E30E09" w:rsidP="004B79E3">
            <w:pPr>
              <w:pStyle w:val="BodyText"/>
              <w:ind w:left="0"/>
              <w:rPr>
                <w:sz w:val="18"/>
                <w:szCs w:val="18"/>
              </w:rPr>
            </w:pPr>
            <w:r>
              <w:rPr>
                <w:sz w:val="18"/>
                <w:szCs w:val="18"/>
              </w:rPr>
              <w:t>N/A</w:t>
            </w:r>
          </w:p>
        </w:tc>
      </w:tr>
      <w:tr w:rsidR="00E30E09" w:rsidRPr="00AD142E" w14:paraId="0CE5500E" w14:textId="77777777" w:rsidTr="009B1E14">
        <w:trPr>
          <w:trHeight w:val="576"/>
        </w:trPr>
        <w:tc>
          <w:tcPr>
            <w:tcW w:w="1348" w:type="dxa"/>
            <w:noWrap/>
          </w:tcPr>
          <w:p w14:paraId="0CE55007"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VIOR_3.4.1</w:t>
            </w:r>
          </w:p>
        </w:tc>
        <w:tc>
          <w:tcPr>
            <w:tcW w:w="686" w:type="dxa"/>
          </w:tcPr>
          <w:p w14:paraId="0CE55008"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5009"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 xml:space="preserve">USCC, Mediation, </w:t>
            </w:r>
            <w:r w:rsidRPr="00585590">
              <w:rPr>
                <w:rFonts w:ascii="Segoe UI" w:hAnsi="Segoe UI" w:cs="Segoe UI"/>
                <w:color w:val="000000"/>
                <w:sz w:val="18"/>
                <w:szCs w:val="18"/>
              </w:rPr>
              <w:t>Billing Technical OPS</w:t>
            </w:r>
          </w:p>
        </w:tc>
        <w:tc>
          <w:tcPr>
            <w:tcW w:w="3811" w:type="dxa"/>
            <w:noWrap/>
          </w:tcPr>
          <w:p w14:paraId="0CE5500A"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USCC CPNI guidelines will be followed for internal storage and transferring of all subscriber usage to and from the third party vendors.</w:t>
            </w:r>
          </w:p>
        </w:tc>
        <w:tc>
          <w:tcPr>
            <w:tcW w:w="945" w:type="dxa"/>
          </w:tcPr>
          <w:p w14:paraId="0CE5500B" w14:textId="77777777" w:rsidR="00E30E09" w:rsidRPr="00D1539F" w:rsidRDefault="00E30E09" w:rsidP="004B79E3">
            <w:pPr>
              <w:pStyle w:val="BodyText"/>
              <w:ind w:left="0"/>
              <w:rPr>
                <w:sz w:val="18"/>
                <w:szCs w:val="18"/>
              </w:rPr>
            </w:pPr>
            <w:r>
              <w:rPr>
                <w:sz w:val="18"/>
                <w:szCs w:val="18"/>
              </w:rPr>
              <w:t>N/A</w:t>
            </w:r>
          </w:p>
        </w:tc>
        <w:tc>
          <w:tcPr>
            <w:tcW w:w="1020" w:type="dxa"/>
          </w:tcPr>
          <w:p w14:paraId="0CE5500C" w14:textId="77777777" w:rsidR="00E30E09" w:rsidRPr="00D1539F" w:rsidRDefault="00E30E09" w:rsidP="004B79E3">
            <w:pPr>
              <w:pStyle w:val="BodyText"/>
              <w:ind w:left="0"/>
              <w:rPr>
                <w:sz w:val="18"/>
                <w:szCs w:val="18"/>
              </w:rPr>
            </w:pPr>
            <w:r>
              <w:rPr>
                <w:sz w:val="18"/>
                <w:szCs w:val="18"/>
              </w:rPr>
              <w:t>N/A</w:t>
            </w:r>
          </w:p>
        </w:tc>
        <w:tc>
          <w:tcPr>
            <w:tcW w:w="789" w:type="dxa"/>
          </w:tcPr>
          <w:p w14:paraId="0CE5500D" w14:textId="77777777" w:rsidR="00E30E09" w:rsidRPr="00D1539F" w:rsidRDefault="00E30E09" w:rsidP="004B79E3">
            <w:pPr>
              <w:pStyle w:val="BodyText"/>
              <w:ind w:left="0"/>
              <w:rPr>
                <w:sz w:val="18"/>
                <w:szCs w:val="18"/>
              </w:rPr>
            </w:pPr>
            <w:r>
              <w:rPr>
                <w:sz w:val="18"/>
                <w:szCs w:val="18"/>
              </w:rPr>
              <w:t>N/A</w:t>
            </w:r>
          </w:p>
        </w:tc>
      </w:tr>
      <w:tr w:rsidR="00E30E09" w:rsidRPr="00AD142E" w14:paraId="0CE5501A" w14:textId="77777777" w:rsidTr="009B1E14">
        <w:trPr>
          <w:trHeight w:val="576"/>
        </w:trPr>
        <w:tc>
          <w:tcPr>
            <w:tcW w:w="1348" w:type="dxa"/>
            <w:noWrap/>
          </w:tcPr>
          <w:p w14:paraId="0CE5500F"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VIOR_3.5.1</w:t>
            </w:r>
          </w:p>
        </w:tc>
        <w:tc>
          <w:tcPr>
            <w:tcW w:w="686" w:type="dxa"/>
          </w:tcPr>
          <w:p w14:paraId="0CE55010" w14:textId="77777777" w:rsidR="00E30E09" w:rsidRPr="00585590" w:rsidRDefault="00E30E09"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5011" w14:textId="77777777" w:rsidR="00E30E09" w:rsidRPr="00585590" w:rsidRDefault="00E30E09" w:rsidP="004B79E3">
            <w:pPr>
              <w:pStyle w:val="BodyText"/>
              <w:ind w:left="0"/>
              <w:rPr>
                <w:rFonts w:asciiTheme="minorHAnsi" w:hAnsiTheme="minorHAnsi" w:cstheme="minorHAnsi"/>
                <w:sz w:val="18"/>
                <w:szCs w:val="18"/>
              </w:rPr>
            </w:pPr>
            <w:r w:rsidRPr="00585590">
              <w:rPr>
                <w:rFonts w:ascii="Calibri" w:hAnsi="Calibri" w:cs="Calibri"/>
                <w:sz w:val="18"/>
                <w:szCs w:val="18"/>
              </w:rPr>
              <w:t>Amdocs</w:t>
            </w:r>
          </w:p>
        </w:tc>
        <w:tc>
          <w:tcPr>
            <w:tcW w:w="3811" w:type="dxa"/>
            <w:noWrap/>
          </w:tcPr>
          <w:p w14:paraId="0CE55012" w14:textId="77777777" w:rsidR="00E30E09" w:rsidRPr="00585590" w:rsidRDefault="00E30E09" w:rsidP="004B79E3">
            <w:pPr>
              <w:pStyle w:val="ListParagraph"/>
              <w:ind w:left="0"/>
              <w:rPr>
                <w:sz w:val="18"/>
                <w:szCs w:val="18"/>
              </w:rPr>
            </w:pPr>
            <w:r w:rsidRPr="00585590">
              <w:rPr>
                <w:sz w:val="18"/>
                <w:szCs w:val="18"/>
              </w:rPr>
              <w:t>TOPS and related systems will account for the following:</w:t>
            </w:r>
          </w:p>
          <w:p w14:paraId="0CE55013" w14:textId="77777777" w:rsidR="00E30E09" w:rsidRPr="00585590" w:rsidRDefault="00E30E09" w:rsidP="004B79E3">
            <w:pPr>
              <w:pStyle w:val="ListParagraph"/>
              <w:ind w:left="0"/>
              <w:rPr>
                <w:rFonts w:cstheme="minorHAnsi"/>
                <w:sz w:val="18"/>
                <w:szCs w:val="18"/>
              </w:rPr>
            </w:pPr>
            <w:r w:rsidRPr="00585590">
              <w:rPr>
                <w:rFonts w:cstheme="minorHAnsi"/>
                <w:sz w:val="18"/>
                <w:szCs w:val="18"/>
              </w:rPr>
              <w:t>(requirement added per CR-ID-5)</w:t>
            </w:r>
          </w:p>
          <w:p w14:paraId="0CE55014" w14:textId="77777777" w:rsidR="00E30E09" w:rsidRPr="00585590" w:rsidRDefault="00E30E09" w:rsidP="004B79E3">
            <w:pPr>
              <w:pStyle w:val="ListParagraph"/>
              <w:ind w:left="0"/>
              <w:rPr>
                <w:rFonts w:cstheme="minorHAnsi"/>
                <w:sz w:val="18"/>
                <w:szCs w:val="18"/>
              </w:rPr>
            </w:pPr>
          </w:p>
          <w:p w14:paraId="0CE55015" w14:textId="77777777" w:rsidR="00E30E09" w:rsidRPr="00585590" w:rsidRDefault="00E30E09" w:rsidP="004B79E3">
            <w:pPr>
              <w:pStyle w:val="BodyText"/>
              <w:ind w:left="0"/>
              <w:rPr>
                <w:rFonts w:asciiTheme="minorHAnsi" w:hAnsiTheme="minorHAnsi" w:cstheme="minorHAnsi"/>
                <w:sz w:val="18"/>
                <w:szCs w:val="18"/>
              </w:rPr>
            </w:pPr>
            <w:r w:rsidRPr="00585590">
              <w:rPr>
                <w:rFonts w:cstheme="minorHAnsi"/>
                <w:sz w:val="18"/>
                <w:szCs w:val="18"/>
              </w:rPr>
              <w:t xml:space="preserve">Note: Additional estimates will be handled in the PSA. </w:t>
            </w:r>
          </w:p>
        </w:tc>
        <w:tc>
          <w:tcPr>
            <w:tcW w:w="945" w:type="dxa"/>
          </w:tcPr>
          <w:p w14:paraId="0CE55016" w14:textId="77777777" w:rsidR="00E30E09" w:rsidRPr="00E76E41" w:rsidRDefault="00E76E41" w:rsidP="004B79E3">
            <w:pPr>
              <w:pStyle w:val="BodyText"/>
              <w:ind w:left="0"/>
              <w:rPr>
                <w:sz w:val="18"/>
                <w:szCs w:val="18"/>
              </w:rPr>
            </w:pPr>
            <w:r w:rsidRPr="00E76E41">
              <w:rPr>
                <w:sz w:val="18"/>
                <w:szCs w:val="18"/>
              </w:rPr>
              <w:t>TACT</w:t>
            </w:r>
          </w:p>
        </w:tc>
        <w:tc>
          <w:tcPr>
            <w:tcW w:w="1020" w:type="dxa"/>
          </w:tcPr>
          <w:p w14:paraId="0CE55017" w14:textId="77777777" w:rsidR="00E30E09" w:rsidRPr="00E76E41" w:rsidRDefault="00E76E41" w:rsidP="004B79E3">
            <w:pPr>
              <w:pStyle w:val="BodyText"/>
              <w:ind w:left="0"/>
              <w:rPr>
                <w:sz w:val="18"/>
                <w:szCs w:val="18"/>
              </w:rPr>
            </w:pPr>
            <w:r w:rsidRPr="00E76E41">
              <w:rPr>
                <w:sz w:val="18"/>
                <w:szCs w:val="18"/>
              </w:rPr>
              <w:t>Infra</w:t>
            </w:r>
          </w:p>
        </w:tc>
        <w:tc>
          <w:tcPr>
            <w:tcW w:w="789" w:type="dxa"/>
          </w:tcPr>
          <w:p w14:paraId="0CE55018" w14:textId="77777777" w:rsidR="00E76E41" w:rsidRPr="008E68BC" w:rsidRDefault="00E76E41" w:rsidP="004B79E3">
            <w:pPr>
              <w:pStyle w:val="BodyText"/>
              <w:ind w:left="0"/>
              <w:rPr>
                <w:sz w:val="18"/>
                <w:szCs w:val="18"/>
              </w:rPr>
            </w:pPr>
            <w:r w:rsidRPr="008E68BC">
              <w:rPr>
                <w:sz w:val="18"/>
                <w:szCs w:val="18"/>
              </w:rPr>
              <w:t>9.1</w:t>
            </w:r>
          </w:p>
          <w:p w14:paraId="0CE55019" w14:textId="77777777" w:rsidR="00E30E09" w:rsidRPr="008E68BC" w:rsidRDefault="00E30E09" w:rsidP="004B79E3">
            <w:pPr>
              <w:pStyle w:val="BodyText"/>
              <w:ind w:left="0"/>
              <w:rPr>
                <w:sz w:val="18"/>
                <w:szCs w:val="18"/>
              </w:rPr>
            </w:pPr>
          </w:p>
        </w:tc>
      </w:tr>
      <w:tr w:rsidR="00E76E41" w:rsidRPr="00AD142E" w14:paraId="0CE55023" w14:textId="77777777" w:rsidTr="009B1E14">
        <w:trPr>
          <w:trHeight w:val="576"/>
        </w:trPr>
        <w:tc>
          <w:tcPr>
            <w:tcW w:w="1348" w:type="dxa"/>
            <w:noWrap/>
          </w:tcPr>
          <w:p w14:paraId="0CE5501B" w14:textId="77777777" w:rsidR="00E76E41" w:rsidRPr="00585590" w:rsidRDefault="00E76E41" w:rsidP="004B79E3">
            <w:pPr>
              <w:pStyle w:val="BodyText"/>
              <w:ind w:left="0"/>
              <w:rPr>
                <w:rFonts w:cstheme="minorHAnsi"/>
                <w:sz w:val="18"/>
                <w:szCs w:val="18"/>
              </w:rPr>
            </w:pPr>
            <w:r w:rsidRPr="00585590">
              <w:rPr>
                <w:rFonts w:ascii="Calibri" w:hAnsi="Calibri" w:cs="Calibri"/>
                <w:sz w:val="18"/>
                <w:szCs w:val="18"/>
              </w:rPr>
              <w:t>VIOR_3.5.1.1</w:t>
            </w:r>
          </w:p>
        </w:tc>
        <w:tc>
          <w:tcPr>
            <w:tcW w:w="686" w:type="dxa"/>
          </w:tcPr>
          <w:p w14:paraId="0CE5501C" w14:textId="77777777" w:rsidR="00E76E41" w:rsidRPr="00585590" w:rsidRDefault="00E76E41"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501D" w14:textId="77777777" w:rsidR="00E76E41" w:rsidRPr="00585590" w:rsidRDefault="00E76E41" w:rsidP="004B79E3">
            <w:pPr>
              <w:pStyle w:val="BodyText"/>
              <w:ind w:left="0"/>
              <w:rPr>
                <w:rFonts w:asciiTheme="minorHAnsi" w:hAnsiTheme="minorHAnsi" w:cstheme="minorHAnsi"/>
                <w:sz w:val="18"/>
                <w:szCs w:val="18"/>
              </w:rPr>
            </w:pPr>
            <w:r w:rsidRPr="00585590">
              <w:rPr>
                <w:rFonts w:ascii="Calibri" w:hAnsi="Calibri" w:cs="Calibri"/>
                <w:sz w:val="18"/>
                <w:szCs w:val="18"/>
              </w:rPr>
              <w:t>Amdocs</w:t>
            </w:r>
          </w:p>
        </w:tc>
        <w:tc>
          <w:tcPr>
            <w:tcW w:w="3811" w:type="dxa"/>
            <w:noWrap/>
          </w:tcPr>
          <w:p w14:paraId="0CE5501E" w14:textId="77777777" w:rsidR="00E76E41" w:rsidRPr="00585590" w:rsidRDefault="00E76E41" w:rsidP="004B79E3">
            <w:pPr>
              <w:pStyle w:val="BodyText"/>
              <w:ind w:left="0"/>
              <w:rPr>
                <w:rFonts w:asciiTheme="minorHAnsi" w:hAnsiTheme="minorHAnsi" w:cstheme="minorHAnsi"/>
                <w:sz w:val="18"/>
                <w:szCs w:val="18"/>
              </w:rPr>
            </w:pPr>
            <w:r w:rsidRPr="00585590">
              <w:rPr>
                <w:rFonts w:ascii="Calibri" w:hAnsi="Calibri" w:cs="Calibri"/>
                <w:sz w:val="18"/>
                <w:szCs w:val="18"/>
              </w:rPr>
              <w:t xml:space="preserve">Additional CDRs </w:t>
            </w:r>
          </w:p>
        </w:tc>
        <w:tc>
          <w:tcPr>
            <w:tcW w:w="945" w:type="dxa"/>
          </w:tcPr>
          <w:p w14:paraId="0CE5501F" w14:textId="77777777" w:rsidR="00E76E41" w:rsidRPr="00E76E41" w:rsidRDefault="00E76E41" w:rsidP="001F3FC5">
            <w:pPr>
              <w:pStyle w:val="BodyText"/>
              <w:ind w:left="0"/>
              <w:rPr>
                <w:sz w:val="18"/>
                <w:szCs w:val="18"/>
              </w:rPr>
            </w:pPr>
            <w:r w:rsidRPr="00E76E41">
              <w:rPr>
                <w:sz w:val="18"/>
                <w:szCs w:val="18"/>
              </w:rPr>
              <w:t>TACT</w:t>
            </w:r>
          </w:p>
        </w:tc>
        <w:tc>
          <w:tcPr>
            <w:tcW w:w="1020" w:type="dxa"/>
          </w:tcPr>
          <w:p w14:paraId="0CE55020" w14:textId="77777777" w:rsidR="00E76E41" w:rsidRPr="00E76E41" w:rsidRDefault="00E76E41" w:rsidP="001F3FC5">
            <w:pPr>
              <w:pStyle w:val="BodyText"/>
              <w:ind w:left="0"/>
              <w:rPr>
                <w:sz w:val="18"/>
                <w:szCs w:val="18"/>
              </w:rPr>
            </w:pPr>
            <w:r w:rsidRPr="00E76E41">
              <w:rPr>
                <w:sz w:val="18"/>
                <w:szCs w:val="18"/>
              </w:rPr>
              <w:t>Infra</w:t>
            </w:r>
          </w:p>
        </w:tc>
        <w:tc>
          <w:tcPr>
            <w:tcW w:w="789" w:type="dxa"/>
          </w:tcPr>
          <w:p w14:paraId="0CE55021" w14:textId="77777777" w:rsidR="00E76E41" w:rsidRPr="008E68BC" w:rsidRDefault="00E76E41" w:rsidP="001F3FC5">
            <w:pPr>
              <w:pStyle w:val="BodyText"/>
              <w:ind w:left="0"/>
              <w:rPr>
                <w:sz w:val="18"/>
                <w:szCs w:val="18"/>
              </w:rPr>
            </w:pPr>
            <w:r w:rsidRPr="008E68BC">
              <w:rPr>
                <w:sz w:val="18"/>
                <w:szCs w:val="18"/>
              </w:rPr>
              <w:t>9.1</w:t>
            </w:r>
          </w:p>
          <w:p w14:paraId="0CE55022" w14:textId="77777777" w:rsidR="00E76E41" w:rsidRPr="008E68BC" w:rsidRDefault="00E76E41" w:rsidP="001F3FC5">
            <w:pPr>
              <w:pStyle w:val="BodyText"/>
              <w:ind w:left="0"/>
              <w:rPr>
                <w:sz w:val="18"/>
                <w:szCs w:val="18"/>
              </w:rPr>
            </w:pPr>
          </w:p>
        </w:tc>
      </w:tr>
      <w:tr w:rsidR="00E76E41" w:rsidRPr="00AD142E" w14:paraId="0CE5502C" w14:textId="77777777" w:rsidTr="009B1E14">
        <w:trPr>
          <w:trHeight w:val="576"/>
        </w:trPr>
        <w:tc>
          <w:tcPr>
            <w:tcW w:w="1348" w:type="dxa"/>
            <w:noWrap/>
          </w:tcPr>
          <w:p w14:paraId="0CE55024" w14:textId="77777777" w:rsidR="00E76E41" w:rsidRPr="00585590" w:rsidRDefault="00E76E41" w:rsidP="004B79E3">
            <w:pPr>
              <w:pStyle w:val="BodyText"/>
              <w:ind w:left="0"/>
              <w:rPr>
                <w:rFonts w:cstheme="minorHAnsi"/>
                <w:sz w:val="18"/>
                <w:szCs w:val="18"/>
              </w:rPr>
            </w:pPr>
            <w:r w:rsidRPr="00585590">
              <w:rPr>
                <w:rFonts w:ascii="Calibri" w:hAnsi="Calibri" w:cs="Calibri"/>
                <w:sz w:val="18"/>
                <w:szCs w:val="18"/>
              </w:rPr>
              <w:t>VIOR_3.5.1.2</w:t>
            </w:r>
          </w:p>
        </w:tc>
        <w:tc>
          <w:tcPr>
            <w:tcW w:w="686" w:type="dxa"/>
          </w:tcPr>
          <w:p w14:paraId="0CE55025" w14:textId="77777777" w:rsidR="00E76E41" w:rsidRPr="00585590" w:rsidRDefault="00E76E41"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5026" w14:textId="77777777" w:rsidR="00E76E41" w:rsidRPr="00585590" w:rsidRDefault="00E76E41" w:rsidP="004B79E3">
            <w:pPr>
              <w:pStyle w:val="BodyText"/>
              <w:ind w:left="0"/>
              <w:rPr>
                <w:rFonts w:asciiTheme="minorHAnsi" w:hAnsiTheme="minorHAnsi" w:cstheme="minorHAnsi"/>
                <w:sz w:val="18"/>
                <w:szCs w:val="18"/>
              </w:rPr>
            </w:pPr>
            <w:r w:rsidRPr="00585590">
              <w:rPr>
                <w:rFonts w:ascii="Calibri" w:hAnsi="Calibri" w:cs="Calibri"/>
                <w:sz w:val="18"/>
                <w:szCs w:val="18"/>
              </w:rPr>
              <w:t>Amdocs</w:t>
            </w:r>
          </w:p>
        </w:tc>
        <w:tc>
          <w:tcPr>
            <w:tcW w:w="3811" w:type="dxa"/>
            <w:noWrap/>
          </w:tcPr>
          <w:p w14:paraId="0CE55027" w14:textId="77777777" w:rsidR="00E76E41" w:rsidRPr="00585590" w:rsidRDefault="00E76E41" w:rsidP="004B79E3">
            <w:pPr>
              <w:pStyle w:val="BodyText"/>
              <w:ind w:left="0"/>
              <w:rPr>
                <w:rFonts w:asciiTheme="minorHAnsi" w:hAnsiTheme="minorHAnsi" w:cstheme="minorHAnsi"/>
                <w:sz w:val="18"/>
                <w:szCs w:val="18"/>
              </w:rPr>
            </w:pPr>
            <w:r w:rsidRPr="00585590">
              <w:rPr>
                <w:rFonts w:ascii="Calibri" w:hAnsi="Calibri" w:cs="Calibri"/>
                <w:sz w:val="18"/>
                <w:szCs w:val="18"/>
              </w:rPr>
              <w:t>Additional roamers</w:t>
            </w:r>
          </w:p>
        </w:tc>
        <w:tc>
          <w:tcPr>
            <w:tcW w:w="945" w:type="dxa"/>
          </w:tcPr>
          <w:p w14:paraId="0CE55028" w14:textId="77777777" w:rsidR="00E76E41" w:rsidRPr="00E76E41" w:rsidRDefault="00E76E41" w:rsidP="001F3FC5">
            <w:pPr>
              <w:pStyle w:val="BodyText"/>
              <w:ind w:left="0"/>
              <w:rPr>
                <w:sz w:val="18"/>
                <w:szCs w:val="18"/>
              </w:rPr>
            </w:pPr>
            <w:r w:rsidRPr="00E76E41">
              <w:rPr>
                <w:sz w:val="18"/>
                <w:szCs w:val="18"/>
              </w:rPr>
              <w:t>TACT</w:t>
            </w:r>
          </w:p>
        </w:tc>
        <w:tc>
          <w:tcPr>
            <w:tcW w:w="1020" w:type="dxa"/>
          </w:tcPr>
          <w:p w14:paraId="0CE55029" w14:textId="77777777" w:rsidR="00E76E41" w:rsidRPr="00E76E41" w:rsidRDefault="00E76E41" w:rsidP="001F3FC5">
            <w:pPr>
              <w:pStyle w:val="BodyText"/>
              <w:ind w:left="0"/>
              <w:rPr>
                <w:sz w:val="18"/>
                <w:szCs w:val="18"/>
              </w:rPr>
            </w:pPr>
            <w:r w:rsidRPr="00E76E41">
              <w:rPr>
                <w:sz w:val="18"/>
                <w:szCs w:val="18"/>
              </w:rPr>
              <w:t>Infra</w:t>
            </w:r>
          </w:p>
        </w:tc>
        <w:tc>
          <w:tcPr>
            <w:tcW w:w="789" w:type="dxa"/>
          </w:tcPr>
          <w:p w14:paraId="0CE5502A" w14:textId="77777777" w:rsidR="00E76E41" w:rsidRPr="008E68BC" w:rsidRDefault="00E76E41" w:rsidP="001F3FC5">
            <w:pPr>
              <w:pStyle w:val="BodyText"/>
              <w:ind w:left="0"/>
              <w:rPr>
                <w:sz w:val="18"/>
                <w:szCs w:val="18"/>
              </w:rPr>
            </w:pPr>
            <w:r w:rsidRPr="008E68BC">
              <w:rPr>
                <w:sz w:val="18"/>
                <w:szCs w:val="18"/>
              </w:rPr>
              <w:t>9.1</w:t>
            </w:r>
          </w:p>
          <w:p w14:paraId="0CE5502B" w14:textId="77777777" w:rsidR="00E76E41" w:rsidRPr="008E68BC" w:rsidRDefault="00E76E41" w:rsidP="001F3FC5">
            <w:pPr>
              <w:pStyle w:val="BodyText"/>
              <w:ind w:left="0"/>
              <w:rPr>
                <w:sz w:val="18"/>
                <w:szCs w:val="18"/>
              </w:rPr>
            </w:pPr>
          </w:p>
        </w:tc>
      </w:tr>
      <w:tr w:rsidR="00E76E41" w:rsidRPr="00AD142E" w14:paraId="0CE55037" w14:textId="77777777" w:rsidTr="009B1E14">
        <w:trPr>
          <w:trHeight w:val="576"/>
        </w:trPr>
        <w:tc>
          <w:tcPr>
            <w:tcW w:w="1348" w:type="dxa"/>
            <w:noWrap/>
          </w:tcPr>
          <w:p w14:paraId="0CE5502D" w14:textId="77777777" w:rsidR="00E76E41" w:rsidRPr="00585590" w:rsidRDefault="00E76E41" w:rsidP="004B79E3">
            <w:pPr>
              <w:pStyle w:val="BodyText"/>
              <w:ind w:left="0"/>
              <w:rPr>
                <w:rFonts w:cstheme="minorHAnsi"/>
                <w:sz w:val="18"/>
                <w:szCs w:val="18"/>
              </w:rPr>
            </w:pPr>
            <w:r w:rsidRPr="00585590">
              <w:rPr>
                <w:rFonts w:ascii="Calibri" w:hAnsi="Calibri" w:cs="Calibri"/>
                <w:sz w:val="18"/>
                <w:szCs w:val="18"/>
              </w:rPr>
              <w:t>VIOR_3.5.1.3</w:t>
            </w:r>
          </w:p>
        </w:tc>
        <w:tc>
          <w:tcPr>
            <w:tcW w:w="686" w:type="dxa"/>
          </w:tcPr>
          <w:p w14:paraId="0CE5502E" w14:textId="77777777" w:rsidR="00E76E41" w:rsidRPr="00585590" w:rsidRDefault="00E76E41"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502F" w14:textId="77777777" w:rsidR="00E76E41" w:rsidRPr="00585590" w:rsidRDefault="00E76E41" w:rsidP="004B79E3">
            <w:pPr>
              <w:pStyle w:val="BodyText"/>
              <w:ind w:left="0"/>
              <w:rPr>
                <w:rFonts w:asciiTheme="minorHAnsi" w:hAnsiTheme="minorHAnsi" w:cstheme="minorHAnsi"/>
                <w:sz w:val="18"/>
                <w:szCs w:val="18"/>
              </w:rPr>
            </w:pPr>
            <w:r w:rsidRPr="00585590">
              <w:rPr>
                <w:rFonts w:ascii="Calibri" w:hAnsi="Calibri" w:cs="Calibri"/>
                <w:sz w:val="18"/>
                <w:szCs w:val="18"/>
              </w:rPr>
              <w:t>Amdocs</w:t>
            </w:r>
          </w:p>
        </w:tc>
        <w:tc>
          <w:tcPr>
            <w:tcW w:w="3811" w:type="dxa"/>
            <w:noWrap/>
          </w:tcPr>
          <w:p w14:paraId="0CE55030" w14:textId="77777777" w:rsidR="00E76E41" w:rsidRPr="00585590" w:rsidRDefault="00E76E41" w:rsidP="004B79E3">
            <w:pPr>
              <w:pStyle w:val="ListParagraph"/>
              <w:rPr>
                <w:sz w:val="18"/>
                <w:szCs w:val="18"/>
              </w:rPr>
            </w:pPr>
            <w:r w:rsidRPr="00585590">
              <w:rPr>
                <w:sz w:val="18"/>
                <w:szCs w:val="18"/>
              </w:rPr>
              <w:t>Additional MB volume</w:t>
            </w:r>
          </w:p>
          <w:p w14:paraId="0CE55031" w14:textId="77777777" w:rsidR="00E76E41" w:rsidRPr="00585590" w:rsidRDefault="00E76E41" w:rsidP="004B79E3">
            <w:pPr>
              <w:pStyle w:val="ListParagraph"/>
              <w:rPr>
                <w:sz w:val="18"/>
                <w:szCs w:val="18"/>
              </w:rPr>
            </w:pPr>
          </w:p>
          <w:bookmarkStart w:id="395" w:name="_MON_1531836052"/>
          <w:bookmarkEnd w:id="395"/>
          <w:p w14:paraId="0CE55032" w14:textId="77777777" w:rsidR="00E76E41" w:rsidRPr="00585590" w:rsidRDefault="006A181E" w:rsidP="004B79E3">
            <w:pPr>
              <w:pStyle w:val="BodyText"/>
              <w:ind w:left="0"/>
              <w:rPr>
                <w:rFonts w:asciiTheme="minorHAnsi" w:hAnsiTheme="minorHAnsi" w:cstheme="minorHAnsi"/>
                <w:sz w:val="18"/>
                <w:szCs w:val="18"/>
              </w:rPr>
            </w:pPr>
            <w:r w:rsidRPr="00585590">
              <w:rPr>
                <w:rFonts w:ascii="Calibri" w:hAnsi="Calibri" w:cs="Calibri"/>
                <w:sz w:val="18"/>
                <w:szCs w:val="18"/>
              </w:rPr>
              <w:object w:dxaOrig="2556" w:dyaOrig="1623" w14:anchorId="0CE55648">
                <v:shape id="_x0000_i1026" type="#_x0000_t75" style="width:129.75pt;height:79.5pt" o:ole="">
                  <v:imagedata r:id="rId36" o:title=""/>
                </v:shape>
                <o:OLEObject Type="Embed" ProgID="Excel.Sheet.12" ShapeID="_x0000_i1026" DrawAspect="Icon" ObjectID="_1537960291" r:id="rId37"/>
              </w:object>
            </w:r>
          </w:p>
        </w:tc>
        <w:tc>
          <w:tcPr>
            <w:tcW w:w="945" w:type="dxa"/>
          </w:tcPr>
          <w:p w14:paraId="0CE55033" w14:textId="77777777" w:rsidR="00E76E41" w:rsidRPr="00E76E41" w:rsidRDefault="00E76E41" w:rsidP="001F3FC5">
            <w:pPr>
              <w:pStyle w:val="BodyText"/>
              <w:ind w:left="0"/>
              <w:rPr>
                <w:sz w:val="18"/>
                <w:szCs w:val="18"/>
              </w:rPr>
            </w:pPr>
            <w:r w:rsidRPr="00E76E41">
              <w:rPr>
                <w:sz w:val="18"/>
                <w:szCs w:val="18"/>
              </w:rPr>
              <w:t>TACT</w:t>
            </w:r>
          </w:p>
        </w:tc>
        <w:tc>
          <w:tcPr>
            <w:tcW w:w="1020" w:type="dxa"/>
          </w:tcPr>
          <w:p w14:paraId="0CE55034" w14:textId="77777777" w:rsidR="00E76E41" w:rsidRPr="00E76E41" w:rsidRDefault="00E76E41" w:rsidP="001F3FC5">
            <w:pPr>
              <w:pStyle w:val="BodyText"/>
              <w:ind w:left="0"/>
              <w:rPr>
                <w:sz w:val="18"/>
                <w:szCs w:val="18"/>
              </w:rPr>
            </w:pPr>
            <w:r w:rsidRPr="00E76E41">
              <w:rPr>
                <w:sz w:val="18"/>
                <w:szCs w:val="18"/>
              </w:rPr>
              <w:t>Infra</w:t>
            </w:r>
          </w:p>
        </w:tc>
        <w:tc>
          <w:tcPr>
            <w:tcW w:w="789" w:type="dxa"/>
          </w:tcPr>
          <w:p w14:paraId="0CE55035" w14:textId="77777777" w:rsidR="00E76E41" w:rsidRPr="008E68BC" w:rsidRDefault="00E76E41" w:rsidP="001F3FC5">
            <w:pPr>
              <w:pStyle w:val="BodyText"/>
              <w:ind w:left="0"/>
              <w:rPr>
                <w:sz w:val="18"/>
                <w:szCs w:val="18"/>
              </w:rPr>
            </w:pPr>
            <w:r w:rsidRPr="008E68BC">
              <w:rPr>
                <w:sz w:val="18"/>
                <w:szCs w:val="18"/>
              </w:rPr>
              <w:t>9.1</w:t>
            </w:r>
          </w:p>
          <w:p w14:paraId="0CE55036" w14:textId="77777777" w:rsidR="00E76E41" w:rsidRPr="008E68BC" w:rsidRDefault="00E76E41" w:rsidP="001F3FC5">
            <w:pPr>
              <w:pStyle w:val="BodyText"/>
              <w:ind w:left="0"/>
              <w:rPr>
                <w:sz w:val="18"/>
                <w:szCs w:val="18"/>
              </w:rPr>
            </w:pPr>
          </w:p>
        </w:tc>
      </w:tr>
      <w:tr w:rsidR="00E76E41" w:rsidRPr="00AD142E" w14:paraId="0CE55040" w14:textId="77777777" w:rsidTr="009B1E14">
        <w:trPr>
          <w:trHeight w:val="576"/>
        </w:trPr>
        <w:tc>
          <w:tcPr>
            <w:tcW w:w="1348" w:type="dxa"/>
            <w:noWrap/>
          </w:tcPr>
          <w:p w14:paraId="0CE55038" w14:textId="77777777" w:rsidR="00E76E41" w:rsidRPr="00585590" w:rsidRDefault="00E76E41" w:rsidP="004B79E3">
            <w:pPr>
              <w:pStyle w:val="BodyText"/>
              <w:ind w:left="0"/>
              <w:rPr>
                <w:rFonts w:cstheme="minorHAnsi"/>
                <w:sz w:val="18"/>
                <w:szCs w:val="18"/>
              </w:rPr>
            </w:pPr>
            <w:r w:rsidRPr="00585590">
              <w:rPr>
                <w:rFonts w:ascii="Calibri" w:hAnsi="Calibri" w:cs="Calibri"/>
                <w:sz w:val="18"/>
                <w:szCs w:val="18"/>
              </w:rPr>
              <w:t>VIOR_3.6.1</w:t>
            </w:r>
          </w:p>
        </w:tc>
        <w:tc>
          <w:tcPr>
            <w:tcW w:w="686" w:type="dxa"/>
          </w:tcPr>
          <w:p w14:paraId="0CE55039" w14:textId="77777777" w:rsidR="00E76E41" w:rsidRPr="00585590" w:rsidRDefault="00E76E41"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503A" w14:textId="77777777" w:rsidR="00E76E41" w:rsidRPr="00585590" w:rsidRDefault="00E76E41"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tcPr>
          <w:p w14:paraId="0CE5503B" w14:textId="77777777" w:rsidR="00E76E41" w:rsidRPr="00585590" w:rsidRDefault="00E76E41" w:rsidP="004B79E3">
            <w:pPr>
              <w:pStyle w:val="ListParagraph"/>
              <w:ind w:left="0"/>
              <w:rPr>
                <w:sz w:val="18"/>
                <w:szCs w:val="18"/>
              </w:rPr>
            </w:pPr>
            <w:r w:rsidRPr="00585590">
              <w:rPr>
                <w:sz w:val="18"/>
                <w:szCs w:val="18"/>
              </w:rPr>
              <w:t xml:space="preserve">The Cognos NDC Daily Audit report will be updated to include any new drop reason codes and/or error codes created within mediation. </w:t>
            </w:r>
          </w:p>
          <w:p w14:paraId="0CE5503C" w14:textId="77777777" w:rsidR="00E76E41" w:rsidRPr="00585590" w:rsidRDefault="00E76E41" w:rsidP="004B79E3">
            <w:pPr>
              <w:pStyle w:val="BodyText"/>
              <w:ind w:left="0"/>
              <w:rPr>
                <w:rFonts w:asciiTheme="minorHAnsi" w:hAnsiTheme="minorHAnsi" w:cstheme="minorHAnsi"/>
                <w:sz w:val="18"/>
                <w:szCs w:val="18"/>
              </w:rPr>
            </w:pPr>
          </w:p>
        </w:tc>
        <w:tc>
          <w:tcPr>
            <w:tcW w:w="945" w:type="dxa"/>
          </w:tcPr>
          <w:p w14:paraId="0CE5503D" w14:textId="77777777" w:rsidR="00E76E41" w:rsidRPr="00D1539F" w:rsidRDefault="00E76E41" w:rsidP="004B79E3">
            <w:pPr>
              <w:pStyle w:val="BodyText"/>
              <w:ind w:left="0"/>
              <w:rPr>
                <w:sz w:val="18"/>
                <w:szCs w:val="18"/>
              </w:rPr>
            </w:pPr>
            <w:r>
              <w:rPr>
                <w:sz w:val="18"/>
                <w:szCs w:val="18"/>
              </w:rPr>
              <w:t>N/A</w:t>
            </w:r>
          </w:p>
        </w:tc>
        <w:tc>
          <w:tcPr>
            <w:tcW w:w="1020" w:type="dxa"/>
          </w:tcPr>
          <w:p w14:paraId="0CE5503E" w14:textId="77777777" w:rsidR="00E76E41" w:rsidRPr="00D1539F" w:rsidRDefault="00E76E41" w:rsidP="004B79E3">
            <w:pPr>
              <w:pStyle w:val="BodyText"/>
              <w:ind w:left="0"/>
              <w:rPr>
                <w:sz w:val="18"/>
                <w:szCs w:val="18"/>
              </w:rPr>
            </w:pPr>
            <w:r>
              <w:rPr>
                <w:sz w:val="18"/>
                <w:szCs w:val="18"/>
              </w:rPr>
              <w:t>N/A</w:t>
            </w:r>
          </w:p>
        </w:tc>
        <w:tc>
          <w:tcPr>
            <w:tcW w:w="789" w:type="dxa"/>
          </w:tcPr>
          <w:p w14:paraId="0CE5503F" w14:textId="77777777" w:rsidR="00E76E41" w:rsidRPr="00D1539F" w:rsidRDefault="00E76E41" w:rsidP="004B79E3">
            <w:pPr>
              <w:pStyle w:val="BodyText"/>
              <w:ind w:left="0"/>
              <w:rPr>
                <w:sz w:val="18"/>
                <w:szCs w:val="18"/>
              </w:rPr>
            </w:pPr>
            <w:r>
              <w:rPr>
                <w:sz w:val="18"/>
                <w:szCs w:val="18"/>
              </w:rPr>
              <w:t>N/A</w:t>
            </w:r>
          </w:p>
        </w:tc>
      </w:tr>
      <w:tr w:rsidR="00E76E41" w:rsidRPr="00AD142E" w14:paraId="0CE55048" w14:textId="77777777" w:rsidTr="009B1E14">
        <w:trPr>
          <w:trHeight w:val="576"/>
        </w:trPr>
        <w:tc>
          <w:tcPr>
            <w:tcW w:w="1348" w:type="dxa"/>
            <w:noWrap/>
          </w:tcPr>
          <w:p w14:paraId="0CE55041" w14:textId="77777777" w:rsidR="00E76E41" w:rsidRPr="00585590" w:rsidRDefault="00E76E41" w:rsidP="004B79E3">
            <w:pPr>
              <w:pStyle w:val="BodyText"/>
              <w:ind w:left="0"/>
              <w:rPr>
                <w:rFonts w:cstheme="minorHAnsi"/>
                <w:sz w:val="18"/>
                <w:szCs w:val="18"/>
              </w:rPr>
            </w:pPr>
            <w:r w:rsidRPr="00585590">
              <w:rPr>
                <w:rFonts w:ascii="Calibri" w:hAnsi="Calibri" w:cs="Calibri"/>
                <w:sz w:val="18"/>
                <w:szCs w:val="18"/>
              </w:rPr>
              <w:lastRenderedPageBreak/>
              <w:t>VIOR_3.7.1</w:t>
            </w:r>
          </w:p>
        </w:tc>
        <w:tc>
          <w:tcPr>
            <w:tcW w:w="686" w:type="dxa"/>
          </w:tcPr>
          <w:p w14:paraId="0CE55042" w14:textId="77777777" w:rsidR="00E76E41" w:rsidRPr="00585590" w:rsidRDefault="00E76E41"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5043" w14:textId="77777777" w:rsidR="00E76E41" w:rsidRPr="00585590" w:rsidRDefault="00E76E41"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vAlign w:val="center"/>
          </w:tcPr>
          <w:p w14:paraId="0CE55044" w14:textId="77777777" w:rsidR="00E76E41" w:rsidRPr="00585590" w:rsidRDefault="00E76E41" w:rsidP="004B79E3">
            <w:pPr>
              <w:pStyle w:val="BodyText"/>
              <w:ind w:left="0"/>
              <w:rPr>
                <w:rFonts w:asciiTheme="minorHAnsi" w:hAnsiTheme="minorHAnsi" w:cstheme="minorHAnsi"/>
                <w:sz w:val="18"/>
                <w:szCs w:val="18"/>
              </w:rPr>
            </w:pPr>
            <w:r w:rsidRPr="00585590">
              <w:rPr>
                <w:rFonts w:ascii="Calibri" w:hAnsi="Calibri" w:cs="Calibri"/>
                <w:sz w:val="18"/>
                <w:szCs w:val="18"/>
              </w:rPr>
              <w:t xml:space="preserve">Any data consumed from VoLTE inbound roaming, using the KingStreet spectrum, will be included in the KingStreet reports.  </w:t>
            </w:r>
          </w:p>
        </w:tc>
        <w:tc>
          <w:tcPr>
            <w:tcW w:w="945" w:type="dxa"/>
          </w:tcPr>
          <w:p w14:paraId="0CE55045" w14:textId="77777777" w:rsidR="00E76E41" w:rsidRPr="00D1539F" w:rsidRDefault="00E76E41" w:rsidP="004B79E3">
            <w:pPr>
              <w:pStyle w:val="BodyText"/>
              <w:ind w:left="0"/>
              <w:rPr>
                <w:sz w:val="18"/>
                <w:szCs w:val="18"/>
              </w:rPr>
            </w:pPr>
            <w:r>
              <w:rPr>
                <w:sz w:val="18"/>
                <w:szCs w:val="18"/>
              </w:rPr>
              <w:t>N/A</w:t>
            </w:r>
          </w:p>
        </w:tc>
        <w:tc>
          <w:tcPr>
            <w:tcW w:w="1020" w:type="dxa"/>
          </w:tcPr>
          <w:p w14:paraId="0CE55046" w14:textId="77777777" w:rsidR="00E76E41" w:rsidRPr="00D1539F" w:rsidRDefault="00E76E41" w:rsidP="004B79E3">
            <w:pPr>
              <w:pStyle w:val="BodyText"/>
              <w:ind w:left="0"/>
              <w:rPr>
                <w:sz w:val="18"/>
                <w:szCs w:val="18"/>
              </w:rPr>
            </w:pPr>
            <w:r>
              <w:rPr>
                <w:sz w:val="18"/>
                <w:szCs w:val="18"/>
              </w:rPr>
              <w:t>N/A</w:t>
            </w:r>
          </w:p>
        </w:tc>
        <w:tc>
          <w:tcPr>
            <w:tcW w:w="789" w:type="dxa"/>
          </w:tcPr>
          <w:p w14:paraId="0CE55047" w14:textId="77777777" w:rsidR="00E76E41" w:rsidRPr="00D1539F" w:rsidRDefault="00E76E41" w:rsidP="004B79E3">
            <w:pPr>
              <w:pStyle w:val="BodyText"/>
              <w:ind w:left="0"/>
              <w:rPr>
                <w:sz w:val="18"/>
                <w:szCs w:val="18"/>
              </w:rPr>
            </w:pPr>
            <w:r>
              <w:rPr>
                <w:sz w:val="18"/>
                <w:szCs w:val="18"/>
              </w:rPr>
              <w:t>N/A</w:t>
            </w:r>
          </w:p>
        </w:tc>
      </w:tr>
      <w:tr w:rsidR="00E76E41" w:rsidRPr="00AD142E" w14:paraId="0CE55050" w14:textId="77777777" w:rsidTr="009B1E14">
        <w:trPr>
          <w:trHeight w:val="576"/>
        </w:trPr>
        <w:tc>
          <w:tcPr>
            <w:tcW w:w="1348" w:type="dxa"/>
            <w:noWrap/>
          </w:tcPr>
          <w:p w14:paraId="0CE55049" w14:textId="77777777" w:rsidR="00E76E41" w:rsidRPr="00585590" w:rsidRDefault="00E76E41" w:rsidP="004B79E3">
            <w:pPr>
              <w:pStyle w:val="BodyText"/>
              <w:ind w:left="0"/>
              <w:rPr>
                <w:rFonts w:cstheme="minorHAnsi"/>
                <w:sz w:val="18"/>
                <w:szCs w:val="18"/>
              </w:rPr>
            </w:pPr>
            <w:r w:rsidRPr="00585590">
              <w:rPr>
                <w:rFonts w:ascii="Calibri" w:hAnsi="Calibri" w:cs="Calibri"/>
                <w:sz w:val="18"/>
                <w:szCs w:val="18"/>
              </w:rPr>
              <w:t>VIOR_3.7.2</w:t>
            </w:r>
          </w:p>
        </w:tc>
        <w:tc>
          <w:tcPr>
            <w:tcW w:w="686" w:type="dxa"/>
          </w:tcPr>
          <w:p w14:paraId="0CE5504A" w14:textId="77777777" w:rsidR="00E76E41" w:rsidRPr="00585590" w:rsidRDefault="00E76E41"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504B" w14:textId="77777777" w:rsidR="00E76E41" w:rsidRPr="00585590" w:rsidRDefault="00E76E41"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vAlign w:val="center"/>
          </w:tcPr>
          <w:p w14:paraId="0CE5504C" w14:textId="77777777" w:rsidR="00E76E41" w:rsidRPr="00585590" w:rsidRDefault="00E76E41" w:rsidP="004B79E3">
            <w:pPr>
              <w:pStyle w:val="BodyText"/>
              <w:ind w:left="0"/>
              <w:rPr>
                <w:rFonts w:asciiTheme="minorHAnsi" w:hAnsiTheme="minorHAnsi" w:cstheme="minorHAnsi"/>
                <w:sz w:val="18"/>
                <w:szCs w:val="18"/>
              </w:rPr>
            </w:pPr>
            <w:r w:rsidRPr="00585590">
              <w:rPr>
                <w:rFonts w:ascii="Calibri" w:hAnsi="Calibri" w:cs="Calibri"/>
                <w:sz w:val="18"/>
                <w:szCs w:val="18"/>
              </w:rPr>
              <w:t>This usage will not be separated by QCI values, but will be aggregated together in the current reports.</w:t>
            </w:r>
          </w:p>
        </w:tc>
        <w:tc>
          <w:tcPr>
            <w:tcW w:w="945" w:type="dxa"/>
          </w:tcPr>
          <w:p w14:paraId="0CE5504D" w14:textId="77777777" w:rsidR="00E76E41" w:rsidRPr="00D1539F" w:rsidRDefault="00E76E41" w:rsidP="004B79E3">
            <w:pPr>
              <w:pStyle w:val="BodyText"/>
              <w:ind w:left="0"/>
              <w:rPr>
                <w:sz w:val="18"/>
                <w:szCs w:val="18"/>
              </w:rPr>
            </w:pPr>
            <w:r>
              <w:rPr>
                <w:sz w:val="18"/>
                <w:szCs w:val="18"/>
              </w:rPr>
              <w:t>N/A</w:t>
            </w:r>
          </w:p>
        </w:tc>
        <w:tc>
          <w:tcPr>
            <w:tcW w:w="1020" w:type="dxa"/>
          </w:tcPr>
          <w:p w14:paraId="0CE5504E" w14:textId="77777777" w:rsidR="00E76E41" w:rsidRPr="00D1539F" w:rsidRDefault="00E76E41" w:rsidP="004B79E3">
            <w:pPr>
              <w:pStyle w:val="BodyText"/>
              <w:ind w:left="0"/>
              <w:rPr>
                <w:sz w:val="18"/>
                <w:szCs w:val="18"/>
              </w:rPr>
            </w:pPr>
            <w:r>
              <w:rPr>
                <w:sz w:val="18"/>
                <w:szCs w:val="18"/>
              </w:rPr>
              <w:t>N/A</w:t>
            </w:r>
          </w:p>
        </w:tc>
        <w:tc>
          <w:tcPr>
            <w:tcW w:w="789" w:type="dxa"/>
          </w:tcPr>
          <w:p w14:paraId="0CE5504F" w14:textId="77777777" w:rsidR="00E76E41" w:rsidRPr="00D1539F" w:rsidRDefault="00E76E41" w:rsidP="004B79E3">
            <w:pPr>
              <w:pStyle w:val="BodyText"/>
              <w:ind w:left="0"/>
              <w:rPr>
                <w:sz w:val="18"/>
                <w:szCs w:val="18"/>
              </w:rPr>
            </w:pPr>
            <w:r>
              <w:rPr>
                <w:sz w:val="18"/>
                <w:szCs w:val="18"/>
              </w:rPr>
              <w:t>N/A</w:t>
            </w:r>
          </w:p>
        </w:tc>
      </w:tr>
      <w:tr w:rsidR="00E76E41" w:rsidRPr="00AD142E" w14:paraId="0CE55058" w14:textId="77777777" w:rsidTr="009B1E14">
        <w:trPr>
          <w:trHeight w:val="576"/>
        </w:trPr>
        <w:tc>
          <w:tcPr>
            <w:tcW w:w="1348" w:type="dxa"/>
            <w:noWrap/>
            <w:vAlign w:val="center"/>
          </w:tcPr>
          <w:p w14:paraId="0CE55051" w14:textId="77777777" w:rsidR="00E76E41" w:rsidRPr="00585590" w:rsidRDefault="00E76E41" w:rsidP="004B79E3">
            <w:pPr>
              <w:pStyle w:val="BodyText"/>
              <w:ind w:left="0"/>
              <w:rPr>
                <w:rFonts w:cstheme="minorHAnsi"/>
                <w:sz w:val="18"/>
                <w:szCs w:val="18"/>
              </w:rPr>
            </w:pPr>
            <w:r w:rsidRPr="00585590">
              <w:rPr>
                <w:rFonts w:ascii="Calibri" w:hAnsi="Calibri" w:cs="Calibri"/>
                <w:sz w:val="18"/>
                <w:szCs w:val="18"/>
              </w:rPr>
              <w:t>VIOR_3.8.1</w:t>
            </w:r>
          </w:p>
        </w:tc>
        <w:tc>
          <w:tcPr>
            <w:tcW w:w="686" w:type="dxa"/>
            <w:vAlign w:val="center"/>
          </w:tcPr>
          <w:p w14:paraId="0CE55052" w14:textId="77777777" w:rsidR="00E76E41" w:rsidRPr="00585590" w:rsidRDefault="00E76E41"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5053" w14:textId="77777777" w:rsidR="00E76E41" w:rsidRPr="00585590" w:rsidRDefault="00E76E41"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vAlign w:val="center"/>
          </w:tcPr>
          <w:p w14:paraId="0CE55054" w14:textId="77777777" w:rsidR="00E76E41" w:rsidRPr="00585590" w:rsidRDefault="00E76E41" w:rsidP="004B79E3">
            <w:pPr>
              <w:pStyle w:val="BodyText"/>
              <w:ind w:left="0"/>
              <w:rPr>
                <w:rFonts w:asciiTheme="minorHAnsi" w:hAnsiTheme="minorHAnsi" w:cstheme="minorHAnsi"/>
                <w:sz w:val="18"/>
                <w:szCs w:val="18"/>
              </w:rPr>
            </w:pPr>
            <w:r w:rsidRPr="00585590">
              <w:rPr>
                <w:rFonts w:ascii="Calibri" w:hAnsi="Calibri" w:cs="Calibri"/>
                <w:sz w:val="18"/>
                <w:szCs w:val="18"/>
              </w:rPr>
              <w:t>Production testing will test VoLTE inbound roaming using only production elements.</w:t>
            </w:r>
          </w:p>
        </w:tc>
        <w:tc>
          <w:tcPr>
            <w:tcW w:w="945" w:type="dxa"/>
          </w:tcPr>
          <w:p w14:paraId="0CE55055" w14:textId="77777777" w:rsidR="00E76E41" w:rsidRPr="00D1539F" w:rsidRDefault="00E76E41" w:rsidP="004B79E3">
            <w:pPr>
              <w:pStyle w:val="BodyText"/>
              <w:ind w:left="0"/>
              <w:rPr>
                <w:sz w:val="18"/>
                <w:szCs w:val="18"/>
              </w:rPr>
            </w:pPr>
            <w:r>
              <w:rPr>
                <w:sz w:val="18"/>
                <w:szCs w:val="18"/>
              </w:rPr>
              <w:t>N/A</w:t>
            </w:r>
          </w:p>
        </w:tc>
        <w:tc>
          <w:tcPr>
            <w:tcW w:w="1020" w:type="dxa"/>
          </w:tcPr>
          <w:p w14:paraId="0CE55056" w14:textId="77777777" w:rsidR="00E76E41" w:rsidRPr="00D1539F" w:rsidRDefault="00E76E41" w:rsidP="004B79E3">
            <w:pPr>
              <w:pStyle w:val="BodyText"/>
              <w:ind w:left="0"/>
              <w:rPr>
                <w:sz w:val="18"/>
                <w:szCs w:val="18"/>
              </w:rPr>
            </w:pPr>
            <w:r>
              <w:rPr>
                <w:sz w:val="18"/>
                <w:szCs w:val="18"/>
              </w:rPr>
              <w:t>N/A</w:t>
            </w:r>
          </w:p>
        </w:tc>
        <w:tc>
          <w:tcPr>
            <w:tcW w:w="789" w:type="dxa"/>
          </w:tcPr>
          <w:p w14:paraId="0CE55057" w14:textId="77777777" w:rsidR="00E76E41" w:rsidRPr="00D1539F" w:rsidRDefault="00E76E41" w:rsidP="004B79E3">
            <w:pPr>
              <w:pStyle w:val="BodyText"/>
              <w:ind w:left="0"/>
              <w:rPr>
                <w:sz w:val="18"/>
                <w:szCs w:val="18"/>
              </w:rPr>
            </w:pPr>
            <w:r>
              <w:rPr>
                <w:sz w:val="18"/>
                <w:szCs w:val="18"/>
              </w:rPr>
              <w:t>N/A</w:t>
            </w:r>
          </w:p>
        </w:tc>
      </w:tr>
      <w:tr w:rsidR="00E76E41" w:rsidRPr="00AD142E" w14:paraId="0CE55060" w14:textId="77777777" w:rsidTr="009B1E14">
        <w:trPr>
          <w:trHeight w:val="576"/>
        </w:trPr>
        <w:tc>
          <w:tcPr>
            <w:tcW w:w="1348" w:type="dxa"/>
            <w:noWrap/>
          </w:tcPr>
          <w:p w14:paraId="0CE55059" w14:textId="77777777" w:rsidR="00E76E41" w:rsidRPr="00585590" w:rsidRDefault="00E76E41" w:rsidP="004B79E3">
            <w:pPr>
              <w:pStyle w:val="BodyText"/>
              <w:ind w:left="0"/>
              <w:rPr>
                <w:rFonts w:cstheme="minorHAnsi"/>
                <w:sz w:val="18"/>
                <w:szCs w:val="18"/>
              </w:rPr>
            </w:pPr>
            <w:r w:rsidRPr="00585590">
              <w:rPr>
                <w:rFonts w:ascii="Calibri" w:hAnsi="Calibri" w:cs="Calibri"/>
                <w:sz w:val="18"/>
                <w:szCs w:val="18"/>
              </w:rPr>
              <w:t>VIOR_3.8.2</w:t>
            </w:r>
          </w:p>
        </w:tc>
        <w:tc>
          <w:tcPr>
            <w:tcW w:w="686" w:type="dxa"/>
          </w:tcPr>
          <w:p w14:paraId="0CE5505A" w14:textId="77777777" w:rsidR="00E76E41" w:rsidRPr="00585590" w:rsidRDefault="00E76E41"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505B" w14:textId="77777777" w:rsidR="00E76E41" w:rsidRPr="00585590" w:rsidRDefault="00E76E41"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vAlign w:val="center"/>
          </w:tcPr>
          <w:p w14:paraId="0CE5505C" w14:textId="77777777" w:rsidR="00E76E41" w:rsidRPr="00585590" w:rsidRDefault="00E76E41" w:rsidP="004B79E3">
            <w:pPr>
              <w:pStyle w:val="BodyText"/>
              <w:ind w:left="0"/>
              <w:rPr>
                <w:rFonts w:asciiTheme="minorHAnsi" w:hAnsiTheme="minorHAnsi" w:cstheme="minorHAnsi"/>
                <w:sz w:val="18"/>
                <w:szCs w:val="18"/>
              </w:rPr>
            </w:pPr>
            <w:r w:rsidRPr="00585590">
              <w:rPr>
                <w:rFonts w:ascii="Calibri" w:hAnsi="Calibri" w:cs="Calibri"/>
                <w:sz w:val="18"/>
                <w:szCs w:val="18"/>
              </w:rPr>
              <w:t>Production testing will test VoLTE outbound roaming using only production elements.</w:t>
            </w:r>
          </w:p>
        </w:tc>
        <w:tc>
          <w:tcPr>
            <w:tcW w:w="945" w:type="dxa"/>
          </w:tcPr>
          <w:p w14:paraId="0CE5505D" w14:textId="77777777" w:rsidR="00E76E41" w:rsidRPr="00D1539F" w:rsidRDefault="00E76E41" w:rsidP="004B79E3">
            <w:pPr>
              <w:pStyle w:val="BodyText"/>
              <w:ind w:left="0"/>
              <w:rPr>
                <w:sz w:val="18"/>
                <w:szCs w:val="18"/>
              </w:rPr>
            </w:pPr>
            <w:r>
              <w:rPr>
                <w:sz w:val="18"/>
                <w:szCs w:val="18"/>
              </w:rPr>
              <w:t>N/A</w:t>
            </w:r>
          </w:p>
        </w:tc>
        <w:tc>
          <w:tcPr>
            <w:tcW w:w="1020" w:type="dxa"/>
          </w:tcPr>
          <w:p w14:paraId="0CE5505E" w14:textId="77777777" w:rsidR="00E76E41" w:rsidRPr="00D1539F" w:rsidRDefault="00E76E41" w:rsidP="004B79E3">
            <w:pPr>
              <w:pStyle w:val="BodyText"/>
              <w:ind w:left="0"/>
              <w:rPr>
                <w:sz w:val="18"/>
                <w:szCs w:val="18"/>
              </w:rPr>
            </w:pPr>
            <w:r>
              <w:rPr>
                <w:sz w:val="18"/>
                <w:szCs w:val="18"/>
              </w:rPr>
              <w:t>N/A</w:t>
            </w:r>
          </w:p>
        </w:tc>
        <w:tc>
          <w:tcPr>
            <w:tcW w:w="789" w:type="dxa"/>
          </w:tcPr>
          <w:p w14:paraId="0CE5505F" w14:textId="77777777" w:rsidR="00E76E41" w:rsidRPr="00D1539F" w:rsidRDefault="00E76E41" w:rsidP="004B79E3">
            <w:pPr>
              <w:pStyle w:val="BodyText"/>
              <w:ind w:left="0"/>
              <w:rPr>
                <w:sz w:val="18"/>
                <w:szCs w:val="18"/>
              </w:rPr>
            </w:pPr>
            <w:r>
              <w:rPr>
                <w:sz w:val="18"/>
                <w:szCs w:val="18"/>
              </w:rPr>
              <w:t>N/A</w:t>
            </w:r>
          </w:p>
        </w:tc>
      </w:tr>
      <w:tr w:rsidR="00E76E41" w:rsidRPr="00AD142E" w14:paraId="0CE55068" w14:textId="77777777" w:rsidTr="009B1E14">
        <w:trPr>
          <w:trHeight w:val="576"/>
        </w:trPr>
        <w:tc>
          <w:tcPr>
            <w:tcW w:w="1348" w:type="dxa"/>
            <w:noWrap/>
          </w:tcPr>
          <w:p w14:paraId="0CE55061" w14:textId="77777777" w:rsidR="00E76E41" w:rsidRPr="00585590" w:rsidRDefault="00E76E41" w:rsidP="004B79E3">
            <w:pPr>
              <w:pStyle w:val="BodyText"/>
              <w:ind w:left="0"/>
              <w:rPr>
                <w:rFonts w:cstheme="minorHAnsi"/>
                <w:sz w:val="18"/>
                <w:szCs w:val="18"/>
              </w:rPr>
            </w:pPr>
            <w:r w:rsidRPr="00585590">
              <w:rPr>
                <w:rFonts w:ascii="Calibri" w:hAnsi="Calibri" w:cs="Calibri"/>
                <w:sz w:val="18"/>
                <w:szCs w:val="18"/>
              </w:rPr>
              <w:t>VIOR_3.8.3</w:t>
            </w:r>
          </w:p>
        </w:tc>
        <w:tc>
          <w:tcPr>
            <w:tcW w:w="686" w:type="dxa"/>
          </w:tcPr>
          <w:p w14:paraId="0CE55062" w14:textId="77777777" w:rsidR="00E76E41" w:rsidRPr="00585590" w:rsidRDefault="00E76E41"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5063" w14:textId="77777777" w:rsidR="00E76E41" w:rsidRPr="00585590" w:rsidRDefault="00E76E41"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vAlign w:val="center"/>
          </w:tcPr>
          <w:p w14:paraId="0CE55064" w14:textId="77777777" w:rsidR="00E76E41" w:rsidRPr="00585590" w:rsidRDefault="00E76E41" w:rsidP="004B79E3">
            <w:pPr>
              <w:pStyle w:val="BodyText"/>
              <w:ind w:left="0"/>
              <w:rPr>
                <w:rFonts w:asciiTheme="minorHAnsi" w:hAnsiTheme="minorHAnsi" w:cstheme="minorHAnsi"/>
                <w:sz w:val="18"/>
                <w:szCs w:val="18"/>
              </w:rPr>
            </w:pPr>
            <w:r w:rsidRPr="00585590">
              <w:rPr>
                <w:rFonts w:ascii="Calibri" w:hAnsi="Calibri" w:cs="Calibri"/>
                <w:sz w:val="18"/>
                <w:szCs w:val="18"/>
              </w:rPr>
              <w:t>Production testing will occur prior to the launch of VoLTE inbound/outbound roaming.</w:t>
            </w:r>
          </w:p>
        </w:tc>
        <w:tc>
          <w:tcPr>
            <w:tcW w:w="945" w:type="dxa"/>
          </w:tcPr>
          <w:p w14:paraId="0CE55065" w14:textId="77777777" w:rsidR="00E76E41" w:rsidRPr="00D1539F" w:rsidRDefault="00E76E41" w:rsidP="004B79E3">
            <w:pPr>
              <w:pStyle w:val="BodyText"/>
              <w:ind w:left="0"/>
              <w:rPr>
                <w:sz w:val="18"/>
                <w:szCs w:val="18"/>
              </w:rPr>
            </w:pPr>
            <w:r>
              <w:rPr>
                <w:sz w:val="18"/>
                <w:szCs w:val="18"/>
              </w:rPr>
              <w:t>N/A</w:t>
            </w:r>
          </w:p>
        </w:tc>
        <w:tc>
          <w:tcPr>
            <w:tcW w:w="1020" w:type="dxa"/>
          </w:tcPr>
          <w:p w14:paraId="0CE55066" w14:textId="77777777" w:rsidR="00E76E41" w:rsidRPr="00D1539F" w:rsidRDefault="00E76E41" w:rsidP="004B79E3">
            <w:pPr>
              <w:pStyle w:val="BodyText"/>
              <w:ind w:left="0"/>
              <w:rPr>
                <w:sz w:val="18"/>
                <w:szCs w:val="18"/>
              </w:rPr>
            </w:pPr>
            <w:r>
              <w:rPr>
                <w:sz w:val="18"/>
                <w:szCs w:val="18"/>
              </w:rPr>
              <w:t>N/A</w:t>
            </w:r>
          </w:p>
        </w:tc>
        <w:tc>
          <w:tcPr>
            <w:tcW w:w="789" w:type="dxa"/>
          </w:tcPr>
          <w:p w14:paraId="0CE55067" w14:textId="77777777" w:rsidR="00E76E41" w:rsidRPr="00D1539F" w:rsidRDefault="00E76E41" w:rsidP="004B79E3">
            <w:pPr>
              <w:pStyle w:val="BodyText"/>
              <w:ind w:left="0"/>
              <w:rPr>
                <w:sz w:val="18"/>
                <w:szCs w:val="18"/>
              </w:rPr>
            </w:pPr>
            <w:r>
              <w:rPr>
                <w:sz w:val="18"/>
                <w:szCs w:val="18"/>
              </w:rPr>
              <w:t>N/A</w:t>
            </w:r>
          </w:p>
        </w:tc>
      </w:tr>
      <w:tr w:rsidR="00E76E41" w:rsidRPr="00AD142E" w14:paraId="0CE55070" w14:textId="77777777" w:rsidTr="009B1E14">
        <w:trPr>
          <w:trHeight w:val="576"/>
        </w:trPr>
        <w:tc>
          <w:tcPr>
            <w:tcW w:w="1348" w:type="dxa"/>
            <w:noWrap/>
          </w:tcPr>
          <w:p w14:paraId="0CE55069" w14:textId="77777777" w:rsidR="00E76E41" w:rsidRPr="00585590" w:rsidRDefault="00E76E41" w:rsidP="004B79E3">
            <w:pPr>
              <w:pStyle w:val="BodyText"/>
              <w:ind w:left="0"/>
              <w:rPr>
                <w:rFonts w:cstheme="minorHAnsi"/>
                <w:sz w:val="18"/>
                <w:szCs w:val="18"/>
              </w:rPr>
            </w:pPr>
            <w:r w:rsidRPr="00585590">
              <w:rPr>
                <w:rFonts w:ascii="Calibri" w:hAnsi="Calibri" w:cs="Calibri"/>
                <w:sz w:val="18"/>
                <w:szCs w:val="18"/>
              </w:rPr>
              <w:t>VIOR_3.8.4</w:t>
            </w:r>
          </w:p>
        </w:tc>
        <w:tc>
          <w:tcPr>
            <w:tcW w:w="686" w:type="dxa"/>
          </w:tcPr>
          <w:p w14:paraId="0CE5506A" w14:textId="77777777" w:rsidR="00E76E41" w:rsidRPr="00585590" w:rsidRDefault="00E76E41"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506B" w14:textId="77777777" w:rsidR="00E76E41" w:rsidRPr="00585590" w:rsidRDefault="00E76E41"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vAlign w:val="center"/>
          </w:tcPr>
          <w:p w14:paraId="0CE5506C" w14:textId="77777777" w:rsidR="00E76E41" w:rsidRPr="00585590" w:rsidRDefault="00E76E41" w:rsidP="004B79E3">
            <w:pPr>
              <w:pStyle w:val="BodyText"/>
              <w:ind w:left="0"/>
              <w:rPr>
                <w:rFonts w:asciiTheme="minorHAnsi" w:hAnsiTheme="minorHAnsi" w:cstheme="minorHAnsi"/>
                <w:sz w:val="18"/>
                <w:szCs w:val="18"/>
              </w:rPr>
            </w:pPr>
            <w:r w:rsidRPr="00585590">
              <w:rPr>
                <w:rFonts w:ascii="Calibri" w:hAnsi="Calibri" w:cs="Calibri"/>
                <w:sz w:val="18"/>
                <w:szCs w:val="18"/>
              </w:rPr>
              <w:t>VoLTE data consumed during production testing will be excluded from settlement.</w:t>
            </w:r>
          </w:p>
        </w:tc>
        <w:tc>
          <w:tcPr>
            <w:tcW w:w="945" w:type="dxa"/>
          </w:tcPr>
          <w:p w14:paraId="0CE5506D" w14:textId="77777777" w:rsidR="00E76E41" w:rsidRPr="00D1539F" w:rsidRDefault="00E76E41" w:rsidP="004B79E3">
            <w:pPr>
              <w:pStyle w:val="BodyText"/>
              <w:ind w:left="0"/>
              <w:rPr>
                <w:sz w:val="18"/>
                <w:szCs w:val="18"/>
              </w:rPr>
            </w:pPr>
            <w:r>
              <w:rPr>
                <w:sz w:val="18"/>
                <w:szCs w:val="18"/>
              </w:rPr>
              <w:t>N/A</w:t>
            </w:r>
          </w:p>
        </w:tc>
        <w:tc>
          <w:tcPr>
            <w:tcW w:w="1020" w:type="dxa"/>
          </w:tcPr>
          <w:p w14:paraId="0CE5506E" w14:textId="77777777" w:rsidR="00E76E41" w:rsidRPr="00D1539F" w:rsidRDefault="00E76E41" w:rsidP="004B79E3">
            <w:pPr>
              <w:pStyle w:val="BodyText"/>
              <w:ind w:left="0"/>
              <w:rPr>
                <w:sz w:val="18"/>
                <w:szCs w:val="18"/>
              </w:rPr>
            </w:pPr>
            <w:r>
              <w:rPr>
                <w:sz w:val="18"/>
                <w:szCs w:val="18"/>
              </w:rPr>
              <w:t>N/A</w:t>
            </w:r>
          </w:p>
        </w:tc>
        <w:tc>
          <w:tcPr>
            <w:tcW w:w="789" w:type="dxa"/>
          </w:tcPr>
          <w:p w14:paraId="0CE5506F" w14:textId="77777777" w:rsidR="00E76E41" w:rsidRPr="00D1539F" w:rsidRDefault="00E76E41" w:rsidP="004B79E3">
            <w:pPr>
              <w:pStyle w:val="BodyText"/>
              <w:ind w:left="0"/>
              <w:rPr>
                <w:sz w:val="18"/>
                <w:szCs w:val="18"/>
              </w:rPr>
            </w:pPr>
            <w:r>
              <w:rPr>
                <w:sz w:val="18"/>
                <w:szCs w:val="18"/>
              </w:rPr>
              <w:t>N/A</w:t>
            </w:r>
          </w:p>
        </w:tc>
      </w:tr>
      <w:tr w:rsidR="00E76E41" w:rsidRPr="00AD142E" w14:paraId="0CE55078" w14:textId="77777777" w:rsidTr="009B1E14">
        <w:trPr>
          <w:trHeight w:val="576"/>
        </w:trPr>
        <w:tc>
          <w:tcPr>
            <w:tcW w:w="1348" w:type="dxa"/>
            <w:noWrap/>
          </w:tcPr>
          <w:p w14:paraId="0CE55071" w14:textId="77777777" w:rsidR="00E76E41" w:rsidRPr="00585590" w:rsidRDefault="00E76E41" w:rsidP="004B79E3">
            <w:pPr>
              <w:pStyle w:val="BodyText"/>
              <w:ind w:left="0"/>
              <w:rPr>
                <w:rFonts w:cstheme="minorHAnsi"/>
                <w:sz w:val="18"/>
                <w:szCs w:val="18"/>
              </w:rPr>
            </w:pPr>
            <w:r w:rsidRPr="00585590">
              <w:rPr>
                <w:rFonts w:ascii="Calibri" w:hAnsi="Calibri" w:cs="Calibri"/>
                <w:sz w:val="18"/>
                <w:szCs w:val="18"/>
              </w:rPr>
              <w:t>VIOR_3.8.4.1</w:t>
            </w:r>
          </w:p>
        </w:tc>
        <w:tc>
          <w:tcPr>
            <w:tcW w:w="686" w:type="dxa"/>
          </w:tcPr>
          <w:p w14:paraId="0CE55072" w14:textId="77777777" w:rsidR="00E76E41" w:rsidRPr="00585590" w:rsidRDefault="00E76E41"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5073" w14:textId="77777777" w:rsidR="00E76E41" w:rsidRPr="00585590" w:rsidRDefault="00E76E41" w:rsidP="004B79E3">
            <w:pPr>
              <w:pStyle w:val="BodyText"/>
              <w:ind w:left="0"/>
              <w:rPr>
                <w:rFonts w:asciiTheme="minorHAnsi" w:hAnsiTheme="minorHAnsi" w:cstheme="minorHAnsi"/>
                <w:sz w:val="18"/>
                <w:szCs w:val="18"/>
              </w:rPr>
            </w:pPr>
            <w:r w:rsidRPr="00585590">
              <w:rPr>
                <w:rFonts w:ascii="Calibri" w:hAnsi="Calibri" w:cs="Calibri"/>
                <w:sz w:val="18"/>
                <w:szCs w:val="18"/>
              </w:rPr>
              <w:t>USCC</w:t>
            </w:r>
          </w:p>
        </w:tc>
        <w:tc>
          <w:tcPr>
            <w:tcW w:w="3811" w:type="dxa"/>
            <w:noWrap/>
            <w:vAlign w:val="center"/>
          </w:tcPr>
          <w:p w14:paraId="0CE55074" w14:textId="77777777" w:rsidR="00E76E41" w:rsidRPr="00585590" w:rsidRDefault="00E76E41" w:rsidP="004B79E3">
            <w:pPr>
              <w:pStyle w:val="BodyText"/>
              <w:ind w:left="0"/>
              <w:rPr>
                <w:rFonts w:asciiTheme="minorHAnsi" w:hAnsiTheme="minorHAnsi" w:cstheme="minorHAnsi"/>
                <w:sz w:val="18"/>
                <w:szCs w:val="18"/>
              </w:rPr>
            </w:pPr>
            <w:r w:rsidRPr="00585590">
              <w:rPr>
                <w:rFonts w:ascii="Calibri" w:hAnsi="Calibri" w:cs="Calibri"/>
                <w:sz w:val="18"/>
                <w:szCs w:val="18"/>
              </w:rPr>
              <w:t xml:space="preserve">TD TAP files will be created and the DCH and FCH will exclude them from settlement. </w:t>
            </w:r>
          </w:p>
        </w:tc>
        <w:tc>
          <w:tcPr>
            <w:tcW w:w="945" w:type="dxa"/>
          </w:tcPr>
          <w:p w14:paraId="0CE55075" w14:textId="77777777" w:rsidR="00E76E41" w:rsidRPr="00D1539F" w:rsidRDefault="00E76E41" w:rsidP="004B79E3">
            <w:pPr>
              <w:pStyle w:val="BodyText"/>
              <w:ind w:left="0"/>
              <w:rPr>
                <w:sz w:val="18"/>
                <w:szCs w:val="18"/>
              </w:rPr>
            </w:pPr>
            <w:r>
              <w:rPr>
                <w:sz w:val="18"/>
                <w:szCs w:val="18"/>
              </w:rPr>
              <w:t>N/A</w:t>
            </w:r>
          </w:p>
        </w:tc>
        <w:tc>
          <w:tcPr>
            <w:tcW w:w="1020" w:type="dxa"/>
          </w:tcPr>
          <w:p w14:paraId="0CE55076" w14:textId="77777777" w:rsidR="00E76E41" w:rsidRPr="00D1539F" w:rsidRDefault="00E76E41" w:rsidP="004B79E3">
            <w:pPr>
              <w:pStyle w:val="BodyText"/>
              <w:ind w:left="0"/>
              <w:rPr>
                <w:sz w:val="18"/>
                <w:szCs w:val="18"/>
              </w:rPr>
            </w:pPr>
            <w:r>
              <w:rPr>
                <w:sz w:val="18"/>
                <w:szCs w:val="18"/>
              </w:rPr>
              <w:t>N/A</w:t>
            </w:r>
          </w:p>
        </w:tc>
        <w:tc>
          <w:tcPr>
            <w:tcW w:w="789" w:type="dxa"/>
          </w:tcPr>
          <w:p w14:paraId="0CE55077" w14:textId="77777777" w:rsidR="00E76E41" w:rsidRPr="00D1539F" w:rsidRDefault="00E76E41" w:rsidP="004B79E3">
            <w:pPr>
              <w:pStyle w:val="BodyText"/>
              <w:ind w:left="0"/>
              <w:rPr>
                <w:sz w:val="18"/>
                <w:szCs w:val="18"/>
              </w:rPr>
            </w:pPr>
            <w:r>
              <w:rPr>
                <w:sz w:val="18"/>
                <w:szCs w:val="18"/>
              </w:rPr>
              <w:t>N/A</w:t>
            </w:r>
          </w:p>
        </w:tc>
      </w:tr>
      <w:tr w:rsidR="00E76E41" w:rsidRPr="00AD142E" w14:paraId="0CE55083" w14:textId="77777777" w:rsidTr="009B1E14">
        <w:trPr>
          <w:trHeight w:val="576"/>
        </w:trPr>
        <w:tc>
          <w:tcPr>
            <w:tcW w:w="1348" w:type="dxa"/>
            <w:noWrap/>
          </w:tcPr>
          <w:p w14:paraId="0CE55079" w14:textId="77777777" w:rsidR="00E76E41" w:rsidRPr="00585590" w:rsidRDefault="00E76E41" w:rsidP="004B79E3">
            <w:pPr>
              <w:pStyle w:val="BodyText"/>
              <w:ind w:left="0"/>
              <w:rPr>
                <w:rFonts w:cstheme="minorHAnsi"/>
                <w:sz w:val="18"/>
                <w:szCs w:val="18"/>
              </w:rPr>
            </w:pPr>
            <w:r w:rsidRPr="00585590">
              <w:rPr>
                <w:rFonts w:ascii="Calibri" w:hAnsi="Calibri" w:cs="Calibri"/>
                <w:sz w:val="18"/>
                <w:szCs w:val="18"/>
              </w:rPr>
              <w:t>VIOR_3.8.B</w:t>
            </w:r>
          </w:p>
        </w:tc>
        <w:tc>
          <w:tcPr>
            <w:tcW w:w="686" w:type="dxa"/>
          </w:tcPr>
          <w:p w14:paraId="0CE5507A" w14:textId="77777777" w:rsidR="00E76E41" w:rsidRPr="00585590" w:rsidRDefault="00E76E41"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507B" w14:textId="77777777" w:rsidR="00E76E41" w:rsidRDefault="00E76E41" w:rsidP="004B79E3">
            <w:pPr>
              <w:pStyle w:val="BodyText"/>
              <w:ind w:left="0"/>
              <w:rPr>
                <w:rFonts w:ascii="Calibri" w:hAnsi="Calibri" w:cs="Calibri"/>
                <w:sz w:val="18"/>
                <w:szCs w:val="18"/>
              </w:rPr>
            </w:pPr>
          </w:p>
          <w:p w14:paraId="0CE5507C" w14:textId="77777777" w:rsidR="00944CFE" w:rsidRPr="00585590" w:rsidRDefault="00944CFE" w:rsidP="004B79E3">
            <w:pPr>
              <w:pStyle w:val="BodyText"/>
              <w:ind w:left="0"/>
              <w:rPr>
                <w:rFonts w:asciiTheme="minorHAnsi" w:hAnsiTheme="minorHAnsi" w:cstheme="minorHAnsi"/>
                <w:sz w:val="18"/>
                <w:szCs w:val="18"/>
              </w:rPr>
            </w:pPr>
            <w:r>
              <w:rPr>
                <w:rFonts w:ascii="Calibri" w:hAnsi="Calibri" w:cs="Calibri"/>
                <w:sz w:val="20"/>
              </w:rPr>
              <w:t>Engineering</w:t>
            </w:r>
          </w:p>
        </w:tc>
        <w:tc>
          <w:tcPr>
            <w:tcW w:w="3811" w:type="dxa"/>
            <w:noWrap/>
            <w:vAlign w:val="center"/>
          </w:tcPr>
          <w:p w14:paraId="0CE5507D" w14:textId="77777777" w:rsidR="00E76E41" w:rsidRPr="00585590" w:rsidRDefault="00E76E41" w:rsidP="004B79E3">
            <w:pPr>
              <w:pStyle w:val="BodyText"/>
              <w:ind w:left="0"/>
              <w:rPr>
                <w:rFonts w:asciiTheme="minorHAnsi" w:hAnsiTheme="minorHAnsi" w:cstheme="minorHAnsi"/>
                <w:sz w:val="18"/>
                <w:szCs w:val="18"/>
              </w:rPr>
            </w:pPr>
            <w:r w:rsidRPr="00585590">
              <w:rPr>
                <w:rFonts w:ascii="Calibri" w:hAnsi="Calibri" w:cs="Calibri"/>
                <w:sz w:val="18"/>
                <w:szCs w:val="18"/>
              </w:rPr>
              <w:t xml:space="preserve">LTE roaming records from TAP will be provided for testing. </w:t>
            </w:r>
          </w:p>
        </w:tc>
        <w:tc>
          <w:tcPr>
            <w:tcW w:w="945" w:type="dxa"/>
          </w:tcPr>
          <w:p w14:paraId="0CE5507E" w14:textId="77777777" w:rsidR="00E76E41" w:rsidRDefault="00E76E41" w:rsidP="004B79E3">
            <w:pPr>
              <w:pStyle w:val="BodyText"/>
              <w:ind w:left="0"/>
              <w:rPr>
                <w:sz w:val="18"/>
                <w:szCs w:val="18"/>
              </w:rPr>
            </w:pPr>
          </w:p>
          <w:p w14:paraId="0CE5507F" w14:textId="77777777" w:rsidR="00944CFE" w:rsidRPr="00D1539F" w:rsidRDefault="00944CFE" w:rsidP="004B79E3">
            <w:pPr>
              <w:pStyle w:val="BodyText"/>
              <w:ind w:left="0"/>
              <w:rPr>
                <w:sz w:val="18"/>
                <w:szCs w:val="18"/>
              </w:rPr>
            </w:pPr>
            <w:r>
              <w:rPr>
                <w:sz w:val="18"/>
                <w:szCs w:val="18"/>
              </w:rPr>
              <w:t>N/A</w:t>
            </w:r>
          </w:p>
        </w:tc>
        <w:tc>
          <w:tcPr>
            <w:tcW w:w="1020" w:type="dxa"/>
          </w:tcPr>
          <w:p w14:paraId="0CE55080" w14:textId="77777777" w:rsidR="00E76E41" w:rsidRPr="00D1539F" w:rsidRDefault="003E6424" w:rsidP="004B79E3">
            <w:pPr>
              <w:pStyle w:val="BodyText"/>
              <w:ind w:left="0"/>
              <w:rPr>
                <w:sz w:val="18"/>
                <w:szCs w:val="18"/>
              </w:rPr>
            </w:pPr>
            <w:r>
              <w:rPr>
                <w:sz w:val="18"/>
                <w:szCs w:val="18"/>
              </w:rPr>
              <w:t>N/A</w:t>
            </w:r>
          </w:p>
        </w:tc>
        <w:tc>
          <w:tcPr>
            <w:tcW w:w="789" w:type="dxa"/>
          </w:tcPr>
          <w:p w14:paraId="0CE55081" w14:textId="77777777" w:rsidR="00E76E41" w:rsidRDefault="00E76E41" w:rsidP="004B79E3">
            <w:pPr>
              <w:pStyle w:val="BodyText"/>
              <w:ind w:left="0"/>
              <w:rPr>
                <w:sz w:val="18"/>
                <w:szCs w:val="18"/>
              </w:rPr>
            </w:pPr>
          </w:p>
          <w:p w14:paraId="0CE55082" w14:textId="77777777" w:rsidR="00944CFE" w:rsidRPr="00D1539F" w:rsidRDefault="00944CFE" w:rsidP="004B79E3">
            <w:pPr>
              <w:pStyle w:val="BodyText"/>
              <w:ind w:left="0"/>
              <w:rPr>
                <w:sz w:val="18"/>
                <w:szCs w:val="18"/>
              </w:rPr>
            </w:pPr>
            <w:r>
              <w:rPr>
                <w:sz w:val="18"/>
                <w:szCs w:val="18"/>
              </w:rPr>
              <w:t>N/A</w:t>
            </w:r>
          </w:p>
        </w:tc>
      </w:tr>
      <w:tr w:rsidR="003E6424" w:rsidRPr="00AD142E" w14:paraId="0CE5508F" w14:textId="77777777" w:rsidTr="009B1E14">
        <w:trPr>
          <w:trHeight w:val="576"/>
        </w:trPr>
        <w:tc>
          <w:tcPr>
            <w:tcW w:w="1348" w:type="dxa"/>
            <w:noWrap/>
          </w:tcPr>
          <w:p w14:paraId="0CE55084" w14:textId="77777777" w:rsidR="003E6424" w:rsidRPr="00585590" w:rsidRDefault="003E6424" w:rsidP="004B79E3">
            <w:pPr>
              <w:pStyle w:val="BodyText"/>
              <w:ind w:left="0"/>
              <w:rPr>
                <w:rFonts w:cstheme="minorHAnsi"/>
                <w:sz w:val="18"/>
                <w:szCs w:val="18"/>
              </w:rPr>
            </w:pPr>
            <w:r w:rsidRPr="00585590">
              <w:rPr>
                <w:rFonts w:ascii="Calibri" w:hAnsi="Calibri" w:cs="Calibri"/>
                <w:sz w:val="18"/>
                <w:szCs w:val="18"/>
              </w:rPr>
              <w:t>VIOR_3.8.C</w:t>
            </w:r>
          </w:p>
        </w:tc>
        <w:tc>
          <w:tcPr>
            <w:tcW w:w="686" w:type="dxa"/>
          </w:tcPr>
          <w:p w14:paraId="0CE55085" w14:textId="77777777" w:rsidR="003E6424" w:rsidRPr="00585590" w:rsidRDefault="003E6424"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5086" w14:textId="77777777" w:rsidR="003E6424" w:rsidRPr="00585590" w:rsidRDefault="003E6424" w:rsidP="004B79E3">
            <w:pPr>
              <w:pStyle w:val="BodyText"/>
              <w:ind w:left="0"/>
              <w:rPr>
                <w:rFonts w:asciiTheme="minorHAnsi" w:hAnsiTheme="minorHAnsi" w:cstheme="minorHAnsi"/>
                <w:sz w:val="18"/>
                <w:szCs w:val="18"/>
              </w:rPr>
            </w:pPr>
            <w:r w:rsidRPr="00585590">
              <w:rPr>
                <w:rFonts w:ascii="Calibri" w:hAnsi="Calibri" w:cs="Calibri"/>
                <w:sz w:val="18"/>
                <w:szCs w:val="18"/>
              </w:rPr>
              <w:t>Mediation</w:t>
            </w:r>
          </w:p>
        </w:tc>
        <w:tc>
          <w:tcPr>
            <w:tcW w:w="3811" w:type="dxa"/>
            <w:noWrap/>
            <w:vAlign w:val="center"/>
          </w:tcPr>
          <w:p w14:paraId="0CE55087" w14:textId="77777777" w:rsidR="003E6424" w:rsidRPr="00585590" w:rsidRDefault="003E6424" w:rsidP="004B79E3">
            <w:pPr>
              <w:pStyle w:val="ListParagraph"/>
              <w:ind w:left="0"/>
              <w:rPr>
                <w:sz w:val="18"/>
                <w:szCs w:val="18"/>
              </w:rPr>
            </w:pPr>
            <w:r w:rsidRPr="00585590">
              <w:rPr>
                <w:sz w:val="18"/>
                <w:szCs w:val="18"/>
              </w:rPr>
              <w:t xml:space="preserve">LTE Roaming data will be enhanced to include VoLTE attributes for testing. </w:t>
            </w:r>
          </w:p>
          <w:p w14:paraId="0CE55088" w14:textId="77777777" w:rsidR="003E6424" w:rsidRPr="00585590" w:rsidRDefault="003E6424" w:rsidP="004B79E3">
            <w:pPr>
              <w:pStyle w:val="ListParagraph"/>
              <w:ind w:left="0"/>
              <w:rPr>
                <w:sz w:val="18"/>
                <w:szCs w:val="18"/>
              </w:rPr>
            </w:pPr>
          </w:p>
          <w:p w14:paraId="0CE55089" w14:textId="77777777" w:rsidR="003E6424" w:rsidRPr="00585590" w:rsidRDefault="003E6424" w:rsidP="004B79E3">
            <w:pPr>
              <w:pStyle w:val="BodyText"/>
              <w:ind w:left="0"/>
              <w:rPr>
                <w:rFonts w:asciiTheme="minorHAnsi" w:hAnsiTheme="minorHAnsi" w:cstheme="minorHAnsi"/>
                <w:sz w:val="18"/>
                <w:szCs w:val="18"/>
              </w:rPr>
            </w:pPr>
            <w:r w:rsidRPr="00585590">
              <w:rPr>
                <w:rFonts w:ascii="Calibri" w:hAnsi="Calibri" w:cs="Calibri"/>
                <w:sz w:val="18"/>
                <w:szCs w:val="18"/>
              </w:rPr>
              <w:t xml:space="preserve">Note: Partner Carrier Roaming test data will not be available until Q1-17. Exact attributes will be defined during design. </w:t>
            </w:r>
          </w:p>
        </w:tc>
        <w:tc>
          <w:tcPr>
            <w:tcW w:w="945" w:type="dxa"/>
          </w:tcPr>
          <w:p w14:paraId="0CE5508A" w14:textId="77777777" w:rsidR="003E6424" w:rsidRDefault="003E6424" w:rsidP="001F3FC5">
            <w:pPr>
              <w:pStyle w:val="BodyText"/>
              <w:ind w:left="0"/>
              <w:rPr>
                <w:sz w:val="18"/>
                <w:szCs w:val="18"/>
              </w:rPr>
            </w:pPr>
          </w:p>
          <w:p w14:paraId="0CE5508B" w14:textId="77777777" w:rsidR="00952899" w:rsidRPr="00D1539F" w:rsidRDefault="00952899" w:rsidP="001F3FC5">
            <w:pPr>
              <w:pStyle w:val="BodyText"/>
              <w:ind w:left="0"/>
              <w:rPr>
                <w:sz w:val="18"/>
                <w:szCs w:val="18"/>
              </w:rPr>
            </w:pPr>
            <w:r>
              <w:rPr>
                <w:sz w:val="18"/>
                <w:szCs w:val="18"/>
              </w:rPr>
              <w:t>N/A</w:t>
            </w:r>
          </w:p>
        </w:tc>
        <w:tc>
          <w:tcPr>
            <w:tcW w:w="1020" w:type="dxa"/>
          </w:tcPr>
          <w:p w14:paraId="0CE5508C" w14:textId="77777777" w:rsidR="003E6424" w:rsidRPr="00D1539F" w:rsidRDefault="003E6424" w:rsidP="001F3FC5">
            <w:pPr>
              <w:pStyle w:val="BodyText"/>
              <w:ind w:left="0"/>
              <w:rPr>
                <w:sz w:val="18"/>
                <w:szCs w:val="18"/>
              </w:rPr>
            </w:pPr>
            <w:r>
              <w:rPr>
                <w:sz w:val="18"/>
                <w:szCs w:val="18"/>
              </w:rPr>
              <w:t>N/A</w:t>
            </w:r>
          </w:p>
        </w:tc>
        <w:tc>
          <w:tcPr>
            <w:tcW w:w="789" w:type="dxa"/>
          </w:tcPr>
          <w:p w14:paraId="0CE5508D" w14:textId="77777777" w:rsidR="003E6424" w:rsidRDefault="003E6424" w:rsidP="001F3FC5">
            <w:pPr>
              <w:pStyle w:val="BodyText"/>
              <w:ind w:left="0"/>
              <w:rPr>
                <w:sz w:val="18"/>
                <w:szCs w:val="18"/>
              </w:rPr>
            </w:pPr>
          </w:p>
          <w:p w14:paraId="0CE5508E" w14:textId="77777777" w:rsidR="00952899" w:rsidRPr="00D1539F" w:rsidRDefault="00952899" w:rsidP="001F3FC5">
            <w:pPr>
              <w:pStyle w:val="BodyText"/>
              <w:ind w:left="0"/>
              <w:rPr>
                <w:sz w:val="18"/>
                <w:szCs w:val="18"/>
              </w:rPr>
            </w:pPr>
            <w:r>
              <w:rPr>
                <w:sz w:val="18"/>
                <w:szCs w:val="18"/>
              </w:rPr>
              <w:t>N/A</w:t>
            </w:r>
          </w:p>
        </w:tc>
      </w:tr>
      <w:tr w:rsidR="003E6424" w:rsidRPr="00AD142E" w14:paraId="0CE55099" w14:textId="77777777" w:rsidTr="009B1E14">
        <w:trPr>
          <w:trHeight w:val="576"/>
        </w:trPr>
        <w:tc>
          <w:tcPr>
            <w:tcW w:w="1348" w:type="dxa"/>
            <w:noWrap/>
          </w:tcPr>
          <w:p w14:paraId="0CE55090" w14:textId="77777777" w:rsidR="003E6424" w:rsidRPr="00585590" w:rsidRDefault="003E6424" w:rsidP="004B79E3">
            <w:pPr>
              <w:pStyle w:val="BodyText"/>
              <w:ind w:left="0"/>
              <w:rPr>
                <w:rFonts w:cstheme="minorHAnsi"/>
                <w:sz w:val="18"/>
                <w:szCs w:val="18"/>
              </w:rPr>
            </w:pPr>
            <w:r w:rsidRPr="00585590">
              <w:rPr>
                <w:rFonts w:ascii="Calibri" w:hAnsi="Calibri" w:cs="Calibri"/>
                <w:sz w:val="18"/>
                <w:szCs w:val="18"/>
              </w:rPr>
              <w:t>VIOR_3.8.D</w:t>
            </w:r>
          </w:p>
        </w:tc>
        <w:tc>
          <w:tcPr>
            <w:tcW w:w="686" w:type="dxa"/>
          </w:tcPr>
          <w:p w14:paraId="0CE55091" w14:textId="77777777" w:rsidR="003E6424" w:rsidRPr="00585590" w:rsidRDefault="003E6424"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5092" w14:textId="77777777" w:rsidR="003E6424" w:rsidRPr="00585590" w:rsidRDefault="003E6424" w:rsidP="004B79E3">
            <w:pPr>
              <w:pStyle w:val="BodyText"/>
              <w:ind w:left="0"/>
              <w:rPr>
                <w:rFonts w:asciiTheme="minorHAnsi" w:hAnsiTheme="minorHAnsi" w:cstheme="minorHAnsi"/>
                <w:sz w:val="18"/>
                <w:szCs w:val="18"/>
              </w:rPr>
            </w:pPr>
            <w:r w:rsidRPr="00585590">
              <w:rPr>
                <w:rFonts w:ascii="Calibri" w:hAnsi="Calibri" w:cs="Calibri"/>
                <w:sz w:val="18"/>
                <w:szCs w:val="18"/>
              </w:rPr>
              <w:t>ENGR, Mediation</w:t>
            </w:r>
          </w:p>
        </w:tc>
        <w:tc>
          <w:tcPr>
            <w:tcW w:w="3811" w:type="dxa"/>
            <w:noWrap/>
            <w:vAlign w:val="center"/>
          </w:tcPr>
          <w:p w14:paraId="0CE55093" w14:textId="77777777" w:rsidR="003E6424" w:rsidRPr="00585590" w:rsidRDefault="003E6424" w:rsidP="004B79E3">
            <w:pPr>
              <w:rPr>
                <w:sz w:val="18"/>
                <w:szCs w:val="18"/>
              </w:rPr>
            </w:pPr>
            <w:r w:rsidRPr="00585590">
              <w:rPr>
                <w:sz w:val="18"/>
                <w:szCs w:val="18"/>
              </w:rPr>
              <w:t xml:space="preserve">VoLTE roaming E911 records will be provided for testing. </w:t>
            </w:r>
          </w:p>
          <w:p w14:paraId="0CE55094" w14:textId="77777777" w:rsidR="003E6424" w:rsidRPr="00585590" w:rsidRDefault="003E6424" w:rsidP="004B79E3">
            <w:pPr>
              <w:rPr>
                <w:sz w:val="18"/>
                <w:szCs w:val="18"/>
              </w:rPr>
            </w:pPr>
          </w:p>
          <w:p w14:paraId="0CE55095" w14:textId="77777777" w:rsidR="003E6424" w:rsidRPr="00585590" w:rsidRDefault="003E6424" w:rsidP="004B79E3">
            <w:pPr>
              <w:pStyle w:val="BodyText"/>
              <w:ind w:left="0"/>
              <w:rPr>
                <w:rFonts w:asciiTheme="minorHAnsi" w:hAnsiTheme="minorHAnsi" w:cstheme="minorHAnsi"/>
                <w:sz w:val="18"/>
                <w:szCs w:val="18"/>
              </w:rPr>
            </w:pPr>
            <w:r w:rsidRPr="00585590">
              <w:rPr>
                <w:sz w:val="18"/>
                <w:szCs w:val="18"/>
              </w:rPr>
              <w:t>Note: Mediation will be involved if VoLTE roaming E911 records are not available and on network VoLTE E911 records generated in the engineering lab need to be enhanced for testing.</w:t>
            </w:r>
          </w:p>
        </w:tc>
        <w:tc>
          <w:tcPr>
            <w:tcW w:w="945" w:type="dxa"/>
          </w:tcPr>
          <w:p w14:paraId="0CE55096" w14:textId="77777777" w:rsidR="003E6424" w:rsidRPr="00D1539F" w:rsidRDefault="003E6424" w:rsidP="004B79E3">
            <w:pPr>
              <w:pStyle w:val="BodyText"/>
              <w:ind w:left="0"/>
              <w:rPr>
                <w:sz w:val="18"/>
                <w:szCs w:val="18"/>
              </w:rPr>
            </w:pPr>
            <w:r>
              <w:rPr>
                <w:sz w:val="18"/>
                <w:szCs w:val="18"/>
              </w:rPr>
              <w:t>N/A</w:t>
            </w:r>
          </w:p>
        </w:tc>
        <w:tc>
          <w:tcPr>
            <w:tcW w:w="1020" w:type="dxa"/>
          </w:tcPr>
          <w:p w14:paraId="0CE55097" w14:textId="77777777" w:rsidR="003E6424" w:rsidRPr="00D1539F" w:rsidRDefault="003E6424" w:rsidP="004B79E3">
            <w:pPr>
              <w:pStyle w:val="BodyText"/>
              <w:ind w:left="0"/>
              <w:rPr>
                <w:sz w:val="18"/>
                <w:szCs w:val="18"/>
              </w:rPr>
            </w:pPr>
            <w:r>
              <w:rPr>
                <w:sz w:val="18"/>
                <w:szCs w:val="18"/>
              </w:rPr>
              <w:t>N/A</w:t>
            </w:r>
          </w:p>
        </w:tc>
        <w:tc>
          <w:tcPr>
            <w:tcW w:w="789" w:type="dxa"/>
          </w:tcPr>
          <w:p w14:paraId="0CE55098" w14:textId="77777777" w:rsidR="003E6424" w:rsidRPr="00D1539F" w:rsidRDefault="003E6424" w:rsidP="004B79E3">
            <w:pPr>
              <w:pStyle w:val="BodyText"/>
              <w:ind w:left="0"/>
              <w:rPr>
                <w:sz w:val="18"/>
                <w:szCs w:val="18"/>
              </w:rPr>
            </w:pPr>
            <w:r>
              <w:rPr>
                <w:sz w:val="18"/>
                <w:szCs w:val="18"/>
              </w:rPr>
              <w:t>N/A</w:t>
            </w:r>
          </w:p>
        </w:tc>
      </w:tr>
      <w:tr w:rsidR="003E6424" w:rsidRPr="00AD142E" w14:paraId="0CE550A1" w14:textId="77777777" w:rsidTr="009B1E14">
        <w:trPr>
          <w:trHeight w:val="576"/>
        </w:trPr>
        <w:tc>
          <w:tcPr>
            <w:tcW w:w="1348" w:type="dxa"/>
            <w:noWrap/>
          </w:tcPr>
          <w:p w14:paraId="0CE5509A" w14:textId="77777777" w:rsidR="003E6424" w:rsidRPr="00585590" w:rsidRDefault="003E6424" w:rsidP="004B79E3">
            <w:pPr>
              <w:pStyle w:val="BodyText"/>
              <w:ind w:left="0"/>
              <w:rPr>
                <w:rFonts w:cstheme="minorHAnsi"/>
                <w:sz w:val="18"/>
                <w:szCs w:val="18"/>
              </w:rPr>
            </w:pPr>
            <w:r w:rsidRPr="00585590">
              <w:rPr>
                <w:rFonts w:ascii="Calibri" w:hAnsi="Calibri" w:cs="Calibri"/>
                <w:sz w:val="18"/>
                <w:szCs w:val="18"/>
              </w:rPr>
              <w:t>VIOR_3.8.D.1</w:t>
            </w:r>
          </w:p>
        </w:tc>
        <w:tc>
          <w:tcPr>
            <w:tcW w:w="686" w:type="dxa"/>
          </w:tcPr>
          <w:p w14:paraId="0CE5509B" w14:textId="77777777" w:rsidR="003E6424" w:rsidRPr="00585590" w:rsidRDefault="003E6424" w:rsidP="004B79E3">
            <w:pPr>
              <w:pStyle w:val="BodyText"/>
              <w:ind w:left="0"/>
              <w:rPr>
                <w:rFonts w:cstheme="minorHAnsi"/>
                <w:sz w:val="18"/>
                <w:szCs w:val="18"/>
              </w:rPr>
            </w:pPr>
            <w:r w:rsidRPr="00585590">
              <w:rPr>
                <w:rFonts w:ascii="Calibri" w:hAnsi="Calibri" w:cs="Calibri"/>
                <w:sz w:val="18"/>
                <w:szCs w:val="18"/>
              </w:rPr>
              <w:t>P0</w:t>
            </w:r>
          </w:p>
        </w:tc>
        <w:tc>
          <w:tcPr>
            <w:tcW w:w="1287" w:type="dxa"/>
          </w:tcPr>
          <w:p w14:paraId="0CE5509C" w14:textId="77777777" w:rsidR="003E6424" w:rsidRPr="00585590" w:rsidRDefault="003E6424" w:rsidP="004B79E3">
            <w:pPr>
              <w:pStyle w:val="BodyText"/>
              <w:ind w:left="0"/>
              <w:rPr>
                <w:rFonts w:asciiTheme="minorHAnsi" w:hAnsiTheme="minorHAnsi" w:cstheme="minorHAnsi"/>
                <w:sz w:val="18"/>
                <w:szCs w:val="18"/>
              </w:rPr>
            </w:pPr>
            <w:r w:rsidRPr="00585590">
              <w:rPr>
                <w:rFonts w:ascii="Calibri" w:hAnsi="Calibri" w:cs="Calibri"/>
                <w:sz w:val="18"/>
                <w:szCs w:val="18"/>
              </w:rPr>
              <w:t>Mediation</w:t>
            </w:r>
          </w:p>
        </w:tc>
        <w:tc>
          <w:tcPr>
            <w:tcW w:w="3811" w:type="dxa"/>
            <w:noWrap/>
            <w:vAlign w:val="center"/>
          </w:tcPr>
          <w:p w14:paraId="0CE5509D" w14:textId="77777777" w:rsidR="003E6424" w:rsidRPr="00585590" w:rsidRDefault="003E6424" w:rsidP="004B79E3">
            <w:pPr>
              <w:pStyle w:val="BodyText"/>
              <w:ind w:left="0"/>
              <w:rPr>
                <w:rFonts w:asciiTheme="minorHAnsi" w:hAnsiTheme="minorHAnsi" w:cstheme="minorHAnsi"/>
                <w:sz w:val="18"/>
                <w:szCs w:val="18"/>
              </w:rPr>
            </w:pPr>
            <w:r w:rsidRPr="00585590">
              <w:rPr>
                <w:rFonts w:ascii="Calibri" w:hAnsi="Calibri" w:cs="Calibri"/>
                <w:sz w:val="18"/>
                <w:szCs w:val="18"/>
              </w:rPr>
              <w:t xml:space="preserve">If VoLTE roaming E911 records will not available for testing due to the timeframe, on network E911 records will be modified to simulate a VoLTE roaming E911 records. </w:t>
            </w:r>
          </w:p>
        </w:tc>
        <w:tc>
          <w:tcPr>
            <w:tcW w:w="945" w:type="dxa"/>
          </w:tcPr>
          <w:p w14:paraId="0CE5509E" w14:textId="77777777" w:rsidR="003E6424" w:rsidRPr="00D1539F" w:rsidRDefault="003E6424" w:rsidP="004B79E3">
            <w:pPr>
              <w:pStyle w:val="BodyText"/>
              <w:ind w:left="0"/>
              <w:rPr>
                <w:sz w:val="18"/>
                <w:szCs w:val="18"/>
              </w:rPr>
            </w:pPr>
            <w:r>
              <w:rPr>
                <w:sz w:val="18"/>
                <w:szCs w:val="18"/>
              </w:rPr>
              <w:t>N/A</w:t>
            </w:r>
          </w:p>
        </w:tc>
        <w:tc>
          <w:tcPr>
            <w:tcW w:w="1020" w:type="dxa"/>
          </w:tcPr>
          <w:p w14:paraId="0CE5509F" w14:textId="77777777" w:rsidR="003E6424" w:rsidRPr="00D1539F" w:rsidRDefault="003E6424" w:rsidP="004B79E3">
            <w:pPr>
              <w:pStyle w:val="BodyText"/>
              <w:ind w:left="0"/>
              <w:rPr>
                <w:sz w:val="18"/>
                <w:szCs w:val="18"/>
              </w:rPr>
            </w:pPr>
            <w:r>
              <w:rPr>
                <w:sz w:val="18"/>
                <w:szCs w:val="18"/>
              </w:rPr>
              <w:t>N/A</w:t>
            </w:r>
          </w:p>
        </w:tc>
        <w:tc>
          <w:tcPr>
            <w:tcW w:w="789" w:type="dxa"/>
          </w:tcPr>
          <w:p w14:paraId="0CE550A0" w14:textId="77777777" w:rsidR="003E6424" w:rsidRPr="00D1539F" w:rsidRDefault="003E6424" w:rsidP="004B79E3">
            <w:pPr>
              <w:pStyle w:val="BodyText"/>
              <w:ind w:left="0"/>
              <w:rPr>
                <w:sz w:val="18"/>
                <w:szCs w:val="18"/>
              </w:rPr>
            </w:pPr>
            <w:r>
              <w:rPr>
                <w:sz w:val="18"/>
                <w:szCs w:val="18"/>
              </w:rPr>
              <w:t>N/A</w:t>
            </w:r>
          </w:p>
        </w:tc>
      </w:tr>
      <w:tr w:rsidR="003E6424" w:rsidRPr="00AD142E" w14:paraId="0CE550A9" w14:textId="77777777" w:rsidTr="009B1E14">
        <w:trPr>
          <w:trHeight w:val="576"/>
        </w:trPr>
        <w:tc>
          <w:tcPr>
            <w:tcW w:w="1348" w:type="dxa"/>
            <w:noWrap/>
          </w:tcPr>
          <w:p w14:paraId="0CE550A2" w14:textId="77777777" w:rsidR="003E6424" w:rsidRPr="002C2E96" w:rsidRDefault="003E6424" w:rsidP="004B79E3">
            <w:pPr>
              <w:pStyle w:val="BodyText"/>
              <w:ind w:left="0"/>
              <w:rPr>
                <w:rFonts w:cstheme="minorHAnsi"/>
                <w:sz w:val="18"/>
                <w:szCs w:val="18"/>
              </w:rPr>
            </w:pPr>
            <w:r w:rsidRPr="002C2E96">
              <w:rPr>
                <w:rFonts w:ascii="Calibri" w:hAnsi="Calibri" w:cs="Calibri"/>
                <w:sz w:val="18"/>
                <w:szCs w:val="18"/>
              </w:rPr>
              <w:t>VIOR_3.8.5</w:t>
            </w:r>
          </w:p>
        </w:tc>
        <w:tc>
          <w:tcPr>
            <w:tcW w:w="686" w:type="dxa"/>
          </w:tcPr>
          <w:p w14:paraId="0CE550A3" w14:textId="77777777" w:rsidR="003E6424" w:rsidRPr="002C2E96" w:rsidRDefault="003E6424" w:rsidP="004B79E3">
            <w:pPr>
              <w:pStyle w:val="BodyText"/>
              <w:ind w:left="0"/>
              <w:rPr>
                <w:rFonts w:cstheme="minorHAnsi"/>
                <w:sz w:val="18"/>
                <w:szCs w:val="18"/>
              </w:rPr>
            </w:pPr>
            <w:r w:rsidRPr="002C2E96">
              <w:rPr>
                <w:rFonts w:ascii="Calibri" w:hAnsi="Calibri" w:cs="Calibri"/>
                <w:sz w:val="18"/>
                <w:szCs w:val="18"/>
              </w:rPr>
              <w:t>P0</w:t>
            </w:r>
          </w:p>
        </w:tc>
        <w:tc>
          <w:tcPr>
            <w:tcW w:w="1287" w:type="dxa"/>
          </w:tcPr>
          <w:p w14:paraId="0CE550A4" w14:textId="77777777" w:rsidR="003E6424" w:rsidRPr="002C2E96" w:rsidRDefault="003E6424" w:rsidP="004B79E3">
            <w:pPr>
              <w:pStyle w:val="BodyText"/>
              <w:ind w:left="0"/>
              <w:rPr>
                <w:rFonts w:asciiTheme="minorHAnsi" w:hAnsiTheme="minorHAnsi" w:cstheme="minorHAnsi"/>
                <w:sz w:val="18"/>
                <w:szCs w:val="18"/>
              </w:rPr>
            </w:pPr>
            <w:r w:rsidRPr="002C2E96">
              <w:rPr>
                <w:rFonts w:ascii="Calibri" w:hAnsi="Calibri" w:cs="Calibri"/>
                <w:sz w:val="18"/>
                <w:szCs w:val="18"/>
              </w:rPr>
              <w:t>USCC</w:t>
            </w:r>
          </w:p>
        </w:tc>
        <w:tc>
          <w:tcPr>
            <w:tcW w:w="3811" w:type="dxa"/>
            <w:noWrap/>
            <w:vAlign w:val="center"/>
          </w:tcPr>
          <w:p w14:paraId="0CE550A5" w14:textId="77777777" w:rsidR="003E6424" w:rsidRPr="002C2E96" w:rsidRDefault="003E6424" w:rsidP="004B79E3">
            <w:pPr>
              <w:pStyle w:val="BodyText"/>
              <w:ind w:left="0"/>
              <w:rPr>
                <w:rFonts w:asciiTheme="minorHAnsi" w:hAnsiTheme="minorHAnsi" w:cstheme="minorHAnsi"/>
                <w:sz w:val="18"/>
                <w:szCs w:val="18"/>
              </w:rPr>
            </w:pPr>
            <w:r w:rsidRPr="002C2E96">
              <w:rPr>
                <w:rFonts w:ascii="Calibri" w:hAnsi="Calibri" w:cs="Calibri"/>
                <w:sz w:val="18"/>
                <w:szCs w:val="18"/>
              </w:rPr>
              <w:t>A friendly user trial (FUT) will be conducted for VoLTE inbound and outbound roaming, as part of production testing.</w:t>
            </w:r>
          </w:p>
        </w:tc>
        <w:tc>
          <w:tcPr>
            <w:tcW w:w="945" w:type="dxa"/>
          </w:tcPr>
          <w:p w14:paraId="0CE550A6" w14:textId="77777777" w:rsidR="003E6424" w:rsidRPr="00D1539F" w:rsidRDefault="003E6424" w:rsidP="004B79E3">
            <w:pPr>
              <w:pStyle w:val="BodyText"/>
              <w:ind w:left="0"/>
              <w:rPr>
                <w:sz w:val="18"/>
                <w:szCs w:val="18"/>
              </w:rPr>
            </w:pPr>
            <w:r>
              <w:rPr>
                <w:sz w:val="18"/>
                <w:szCs w:val="18"/>
              </w:rPr>
              <w:t>N/A</w:t>
            </w:r>
          </w:p>
        </w:tc>
        <w:tc>
          <w:tcPr>
            <w:tcW w:w="1020" w:type="dxa"/>
          </w:tcPr>
          <w:p w14:paraId="0CE550A7" w14:textId="77777777" w:rsidR="003E6424" w:rsidRPr="00D1539F" w:rsidRDefault="003E6424" w:rsidP="004B79E3">
            <w:pPr>
              <w:pStyle w:val="BodyText"/>
              <w:ind w:left="0"/>
              <w:rPr>
                <w:sz w:val="18"/>
                <w:szCs w:val="18"/>
              </w:rPr>
            </w:pPr>
            <w:r>
              <w:rPr>
                <w:sz w:val="18"/>
                <w:szCs w:val="18"/>
              </w:rPr>
              <w:t>N/A</w:t>
            </w:r>
          </w:p>
        </w:tc>
        <w:tc>
          <w:tcPr>
            <w:tcW w:w="789" w:type="dxa"/>
          </w:tcPr>
          <w:p w14:paraId="0CE550A8" w14:textId="77777777" w:rsidR="003E6424" w:rsidRPr="00D1539F" w:rsidRDefault="003E6424" w:rsidP="004B79E3">
            <w:pPr>
              <w:pStyle w:val="BodyText"/>
              <w:ind w:left="0"/>
              <w:rPr>
                <w:sz w:val="18"/>
                <w:szCs w:val="18"/>
              </w:rPr>
            </w:pPr>
            <w:r>
              <w:rPr>
                <w:sz w:val="18"/>
                <w:szCs w:val="18"/>
              </w:rPr>
              <w:t>N/A</w:t>
            </w:r>
          </w:p>
        </w:tc>
      </w:tr>
      <w:tr w:rsidR="003E6424" w:rsidRPr="00AD142E" w14:paraId="0CE550B1" w14:textId="77777777" w:rsidTr="009B1E14">
        <w:trPr>
          <w:trHeight w:val="576"/>
        </w:trPr>
        <w:tc>
          <w:tcPr>
            <w:tcW w:w="1348" w:type="dxa"/>
            <w:noWrap/>
          </w:tcPr>
          <w:p w14:paraId="0CE550AA" w14:textId="77777777" w:rsidR="003E6424" w:rsidRPr="002C2E96" w:rsidRDefault="003E6424" w:rsidP="004B79E3">
            <w:pPr>
              <w:pStyle w:val="BodyText"/>
              <w:ind w:left="0"/>
              <w:rPr>
                <w:rFonts w:cstheme="minorHAnsi"/>
                <w:sz w:val="18"/>
                <w:szCs w:val="18"/>
              </w:rPr>
            </w:pPr>
            <w:r w:rsidRPr="002C2E96">
              <w:rPr>
                <w:rFonts w:ascii="Calibri" w:hAnsi="Calibri" w:cs="Calibri"/>
                <w:sz w:val="18"/>
                <w:szCs w:val="18"/>
              </w:rPr>
              <w:t>VIOR_3.8.5.1</w:t>
            </w:r>
          </w:p>
        </w:tc>
        <w:tc>
          <w:tcPr>
            <w:tcW w:w="686" w:type="dxa"/>
          </w:tcPr>
          <w:p w14:paraId="0CE550AB" w14:textId="77777777" w:rsidR="003E6424" w:rsidRPr="002C2E96" w:rsidRDefault="003E6424" w:rsidP="004B79E3">
            <w:pPr>
              <w:pStyle w:val="BodyText"/>
              <w:ind w:left="0"/>
              <w:rPr>
                <w:rFonts w:cstheme="minorHAnsi"/>
                <w:sz w:val="18"/>
                <w:szCs w:val="18"/>
              </w:rPr>
            </w:pPr>
            <w:r w:rsidRPr="002C2E96">
              <w:rPr>
                <w:rFonts w:ascii="Calibri" w:hAnsi="Calibri" w:cs="Calibri"/>
                <w:sz w:val="18"/>
                <w:szCs w:val="18"/>
              </w:rPr>
              <w:t>P0</w:t>
            </w:r>
          </w:p>
        </w:tc>
        <w:tc>
          <w:tcPr>
            <w:tcW w:w="1287" w:type="dxa"/>
          </w:tcPr>
          <w:p w14:paraId="0CE550AC" w14:textId="77777777" w:rsidR="003E6424" w:rsidRPr="002C2E96" w:rsidRDefault="003E6424" w:rsidP="004B79E3">
            <w:pPr>
              <w:pStyle w:val="BodyText"/>
              <w:ind w:left="0"/>
              <w:rPr>
                <w:rFonts w:asciiTheme="minorHAnsi" w:hAnsiTheme="minorHAnsi" w:cstheme="minorHAnsi"/>
                <w:sz w:val="18"/>
                <w:szCs w:val="18"/>
              </w:rPr>
            </w:pPr>
            <w:r w:rsidRPr="002C2E96">
              <w:rPr>
                <w:rFonts w:ascii="Calibri" w:hAnsi="Calibri" w:cs="Calibri"/>
                <w:sz w:val="18"/>
                <w:szCs w:val="18"/>
              </w:rPr>
              <w:t>USCC</w:t>
            </w:r>
          </w:p>
        </w:tc>
        <w:tc>
          <w:tcPr>
            <w:tcW w:w="3811" w:type="dxa"/>
            <w:noWrap/>
            <w:vAlign w:val="center"/>
          </w:tcPr>
          <w:p w14:paraId="0CE550AD" w14:textId="77777777" w:rsidR="003E6424" w:rsidRPr="002C2E96" w:rsidRDefault="003E6424" w:rsidP="004B79E3">
            <w:pPr>
              <w:pStyle w:val="BodyText"/>
              <w:ind w:left="0"/>
              <w:rPr>
                <w:rFonts w:asciiTheme="minorHAnsi" w:hAnsiTheme="minorHAnsi" w:cstheme="minorHAnsi"/>
                <w:sz w:val="18"/>
                <w:szCs w:val="18"/>
              </w:rPr>
            </w:pPr>
            <w:r w:rsidRPr="002C2E96">
              <w:rPr>
                <w:rFonts w:ascii="Calibri" w:hAnsi="Calibri" w:cs="Calibri"/>
                <w:sz w:val="18"/>
                <w:szCs w:val="18"/>
              </w:rPr>
              <w:t>Consumer bills will be generated during FUT to validate bill presentation.</w:t>
            </w:r>
          </w:p>
        </w:tc>
        <w:tc>
          <w:tcPr>
            <w:tcW w:w="945" w:type="dxa"/>
          </w:tcPr>
          <w:p w14:paraId="0CE550AE" w14:textId="77777777" w:rsidR="003E6424" w:rsidRPr="00D1539F" w:rsidRDefault="003E6424" w:rsidP="004B79E3">
            <w:pPr>
              <w:pStyle w:val="BodyText"/>
              <w:ind w:left="0"/>
              <w:rPr>
                <w:sz w:val="18"/>
                <w:szCs w:val="18"/>
              </w:rPr>
            </w:pPr>
            <w:r>
              <w:rPr>
                <w:sz w:val="18"/>
                <w:szCs w:val="18"/>
              </w:rPr>
              <w:t>N/A</w:t>
            </w:r>
          </w:p>
        </w:tc>
        <w:tc>
          <w:tcPr>
            <w:tcW w:w="1020" w:type="dxa"/>
          </w:tcPr>
          <w:p w14:paraId="0CE550AF" w14:textId="77777777" w:rsidR="003E6424" w:rsidRPr="00D1539F" w:rsidRDefault="003E6424" w:rsidP="004B79E3">
            <w:pPr>
              <w:pStyle w:val="BodyText"/>
              <w:ind w:left="0"/>
              <w:rPr>
                <w:sz w:val="18"/>
                <w:szCs w:val="18"/>
              </w:rPr>
            </w:pPr>
            <w:r>
              <w:rPr>
                <w:sz w:val="18"/>
                <w:szCs w:val="18"/>
              </w:rPr>
              <w:t>N/A</w:t>
            </w:r>
          </w:p>
        </w:tc>
        <w:tc>
          <w:tcPr>
            <w:tcW w:w="789" w:type="dxa"/>
          </w:tcPr>
          <w:p w14:paraId="0CE550B0" w14:textId="77777777" w:rsidR="003E6424" w:rsidRPr="00D1539F" w:rsidRDefault="003E6424" w:rsidP="004B79E3">
            <w:pPr>
              <w:pStyle w:val="BodyText"/>
              <w:ind w:left="0"/>
              <w:rPr>
                <w:sz w:val="18"/>
                <w:szCs w:val="18"/>
              </w:rPr>
            </w:pPr>
            <w:r>
              <w:rPr>
                <w:sz w:val="18"/>
                <w:szCs w:val="18"/>
              </w:rPr>
              <w:t>N/A</w:t>
            </w:r>
          </w:p>
        </w:tc>
      </w:tr>
      <w:tr w:rsidR="003E6424" w:rsidRPr="00AD142E" w14:paraId="0CE550BA" w14:textId="77777777" w:rsidTr="009B1E14">
        <w:trPr>
          <w:trHeight w:val="576"/>
        </w:trPr>
        <w:tc>
          <w:tcPr>
            <w:tcW w:w="1348" w:type="dxa"/>
            <w:noWrap/>
          </w:tcPr>
          <w:p w14:paraId="0CE550B2" w14:textId="77777777" w:rsidR="003E6424" w:rsidRPr="002C2E96" w:rsidRDefault="003E6424" w:rsidP="004B79E3">
            <w:pPr>
              <w:pStyle w:val="BodyText"/>
              <w:ind w:left="0"/>
              <w:rPr>
                <w:rFonts w:cstheme="minorHAnsi"/>
                <w:sz w:val="18"/>
                <w:szCs w:val="18"/>
              </w:rPr>
            </w:pPr>
            <w:r w:rsidRPr="002C2E96">
              <w:rPr>
                <w:rFonts w:ascii="Calibri" w:hAnsi="Calibri" w:cs="Calibri"/>
                <w:sz w:val="18"/>
                <w:szCs w:val="18"/>
              </w:rPr>
              <w:t>VIOR_3.8.5.1.1</w:t>
            </w:r>
          </w:p>
        </w:tc>
        <w:tc>
          <w:tcPr>
            <w:tcW w:w="686" w:type="dxa"/>
          </w:tcPr>
          <w:p w14:paraId="0CE550B3" w14:textId="77777777" w:rsidR="003E6424" w:rsidRPr="002C2E96" w:rsidRDefault="003E6424" w:rsidP="004B79E3">
            <w:pPr>
              <w:pStyle w:val="BodyText"/>
              <w:ind w:left="0"/>
              <w:rPr>
                <w:rFonts w:cstheme="minorHAnsi"/>
                <w:sz w:val="18"/>
                <w:szCs w:val="18"/>
              </w:rPr>
            </w:pPr>
            <w:r w:rsidRPr="002C2E96">
              <w:rPr>
                <w:rFonts w:ascii="Calibri" w:hAnsi="Calibri" w:cs="Calibri"/>
                <w:sz w:val="18"/>
                <w:szCs w:val="18"/>
              </w:rPr>
              <w:t>P0</w:t>
            </w:r>
          </w:p>
        </w:tc>
        <w:tc>
          <w:tcPr>
            <w:tcW w:w="1287" w:type="dxa"/>
          </w:tcPr>
          <w:p w14:paraId="0CE550B4" w14:textId="77777777" w:rsidR="003E6424" w:rsidRPr="002C2E96" w:rsidRDefault="003E6424" w:rsidP="004B79E3">
            <w:pPr>
              <w:pStyle w:val="ListParagraph"/>
              <w:ind w:left="1440"/>
              <w:rPr>
                <w:sz w:val="18"/>
                <w:szCs w:val="18"/>
              </w:rPr>
            </w:pPr>
          </w:p>
          <w:p w14:paraId="0CE550B5" w14:textId="77777777" w:rsidR="003E6424" w:rsidRPr="002C2E96" w:rsidRDefault="003E6424" w:rsidP="004B79E3">
            <w:pPr>
              <w:pStyle w:val="BodyText"/>
              <w:ind w:left="0"/>
              <w:rPr>
                <w:rFonts w:asciiTheme="minorHAnsi" w:hAnsiTheme="minorHAnsi" w:cstheme="minorHAnsi"/>
                <w:sz w:val="18"/>
                <w:szCs w:val="18"/>
              </w:rPr>
            </w:pPr>
            <w:r w:rsidRPr="002C2E96">
              <w:rPr>
                <w:sz w:val="18"/>
                <w:szCs w:val="18"/>
              </w:rPr>
              <w:t>USCC</w:t>
            </w:r>
          </w:p>
        </w:tc>
        <w:tc>
          <w:tcPr>
            <w:tcW w:w="3811" w:type="dxa"/>
            <w:noWrap/>
            <w:vAlign w:val="center"/>
          </w:tcPr>
          <w:p w14:paraId="0CE550B6" w14:textId="77777777" w:rsidR="003E6424" w:rsidRPr="002C2E96" w:rsidRDefault="003E6424" w:rsidP="004B79E3">
            <w:pPr>
              <w:pStyle w:val="BodyText"/>
              <w:ind w:left="0"/>
              <w:rPr>
                <w:rFonts w:asciiTheme="minorHAnsi" w:hAnsiTheme="minorHAnsi" w:cstheme="minorHAnsi"/>
                <w:sz w:val="18"/>
                <w:szCs w:val="18"/>
              </w:rPr>
            </w:pPr>
            <w:r w:rsidRPr="002C2E96">
              <w:rPr>
                <w:rFonts w:ascii="Calibri" w:hAnsi="Calibri" w:cs="Calibri"/>
                <w:sz w:val="18"/>
                <w:szCs w:val="18"/>
              </w:rPr>
              <w:t xml:space="preserve">The consumer bills will include the following accounts: single line, family, business and shared data. </w:t>
            </w:r>
          </w:p>
        </w:tc>
        <w:tc>
          <w:tcPr>
            <w:tcW w:w="945" w:type="dxa"/>
          </w:tcPr>
          <w:p w14:paraId="0CE550B7" w14:textId="77777777" w:rsidR="003E6424" w:rsidRPr="00D1539F" w:rsidRDefault="003E6424" w:rsidP="004B79E3">
            <w:pPr>
              <w:pStyle w:val="BodyText"/>
              <w:ind w:left="0"/>
              <w:rPr>
                <w:sz w:val="18"/>
                <w:szCs w:val="18"/>
              </w:rPr>
            </w:pPr>
            <w:r>
              <w:rPr>
                <w:sz w:val="18"/>
                <w:szCs w:val="18"/>
              </w:rPr>
              <w:t>N/A</w:t>
            </w:r>
          </w:p>
        </w:tc>
        <w:tc>
          <w:tcPr>
            <w:tcW w:w="1020" w:type="dxa"/>
          </w:tcPr>
          <w:p w14:paraId="0CE550B8" w14:textId="77777777" w:rsidR="003E6424" w:rsidRPr="00D1539F" w:rsidRDefault="003E6424" w:rsidP="004B79E3">
            <w:pPr>
              <w:pStyle w:val="BodyText"/>
              <w:ind w:left="0"/>
              <w:rPr>
                <w:sz w:val="18"/>
                <w:szCs w:val="18"/>
              </w:rPr>
            </w:pPr>
            <w:r>
              <w:rPr>
                <w:sz w:val="18"/>
                <w:szCs w:val="18"/>
              </w:rPr>
              <w:t>N/A</w:t>
            </w:r>
          </w:p>
        </w:tc>
        <w:tc>
          <w:tcPr>
            <w:tcW w:w="789" w:type="dxa"/>
          </w:tcPr>
          <w:p w14:paraId="0CE550B9" w14:textId="77777777" w:rsidR="003E6424" w:rsidRPr="00D1539F" w:rsidRDefault="003E6424" w:rsidP="004B79E3">
            <w:pPr>
              <w:pStyle w:val="BodyText"/>
              <w:ind w:left="0"/>
              <w:rPr>
                <w:sz w:val="18"/>
                <w:szCs w:val="18"/>
              </w:rPr>
            </w:pPr>
            <w:r>
              <w:rPr>
                <w:sz w:val="18"/>
                <w:szCs w:val="18"/>
              </w:rPr>
              <w:t>N/A</w:t>
            </w:r>
          </w:p>
        </w:tc>
      </w:tr>
      <w:tr w:rsidR="003E6424" w:rsidRPr="00AD142E" w14:paraId="0CE550C2" w14:textId="77777777" w:rsidTr="009B1E14">
        <w:trPr>
          <w:trHeight w:val="576"/>
        </w:trPr>
        <w:tc>
          <w:tcPr>
            <w:tcW w:w="1348" w:type="dxa"/>
            <w:noWrap/>
            <w:vAlign w:val="center"/>
          </w:tcPr>
          <w:p w14:paraId="0CE550BB" w14:textId="77777777" w:rsidR="003E6424" w:rsidRPr="002C2E96" w:rsidRDefault="003E6424" w:rsidP="004B79E3">
            <w:pPr>
              <w:pStyle w:val="BodyText"/>
              <w:ind w:left="0"/>
              <w:rPr>
                <w:rFonts w:cstheme="minorHAnsi"/>
                <w:sz w:val="18"/>
                <w:szCs w:val="18"/>
              </w:rPr>
            </w:pPr>
            <w:r w:rsidRPr="002C2E96">
              <w:rPr>
                <w:rFonts w:ascii="Calibri" w:hAnsi="Calibri" w:cs="Calibri"/>
                <w:sz w:val="18"/>
                <w:szCs w:val="18"/>
              </w:rPr>
              <w:t>VIOR_3.9.1</w:t>
            </w:r>
          </w:p>
        </w:tc>
        <w:tc>
          <w:tcPr>
            <w:tcW w:w="686" w:type="dxa"/>
            <w:vAlign w:val="center"/>
          </w:tcPr>
          <w:p w14:paraId="0CE550BC" w14:textId="77777777" w:rsidR="003E6424" w:rsidRPr="002C2E96" w:rsidRDefault="003E6424" w:rsidP="004B79E3">
            <w:pPr>
              <w:pStyle w:val="BodyText"/>
              <w:ind w:left="0"/>
              <w:rPr>
                <w:rFonts w:cstheme="minorHAnsi"/>
                <w:sz w:val="18"/>
                <w:szCs w:val="18"/>
              </w:rPr>
            </w:pPr>
            <w:r w:rsidRPr="002C2E96">
              <w:rPr>
                <w:rFonts w:ascii="Calibri" w:hAnsi="Calibri" w:cs="Calibri"/>
                <w:sz w:val="18"/>
                <w:szCs w:val="18"/>
              </w:rPr>
              <w:t>P0</w:t>
            </w:r>
          </w:p>
        </w:tc>
        <w:tc>
          <w:tcPr>
            <w:tcW w:w="1287" w:type="dxa"/>
          </w:tcPr>
          <w:p w14:paraId="0CE550BD" w14:textId="77777777" w:rsidR="003E6424" w:rsidRPr="002C2E96" w:rsidRDefault="003E6424" w:rsidP="004B79E3">
            <w:pPr>
              <w:pStyle w:val="BodyText"/>
              <w:ind w:left="0"/>
              <w:rPr>
                <w:rFonts w:asciiTheme="minorHAnsi" w:hAnsiTheme="minorHAnsi" w:cstheme="minorHAnsi"/>
                <w:sz w:val="18"/>
                <w:szCs w:val="18"/>
              </w:rPr>
            </w:pPr>
            <w:r w:rsidRPr="002C2E96">
              <w:rPr>
                <w:rFonts w:cstheme="minorHAnsi"/>
                <w:sz w:val="18"/>
                <w:szCs w:val="18"/>
              </w:rPr>
              <w:t>USCC</w:t>
            </w:r>
          </w:p>
        </w:tc>
        <w:tc>
          <w:tcPr>
            <w:tcW w:w="3811" w:type="dxa"/>
            <w:noWrap/>
          </w:tcPr>
          <w:p w14:paraId="0CE550BE" w14:textId="77777777" w:rsidR="003E6424" w:rsidRPr="002C2E96" w:rsidRDefault="003E6424" w:rsidP="004B79E3">
            <w:pPr>
              <w:pStyle w:val="BodyText"/>
              <w:ind w:left="0"/>
              <w:rPr>
                <w:rFonts w:asciiTheme="minorHAnsi" w:hAnsiTheme="minorHAnsi" w:cstheme="minorHAnsi"/>
                <w:sz w:val="18"/>
                <w:szCs w:val="18"/>
              </w:rPr>
            </w:pPr>
            <w:r w:rsidRPr="002C2E96">
              <w:rPr>
                <w:rFonts w:cstheme="minorHAnsi"/>
                <w:sz w:val="18"/>
                <w:szCs w:val="18"/>
              </w:rPr>
              <w:t>U.S. Cellular® Marketing team will evaluate and create go-to-market strategies for the following channels:</w:t>
            </w:r>
          </w:p>
        </w:tc>
        <w:tc>
          <w:tcPr>
            <w:tcW w:w="945" w:type="dxa"/>
          </w:tcPr>
          <w:p w14:paraId="0CE550BF" w14:textId="77777777" w:rsidR="003E6424" w:rsidRPr="00D1539F" w:rsidRDefault="003E6424" w:rsidP="004B79E3">
            <w:pPr>
              <w:pStyle w:val="BodyText"/>
              <w:ind w:left="0"/>
              <w:rPr>
                <w:sz w:val="18"/>
                <w:szCs w:val="18"/>
              </w:rPr>
            </w:pPr>
            <w:r>
              <w:rPr>
                <w:sz w:val="18"/>
                <w:szCs w:val="18"/>
              </w:rPr>
              <w:t>N/A</w:t>
            </w:r>
          </w:p>
        </w:tc>
        <w:tc>
          <w:tcPr>
            <w:tcW w:w="1020" w:type="dxa"/>
          </w:tcPr>
          <w:p w14:paraId="0CE550C0" w14:textId="77777777" w:rsidR="003E6424" w:rsidRPr="00D1539F" w:rsidRDefault="003E6424" w:rsidP="004B79E3">
            <w:pPr>
              <w:pStyle w:val="BodyText"/>
              <w:ind w:left="0"/>
              <w:rPr>
                <w:sz w:val="18"/>
                <w:szCs w:val="18"/>
              </w:rPr>
            </w:pPr>
            <w:r>
              <w:rPr>
                <w:sz w:val="18"/>
                <w:szCs w:val="18"/>
              </w:rPr>
              <w:t>N/A</w:t>
            </w:r>
          </w:p>
        </w:tc>
        <w:tc>
          <w:tcPr>
            <w:tcW w:w="789" w:type="dxa"/>
          </w:tcPr>
          <w:p w14:paraId="0CE550C1" w14:textId="77777777" w:rsidR="003E6424" w:rsidRPr="00D1539F" w:rsidRDefault="003E6424" w:rsidP="004B79E3">
            <w:pPr>
              <w:pStyle w:val="BodyText"/>
              <w:ind w:left="0"/>
              <w:rPr>
                <w:sz w:val="18"/>
                <w:szCs w:val="18"/>
              </w:rPr>
            </w:pPr>
            <w:r>
              <w:rPr>
                <w:sz w:val="18"/>
                <w:szCs w:val="18"/>
              </w:rPr>
              <w:t>N/A</w:t>
            </w:r>
          </w:p>
        </w:tc>
      </w:tr>
      <w:tr w:rsidR="003E6424" w:rsidRPr="00AD142E" w14:paraId="0CE550CA" w14:textId="77777777" w:rsidTr="009B1E14">
        <w:trPr>
          <w:trHeight w:val="576"/>
        </w:trPr>
        <w:tc>
          <w:tcPr>
            <w:tcW w:w="1348" w:type="dxa"/>
            <w:noWrap/>
          </w:tcPr>
          <w:p w14:paraId="0CE550C3" w14:textId="77777777" w:rsidR="003E6424" w:rsidRPr="002C2E96" w:rsidRDefault="003E6424" w:rsidP="004B79E3">
            <w:pPr>
              <w:pStyle w:val="BodyText"/>
              <w:ind w:left="0"/>
              <w:rPr>
                <w:rFonts w:cstheme="minorHAnsi"/>
                <w:sz w:val="18"/>
                <w:szCs w:val="18"/>
              </w:rPr>
            </w:pPr>
            <w:r w:rsidRPr="002C2E96">
              <w:rPr>
                <w:rFonts w:ascii="Calibri" w:hAnsi="Calibri" w:cs="Calibri"/>
                <w:sz w:val="18"/>
                <w:szCs w:val="18"/>
              </w:rPr>
              <w:lastRenderedPageBreak/>
              <w:t>VIOR_3.9.1.1</w:t>
            </w:r>
          </w:p>
        </w:tc>
        <w:tc>
          <w:tcPr>
            <w:tcW w:w="686" w:type="dxa"/>
            <w:vAlign w:val="center"/>
          </w:tcPr>
          <w:p w14:paraId="0CE550C4" w14:textId="77777777" w:rsidR="003E6424" w:rsidRPr="002C2E96" w:rsidRDefault="003E6424" w:rsidP="004B79E3">
            <w:pPr>
              <w:pStyle w:val="BodyText"/>
              <w:ind w:left="0"/>
              <w:rPr>
                <w:rFonts w:cstheme="minorHAnsi"/>
                <w:sz w:val="18"/>
                <w:szCs w:val="18"/>
              </w:rPr>
            </w:pPr>
            <w:r w:rsidRPr="002C2E96">
              <w:rPr>
                <w:rFonts w:ascii="Calibri" w:hAnsi="Calibri" w:cs="Calibri"/>
                <w:sz w:val="18"/>
                <w:szCs w:val="18"/>
              </w:rPr>
              <w:t>P0</w:t>
            </w:r>
          </w:p>
        </w:tc>
        <w:tc>
          <w:tcPr>
            <w:tcW w:w="1287" w:type="dxa"/>
          </w:tcPr>
          <w:p w14:paraId="0CE550C5" w14:textId="77777777" w:rsidR="003E6424" w:rsidRPr="002C2E96" w:rsidRDefault="003E6424" w:rsidP="004B79E3">
            <w:pPr>
              <w:pStyle w:val="BodyText"/>
              <w:ind w:left="0"/>
              <w:rPr>
                <w:rFonts w:asciiTheme="minorHAnsi" w:hAnsiTheme="minorHAnsi" w:cstheme="minorHAnsi"/>
                <w:sz w:val="18"/>
                <w:szCs w:val="18"/>
              </w:rPr>
            </w:pPr>
            <w:r w:rsidRPr="002C2E96">
              <w:rPr>
                <w:rFonts w:cstheme="minorHAnsi"/>
                <w:sz w:val="18"/>
                <w:szCs w:val="18"/>
              </w:rPr>
              <w:t>USCC</w:t>
            </w:r>
          </w:p>
        </w:tc>
        <w:tc>
          <w:tcPr>
            <w:tcW w:w="3811" w:type="dxa"/>
            <w:noWrap/>
          </w:tcPr>
          <w:p w14:paraId="0CE550C6" w14:textId="77777777" w:rsidR="003E6424" w:rsidRPr="002C2E96" w:rsidRDefault="003E6424" w:rsidP="004B79E3">
            <w:pPr>
              <w:pStyle w:val="BodyText"/>
              <w:ind w:left="0"/>
              <w:rPr>
                <w:rFonts w:asciiTheme="minorHAnsi" w:hAnsiTheme="minorHAnsi" w:cstheme="minorHAnsi"/>
                <w:sz w:val="18"/>
                <w:szCs w:val="18"/>
              </w:rPr>
            </w:pPr>
            <w:r w:rsidRPr="002C2E96">
              <w:rPr>
                <w:rFonts w:cstheme="minorHAnsi"/>
                <w:sz w:val="18"/>
                <w:szCs w:val="18"/>
              </w:rPr>
              <w:t>Direct Marketing</w:t>
            </w:r>
          </w:p>
        </w:tc>
        <w:tc>
          <w:tcPr>
            <w:tcW w:w="945" w:type="dxa"/>
          </w:tcPr>
          <w:p w14:paraId="0CE550C7" w14:textId="77777777" w:rsidR="003E6424" w:rsidRPr="00D1539F" w:rsidRDefault="003E6424" w:rsidP="004B79E3">
            <w:pPr>
              <w:pStyle w:val="BodyText"/>
              <w:ind w:left="0"/>
              <w:rPr>
                <w:sz w:val="18"/>
                <w:szCs w:val="18"/>
              </w:rPr>
            </w:pPr>
            <w:r>
              <w:rPr>
                <w:sz w:val="18"/>
                <w:szCs w:val="18"/>
              </w:rPr>
              <w:t>N/A</w:t>
            </w:r>
          </w:p>
        </w:tc>
        <w:tc>
          <w:tcPr>
            <w:tcW w:w="1020" w:type="dxa"/>
          </w:tcPr>
          <w:p w14:paraId="0CE550C8" w14:textId="77777777" w:rsidR="003E6424" w:rsidRPr="00D1539F" w:rsidRDefault="003E6424" w:rsidP="004B79E3">
            <w:pPr>
              <w:pStyle w:val="BodyText"/>
              <w:ind w:left="0"/>
              <w:rPr>
                <w:sz w:val="18"/>
                <w:szCs w:val="18"/>
              </w:rPr>
            </w:pPr>
            <w:r>
              <w:rPr>
                <w:sz w:val="18"/>
                <w:szCs w:val="18"/>
              </w:rPr>
              <w:t>N/A</w:t>
            </w:r>
          </w:p>
        </w:tc>
        <w:tc>
          <w:tcPr>
            <w:tcW w:w="789" w:type="dxa"/>
          </w:tcPr>
          <w:p w14:paraId="0CE550C9" w14:textId="77777777" w:rsidR="003E6424" w:rsidRPr="00D1539F" w:rsidRDefault="003E6424" w:rsidP="004B79E3">
            <w:pPr>
              <w:pStyle w:val="BodyText"/>
              <w:ind w:left="0"/>
              <w:rPr>
                <w:sz w:val="18"/>
                <w:szCs w:val="18"/>
              </w:rPr>
            </w:pPr>
            <w:r>
              <w:rPr>
                <w:sz w:val="18"/>
                <w:szCs w:val="18"/>
              </w:rPr>
              <w:t>N/A</w:t>
            </w:r>
          </w:p>
        </w:tc>
      </w:tr>
      <w:tr w:rsidR="003E6424" w:rsidRPr="00AD142E" w14:paraId="0CE550D2" w14:textId="77777777" w:rsidTr="009B1E14">
        <w:trPr>
          <w:trHeight w:val="576"/>
        </w:trPr>
        <w:tc>
          <w:tcPr>
            <w:tcW w:w="1348" w:type="dxa"/>
            <w:noWrap/>
          </w:tcPr>
          <w:p w14:paraId="0CE550CB" w14:textId="77777777" w:rsidR="003E6424" w:rsidRPr="002C2E96" w:rsidRDefault="003E6424" w:rsidP="004B79E3">
            <w:pPr>
              <w:pStyle w:val="BodyText"/>
              <w:ind w:left="0"/>
              <w:rPr>
                <w:rFonts w:cstheme="minorHAnsi"/>
                <w:sz w:val="18"/>
                <w:szCs w:val="18"/>
              </w:rPr>
            </w:pPr>
            <w:r w:rsidRPr="002C2E96">
              <w:rPr>
                <w:rFonts w:ascii="Calibri" w:hAnsi="Calibri" w:cs="Calibri"/>
                <w:sz w:val="18"/>
                <w:szCs w:val="18"/>
              </w:rPr>
              <w:t>VIOR_3.9.1.2</w:t>
            </w:r>
          </w:p>
        </w:tc>
        <w:tc>
          <w:tcPr>
            <w:tcW w:w="686" w:type="dxa"/>
            <w:vAlign w:val="center"/>
          </w:tcPr>
          <w:p w14:paraId="0CE550CC" w14:textId="77777777" w:rsidR="003E6424" w:rsidRPr="002C2E96" w:rsidRDefault="003E6424" w:rsidP="004B79E3">
            <w:pPr>
              <w:pStyle w:val="BodyText"/>
              <w:ind w:left="0"/>
              <w:rPr>
                <w:rFonts w:cstheme="minorHAnsi"/>
                <w:sz w:val="18"/>
                <w:szCs w:val="18"/>
              </w:rPr>
            </w:pPr>
            <w:r w:rsidRPr="002C2E96">
              <w:rPr>
                <w:rFonts w:ascii="Calibri" w:hAnsi="Calibri" w:cs="Calibri"/>
                <w:sz w:val="18"/>
                <w:szCs w:val="18"/>
              </w:rPr>
              <w:t>P0</w:t>
            </w:r>
          </w:p>
        </w:tc>
        <w:tc>
          <w:tcPr>
            <w:tcW w:w="1287" w:type="dxa"/>
          </w:tcPr>
          <w:p w14:paraId="0CE550CD" w14:textId="77777777" w:rsidR="003E6424" w:rsidRPr="002C2E96" w:rsidRDefault="003E6424" w:rsidP="004B79E3">
            <w:pPr>
              <w:pStyle w:val="BodyText"/>
              <w:ind w:left="0"/>
              <w:rPr>
                <w:rFonts w:asciiTheme="minorHAnsi" w:hAnsiTheme="minorHAnsi" w:cstheme="minorHAnsi"/>
                <w:sz w:val="18"/>
                <w:szCs w:val="18"/>
              </w:rPr>
            </w:pPr>
            <w:r w:rsidRPr="002C2E96">
              <w:rPr>
                <w:rFonts w:cstheme="minorHAnsi"/>
                <w:sz w:val="18"/>
                <w:szCs w:val="18"/>
              </w:rPr>
              <w:t>USCC</w:t>
            </w:r>
          </w:p>
        </w:tc>
        <w:tc>
          <w:tcPr>
            <w:tcW w:w="3811" w:type="dxa"/>
            <w:noWrap/>
          </w:tcPr>
          <w:p w14:paraId="0CE550CE" w14:textId="77777777" w:rsidR="003E6424" w:rsidRPr="002C2E96" w:rsidRDefault="003E6424" w:rsidP="004B79E3">
            <w:pPr>
              <w:pStyle w:val="BodyText"/>
              <w:ind w:left="0"/>
              <w:rPr>
                <w:rFonts w:asciiTheme="minorHAnsi" w:hAnsiTheme="minorHAnsi" w:cstheme="minorHAnsi"/>
                <w:sz w:val="18"/>
                <w:szCs w:val="18"/>
              </w:rPr>
            </w:pPr>
            <w:r w:rsidRPr="002C2E96">
              <w:rPr>
                <w:rFonts w:cstheme="minorHAnsi"/>
                <w:sz w:val="18"/>
                <w:szCs w:val="18"/>
              </w:rPr>
              <w:t>Social Media</w:t>
            </w:r>
          </w:p>
        </w:tc>
        <w:tc>
          <w:tcPr>
            <w:tcW w:w="945" w:type="dxa"/>
          </w:tcPr>
          <w:p w14:paraId="0CE550CF" w14:textId="77777777" w:rsidR="003E6424" w:rsidRPr="00D1539F" w:rsidRDefault="003E6424" w:rsidP="004B79E3">
            <w:pPr>
              <w:pStyle w:val="BodyText"/>
              <w:ind w:left="0"/>
              <w:rPr>
                <w:sz w:val="18"/>
                <w:szCs w:val="18"/>
              </w:rPr>
            </w:pPr>
            <w:r>
              <w:rPr>
                <w:sz w:val="18"/>
                <w:szCs w:val="18"/>
              </w:rPr>
              <w:t>N/A</w:t>
            </w:r>
          </w:p>
        </w:tc>
        <w:tc>
          <w:tcPr>
            <w:tcW w:w="1020" w:type="dxa"/>
          </w:tcPr>
          <w:p w14:paraId="0CE550D0" w14:textId="77777777" w:rsidR="003E6424" w:rsidRPr="00D1539F" w:rsidRDefault="003E6424" w:rsidP="004B79E3">
            <w:pPr>
              <w:pStyle w:val="BodyText"/>
              <w:ind w:left="0"/>
              <w:rPr>
                <w:sz w:val="18"/>
                <w:szCs w:val="18"/>
              </w:rPr>
            </w:pPr>
            <w:r>
              <w:rPr>
                <w:sz w:val="18"/>
                <w:szCs w:val="18"/>
              </w:rPr>
              <w:t>N/A</w:t>
            </w:r>
          </w:p>
        </w:tc>
        <w:tc>
          <w:tcPr>
            <w:tcW w:w="789" w:type="dxa"/>
          </w:tcPr>
          <w:p w14:paraId="0CE550D1" w14:textId="77777777" w:rsidR="003E6424" w:rsidRPr="00D1539F" w:rsidRDefault="003E6424" w:rsidP="004B79E3">
            <w:pPr>
              <w:pStyle w:val="BodyText"/>
              <w:ind w:left="0"/>
              <w:rPr>
                <w:sz w:val="18"/>
                <w:szCs w:val="18"/>
              </w:rPr>
            </w:pPr>
            <w:r>
              <w:rPr>
                <w:sz w:val="18"/>
                <w:szCs w:val="18"/>
              </w:rPr>
              <w:t>N/A</w:t>
            </w:r>
          </w:p>
        </w:tc>
      </w:tr>
      <w:tr w:rsidR="003E6424" w:rsidRPr="00AD142E" w14:paraId="0CE550DA" w14:textId="77777777" w:rsidTr="009B1E14">
        <w:trPr>
          <w:trHeight w:val="576"/>
        </w:trPr>
        <w:tc>
          <w:tcPr>
            <w:tcW w:w="1348" w:type="dxa"/>
            <w:noWrap/>
          </w:tcPr>
          <w:p w14:paraId="0CE550D3" w14:textId="77777777" w:rsidR="003E6424" w:rsidRPr="002C2E96" w:rsidRDefault="003E6424" w:rsidP="004B79E3">
            <w:pPr>
              <w:pStyle w:val="BodyText"/>
              <w:ind w:left="0"/>
              <w:rPr>
                <w:rFonts w:cstheme="minorHAnsi"/>
                <w:sz w:val="18"/>
                <w:szCs w:val="18"/>
              </w:rPr>
            </w:pPr>
            <w:r w:rsidRPr="002C2E96">
              <w:rPr>
                <w:rFonts w:ascii="Calibri" w:hAnsi="Calibri" w:cs="Calibri"/>
                <w:sz w:val="18"/>
                <w:szCs w:val="18"/>
              </w:rPr>
              <w:t>VIOR_3.9.1.3</w:t>
            </w:r>
          </w:p>
        </w:tc>
        <w:tc>
          <w:tcPr>
            <w:tcW w:w="686" w:type="dxa"/>
            <w:vAlign w:val="center"/>
          </w:tcPr>
          <w:p w14:paraId="0CE550D4" w14:textId="77777777" w:rsidR="003E6424" w:rsidRPr="002C2E96" w:rsidRDefault="003E6424" w:rsidP="004B79E3">
            <w:pPr>
              <w:pStyle w:val="BodyText"/>
              <w:ind w:left="0"/>
              <w:rPr>
                <w:rFonts w:cstheme="minorHAnsi"/>
                <w:sz w:val="18"/>
                <w:szCs w:val="18"/>
              </w:rPr>
            </w:pPr>
            <w:r w:rsidRPr="002C2E96">
              <w:rPr>
                <w:rFonts w:ascii="Calibri" w:hAnsi="Calibri" w:cs="Calibri"/>
                <w:sz w:val="18"/>
                <w:szCs w:val="18"/>
              </w:rPr>
              <w:t>P0</w:t>
            </w:r>
          </w:p>
        </w:tc>
        <w:tc>
          <w:tcPr>
            <w:tcW w:w="1287" w:type="dxa"/>
          </w:tcPr>
          <w:p w14:paraId="0CE550D5" w14:textId="77777777" w:rsidR="003E6424" w:rsidRPr="002C2E96" w:rsidRDefault="003E6424" w:rsidP="004B79E3">
            <w:pPr>
              <w:pStyle w:val="BodyText"/>
              <w:ind w:left="0"/>
              <w:rPr>
                <w:rFonts w:asciiTheme="minorHAnsi" w:hAnsiTheme="minorHAnsi" w:cstheme="minorHAnsi"/>
                <w:sz w:val="18"/>
                <w:szCs w:val="18"/>
              </w:rPr>
            </w:pPr>
            <w:r w:rsidRPr="002C2E96">
              <w:rPr>
                <w:rFonts w:cstheme="minorHAnsi"/>
                <w:sz w:val="18"/>
                <w:szCs w:val="18"/>
              </w:rPr>
              <w:t>USCC</w:t>
            </w:r>
          </w:p>
        </w:tc>
        <w:tc>
          <w:tcPr>
            <w:tcW w:w="3811" w:type="dxa"/>
            <w:noWrap/>
          </w:tcPr>
          <w:p w14:paraId="0CE550D6" w14:textId="77777777" w:rsidR="003E6424" w:rsidRPr="002C2E96" w:rsidRDefault="003E6424" w:rsidP="004B79E3">
            <w:pPr>
              <w:pStyle w:val="BodyText"/>
              <w:ind w:left="0"/>
              <w:rPr>
                <w:rFonts w:asciiTheme="minorHAnsi" w:hAnsiTheme="minorHAnsi" w:cstheme="minorHAnsi"/>
                <w:sz w:val="18"/>
                <w:szCs w:val="18"/>
              </w:rPr>
            </w:pPr>
            <w:r w:rsidRPr="002C2E96">
              <w:rPr>
                <w:rFonts w:cstheme="minorHAnsi"/>
                <w:sz w:val="18"/>
                <w:szCs w:val="18"/>
              </w:rPr>
              <w:t>Public Relations</w:t>
            </w:r>
          </w:p>
        </w:tc>
        <w:tc>
          <w:tcPr>
            <w:tcW w:w="945" w:type="dxa"/>
          </w:tcPr>
          <w:p w14:paraId="0CE550D7" w14:textId="77777777" w:rsidR="003E6424" w:rsidRPr="00D1539F" w:rsidRDefault="003E6424" w:rsidP="004B79E3">
            <w:pPr>
              <w:pStyle w:val="BodyText"/>
              <w:ind w:left="0"/>
              <w:rPr>
                <w:sz w:val="18"/>
                <w:szCs w:val="18"/>
              </w:rPr>
            </w:pPr>
            <w:r>
              <w:rPr>
                <w:sz w:val="18"/>
                <w:szCs w:val="18"/>
              </w:rPr>
              <w:t>N/A</w:t>
            </w:r>
          </w:p>
        </w:tc>
        <w:tc>
          <w:tcPr>
            <w:tcW w:w="1020" w:type="dxa"/>
          </w:tcPr>
          <w:p w14:paraId="0CE550D8" w14:textId="77777777" w:rsidR="003E6424" w:rsidRPr="00D1539F" w:rsidRDefault="003E6424" w:rsidP="004B79E3">
            <w:pPr>
              <w:pStyle w:val="BodyText"/>
              <w:ind w:left="0"/>
              <w:rPr>
                <w:sz w:val="18"/>
                <w:szCs w:val="18"/>
              </w:rPr>
            </w:pPr>
            <w:r>
              <w:rPr>
                <w:sz w:val="18"/>
                <w:szCs w:val="18"/>
              </w:rPr>
              <w:t>N/A</w:t>
            </w:r>
          </w:p>
        </w:tc>
        <w:tc>
          <w:tcPr>
            <w:tcW w:w="789" w:type="dxa"/>
          </w:tcPr>
          <w:p w14:paraId="0CE550D9" w14:textId="77777777" w:rsidR="003E6424" w:rsidRPr="00D1539F" w:rsidRDefault="003E6424" w:rsidP="004B79E3">
            <w:pPr>
              <w:pStyle w:val="BodyText"/>
              <w:ind w:left="0"/>
              <w:rPr>
                <w:sz w:val="18"/>
                <w:szCs w:val="18"/>
              </w:rPr>
            </w:pPr>
            <w:r>
              <w:rPr>
                <w:sz w:val="18"/>
                <w:szCs w:val="18"/>
              </w:rPr>
              <w:t>N/A</w:t>
            </w:r>
          </w:p>
        </w:tc>
      </w:tr>
      <w:tr w:rsidR="003E6424" w:rsidRPr="00AD142E" w14:paraId="0CE550E2" w14:textId="77777777" w:rsidTr="009B1E14">
        <w:trPr>
          <w:trHeight w:val="576"/>
        </w:trPr>
        <w:tc>
          <w:tcPr>
            <w:tcW w:w="1348" w:type="dxa"/>
            <w:noWrap/>
          </w:tcPr>
          <w:p w14:paraId="0CE550DB" w14:textId="77777777" w:rsidR="003E6424" w:rsidRPr="002C2E96" w:rsidRDefault="003E6424" w:rsidP="004B79E3">
            <w:pPr>
              <w:pStyle w:val="BodyText"/>
              <w:ind w:left="0"/>
              <w:rPr>
                <w:rFonts w:cstheme="minorHAnsi"/>
                <w:sz w:val="18"/>
                <w:szCs w:val="18"/>
              </w:rPr>
            </w:pPr>
            <w:r w:rsidRPr="002C2E96">
              <w:rPr>
                <w:rFonts w:ascii="Calibri" w:hAnsi="Calibri" w:cs="Calibri"/>
                <w:sz w:val="18"/>
                <w:szCs w:val="18"/>
              </w:rPr>
              <w:t>VIOR_3.9.1.4</w:t>
            </w:r>
          </w:p>
        </w:tc>
        <w:tc>
          <w:tcPr>
            <w:tcW w:w="686" w:type="dxa"/>
            <w:vAlign w:val="center"/>
          </w:tcPr>
          <w:p w14:paraId="0CE550DC" w14:textId="77777777" w:rsidR="003E6424" w:rsidRPr="002C2E96" w:rsidRDefault="003E6424" w:rsidP="004B79E3">
            <w:pPr>
              <w:pStyle w:val="BodyText"/>
              <w:ind w:left="0"/>
              <w:rPr>
                <w:rFonts w:cstheme="minorHAnsi"/>
                <w:sz w:val="18"/>
                <w:szCs w:val="18"/>
              </w:rPr>
            </w:pPr>
            <w:r w:rsidRPr="002C2E96">
              <w:rPr>
                <w:rFonts w:ascii="Calibri" w:hAnsi="Calibri" w:cs="Calibri"/>
                <w:sz w:val="18"/>
                <w:szCs w:val="18"/>
              </w:rPr>
              <w:t>P0</w:t>
            </w:r>
          </w:p>
        </w:tc>
        <w:tc>
          <w:tcPr>
            <w:tcW w:w="1287" w:type="dxa"/>
          </w:tcPr>
          <w:p w14:paraId="0CE550DD" w14:textId="77777777" w:rsidR="003E6424" w:rsidRPr="002C2E96" w:rsidRDefault="003E6424" w:rsidP="004B79E3">
            <w:pPr>
              <w:pStyle w:val="BodyText"/>
              <w:ind w:left="0"/>
              <w:rPr>
                <w:rFonts w:asciiTheme="minorHAnsi" w:hAnsiTheme="minorHAnsi" w:cstheme="minorHAnsi"/>
                <w:sz w:val="18"/>
                <w:szCs w:val="18"/>
              </w:rPr>
            </w:pPr>
            <w:r w:rsidRPr="002C2E96">
              <w:rPr>
                <w:rFonts w:cstheme="minorHAnsi"/>
                <w:sz w:val="18"/>
                <w:szCs w:val="18"/>
              </w:rPr>
              <w:t>USCC</w:t>
            </w:r>
          </w:p>
        </w:tc>
        <w:tc>
          <w:tcPr>
            <w:tcW w:w="3811" w:type="dxa"/>
            <w:noWrap/>
          </w:tcPr>
          <w:p w14:paraId="0CE550DE" w14:textId="77777777" w:rsidR="003E6424" w:rsidRPr="002C2E96" w:rsidRDefault="003E6424" w:rsidP="004B79E3">
            <w:pPr>
              <w:pStyle w:val="BodyText"/>
              <w:ind w:left="0"/>
              <w:rPr>
                <w:rFonts w:asciiTheme="minorHAnsi" w:hAnsiTheme="minorHAnsi" w:cstheme="minorHAnsi"/>
                <w:sz w:val="18"/>
                <w:szCs w:val="18"/>
              </w:rPr>
            </w:pPr>
            <w:r w:rsidRPr="002C2E96">
              <w:rPr>
                <w:rFonts w:cstheme="minorHAnsi"/>
                <w:sz w:val="18"/>
                <w:szCs w:val="18"/>
              </w:rPr>
              <w:t>Collateral</w:t>
            </w:r>
          </w:p>
        </w:tc>
        <w:tc>
          <w:tcPr>
            <w:tcW w:w="945" w:type="dxa"/>
          </w:tcPr>
          <w:p w14:paraId="0CE550DF" w14:textId="77777777" w:rsidR="003E6424" w:rsidRPr="00D1539F" w:rsidRDefault="003E6424" w:rsidP="004B79E3">
            <w:pPr>
              <w:pStyle w:val="BodyText"/>
              <w:ind w:left="0"/>
              <w:rPr>
                <w:sz w:val="18"/>
                <w:szCs w:val="18"/>
              </w:rPr>
            </w:pPr>
            <w:r>
              <w:rPr>
                <w:sz w:val="18"/>
                <w:szCs w:val="18"/>
              </w:rPr>
              <w:t>N/A</w:t>
            </w:r>
          </w:p>
        </w:tc>
        <w:tc>
          <w:tcPr>
            <w:tcW w:w="1020" w:type="dxa"/>
          </w:tcPr>
          <w:p w14:paraId="0CE550E0" w14:textId="77777777" w:rsidR="003E6424" w:rsidRPr="00D1539F" w:rsidRDefault="003E6424" w:rsidP="004B79E3">
            <w:pPr>
              <w:pStyle w:val="BodyText"/>
              <w:ind w:left="0"/>
              <w:rPr>
                <w:sz w:val="18"/>
                <w:szCs w:val="18"/>
              </w:rPr>
            </w:pPr>
            <w:r>
              <w:rPr>
                <w:sz w:val="18"/>
                <w:szCs w:val="18"/>
              </w:rPr>
              <w:t>N/A</w:t>
            </w:r>
          </w:p>
        </w:tc>
        <w:tc>
          <w:tcPr>
            <w:tcW w:w="789" w:type="dxa"/>
          </w:tcPr>
          <w:p w14:paraId="0CE550E1" w14:textId="77777777" w:rsidR="003E6424" w:rsidRPr="00D1539F" w:rsidRDefault="003E6424" w:rsidP="004B79E3">
            <w:pPr>
              <w:pStyle w:val="BodyText"/>
              <w:ind w:left="0"/>
              <w:rPr>
                <w:sz w:val="18"/>
                <w:szCs w:val="18"/>
              </w:rPr>
            </w:pPr>
            <w:r>
              <w:rPr>
                <w:sz w:val="18"/>
                <w:szCs w:val="18"/>
              </w:rPr>
              <w:t>N/A</w:t>
            </w:r>
          </w:p>
        </w:tc>
      </w:tr>
      <w:tr w:rsidR="003E6424" w:rsidRPr="00AD142E" w14:paraId="0CE550EA" w14:textId="77777777" w:rsidTr="009B1E14">
        <w:trPr>
          <w:trHeight w:val="576"/>
        </w:trPr>
        <w:tc>
          <w:tcPr>
            <w:tcW w:w="1348" w:type="dxa"/>
            <w:noWrap/>
          </w:tcPr>
          <w:p w14:paraId="0CE550E3" w14:textId="77777777" w:rsidR="003E6424" w:rsidRPr="002C2E96" w:rsidRDefault="003E6424" w:rsidP="004B79E3">
            <w:pPr>
              <w:pStyle w:val="BodyText"/>
              <w:ind w:left="0"/>
              <w:rPr>
                <w:rFonts w:cstheme="minorHAnsi"/>
                <w:sz w:val="18"/>
                <w:szCs w:val="18"/>
              </w:rPr>
            </w:pPr>
            <w:r w:rsidRPr="002C2E96">
              <w:rPr>
                <w:rFonts w:ascii="Calibri" w:hAnsi="Calibri" w:cs="Calibri"/>
                <w:sz w:val="18"/>
                <w:szCs w:val="18"/>
              </w:rPr>
              <w:t>VIOR_3.9.1.5</w:t>
            </w:r>
          </w:p>
        </w:tc>
        <w:tc>
          <w:tcPr>
            <w:tcW w:w="686" w:type="dxa"/>
            <w:vAlign w:val="center"/>
          </w:tcPr>
          <w:p w14:paraId="0CE550E4" w14:textId="77777777" w:rsidR="003E6424" w:rsidRPr="002C2E96" w:rsidRDefault="003E6424" w:rsidP="004B79E3">
            <w:pPr>
              <w:pStyle w:val="BodyText"/>
              <w:ind w:left="0"/>
              <w:rPr>
                <w:rFonts w:cstheme="minorHAnsi"/>
                <w:sz w:val="18"/>
                <w:szCs w:val="18"/>
              </w:rPr>
            </w:pPr>
            <w:r w:rsidRPr="002C2E96">
              <w:rPr>
                <w:rFonts w:ascii="Calibri" w:hAnsi="Calibri" w:cs="Calibri"/>
                <w:sz w:val="18"/>
                <w:szCs w:val="18"/>
              </w:rPr>
              <w:t>P0</w:t>
            </w:r>
          </w:p>
        </w:tc>
        <w:tc>
          <w:tcPr>
            <w:tcW w:w="1287" w:type="dxa"/>
          </w:tcPr>
          <w:p w14:paraId="0CE550E5" w14:textId="77777777" w:rsidR="003E6424" w:rsidRPr="002C2E96" w:rsidRDefault="003E6424" w:rsidP="004B79E3">
            <w:pPr>
              <w:pStyle w:val="BodyText"/>
              <w:ind w:left="0"/>
              <w:rPr>
                <w:rFonts w:asciiTheme="minorHAnsi" w:hAnsiTheme="minorHAnsi" w:cstheme="minorHAnsi"/>
                <w:sz w:val="18"/>
                <w:szCs w:val="18"/>
              </w:rPr>
            </w:pPr>
            <w:r w:rsidRPr="002C2E96">
              <w:rPr>
                <w:rFonts w:cstheme="minorHAnsi"/>
                <w:sz w:val="18"/>
                <w:szCs w:val="18"/>
              </w:rPr>
              <w:t>USCC</w:t>
            </w:r>
          </w:p>
        </w:tc>
        <w:tc>
          <w:tcPr>
            <w:tcW w:w="3811" w:type="dxa"/>
            <w:noWrap/>
          </w:tcPr>
          <w:p w14:paraId="0CE550E6" w14:textId="77777777" w:rsidR="003E6424" w:rsidRPr="002C2E96" w:rsidRDefault="003E6424" w:rsidP="004B79E3">
            <w:pPr>
              <w:pStyle w:val="BodyText"/>
              <w:ind w:left="0"/>
              <w:rPr>
                <w:rFonts w:asciiTheme="minorHAnsi" w:hAnsiTheme="minorHAnsi" w:cstheme="minorHAnsi"/>
                <w:sz w:val="18"/>
                <w:szCs w:val="18"/>
              </w:rPr>
            </w:pPr>
            <w:r w:rsidRPr="002C2E96">
              <w:rPr>
                <w:rFonts w:cstheme="minorHAnsi"/>
                <w:sz w:val="18"/>
                <w:szCs w:val="18"/>
              </w:rPr>
              <w:t>USCC.com</w:t>
            </w:r>
          </w:p>
        </w:tc>
        <w:tc>
          <w:tcPr>
            <w:tcW w:w="945" w:type="dxa"/>
          </w:tcPr>
          <w:p w14:paraId="0CE550E7" w14:textId="77777777" w:rsidR="003E6424" w:rsidRPr="00D1539F" w:rsidRDefault="003E6424" w:rsidP="004B79E3">
            <w:pPr>
              <w:pStyle w:val="BodyText"/>
              <w:ind w:left="0"/>
              <w:rPr>
                <w:sz w:val="18"/>
                <w:szCs w:val="18"/>
              </w:rPr>
            </w:pPr>
            <w:r>
              <w:rPr>
                <w:sz w:val="18"/>
                <w:szCs w:val="18"/>
              </w:rPr>
              <w:t>N/A</w:t>
            </w:r>
          </w:p>
        </w:tc>
        <w:tc>
          <w:tcPr>
            <w:tcW w:w="1020" w:type="dxa"/>
          </w:tcPr>
          <w:p w14:paraId="0CE550E8" w14:textId="77777777" w:rsidR="003E6424" w:rsidRPr="00D1539F" w:rsidRDefault="003E6424" w:rsidP="004B79E3">
            <w:pPr>
              <w:pStyle w:val="BodyText"/>
              <w:ind w:left="0"/>
              <w:rPr>
                <w:sz w:val="18"/>
                <w:szCs w:val="18"/>
              </w:rPr>
            </w:pPr>
            <w:r>
              <w:rPr>
                <w:sz w:val="18"/>
                <w:szCs w:val="18"/>
              </w:rPr>
              <w:t>N/A</w:t>
            </w:r>
          </w:p>
        </w:tc>
        <w:tc>
          <w:tcPr>
            <w:tcW w:w="789" w:type="dxa"/>
          </w:tcPr>
          <w:p w14:paraId="0CE550E9" w14:textId="77777777" w:rsidR="003E6424" w:rsidRPr="00D1539F" w:rsidRDefault="003E6424" w:rsidP="004B79E3">
            <w:pPr>
              <w:pStyle w:val="BodyText"/>
              <w:ind w:left="0"/>
              <w:rPr>
                <w:sz w:val="18"/>
                <w:szCs w:val="18"/>
              </w:rPr>
            </w:pPr>
            <w:r>
              <w:rPr>
                <w:sz w:val="18"/>
                <w:szCs w:val="18"/>
              </w:rPr>
              <w:t>N/A</w:t>
            </w:r>
          </w:p>
        </w:tc>
      </w:tr>
      <w:tr w:rsidR="003E6424" w:rsidRPr="00AD142E" w14:paraId="0CE550F2" w14:textId="77777777" w:rsidTr="009B1E14">
        <w:trPr>
          <w:trHeight w:val="576"/>
        </w:trPr>
        <w:tc>
          <w:tcPr>
            <w:tcW w:w="1348" w:type="dxa"/>
            <w:noWrap/>
            <w:vAlign w:val="center"/>
          </w:tcPr>
          <w:p w14:paraId="0CE550EB" w14:textId="77777777" w:rsidR="003E6424" w:rsidRPr="002C2E96" w:rsidRDefault="003E6424" w:rsidP="004B79E3">
            <w:pPr>
              <w:pStyle w:val="BodyText"/>
              <w:ind w:left="0"/>
              <w:rPr>
                <w:rFonts w:cstheme="minorHAnsi"/>
                <w:sz w:val="18"/>
                <w:szCs w:val="18"/>
              </w:rPr>
            </w:pPr>
            <w:r w:rsidRPr="002C2E96">
              <w:rPr>
                <w:rFonts w:ascii="Calibri" w:hAnsi="Calibri" w:cs="Calibri"/>
                <w:sz w:val="18"/>
                <w:szCs w:val="18"/>
              </w:rPr>
              <w:t>VIOR_3.9.2</w:t>
            </w:r>
          </w:p>
        </w:tc>
        <w:tc>
          <w:tcPr>
            <w:tcW w:w="686" w:type="dxa"/>
            <w:vAlign w:val="center"/>
          </w:tcPr>
          <w:p w14:paraId="0CE550EC" w14:textId="77777777" w:rsidR="003E6424" w:rsidRPr="002C2E96" w:rsidRDefault="003E6424" w:rsidP="004B79E3">
            <w:pPr>
              <w:pStyle w:val="BodyText"/>
              <w:ind w:left="0"/>
              <w:rPr>
                <w:rFonts w:cstheme="minorHAnsi"/>
                <w:sz w:val="18"/>
                <w:szCs w:val="18"/>
              </w:rPr>
            </w:pPr>
            <w:r w:rsidRPr="002C2E96">
              <w:rPr>
                <w:rFonts w:ascii="Calibri" w:hAnsi="Calibri" w:cs="Calibri"/>
                <w:sz w:val="18"/>
                <w:szCs w:val="18"/>
              </w:rPr>
              <w:t>P0</w:t>
            </w:r>
          </w:p>
        </w:tc>
        <w:tc>
          <w:tcPr>
            <w:tcW w:w="1287" w:type="dxa"/>
          </w:tcPr>
          <w:p w14:paraId="0CE550ED" w14:textId="77777777" w:rsidR="003E6424" w:rsidRPr="002C2E96" w:rsidRDefault="003E6424" w:rsidP="004B79E3">
            <w:pPr>
              <w:pStyle w:val="BodyText"/>
              <w:ind w:left="0"/>
              <w:rPr>
                <w:rFonts w:asciiTheme="minorHAnsi" w:hAnsiTheme="minorHAnsi" w:cstheme="minorHAnsi"/>
                <w:sz w:val="18"/>
                <w:szCs w:val="18"/>
              </w:rPr>
            </w:pPr>
            <w:r w:rsidRPr="002C2E96">
              <w:rPr>
                <w:rFonts w:cstheme="minorHAnsi"/>
                <w:sz w:val="18"/>
                <w:szCs w:val="18"/>
              </w:rPr>
              <w:t>USCC</w:t>
            </w:r>
          </w:p>
        </w:tc>
        <w:tc>
          <w:tcPr>
            <w:tcW w:w="3811" w:type="dxa"/>
            <w:noWrap/>
          </w:tcPr>
          <w:p w14:paraId="0CE550EE" w14:textId="77777777" w:rsidR="003E6424" w:rsidRPr="002C2E96" w:rsidRDefault="001D69C6" w:rsidP="004B79E3">
            <w:pPr>
              <w:pStyle w:val="BodyText"/>
              <w:ind w:left="0"/>
              <w:rPr>
                <w:rFonts w:asciiTheme="minorHAnsi" w:hAnsiTheme="minorHAnsi" w:cstheme="minorHAnsi"/>
                <w:sz w:val="18"/>
                <w:szCs w:val="18"/>
              </w:rPr>
            </w:pPr>
            <w:r>
              <w:rPr>
                <w:rFonts w:cstheme="minorHAnsi"/>
                <w:sz w:val="18"/>
                <w:szCs w:val="18"/>
              </w:rPr>
              <w:t>Vo</w:t>
            </w:r>
            <w:r w:rsidR="003E6424" w:rsidRPr="002C2E96">
              <w:rPr>
                <w:rFonts w:cstheme="minorHAnsi"/>
                <w:sz w:val="18"/>
                <w:szCs w:val="18"/>
              </w:rPr>
              <w:t xml:space="preserve">LTE data coverage maps will be reviewed and updated as appropriate for </w:t>
            </w:r>
            <w:r>
              <w:rPr>
                <w:rFonts w:cstheme="minorHAnsi"/>
                <w:sz w:val="18"/>
                <w:szCs w:val="18"/>
              </w:rPr>
              <w:t>Vo</w:t>
            </w:r>
            <w:r w:rsidR="003E6424" w:rsidRPr="002C2E96">
              <w:rPr>
                <w:rFonts w:cstheme="minorHAnsi"/>
                <w:sz w:val="18"/>
                <w:szCs w:val="18"/>
              </w:rPr>
              <w:t xml:space="preserve">LTE Roaming. </w:t>
            </w:r>
          </w:p>
        </w:tc>
        <w:tc>
          <w:tcPr>
            <w:tcW w:w="945" w:type="dxa"/>
          </w:tcPr>
          <w:p w14:paraId="0CE550EF" w14:textId="77777777" w:rsidR="003E6424" w:rsidRPr="00D1539F" w:rsidRDefault="003E6424" w:rsidP="004B79E3">
            <w:pPr>
              <w:pStyle w:val="BodyText"/>
              <w:ind w:left="0"/>
              <w:rPr>
                <w:sz w:val="18"/>
                <w:szCs w:val="18"/>
              </w:rPr>
            </w:pPr>
            <w:r>
              <w:rPr>
                <w:sz w:val="18"/>
                <w:szCs w:val="18"/>
              </w:rPr>
              <w:t>N/A</w:t>
            </w:r>
          </w:p>
        </w:tc>
        <w:tc>
          <w:tcPr>
            <w:tcW w:w="1020" w:type="dxa"/>
          </w:tcPr>
          <w:p w14:paraId="0CE550F0" w14:textId="77777777" w:rsidR="003E6424" w:rsidRPr="00D1539F" w:rsidRDefault="003E6424" w:rsidP="004B79E3">
            <w:pPr>
              <w:pStyle w:val="BodyText"/>
              <w:ind w:left="0"/>
              <w:rPr>
                <w:sz w:val="18"/>
                <w:szCs w:val="18"/>
              </w:rPr>
            </w:pPr>
            <w:r>
              <w:rPr>
                <w:sz w:val="18"/>
                <w:szCs w:val="18"/>
              </w:rPr>
              <w:t>N/A</w:t>
            </w:r>
          </w:p>
        </w:tc>
        <w:tc>
          <w:tcPr>
            <w:tcW w:w="789" w:type="dxa"/>
          </w:tcPr>
          <w:p w14:paraId="0CE550F1" w14:textId="77777777" w:rsidR="003E6424" w:rsidRPr="00D1539F" w:rsidRDefault="003E6424" w:rsidP="004B79E3">
            <w:pPr>
              <w:pStyle w:val="BodyText"/>
              <w:ind w:left="0"/>
              <w:rPr>
                <w:sz w:val="18"/>
                <w:szCs w:val="18"/>
              </w:rPr>
            </w:pPr>
            <w:r>
              <w:rPr>
                <w:sz w:val="18"/>
                <w:szCs w:val="18"/>
              </w:rPr>
              <w:t>N/A</w:t>
            </w:r>
          </w:p>
        </w:tc>
      </w:tr>
      <w:tr w:rsidR="003E6424" w:rsidRPr="00AD142E" w14:paraId="0CE550FA" w14:textId="77777777" w:rsidTr="009B1E14">
        <w:trPr>
          <w:trHeight w:val="576"/>
        </w:trPr>
        <w:tc>
          <w:tcPr>
            <w:tcW w:w="1348" w:type="dxa"/>
            <w:noWrap/>
          </w:tcPr>
          <w:p w14:paraId="0CE550F3" w14:textId="77777777" w:rsidR="003E6424" w:rsidRPr="002C2E96" w:rsidRDefault="003E6424" w:rsidP="004B79E3">
            <w:pPr>
              <w:pStyle w:val="BodyText"/>
              <w:ind w:left="0"/>
              <w:rPr>
                <w:rFonts w:cstheme="minorHAnsi"/>
                <w:sz w:val="18"/>
                <w:szCs w:val="18"/>
              </w:rPr>
            </w:pPr>
            <w:r w:rsidRPr="002C2E96">
              <w:rPr>
                <w:rFonts w:ascii="Calibri" w:hAnsi="Calibri" w:cs="Calibri"/>
                <w:sz w:val="18"/>
                <w:szCs w:val="18"/>
              </w:rPr>
              <w:t>VIOR_3.9.3</w:t>
            </w:r>
          </w:p>
        </w:tc>
        <w:tc>
          <w:tcPr>
            <w:tcW w:w="686" w:type="dxa"/>
            <w:vAlign w:val="center"/>
          </w:tcPr>
          <w:p w14:paraId="0CE550F4" w14:textId="77777777" w:rsidR="003E6424" w:rsidRPr="002C2E96" w:rsidRDefault="003E6424" w:rsidP="004B79E3">
            <w:pPr>
              <w:pStyle w:val="BodyText"/>
              <w:ind w:left="0"/>
              <w:rPr>
                <w:rFonts w:cstheme="minorHAnsi"/>
                <w:sz w:val="18"/>
                <w:szCs w:val="18"/>
              </w:rPr>
            </w:pPr>
            <w:r w:rsidRPr="002C2E96">
              <w:rPr>
                <w:rFonts w:ascii="Calibri" w:hAnsi="Calibri" w:cs="Calibri"/>
                <w:sz w:val="18"/>
                <w:szCs w:val="18"/>
              </w:rPr>
              <w:t>P0</w:t>
            </w:r>
          </w:p>
        </w:tc>
        <w:tc>
          <w:tcPr>
            <w:tcW w:w="1287" w:type="dxa"/>
          </w:tcPr>
          <w:p w14:paraId="0CE550F5" w14:textId="77777777" w:rsidR="003E6424" w:rsidRPr="002C2E96" w:rsidRDefault="003E6424" w:rsidP="004B79E3">
            <w:pPr>
              <w:pStyle w:val="BodyText"/>
              <w:ind w:left="0"/>
              <w:rPr>
                <w:rFonts w:asciiTheme="minorHAnsi" w:hAnsiTheme="minorHAnsi" w:cstheme="minorHAnsi"/>
                <w:sz w:val="18"/>
                <w:szCs w:val="18"/>
              </w:rPr>
            </w:pPr>
            <w:r w:rsidRPr="002C2E96">
              <w:rPr>
                <w:rFonts w:cstheme="minorHAnsi"/>
                <w:sz w:val="18"/>
                <w:szCs w:val="18"/>
              </w:rPr>
              <w:t>USCC</w:t>
            </w:r>
          </w:p>
        </w:tc>
        <w:tc>
          <w:tcPr>
            <w:tcW w:w="3811" w:type="dxa"/>
            <w:noWrap/>
          </w:tcPr>
          <w:p w14:paraId="0CE550F6" w14:textId="77777777" w:rsidR="003E6424" w:rsidRPr="002C2E96" w:rsidRDefault="003E6424" w:rsidP="004B79E3">
            <w:pPr>
              <w:pStyle w:val="BodyText"/>
              <w:ind w:left="0"/>
              <w:rPr>
                <w:rFonts w:asciiTheme="minorHAnsi" w:hAnsiTheme="minorHAnsi" w:cstheme="minorHAnsi"/>
                <w:sz w:val="18"/>
                <w:szCs w:val="18"/>
              </w:rPr>
            </w:pPr>
            <w:r w:rsidRPr="002C2E96">
              <w:rPr>
                <w:rFonts w:cstheme="minorHAnsi"/>
                <w:sz w:val="18"/>
                <w:szCs w:val="18"/>
              </w:rPr>
              <w:t>A/OLR will have content changes and not need any structural changes made by IS</w:t>
            </w:r>
          </w:p>
        </w:tc>
        <w:tc>
          <w:tcPr>
            <w:tcW w:w="945" w:type="dxa"/>
          </w:tcPr>
          <w:p w14:paraId="0CE550F7" w14:textId="77777777" w:rsidR="003E6424" w:rsidRPr="00D1539F" w:rsidRDefault="003E6424" w:rsidP="004B79E3">
            <w:pPr>
              <w:pStyle w:val="BodyText"/>
              <w:ind w:left="0"/>
              <w:rPr>
                <w:sz w:val="18"/>
                <w:szCs w:val="18"/>
              </w:rPr>
            </w:pPr>
            <w:r>
              <w:rPr>
                <w:sz w:val="18"/>
                <w:szCs w:val="18"/>
              </w:rPr>
              <w:t>N/A</w:t>
            </w:r>
          </w:p>
        </w:tc>
        <w:tc>
          <w:tcPr>
            <w:tcW w:w="1020" w:type="dxa"/>
          </w:tcPr>
          <w:p w14:paraId="0CE550F8" w14:textId="77777777" w:rsidR="003E6424" w:rsidRPr="00D1539F" w:rsidRDefault="003E6424" w:rsidP="004B79E3">
            <w:pPr>
              <w:pStyle w:val="BodyText"/>
              <w:ind w:left="0"/>
              <w:rPr>
                <w:sz w:val="18"/>
                <w:szCs w:val="18"/>
              </w:rPr>
            </w:pPr>
            <w:r>
              <w:rPr>
                <w:sz w:val="18"/>
                <w:szCs w:val="18"/>
              </w:rPr>
              <w:t>N/A</w:t>
            </w:r>
          </w:p>
        </w:tc>
        <w:tc>
          <w:tcPr>
            <w:tcW w:w="789" w:type="dxa"/>
          </w:tcPr>
          <w:p w14:paraId="0CE550F9" w14:textId="77777777" w:rsidR="003E6424" w:rsidRPr="00D1539F" w:rsidRDefault="003E6424" w:rsidP="004B79E3">
            <w:pPr>
              <w:pStyle w:val="BodyText"/>
              <w:ind w:left="0"/>
              <w:rPr>
                <w:sz w:val="18"/>
                <w:szCs w:val="18"/>
              </w:rPr>
            </w:pPr>
            <w:r>
              <w:rPr>
                <w:sz w:val="18"/>
                <w:szCs w:val="18"/>
              </w:rPr>
              <w:t>N/A</w:t>
            </w:r>
          </w:p>
        </w:tc>
      </w:tr>
      <w:tr w:rsidR="003E6424" w:rsidRPr="00AD142E" w14:paraId="0CE55102" w14:textId="77777777" w:rsidTr="009B1E14">
        <w:trPr>
          <w:trHeight w:val="576"/>
        </w:trPr>
        <w:tc>
          <w:tcPr>
            <w:tcW w:w="1348" w:type="dxa"/>
            <w:noWrap/>
          </w:tcPr>
          <w:p w14:paraId="0CE550FB" w14:textId="77777777" w:rsidR="003E6424" w:rsidRPr="002C2E96" w:rsidRDefault="003E6424" w:rsidP="004B79E3">
            <w:pPr>
              <w:pStyle w:val="BodyText"/>
              <w:ind w:left="0"/>
              <w:rPr>
                <w:rFonts w:cstheme="minorHAnsi"/>
                <w:sz w:val="18"/>
                <w:szCs w:val="18"/>
              </w:rPr>
            </w:pPr>
            <w:r w:rsidRPr="002C2E96">
              <w:rPr>
                <w:rFonts w:ascii="Calibri" w:hAnsi="Calibri" w:cs="Calibri"/>
                <w:sz w:val="18"/>
                <w:szCs w:val="18"/>
              </w:rPr>
              <w:t>VIOR_3.9.4</w:t>
            </w:r>
          </w:p>
        </w:tc>
        <w:tc>
          <w:tcPr>
            <w:tcW w:w="686" w:type="dxa"/>
            <w:vAlign w:val="center"/>
          </w:tcPr>
          <w:p w14:paraId="0CE550FC" w14:textId="77777777" w:rsidR="003E6424" w:rsidRPr="002C2E96" w:rsidRDefault="003E6424" w:rsidP="004B79E3">
            <w:pPr>
              <w:pStyle w:val="BodyText"/>
              <w:ind w:left="0"/>
              <w:rPr>
                <w:rFonts w:cstheme="minorHAnsi"/>
                <w:sz w:val="18"/>
                <w:szCs w:val="18"/>
              </w:rPr>
            </w:pPr>
            <w:r w:rsidRPr="002C2E96">
              <w:rPr>
                <w:rFonts w:ascii="Calibri" w:hAnsi="Calibri" w:cs="Calibri"/>
                <w:sz w:val="18"/>
                <w:szCs w:val="18"/>
              </w:rPr>
              <w:t>P0</w:t>
            </w:r>
          </w:p>
        </w:tc>
        <w:tc>
          <w:tcPr>
            <w:tcW w:w="1287" w:type="dxa"/>
          </w:tcPr>
          <w:p w14:paraId="0CE550FD" w14:textId="77777777" w:rsidR="003E6424" w:rsidRPr="002C2E96" w:rsidRDefault="003E6424" w:rsidP="004B79E3">
            <w:pPr>
              <w:pStyle w:val="BodyText"/>
              <w:ind w:left="0"/>
              <w:rPr>
                <w:rFonts w:asciiTheme="minorHAnsi" w:hAnsiTheme="minorHAnsi" w:cstheme="minorHAnsi"/>
                <w:sz w:val="18"/>
                <w:szCs w:val="18"/>
              </w:rPr>
            </w:pPr>
            <w:r w:rsidRPr="002C2E96">
              <w:rPr>
                <w:rFonts w:cstheme="minorHAnsi"/>
                <w:sz w:val="18"/>
                <w:szCs w:val="18"/>
              </w:rPr>
              <w:t>USCC</w:t>
            </w:r>
          </w:p>
        </w:tc>
        <w:tc>
          <w:tcPr>
            <w:tcW w:w="3811" w:type="dxa"/>
            <w:noWrap/>
          </w:tcPr>
          <w:p w14:paraId="0CE550FE" w14:textId="77777777" w:rsidR="003E6424" w:rsidRPr="002C2E96" w:rsidRDefault="003E6424" w:rsidP="004B79E3">
            <w:pPr>
              <w:pStyle w:val="BodyText"/>
              <w:ind w:left="0"/>
              <w:rPr>
                <w:rFonts w:asciiTheme="minorHAnsi" w:hAnsiTheme="minorHAnsi" w:cstheme="minorHAnsi"/>
                <w:sz w:val="18"/>
                <w:szCs w:val="18"/>
              </w:rPr>
            </w:pPr>
            <w:r w:rsidRPr="002C2E96">
              <w:rPr>
                <w:rFonts w:cstheme="minorHAnsi"/>
                <w:sz w:val="18"/>
                <w:szCs w:val="18"/>
              </w:rPr>
              <w:t xml:space="preserve">“Job Aides” will be developed for </w:t>
            </w:r>
            <w:r w:rsidR="001D69C6">
              <w:rPr>
                <w:rFonts w:cstheme="minorHAnsi"/>
                <w:sz w:val="18"/>
                <w:szCs w:val="18"/>
              </w:rPr>
              <w:t>Vo</w:t>
            </w:r>
            <w:r w:rsidRPr="002C2E96">
              <w:rPr>
                <w:rFonts w:cstheme="minorHAnsi"/>
                <w:sz w:val="18"/>
                <w:szCs w:val="18"/>
              </w:rPr>
              <w:t>LTE Roaming and available to associates to address general customer inquiries.  (E.g. experience of speed, hand-offs/fringe markets and throttling)</w:t>
            </w:r>
          </w:p>
        </w:tc>
        <w:tc>
          <w:tcPr>
            <w:tcW w:w="945" w:type="dxa"/>
          </w:tcPr>
          <w:p w14:paraId="0CE550FF" w14:textId="77777777" w:rsidR="003E6424" w:rsidRPr="00D1539F" w:rsidRDefault="003E6424" w:rsidP="004B79E3">
            <w:pPr>
              <w:pStyle w:val="BodyText"/>
              <w:ind w:left="0"/>
              <w:rPr>
                <w:sz w:val="18"/>
                <w:szCs w:val="18"/>
              </w:rPr>
            </w:pPr>
            <w:r>
              <w:rPr>
                <w:sz w:val="18"/>
                <w:szCs w:val="18"/>
              </w:rPr>
              <w:t>N/A</w:t>
            </w:r>
          </w:p>
        </w:tc>
        <w:tc>
          <w:tcPr>
            <w:tcW w:w="1020" w:type="dxa"/>
          </w:tcPr>
          <w:p w14:paraId="0CE55100" w14:textId="77777777" w:rsidR="003E6424" w:rsidRPr="00D1539F" w:rsidRDefault="003E6424" w:rsidP="004B79E3">
            <w:pPr>
              <w:pStyle w:val="BodyText"/>
              <w:ind w:left="0"/>
              <w:rPr>
                <w:sz w:val="18"/>
                <w:szCs w:val="18"/>
              </w:rPr>
            </w:pPr>
            <w:r>
              <w:rPr>
                <w:sz w:val="18"/>
                <w:szCs w:val="18"/>
              </w:rPr>
              <w:t>N/A</w:t>
            </w:r>
          </w:p>
        </w:tc>
        <w:tc>
          <w:tcPr>
            <w:tcW w:w="789" w:type="dxa"/>
          </w:tcPr>
          <w:p w14:paraId="0CE55101" w14:textId="77777777" w:rsidR="003E6424" w:rsidRPr="00D1539F" w:rsidRDefault="003E6424" w:rsidP="004B79E3">
            <w:pPr>
              <w:pStyle w:val="BodyText"/>
              <w:ind w:left="0"/>
              <w:rPr>
                <w:sz w:val="18"/>
                <w:szCs w:val="18"/>
              </w:rPr>
            </w:pPr>
            <w:r>
              <w:rPr>
                <w:sz w:val="18"/>
                <w:szCs w:val="18"/>
              </w:rPr>
              <w:t>N/A</w:t>
            </w:r>
          </w:p>
        </w:tc>
      </w:tr>
      <w:tr w:rsidR="003E6424" w:rsidRPr="00AD142E" w14:paraId="0CE5510A" w14:textId="77777777" w:rsidTr="009B1E14">
        <w:trPr>
          <w:trHeight w:val="576"/>
        </w:trPr>
        <w:tc>
          <w:tcPr>
            <w:tcW w:w="1348" w:type="dxa"/>
            <w:noWrap/>
          </w:tcPr>
          <w:p w14:paraId="0CE55103" w14:textId="77777777" w:rsidR="003E6424" w:rsidRPr="002C2E96" w:rsidRDefault="003E6424" w:rsidP="004B79E3">
            <w:pPr>
              <w:pStyle w:val="BodyText"/>
              <w:ind w:left="0"/>
              <w:rPr>
                <w:rFonts w:cstheme="minorHAnsi"/>
                <w:sz w:val="18"/>
                <w:szCs w:val="18"/>
              </w:rPr>
            </w:pPr>
            <w:r w:rsidRPr="002C2E96">
              <w:rPr>
                <w:rFonts w:ascii="Calibri" w:hAnsi="Calibri" w:cs="Calibri"/>
                <w:sz w:val="18"/>
                <w:szCs w:val="18"/>
              </w:rPr>
              <w:t>VIOR_3.9.5</w:t>
            </w:r>
          </w:p>
        </w:tc>
        <w:tc>
          <w:tcPr>
            <w:tcW w:w="686" w:type="dxa"/>
            <w:vAlign w:val="center"/>
          </w:tcPr>
          <w:p w14:paraId="0CE55104" w14:textId="77777777" w:rsidR="003E6424" w:rsidRPr="002C2E96" w:rsidRDefault="003E6424" w:rsidP="004B79E3">
            <w:pPr>
              <w:pStyle w:val="BodyText"/>
              <w:ind w:left="0"/>
              <w:rPr>
                <w:rFonts w:cstheme="minorHAnsi"/>
                <w:sz w:val="18"/>
                <w:szCs w:val="18"/>
              </w:rPr>
            </w:pPr>
            <w:r w:rsidRPr="002C2E96">
              <w:rPr>
                <w:rFonts w:ascii="Calibri" w:hAnsi="Calibri" w:cs="Calibri"/>
                <w:sz w:val="18"/>
                <w:szCs w:val="18"/>
              </w:rPr>
              <w:t>P0</w:t>
            </w:r>
          </w:p>
        </w:tc>
        <w:tc>
          <w:tcPr>
            <w:tcW w:w="1287" w:type="dxa"/>
          </w:tcPr>
          <w:p w14:paraId="0CE55105" w14:textId="77777777" w:rsidR="003E6424" w:rsidRPr="002C2E96" w:rsidRDefault="003E6424" w:rsidP="004B79E3">
            <w:pPr>
              <w:pStyle w:val="BodyText"/>
              <w:ind w:left="0"/>
              <w:rPr>
                <w:rFonts w:asciiTheme="minorHAnsi" w:hAnsiTheme="minorHAnsi" w:cstheme="minorHAnsi"/>
                <w:sz w:val="18"/>
                <w:szCs w:val="18"/>
              </w:rPr>
            </w:pPr>
            <w:r w:rsidRPr="002C2E96">
              <w:rPr>
                <w:rFonts w:cstheme="minorHAnsi"/>
                <w:sz w:val="18"/>
                <w:szCs w:val="18"/>
              </w:rPr>
              <w:t>USCC</w:t>
            </w:r>
          </w:p>
        </w:tc>
        <w:tc>
          <w:tcPr>
            <w:tcW w:w="3811" w:type="dxa"/>
            <w:noWrap/>
          </w:tcPr>
          <w:p w14:paraId="0CE55106" w14:textId="77777777" w:rsidR="003E6424" w:rsidRPr="002C2E96" w:rsidRDefault="003E6424" w:rsidP="004B79E3">
            <w:pPr>
              <w:pStyle w:val="BodyText"/>
              <w:ind w:left="0"/>
              <w:rPr>
                <w:rFonts w:asciiTheme="minorHAnsi" w:hAnsiTheme="minorHAnsi" w:cstheme="minorHAnsi"/>
                <w:sz w:val="18"/>
                <w:szCs w:val="18"/>
              </w:rPr>
            </w:pPr>
            <w:r w:rsidRPr="002C2E96">
              <w:rPr>
                <w:rFonts w:cstheme="minorHAnsi"/>
                <w:sz w:val="18"/>
                <w:szCs w:val="18"/>
              </w:rPr>
              <w:t xml:space="preserve">“FAQs” will be developed for </w:t>
            </w:r>
            <w:r w:rsidR="001D69C6">
              <w:rPr>
                <w:rFonts w:cstheme="minorHAnsi"/>
                <w:sz w:val="18"/>
                <w:szCs w:val="18"/>
              </w:rPr>
              <w:t>Vo</w:t>
            </w:r>
            <w:r w:rsidRPr="002C2E96">
              <w:rPr>
                <w:rFonts w:cstheme="minorHAnsi"/>
                <w:sz w:val="18"/>
                <w:szCs w:val="18"/>
              </w:rPr>
              <w:t>LTE Roaming and available to associates to address general customer inquiries.</w:t>
            </w:r>
          </w:p>
        </w:tc>
        <w:tc>
          <w:tcPr>
            <w:tcW w:w="945" w:type="dxa"/>
          </w:tcPr>
          <w:p w14:paraId="0CE55107" w14:textId="77777777" w:rsidR="003E6424" w:rsidRPr="00D1539F" w:rsidRDefault="003E6424" w:rsidP="004B79E3">
            <w:pPr>
              <w:pStyle w:val="BodyText"/>
              <w:ind w:left="0"/>
              <w:rPr>
                <w:sz w:val="18"/>
                <w:szCs w:val="18"/>
              </w:rPr>
            </w:pPr>
            <w:r>
              <w:rPr>
                <w:sz w:val="18"/>
                <w:szCs w:val="18"/>
              </w:rPr>
              <w:t>N/A</w:t>
            </w:r>
          </w:p>
        </w:tc>
        <w:tc>
          <w:tcPr>
            <w:tcW w:w="1020" w:type="dxa"/>
          </w:tcPr>
          <w:p w14:paraId="0CE55108" w14:textId="77777777" w:rsidR="003E6424" w:rsidRPr="00D1539F" w:rsidRDefault="003E6424" w:rsidP="004B79E3">
            <w:pPr>
              <w:pStyle w:val="BodyText"/>
              <w:ind w:left="0"/>
              <w:rPr>
                <w:sz w:val="18"/>
                <w:szCs w:val="18"/>
              </w:rPr>
            </w:pPr>
            <w:r>
              <w:rPr>
                <w:sz w:val="18"/>
                <w:szCs w:val="18"/>
              </w:rPr>
              <w:t>N/A</w:t>
            </w:r>
          </w:p>
        </w:tc>
        <w:tc>
          <w:tcPr>
            <w:tcW w:w="789" w:type="dxa"/>
          </w:tcPr>
          <w:p w14:paraId="0CE55109" w14:textId="77777777" w:rsidR="003E6424" w:rsidRPr="00D1539F" w:rsidRDefault="003E6424" w:rsidP="004B79E3">
            <w:pPr>
              <w:pStyle w:val="BodyText"/>
              <w:ind w:left="0"/>
              <w:rPr>
                <w:sz w:val="18"/>
                <w:szCs w:val="18"/>
              </w:rPr>
            </w:pPr>
            <w:r>
              <w:rPr>
                <w:sz w:val="18"/>
                <w:szCs w:val="18"/>
              </w:rPr>
              <w:t>N/A</w:t>
            </w:r>
          </w:p>
        </w:tc>
      </w:tr>
      <w:tr w:rsidR="003E6424" w:rsidRPr="00AD142E" w14:paraId="0CE55112" w14:textId="77777777" w:rsidTr="009B1E14">
        <w:trPr>
          <w:trHeight w:val="576"/>
        </w:trPr>
        <w:tc>
          <w:tcPr>
            <w:tcW w:w="1348" w:type="dxa"/>
            <w:noWrap/>
          </w:tcPr>
          <w:p w14:paraId="0CE5510B" w14:textId="77777777" w:rsidR="003E6424" w:rsidRPr="002C2E96" w:rsidRDefault="003E6424" w:rsidP="004B79E3">
            <w:pPr>
              <w:pStyle w:val="BodyText"/>
              <w:ind w:left="0"/>
              <w:rPr>
                <w:rFonts w:cstheme="minorHAnsi"/>
                <w:sz w:val="18"/>
                <w:szCs w:val="18"/>
              </w:rPr>
            </w:pPr>
            <w:r w:rsidRPr="002C2E96">
              <w:rPr>
                <w:rFonts w:ascii="Calibri" w:hAnsi="Calibri" w:cs="Calibri"/>
                <w:sz w:val="18"/>
                <w:szCs w:val="18"/>
              </w:rPr>
              <w:t>VIOR_3.9.6</w:t>
            </w:r>
          </w:p>
        </w:tc>
        <w:tc>
          <w:tcPr>
            <w:tcW w:w="686" w:type="dxa"/>
            <w:vAlign w:val="center"/>
          </w:tcPr>
          <w:p w14:paraId="0CE5510C" w14:textId="77777777" w:rsidR="003E6424" w:rsidRPr="002C2E96" w:rsidRDefault="003E6424" w:rsidP="004B79E3">
            <w:pPr>
              <w:pStyle w:val="BodyText"/>
              <w:ind w:left="0"/>
              <w:rPr>
                <w:rFonts w:cstheme="minorHAnsi"/>
                <w:sz w:val="18"/>
                <w:szCs w:val="18"/>
              </w:rPr>
            </w:pPr>
            <w:r w:rsidRPr="002C2E96">
              <w:rPr>
                <w:rFonts w:ascii="Calibri" w:hAnsi="Calibri" w:cs="Calibri"/>
                <w:sz w:val="18"/>
                <w:szCs w:val="18"/>
              </w:rPr>
              <w:t>P0</w:t>
            </w:r>
          </w:p>
        </w:tc>
        <w:tc>
          <w:tcPr>
            <w:tcW w:w="1287" w:type="dxa"/>
          </w:tcPr>
          <w:p w14:paraId="0CE5510D" w14:textId="77777777" w:rsidR="003E6424" w:rsidRPr="002C2E96" w:rsidRDefault="003E6424" w:rsidP="004B79E3">
            <w:pPr>
              <w:pStyle w:val="BodyText"/>
              <w:ind w:left="0"/>
              <w:rPr>
                <w:rFonts w:asciiTheme="minorHAnsi" w:hAnsiTheme="minorHAnsi" w:cstheme="minorHAnsi"/>
                <w:sz w:val="18"/>
                <w:szCs w:val="18"/>
              </w:rPr>
            </w:pPr>
            <w:r w:rsidRPr="002C2E96">
              <w:rPr>
                <w:rFonts w:cstheme="minorHAnsi"/>
                <w:sz w:val="18"/>
                <w:szCs w:val="18"/>
              </w:rPr>
              <w:t>USCC</w:t>
            </w:r>
          </w:p>
        </w:tc>
        <w:tc>
          <w:tcPr>
            <w:tcW w:w="3811" w:type="dxa"/>
            <w:noWrap/>
          </w:tcPr>
          <w:p w14:paraId="0CE5510E" w14:textId="77777777" w:rsidR="003E6424" w:rsidRPr="002C2E96" w:rsidRDefault="003E6424" w:rsidP="004B79E3">
            <w:pPr>
              <w:pStyle w:val="BodyText"/>
              <w:ind w:left="0"/>
              <w:rPr>
                <w:rFonts w:asciiTheme="minorHAnsi" w:hAnsiTheme="minorHAnsi" w:cstheme="minorHAnsi"/>
                <w:sz w:val="18"/>
                <w:szCs w:val="18"/>
              </w:rPr>
            </w:pPr>
            <w:r w:rsidRPr="002C2E96">
              <w:rPr>
                <w:rFonts w:cstheme="minorHAnsi"/>
                <w:sz w:val="18"/>
                <w:szCs w:val="18"/>
              </w:rPr>
              <w:t>New Buzz Articles will be created and posted to the OLR/AOLR.</w:t>
            </w:r>
          </w:p>
        </w:tc>
        <w:tc>
          <w:tcPr>
            <w:tcW w:w="945" w:type="dxa"/>
          </w:tcPr>
          <w:p w14:paraId="0CE5510F" w14:textId="77777777" w:rsidR="003E6424" w:rsidRPr="00D1539F" w:rsidRDefault="003E6424" w:rsidP="004B79E3">
            <w:pPr>
              <w:pStyle w:val="BodyText"/>
              <w:ind w:left="0"/>
              <w:rPr>
                <w:sz w:val="18"/>
                <w:szCs w:val="18"/>
              </w:rPr>
            </w:pPr>
            <w:r>
              <w:rPr>
                <w:sz w:val="18"/>
                <w:szCs w:val="18"/>
              </w:rPr>
              <w:t>N/A</w:t>
            </w:r>
          </w:p>
        </w:tc>
        <w:tc>
          <w:tcPr>
            <w:tcW w:w="1020" w:type="dxa"/>
          </w:tcPr>
          <w:p w14:paraId="0CE55110" w14:textId="77777777" w:rsidR="003E6424" w:rsidRPr="00D1539F" w:rsidRDefault="003E6424" w:rsidP="004B79E3">
            <w:pPr>
              <w:pStyle w:val="BodyText"/>
              <w:ind w:left="0"/>
              <w:rPr>
                <w:sz w:val="18"/>
                <w:szCs w:val="18"/>
              </w:rPr>
            </w:pPr>
            <w:r>
              <w:rPr>
                <w:sz w:val="18"/>
                <w:szCs w:val="18"/>
              </w:rPr>
              <w:t>N/A</w:t>
            </w:r>
          </w:p>
        </w:tc>
        <w:tc>
          <w:tcPr>
            <w:tcW w:w="789" w:type="dxa"/>
          </w:tcPr>
          <w:p w14:paraId="0CE55111" w14:textId="77777777" w:rsidR="003E6424" w:rsidRPr="00D1539F" w:rsidRDefault="003E6424" w:rsidP="004B79E3">
            <w:pPr>
              <w:pStyle w:val="BodyText"/>
              <w:ind w:left="0"/>
              <w:rPr>
                <w:sz w:val="18"/>
                <w:szCs w:val="18"/>
              </w:rPr>
            </w:pPr>
            <w:r>
              <w:rPr>
                <w:sz w:val="18"/>
                <w:szCs w:val="18"/>
              </w:rPr>
              <w:t>N/A</w:t>
            </w:r>
          </w:p>
        </w:tc>
      </w:tr>
      <w:tr w:rsidR="003E6424" w:rsidRPr="00AD142E" w14:paraId="0CE5511A" w14:textId="77777777" w:rsidTr="009B1E14">
        <w:trPr>
          <w:trHeight w:val="576"/>
        </w:trPr>
        <w:tc>
          <w:tcPr>
            <w:tcW w:w="1348" w:type="dxa"/>
            <w:noWrap/>
          </w:tcPr>
          <w:p w14:paraId="0CE55113" w14:textId="77777777" w:rsidR="003E6424" w:rsidRPr="002C2E96" w:rsidRDefault="003E6424" w:rsidP="004B79E3">
            <w:pPr>
              <w:pStyle w:val="BodyText"/>
              <w:ind w:left="0"/>
              <w:rPr>
                <w:rFonts w:cstheme="minorHAnsi"/>
                <w:sz w:val="18"/>
                <w:szCs w:val="18"/>
              </w:rPr>
            </w:pPr>
            <w:r w:rsidRPr="002C2E96">
              <w:rPr>
                <w:rFonts w:ascii="Calibri" w:hAnsi="Calibri" w:cs="Calibri"/>
                <w:sz w:val="18"/>
                <w:szCs w:val="18"/>
              </w:rPr>
              <w:t>VIOR_3.9.7</w:t>
            </w:r>
          </w:p>
        </w:tc>
        <w:tc>
          <w:tcPr>
            <w:tcW w:w="686" w:type="dxa"/>
            <w:vAlign w:val="center"/>
          </w:tcPr>
          <w:p w14:paraId="0CE55114" w14:textId="77777777" w:rsidR="003E6424" w:rsidRPr="002C2E96" w:rsidRDefault="003E6424" w:rsidP="004B79E3">
            <w:pPr>
              <w:pStyle w:val="BodyText"/>
              <w:ind w:left="0"/>
              <w:rPr>
                <w:rFonts w:cstheme="minorHAnsi"/>
                <w:sz w:val="18"/>
                <w:szCs w:val="18"/>
              </w:rPr>
            </w:pPr>
            <w:r w:rsidRPr="002C2E96">
              <w:rPr>
                <w:rFonts w:ascii="Calibri" w:hAnsi="Calibri" w:cs="Calibri"/>
                <w:sz w:val="18"/>
                <w:szCs w:val="18"/>
              </w:rPr>
              <w:t>P0</w:t>
            </w:r>
          </w:p>
        </w:tc>
        <w:tc>
          <w:tcPr>
            <w:tcW w:w="1287" w:type="dxa"/>
          </w:tcPr>
          <w:p w14:paraId="0CE55115" w14:textId="77777777" w:rsidR="003E6424" w:rsidRPr="002C2E96" w:rsidRDefault="003E6424" w:rsidP="004B79E3">
            <w:pPr>
              <w:pStyle w:val="BodyText"/>
              <w:ind w:left="0"/>
              <w:rPr>
                <w:rFonts w:asciiTheme="minorHAnsi" w:hAnsiTheme="minorHAnsi" w:cstheme="minorHAnsi"/>
                <w:sz w:val="18"/>
                <w:szCs w:val="18"/>
              </w:rPr>
            </w:pPr>
            <w:r w:rsidRPr="002C2E96">
              <w:rPr>
                <w:rFonts w:cstheme="minorHAnsi"/>
                <w:sz w:val="18"/>
                <w:szCs w:val="18"/>
              </w:rPr>
              <w:t>USCC</w:t>
            </w:r>
          </w:p>
        </w:tc>
        <w:tc>
          <w:tcPr>
            <w:tcW w:w="3811" w:type="dxa"/>
            <w:noWrap/>
          </w:tcPr>
          <w:p w14:paraId="0CE55116" w14:textId="77777777" w:rsidR="003E6424" w:rsidRPr="002C2E96" w:rsidRDefault="003E6424" w:rsidP="004B79E3">
            <w:pPr>
              <w:pStyle w:val="BodyText"/>
              <w:ind w:left="0"/>
              <w:rPr>
                <w:rFonts w:asciiTheme="minorHAnsi" w:hAnsiTheme="minorHAnsi" w:cstheme="minorHAnsi"/>
                <w:sz w:val="18"/>
                <w:szCs w:val="18"/>
              </w:rPr>
            </w:pPr>
            <w:r w:rsidRPr="002C2E96">
              <w:rPr>
                <w:rFonts w:cstheme="minorHAnsi"/>
                <w:sz w:val="18"/>
                <w:szCs w:val="18"/>
              </w:rPr>
              <w:t>Existing policies and procedures will be reviewed and updated as appropriate.</w:t>
            </w:r>
          </w:p>
        </w:tc>
        <w:tc>
          <w:tcPr>
            <w:tcW w:w="945" w:type="dxa"/>
          </w:tcPr>
          <w:p w14:paraId="0CE55117" w14:textId="77777777" w:rsidR="003E6424" w:rsidRPr="00D1539F" w:rsidRDefault="003E6424" w:rsidP="004B79E3">
            <w:pPr>
              <w:pStyle w:val="BodyText"/>
              <w:ind w:left="0"/>
              <w:rPr>
                <w:sz w:val="18"/>
                <w:szCs w:val="18"/>
              </w:rPr>
            </w:pPr>
            <w:r>
              <w:rPr>
                <w:sz w:val="18"/>
                <w:szCs w:val="18"/>
              </w:rPr>
              <w:t>N/A</w:t>
            </w:r>
          </w:p>
        </w:tc>
        <w:tc>
          <w:tcPr>
            <w:tcW w:w="1020" w:type="dxa"/>
          </w:tcPr>
          <w:p w14:paraId="0CE55118" w14:textId="77777777" w:rsidR="003E6424" w:rsidRPr="00D1539F" w:rsidRDefault="003E6424" w:rsidP="004B79E3">
            <w:pPr>
              <w:pStyle w:val="BodyText"/>
              <w:ind w:left="0"/>
              <w:rPr>
                <w:sz w:val="18"/>
                <w:szCs w:val="18"/>
              </w:rPr>
            </w:pPr>
            <w:r>
              <w:rPr>
                <w:sz w:val="18"/>
                <w:szCs w:val="18"/>
              </w:rPr>
              <w:t>N/A</w:t>
            </w:r>
          </w:p>
        </w:tc>
        <w:tc>
          <w:tcPr>
            <w:tcW w:w="789" w:type="dxa"/>
          </w:tcPr>
          <w:p w14:paraId="0CE55119" w14:textId="77777777" w:rsidR="003E6424" w:rsidRPr="00D1539F" w:rsidRDefault="003E6424" w:rsidP="004B79E3">
            <w:pPr>
              <w:pStyle w:val="BodyText"/>
              <w:ind w:left="0"/>
              <w:rPr>
                <w:sz w:val="18"/>
                <w:szCs w:val="18"/>
              </w:rPr>
            </w:pPr>
            <w:r>
              <w:rPr>
                <w:sz w:val="18"/>
                <w:szCs w:val="18"/>
              </w:rPr>
              <w:t>N/A</w:t>
            </w:r>
          </w:p>
        </w:tc>
      </w:tr>
      <w:tr w:rsidR="003E6424" w:rsidRPr="00AD142E" w14:paraId="0CE55122" w14:textId="77777777" w:rsidTr="009B1E14">
        <w:trPr>
          <w:trHeight w:val="576"/>
        </w:trPr>
        <w:tc>
          <w:tcPr>
            <w:tcW w:w="1348" w:type="dxa"/>
            <w:noWrap/>
          </w:tcPr>
          <w:p w14:paraId="0CE5511B" w14:textId="77777777" w:rsidR="003E6424" w:rsidRPr="002C2E96" w:rsidRDefault="003E6424" w:rsidP="004B79E3">
            <w:pPr>
              <w:pStyle w:val="BodyText"/>
              <w:ind w:left="0"/>
              <w:rPr>
                <w:rFonts w:cstheme="minorHAnsi"/>
                <w:sz w:val="18"/>
                <w:szCs w:val="18"/>
              </w:rPr>
            </w:pPr>
            <w:r w:rsidRPr="002C2E96">
              <w:rPr>
                <w:rFonts w:ascii="Calibri" w:hAnsi="Calibri" w:cs="Calibri"/>
                <w:sz w:val="18"/>
                <w:szCs w:val="18"/>
              </w:rPr>
              <w:t>VIOR_3.9.8</w:t>
            </w:r>
          </w:p>
        </w:tc>
        <w:tc>
          <w:tcPr>
            <w:tcW w:w="686" w:type="dxa"/>
            <w:vAlign w:val="center"/>
          </w:tcPr>
          <w:p w14:paraId="0CE5511C" w14:textId="77777777" w:rsidR="003E6424" w:rsidRPr="002C2E96" w:rsidRDefault="003E6424" w:rsidP="004B79E3">
            <w:pPr>
              <w:pStyle w:val="BodyText"/>
              <w:ind w:left="0"/>
              <w:rPr>
                <w:rFonts w:cstheme="minorHAnsi"/>
                <w:sz w:val="18"/>
                <w:szCs w:val="18"/>
              </w:rPr>
            </w:pPr>
            <w:r w:rsidRPr="002C2E96">
              <w:rPr>
                <w:rFonts w:ascii="Calibri" w:hAnsi="Calibri" w:cs="Calibri"/>
                <w:sz w:val="18"/>
                <w:szCs w:val="18"/>
              </w:rPr>
              <w:t>P0</w:t>
            </w:r>
          </w:p>
        </w:tc>
        <w:tc>
          <w:tcPr>
            <w:tcW w:w="1287" w:type="dxa"/>
          </w:tcPr>
          <w:p w14:paraId="0CE5511D" w14:textId="77777777" w:rsidR="003E6424" w:rsidRPr="002C2E96" w:rsidRDefault="003E6424" w:rsidP="004B79E3">
            <w:pPr>
              <w:pStyle w:val="BodyText"/>
              <w:ind w:left="0"/>
              <w:rPr>
                <w:rFonts w:asciiTheme="minorHAnsi" w:hAnsiTheme="minorHAnsi" w:cstheme="minorHAnsi"/>
                <w:sz w:val="18"/>
                <w:szCs w:val="18"/>
              </w:rPr>
            </w:pPr>
            <w:r w:rsidRPr="002C2E96">
              <w:rPr>
                <w:rFonts w:cstheme="minorHAnsi"/>
                <w:sz w:val="18"/>
                <w:szCs w:val="18"/>
              </w:rPr>
              <w:t>USCC</w:t>
            </w:r>
          </w:p>
        </w:tc>
        <w:tc>
          <w:tcPr>
            <w:tcW w:w="3811" w:type="dxa"/>
            <w:noWrap/>
          </w:tcPr>
          <w:p w14:paraId="0CE5511E" w14:textId="77777777" w:rsidR="003E6424" w:rsidRPr="002C2E96" w:rsidRDefault="003E6424" w:rsidP="004B79E3">
            <w:pPr>
              <w:pStyle w:val="BodyText"/>
              <w:ind w:left="0"/>
              <w:rPr>
                <w:rFonts w:asciiTheme="minorHAnsi" w:hAnsiTheme="minorHAnsi" w:cstheme="minorHAnsi"/>
                <w:sz w:val="18"/>
                <w:szCs w:val="18"/>
              </w:rPr>
            </w:pPr>
            <w:r w:rsidRPr="002C2E96">
              <w:rPr>
                <w:rFonts w:cstheme="minorHAnsi"/>
                <w:sz w:val="18"/>
                <w:szCs w:val="18"/>
              </w:rPr>
              <w:t>New policies and procedures will be created and posted to the OLR/AOLR.</w:t>
            </w:r>
          </w:p>
        </w:tc>
        <w:tc>
          <w:tcPr>
            <w:tcW w:w="945" w:type="dxa"/>
          </w:tcPr>
          <w:p w14:paraId="0CE5511F" w14:textId="77777777" w:rsidR="003E6424" w:rsidRPr="00D1539F" w:rsidRDefault="003E6424" w:rsidP="004B79E3">
            <w:pPr>
              <w:pStyle w:val="BodyText"/>
              <w:ind w:left="0"/>
              <w:rPr>
                <w:sz w:val="18"/>
                <w:szCs w:val="18"/>
              </w:rPr>
            </w:pPr>
            <w:r>
              <w:rPr>
                <w:sz w:val="18"/>
                <w:szCs w:val="18"/>
              </w:rPr>
              <w:t>N/A</w:t>
            </w:r>
          </w:p>
        </w:tc>
        <w:tc>
          <w:tcPr>
            <w:tcW w:w="1020" w:type="dxa"/>
          </w:tcPr>
          <w:p w14:paraId="0CE55120" w14:textId="77777777" w:rsidR="003E6424" w:rsidRPr="00D1539F" w:rsidRDefault="003E6424" w:rsidP="004B79E3">
            <w:pPr>
              <w:pStyle w:val="BodyText"/>
              <w:ind w:left="0"/>
              <w:rPr>
                <w:sz w:val="18"/>
                <w:szCs w:val="18"/>
              </w:rPr>
            </w:pPr>
            <w:r>
              <w:rPr>
                <w:sz w:val="18"/>
                <w:szCs w:val="18"/>
              </w:rPr>
              <w:t>N/A</w:t>
            </w:r>
          </w:p>
        </w:tc>
        <w:tc>
          <w:tcPr>
            <w:tcW w:w="789" w:type="dxa"/>
          </w:tcPr>
          <w:p w14:paraId="0CE55121" w14:textId="77777777" w:rsidR="003E6424" w:rsidRPr="00D1539F" w:rsidRDefault="003E6424" w:rsidP="004B79E3">
            <w:pPr>
              <w:pStyle w:val="BodyText"/>
              <w:ind w:left="0"/>
              <w:rPr>
                <w:sz w:val="18"/>
                <w:szCs w:val="18"/>
              </w:rPr>
            </w:pPr>
            <w:r>
              <w:rPr>
                <w:sz w:val="18"/>
                <w:szCs w:val="18"/>
              </w:rPr>
              <w:t>N/A</w:t>
            </w:r>
          </w:p>
        </w:tc>
      </w:tr>
      <w:tr w:rsidR="003E6424" w:rsidRPr="00AD142E" w14:paraId="0CE5512A" w14:textId="77777777" w:rsidTr="009B1E14">
        <w:trPr>
          <w:trHeight w:val="576"/>
        </w:trPr>
        <w:tc>
          <w:tcPr>
            <w:tcW w:w="1348" w:type="dxa"/>
            <w:noWrap/>
          </w:tcPr>
          <w:p w14:paraId="0CE55123" w14:textId="77777777" w:rsidR="003E6424" w:rsidRPr="003B45C4" w:rsidRDefault="003E6424" w:rsidP="004B79E3">
            <w:pPr>
              <w:pStyle w:val="BodyText"/>
              <w:ind w:left="0"/>
              <w:rPr>
                <w:rFonts w:asciiTheme="majorBidi" w:hAnsiTheme="majorBidi" w:cstheme="majorBidi"/>
                <w:sz w:val="18"/>
                <w:szCs w:val="18"/>
              </w:rPr>
            </w:pPr>
            <w:r w:rsidRPr="003B45C4">
              <w:rPr>
                <w:rFonts w:asciiTheme="majorBidi" w:hAnsiTheme="majorBidi" w:cstheme="majorBidi"/>
                <w:sz w:val="18"/>
                <w:szCs w:val="18"/>
              </w:rPr>
              <w:t>VIOR_3.9.9</w:t>
            </w:r>
          </w:p>
        </w:tc>
        <w:tc>
          <w:tcPr>
            <w:tcW w:w="686" w:type="dxa"/>
            <w:vAlign w:val="center"/>
          </w:tcPr>
          <w:p w14:paraId="0CE55124" w14:textId="77777777" w:rsidR="003E6424" w:rsidRPr="003B45C4" w:rsidRDefault="003E6424" w:rsidP="004B79E3">
            <w:pPr>
              <w:pStyle w:val="BodyText"/>
              <w:ind w:left="0"/>
              <w:rPr>
                <w:rFonts w:asciiTheme="majorBidi" w:hAnsiTheme="majorBidi" w:cstheme="majorBidi"/>
                <w:sz w:val="18"/>
                <w:szCs w:val="18"/>
              </w:rPr>
            </w:pPr>
            <w:r w:rsidRPr="003B45C4">
              <w:rPr>
                <w:rFonts w:asciiTheme="majorBidi" w:hAnsiTheme="majorBidi" w:cstheme="majorBidi"/>
                <w:sz w:val="18"/>
                <w:szCs w:val="18"/>
              </w:rPr>
              <w:t>P0</w:t>
            </w:r>
          </w:p>
        </w:tc>
        <w:tc>
          <w:tcPr>
            <w:tcW w:w="1287" w:type="dxa"/>
          </w:tcPr>
          <w:p w14:paraId="0CE55125" w14:textId="77777777" w:rsidR="003E6424" w:rsidRPr="003B45C4" w:rsidRDefault="003E6424" w:rsidP="004B79E3">
            <w:pPr>
              <w:pStyle w:val="BodyText"/>
              <w:ind w:left="0"/>
              <w:rPr>
                <w:rFonts w:asciiTheme="majorBidi" w:hAnsiTheme="majorBidi" w:cstheme="majorBidi"/>
                <w:sz w:val="18"/>
                <w:szCs w:val="18"/>
              </w:rPr>
            </w:pPr>
            <w:r w:rsidRPr="003B45C4">
              <w:rPr>
                <w:rFonts w:asciiTheme="majorBidi" w:hAnsiTheme="majorBidi" w:cstheme="majorBidi"/>
                <w:sz w:val="18"/>
                <w:szCs w:val="18"/>
              </w:rPr>
              <w:t>USCC</w:t>
            </w:r>
          </w:p>
        </w:tc>
        <w:tc>
          <w:tcPr>
            <w:tcW w:w="3811" w:type="dxa"/>
            <w:noWrap/>
            <w:vAlign w:val="center"/>
          </w:tcPr>
          <w:p w14:paraId="0CE55126" w14:textId="77777777" w:rsidR="003E6424" w:rsidRPr="003B45C4" w:rsidRDefault="003E6424" w:rsidP="004B79E3">
            <w:pPr>
              <w:pStyle w:val="BodyText"/>
              <w:ind w:left="0"/>
              <w:rPr>
                <w:rFonts w:asciiTheme="majorBidi" w:hAnsiTheme="majorBidi" w:cstheme="majorBidi"/>
                <w:sz w:val="18"/>
                <w:szCs w:val="18"/>
              </w:rPr>
            </w:pPr>
            <w:r w:rsidRPr="003B45C4">
              <w:rPr>
                <w:rFonts w:asciiTheme="majorBidi" w:hAnsiTheme="majorBidi" w:cstheme="majorBidi"/>
                <w:sz w:val="18"/>
                <w:szCs w:val="18"/>
              </w:rPr>
              <w:t xml:space="preserve">Roamer support training will be developed if needed. </w:t>
            </w:r>
          </w:p>
        </w:tc>
        <w:tc>
          <w:tcPr>
            <w:tcW w:w="945" w:type="dxa"/>
          </w:tcPr>
          <w:p w14:paraId="0CE55127" w14:textId="77777777" w:rsidR="003E6424" w:rsidRPr="003B45C4" w:rsidRDefault="003E6424" w:rsidP="004B79E3">
            <w:pPr>
              <w:pStyle w:val="BodyText"/>
              <w:ind w:left="0"/>
              <w:rPr>
                <w:rFonts w:asciiTheme="majorBidi" w:hAnsiTheme="majorBidi" w:cstheme="majorBidi"/>
                <w:sz w:val="18"/>
                <w:szCs w:val="18"/>
              </w:rPr>
            </w:pPr>
            <w:r w:rsidRPr="003B45C4">
              <w:rPr>
                <w:rFonts w:asciiTheme="majorBidi" w:hAnsiTheme="majorBidi" w:cstheme="majorBidi"/>
                <w:sz w:val="18"/>
                <w:szCs w:val="18"/>
              </w:rPr>
              <w:t>N/A</w:t>
            </w:r>
          </w:p>
        </w:tc>
        <w:tc>
          <w:tcPr>
            <w:tcW w:w="1020" w:type="dxa"/>
          </w:tcPr>
          <w:p w14:paraId="0CE55128" w14:textId="77777777" w:rsidR="003E6424" w:rsidRPr="003B45C4" w:rsidRDefault="003E6424" w:rsidP="004B79E3">
            <w:pPr>
              <w:pStyle w:val="BodyText"/>
              <w:ind w:left="0"/>
              <w:rPr>
                <w:rFonts w:asciiTheme="majorBidi" w:hAnsiTheme="majorBidi" w:cstheme="majorBidi"/>
                <w:sz w:val="18"/>
                <w:szCs w:val="18"/>
              </w:rPr>
            </w:pPr>
            <w:r w:rsidRPr="003B45C4">
              <w:rPr>
                <w:rFonts w:asciiTheme="majorBidi" w:hAnsiTheme="majorBidi" w:cstheme="majorBidi"/>
                <w:sz w:val="18"/>
                <w:szCs w:val="18"/>
              </w:rPr>
              <w:t>N/A</w:t>
            </w:r>
          </w:p>
        </w:tc>
        <w:tc>
          <w:tcPr>
            <w:tcW w:w="789" w:type="dxa"/>
          </w:tcPr>
          <w:p w14:paraId="0CE55129" w14:textId="77777777" w:rsidR="003E6424" w:rsidRPr="003B45C4" w:rsidRDefault="003E6424" w:rsidP="004B79E3">
            <w:pPr>
              <w:pStyle w:val="BodyText"/>
              <w:ind w:left="0"/>
              <w:rPr>
                <w:rFonts w:asciiTheme="majorBidi" w:hAnsiTheme="majorBidi" w:cstheme="majorBidi"/>
                <w:sz w:val="18"/>
                <w:szCs w:val="18"/>
              </w:rPr>
            </w:pPr>
            <w:r w:rsidRPr="003B45C4">
              <w:rPr>
                <w:rFonts w:asciiTheme="majorBidi" w:hAnsiTheme="majorBidi" w:cstheme="majorBidi"/>
                <w:sz w:val="18"/>
                <w:szCs w:val="18"/>
              </w:rPr>
              <w:t>N/A</w:t>
            </w:r>
          </w:p>
        </w:tc>
      </w:tr>
      <w:tr w:rsidR="006A181E" w:rsidRPr="003B45C4" w14:paraId="0CE55132" w14:textId="77777777" w:rsidTr="009B1E14">
        <w:trPr>
          <w:trHeight w:val="576"/>
        </w:trPr>
        <w:tc>
          <w:tcPr>
            <w:tcW w:w="1348" w:type="dxa"/>
            <w:noWrap/>
          </w:tcPr>
          <w:p w14:paraId="0CE5512B" w14:textId="77777777" w:rsidR="006A181E" w:rsidRPr="003B45C4" w:rsidRDefault="006A181E" w:rsidP="006A181E">
            <w:pPr>
              <w:pStyle w:val="BodyText"/>
              <w:ind w:left="0"/>
              <w:rPr>
                <w:rFonts w:asciiTheme="majorBidi" w:hAnsiTheme="majorBidi" w:cstheme="majorBidi"/>
                <w:sz w:val="18"/>
                <w:szCs w:val="18"/>
              </w:rPr>
            </w:pPr>
          </w:p>
        </w:tc>
        <w:tc>
          <w:tcPr>
            <w:tcW w:w="686" w:type="dxa"/>
          </w:tcPr>
          <w:p w14:paraId="0CE5512C" w14:textId="77777777" w:rsidR="006A181E" w:rsidRPr="003B45C4" w:rsidRDefault="006A181E" w:rsidP="006A181E">
            <w:pPr>
              <w:pStyle w:val="BodyText"/>
              <w:ind w:left="0"/>
              <w:rPr>
                <w:rFonts w:asciiTheme="majorBidi" w:hAnsiTheme="majorBidi" w:cstheme="majorBidi"/>
                <w:sz w:val="18"/>
                <w:szCs w:val="18"/>
              </w:rPr>
            </w:pPr>
          </w:p>
        </w:tc>
        <w:tc>
          <w:tcPr>
            <w:tcW w:w="1287" w:type="dxa"/>
          </w:tcPr>
          <w:p w14:paraId="0CE5512D" w14:textId="77777777" w:rsidR="006A181E" w:rsidRPr="003B45C4" w:rsidRDefault="006A181E" w:rsidP="006A181E">
            <w:pPr>
              <w:pStyle w:val="BodyText"/>
              <w:ind w:left="0"/>
              <w:rPr>
                <w:rFonts w:asciiTheme="majorBidi" w:hAnsiTheme="majorBidi" w:cstheme="majorBidi"/>
                <w:sz w:val="18"/>
                <w:szCs w:val="18"/>
              </w:rPr>
            </w:pPr>
          </w:p>
        </w:tc>
        <w:tc>
          <w:tcPr>
            <w:tcW w:w="3811" w:type="dxa"/>
            <w:noWrap/>
          </w:tcPr>
          <w:p w14:paraId="0CE5512E" w14:textId="77777777" w:rsidR="006A181E" w:rsidRPr="003B45C4" w:rsidRDefault="006A181E" w:rsidP="006A181E">
            <w:pPr>
              <w:pStyle w:val="BodyText"/>
              <w:ind w:left="0"/>
              <w:rPr>
                <w:rFonts w:asciiTheme="majorBidi" w:hAnsiTheme="majorBidi" w:cstheme="majorBidi"/>
                <w:sz w:val="18"/>
                <w:szCs w:val="18"/>
              </w:rPr>
            </w:pPr>
          </w:p>
        </w:tc>
        <w:tc>
          <w:tcPr>
            <w:tcW w:w="945" w:type="dxa"/>
          </w:tcPr>
          <w:p w14:paraId="0CE5512F" w14:textId="77777777" w:rsidR="006A181E" w:rsidRPr="003B45C4" w:rsidRDefault="006A181E" w:rsidP="006A181E">
            <w:pPr>
              <w:pStyle w:val="BodyText"/>
              <w:ind w:left="0"/>
              <w:rPr>
                <w:rFonts w:asciiTheme="majorBidi" w:hAnsiTheme="majorBidi" w:cstheme="majorBidi"/>
                <w:sz w:val="18"/>
                <w:szCs w:val="18"/>
              </w:rPr>
            </w:pPr>
          </w:p>
        </w:tc>
        <w:tc>
          <w:tcPr>
            <w:tcW w:w="1020" w:type="dxa"/>
          </w:tcPr>
          <w:p w14:paraId="0CE55130" w14:textId="77777777" w:rsidR="006A181E" w:rsidRPr="003B45C4" w:rsidRDefault="006A181E" w:rsidP="006A181E">
            <w:pPr>
              <w:pStyle w:val="BodyText"/>
              <w:ind w:left="0"/>
              <w:rPr>
                <w:rFonts w:asciiTheme="majorBidi" w:hAnsiTheme="majorBidi" w:cstheme="majorBidi"/>
                <w:sz w:val="18"/>
                <w:szCs w:val="18"/>
              </w:rPr>
            </w:pPr>
          </w:p>
        </w:tc>
        <w:tc>
          <w:tcPr>
            <w:tcW w:w="789" w:type="dxa"/>
          </w:tcPr>
          <w:p w14:paraId="0CE55131" w14:textId="77777777" w:rsidR="006A181E" w:rsidRPr="003B45C4" w:rsidRDefault="006A181E" w:rsidP="006A181E">
            <w:pPr>
              <w:pStyle w:val="BodyText"/>
              <w:ind w:left="0"/>
              <w:rPr>
                <w:rFonts w:asciiTheme="majorBidi" w:hAnsiTheme="majorBidi" w:cstheme="majorBidi"/>
                <w:sz w:val="18"/>
                <w:szCs w:val="18"/>
              </w:rPr>
            </w:pPr>
          </w:p>
        </w:tc>
      </w:tr>
    </w:tbl>
    <w:p w14:paraId="0CE55133" w14:textId="77777777" w:rsidR="00801544" w:rsidRPr="00136C49" w:rsidRDefault="00801544" w:rsidP="00FD5BCF">
      <w:pPr>
        <w:pStyle w:val="Heading1"/>
      </w:pPr>
      <w:bookmarkStart w:id="396" w:name="_Toc475252581"/>
      <w:bookmarkStart w:id="397" w:name="_Toc508682786"/>
      <w:bookmarkStart w:id="398" w:name="_Toc521639068"/>
      <w:bookmarkStart w:id="399" w:name="_Toc33505768"/>
      <w:bookmarkStart w:id="400" w:name="_Toc68250359"/>
      <w:bookmarkStart w:id="401" w:name="_Toc462972577"/>
      <w:r w:rsidRPr="00136C49">
        <w:lastRenderedPageBreak/>
        <w:t>Overall Solution</w:t>
      </w:r>
      <w:bookmarkEnd w:id="396"/>
      <w:bookmarkEnd w:id="397"/>
      <w:bookmarkEnd w:id="398"/>
      <w:bookmarkEnd w:id="399"/>
      <w:bookmarkEnd w:id="400"/>
      <w:bookmarkEnd w:id="401"/>
    </w:p>
    <w:p w14:paraId="0CE55134" w14:textId="77777777" w:rsidR="00D006FB" w:rsidRDefault="00D006FB" w:rsidP="00FD5BCF">
      <w:pPr>
        <w:pStyle w:val="Heading2"/>
      </w:pPr>
      <w:bookmarkStart w:id="402" w:name="_Toc296600129"/>
      <w:bookmarkStart w:id="403" w:name="_Toc302484564"/>
      <w:bookmarkStart w:id="404" w:name="_Toc303074612"/>
      <w:bookmarkStart w:id="405" w:name="_Toc462972578"/>
      <w:bookmarkStart w:id="406" w:name="_Toc475252582"/>
      <w:bookmarkStart w:id="407" w:name="_Toc508682787"/>
      <w:bookmarkStart w:id="408" w:name="_Toc521639069"/>
      <w:bookmarkStart w:id="409" w:name="_Toc33505769"/>
      <w:bookmarkStart w:id="410" w:name="_Toc68250360"/>
      <w:r>
        <w:t>Impacted Components</w:t>
      </w:r>
      <w:bookmarkEnd w:id="402"/>
      <w:bookmarkEnd w:id="403"/>
      <w:bookmarkEnd w:id="404"/>
      <w:bookmarkEnd w:id="405"/>
      <w:r>
        <w:t xml:space="preserve"> </w:t>
      </w:r>
    </w:p>
    <w:p w14:paraId="0CE55135" w14:textId="77777777" w:rsidR="0054420F" w:rsidRPr="0054420F" w:rsidRDefault="0054420F" w:rsidP="0054420F">
      <w:pPr>
        <w:pStyle w:val="Heading3"/>
        <w:rPr>
          <w:noProof/>
        </w:rPr>
      </w:pPr>
      <w:bookmarkStart w:id="411" w:name="_Toc462972579"/>
      <w:r>
        <w:rPr>
          <w:noProof/>
        </w:rPr>
        <w:t>Impacted Applications</w:t>
      </w:r>
      <w:bookmarkEnd w:id="411"/>
    </w:p>
    <w:tbl>
      <w:tblPr>
        <w:tblW w:w="76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3"/>
        <w:gridCol w:w="723"/>
        <w:gridCol w:w="723"/>
        <w:gridCol w:w="573"/>
        <w:gridCol w:w="1169"/>
        <w:gridCol w:w="853"/>
        <w:gridCol w:w="713"/>
        <w:gridCol w:w="703"/>
        <w:gridCol w:w="683"/>
        <w:gridCol w:w="737"/>
      </w:tblGrid>
      <w:tr w:rsidR="00297121" w:rsidRPr="00BF518B" w14:paraId="0CE55140" w14:textId="77777777" w:rsidTr="00297121">
        <w:trPr>
          <w:trHeight w:val="304"/>
          <w:jc w:val="center"/>
        </w:trPr>
        <w:tc>
          <w:tcPr>
            <w:tcW w:w="72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CE55136" w14:textId="77777777" w:rsidR="00297121" w:rsidRDefault="00297121" w:rsidP="00C05197">
            <w:pPr>
              <w:pStyle w:val="TableHeader"/>
              <w:jc w:val="center"/>
              <w:rPr>
                <w:lang w:val="en-CA"/>
              </w:rPr>
            </w:pPr>
            <w:r>
              <w:rPr>
                <w:lang w:val="en-CA"/>
              </w:rPr>
              <w:t>OMS</w:t>
            </w:r>
          </w:p>
        </w:tc>
        <w:tc>
          <w:tcPr>
            <w:tcW w:w="72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CE55137" w14:textId="77777777" w:rsidR="00297121" w:rsidRDefault="00297121" w:rsidP="00C05197">
            <w:pPr>
              <w:pStyle w:val="TableHeader"/>
              <w:jc w:val="center"/>
              <w:rPr>
                <w:lang w:val="en-CA"/>
              </w:rPr>
            </w:pPr>
            <w:r>
              <w:rPr>
                <w:lang w:val="en-CA"/>
              </w:rPr>
              <w:t>CRM</w:t>
            </w:r>
          </w:p>
        </w:tc>
        <w:tc>
          <w:tcPr>
            <w:tcW w:w="72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CE55138" w14:textId="77777777" w:rsidR="00297121" w:rsidRDefault="00297121" w:rsidP="00C05197">
            <w:pPr>
              <w:pStyle w:val="TableHeader"/>
              <w:jc w:val="center"/>
              <w:rPr>
                <w:lang w:val="en-CA"/>
              </w:rPr>
            </w:pPr>
            <w:r>
              <w:rPr>
                <w:lang w:val="en-CA"/>
              </w:rPr>
              <w:t>RIM</w:t>
            </w:r>
          </w:p>
        </w:tc>
        <w:tc>
          <w:tcPr>
            <w:tcW w:w="57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CE55139" w14:textId="77777777" w:rsidR="00297121" w:rsidRDefault="00297121" w:rsidP="00C05197">
            <w:pPr>
              <w:pStyle w:val="TableHeader"/>
              <w:jc w:val="center"/>
              <w:rPr>
                <w:lang w:val="en-CA"/>
              </w:rPr>
            </w:pPr>
            <w:r>
              <w:rPr>
                <w:lang w:val="en-CA"/>
              </w:rPr>
              <w:t>MT</w:t>
            </w:r>
          </w:p>
        </w:tc>
        <w:tc>
          <w:tcPr>
            <w:tcW w:w="11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CE5513A" w14:textId="77777777" w:rsidR="00297121" w:rsidRDefault="00297121" w:rsidP="00C05197">
            <w:pPr>
              <w:pStyle w:val="TableHeader"/>
              <w:jc w:val="center"/>
              <w:rPr>
                <w:lang w:val="en-CA"/>
              </w:rPr>
            </w:pPr>
            <w:r>
              <w:rPr>
                <w:lang w:val="en-CA"/>
              </w:rPr>
              <w:t>EPC</w:t>
            </w:r>
          </w:p>
        </w:tc>
        <w:tc>
          <w:tcPr>
            <w:tcW w:w="85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CE5513B" w14:textId="77777777" w:rsidR="00297121" w:rsidRPr="00BF518B" w:rsidRDefault="00297121" w:rsidP="00C05197">
            <w:pPr>
              <w:pStyle w:val="TableHeader"/>
              <w:jc w:val="center"/>
              <w:rPr>
                <w:lang w:val="en-CA"/>
              </w:rPr>
            </w:pPr>
            <w:r>
              <w:rPr>
                <w:lang w:val="en-CA"/>
              </w:rPr>
              <w:t>RLC</w:t>
            </w:r>
          </w:p>
        </w:tc>
        <w:tc>
          <w:tcPr>
            <w:tcW w:w="71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CE5513C" w14:textId="77777777" w:rsidR="00297121" w:rsidRDefault="00297121" w:rsidP="00C05197">
            <w:pPr>
              <w:pStyle w:val="TableHeader"/>
              <w:jc w:val="center"/>
              <w:rPr>
                <w:lang w:val="en-CA"/>
              </w:rPr>
            </w:pPr>
            <w:r>
              <w:rPr>
                <w:lang w:val="en-CA"/>
              </w:rPr>
              <w:t>TC</w:t>
            </w:r>
          </w:p>
        </w:tc>
        <w:tc>
          <w:tcPr>
            <w:tcW w:w="70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CE5513D" w14:textId="77777777" w:rsidR="00297121" w:rsidRPr="00BF518B" w:rsidRDefault="00297121" w:rsidP="00C05197">
            <w:pPr>
              <w:pStyle w:val="TableHeader"/>
              <w:jc w:val="center"/>
              <w:rPr>
                <w:lang w:val="en-CA"/>
              </w:rPr>
            </w:pPr>
            <w:r>
              <w:rPr>
                <w:lang w:val="en-CA"/>
              </w:rPr>
              <w:t>A&amp;F</w:t>
            </w:r>
          </w:p>
        </w:tc>
        <w:tc>
          <w:tcPr>
            <w:tcW w:w="6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CE5513E" w14:textId="77777777" w:rsidR="00297121" w:rsidRPr="00BF518B" w:rsidRDefault="00297121" w:rsidP="00C05197">
            <w:pPr>
              <w:pStyle w:val="TableHeader"/>
              <w:jc w:val="center"/>
              <w:rPr>
                <w:lang w:val="en-CA"/>
              </w:rPr>
            </w:pPr>
            <w:r>
              <w:rPr>
                <w:lang w:val="en-CA"/>
              </w:rPr>
              <w:t>CM</w:t>
            </w:r>
          </w:p>
        </w:tc>
        <w:tc>
          <w:tcPr>
            <w:tcW w:w="687" w:type="dxa"/>
            <w:tcBorders>
              <w:top w:val="single" w:sz="4" w:space="0" w:color="000000"/>
              <w:left w:val="single" w:sz="4" w:space="0" w:color="000000"/>
              <w:bottom w:val="single" w:sz="4" w:space="0" w:color="000000"/>
              <w:right w:val="single" w:sz="4" w:space="0" w:color="000000"/>
            </w:tcBorders>
            <w:shd w:val="clear" w:color="auto" w:fill="BFBFBF"/>
          </w:tcPr>
          <w:p w14:paraId="0CE5513F" w14:textId="77777777" w:rsidR="00297121" w:rsidRDefault="00297121" w:rsidP="00C05197">
            <w:pPr>
              <w:pStyle w:val="TableHeader"/>
              <w:jc w:val="center"/>
              <w:rPr>
                <w:lang w:val="en-CA"/>
              </w:rPr>
            </w:pPr>
            <w:r>
              <w:rPr>
                <w:lang w:val="en-CA"/>
              </w:rPr>
              <w:t>MCO</w:t>
            </w:r>
          </w:p>
        </w:tc>
      </w:tr>
      <w:tr w:rsidR="00297121" w:rsidRPr="00BF518B" w14:paraId="0CE5514B" w14:textId="77777777" w:rsidTr="00297121">
        <w:trPr>
          <w:trHeight w:val="207"/>
          <w:jc w:val="center"/>
        </w:trPr>
        <w:tc>
          <w:tcPr>
            <w:tcW w:w="727" w:type="dxa"/>
            <w:tcBorders>
              <w:top w:val="single" w:sz="4" w:space="0" w:color="000000"/>
              <w:left w:val="single" w:sz="4" w:space="0" w:color="000000"/>
              <w:bottom w:val="single" w:sz="12" w:space="0" w:color="000000"/>
              <w:right w:val="single" w:sz="4" w:space="0" w:color="000000"/>
            </w:tcBorders>
            <w:vAlign w:val="center"/>
          </w:tcPr>
          <w:p w14:paraId="0CE55141" w14:textId="77777777" w:rsidR="00297121" w:rsidRDefault="00297121" w:rsidP="00C05197">
            <w:pPr>
              <w:pStyle w:val="TableHeader"/>
              <w:jc w:val="center"/>
              <w:rPr>
                <w:lang w:val="en-CA"/>
              </w:rPr>
            </w:pPr>
          </w:p>
        </w:tc>
        <w:tc>
          <w:tcPr>
            <w:tcW w:w="727" w:type="dxa"/>
            <w:tcBorders>
              <w:top w:val="single" w:sz="4" w:space="0" w:color="000000"/>
              <w:left w:val="single" w:sz="4" w:space="0" w:color="000000"/>
              <w:bottom w:val="single" w:sz="12" w:space="0" w:color="000000"/>
              <w:right w:val="single" w:sz="4" w:space="0" w:color="000000"/>
            </w:tcBorders>
            <w:vAlign w:val="center"/>
          </w:tcPr>
          <w:p w14:paraId="0CE55142" w14:textId="77777777" w:rsidR="00297121" w:rsidRPr="00C05197" w:rsidRDefault="00297121" w:rsidP="00C05197">
            <w:pPr>
              <w:pStyle w:val="TableHeader"/>
              <w:jc w:val="center"/>
              <w:rPr>
                <w:szCs w:val="24"/>
                <w:lang w:val="en-CA"/>
              </w:rPr>
            </w:pPr>
          </w:p>
        </w:tc>
        <w:tc>
          <w:tcPr>
            <w:tcW w:w="727" w:type="dxa"/>
            <w:tcBorders>
              <w:top w:val="single" w:sz="4" w:space="0" w:color="000000"/>
              <w:left w:val="single" w:sz="4" w:space="0" w:color="000000"/>
              <w:bottom w:val="single" w:sz="12" w:space="0" w:color="000000"/>
              <w:right w:val="single" w:sz="4" w:space="0" w:color="000000"/>
            </w:tcBorders>
            <w:vAlign w:val="center"/>
          </w:tcPr>
          <w:p w14:paraId="0CE55143" w14:textId="77777777" w:rsidR="00297121" w:rsidRPr="00C05197" w:rsidRDefault="00297121" w:rsidP="00C05197">
            <w:pPr>
              <w:pStyle w:val="TableHeader"/>
              <w:jc w:val="center"/>
              <w:rPr>
                <w:szCs w:val="24"/>
                <w:lang w:val="en-CA"/>
              </w:rPr>
            </w:pPr>
          </w:p>
        </w:tc>
        <w:tc>
          <w:tcPr>
            <w:tcW w:w="577" w:type="dxa"/>
            <w:tcBorders>
              <w:top w:val="single" w:sz="4" w:space="0" w:color="000000"/>
              <w:left w:val="single" w:sz="4" w:space="0" w:color="000000"/>
              <w:bottom w:val="single" w:sz="12" w:space="0" w:color="000000"/>
              <w:right w:val="single" w:sz="4" w:space="0" w:color="000000"/>
            </w:tcBorders>
            <w:vAlign w:val="center"/>
          </w:tcPr>
          <w:p w14:paraId="0CE55144" w14:textId="77777777" w:rsidR="00297121" w:rsidRPr="00C05197" w:rsidRDefault="00297121" w:rsidP="00C05197">
            <w:pPr>
              <w:pStyle w:val="TableHeader"/>
              <w:jc w:val="center"/>
              <w:rPr>
                <w:szCs w:val="24"/>
                <w:lang w:val="en-CA"/>
              </w:rPr>
            </w:pPr>
          </w:p>
        </w:tc>
        <w:tc>
          <w:tcPr>
            <w:tcW w:w="1187" w:type="dxa"/>
            <w:tcBorders>
              <w:top w:val="single" w:sz="4" w:space="0" w:color="000000"/>
              <w:left w:val="single" w:sz="4" w:space="0" w:color="000000"/>
              <w:bottom w:val="single" w:sz="12" w:space="0" w:color="000000"/>
              <w:right w:val="single" w:sz="4" w:space="0" w:color="000000"/>
            </w:tcBorders>
            <w:vAlign w:val="center"/>
          </w:tcPr>
          <w:p w14:paraId="0CE55145" w14:textId="77777777" w:rsidR="00297121" w:rsidRPr="00C05197" w:rsidRDefault="00297121" w:rsidP="00C05197">
            <w:pPr>
              <w:pStyle w:val="TableHeader"/>
              <w:jc w:val="center"/>
              <w:rPr>
                <w:szCs w:val="24"/>
                <w:lang w:val="en-CA"/>
              </w:rPr>
            </w:pPr>
          </w:p>
        </w:tc>
        <w:tc>
          <w:tcPr>
            <w:tcW w:w="857" w:type="dxa"/>
            <w:tcBorders>
              <w:top w:val="single" w:sz="4" w:space="0" w:color="000000"/>
              <w:left w:val="single" w:sz="4" w:space="0" w:color="000000"/>
              <w:bottom w:val="single" w:sz="12" w:space="0" w:color="000000"/>
              <w:right w:val="single" w:sz="4" w:space="0" w:color="000000"/>
            </w:tcBorders>
            <w:vAlign w:val="center"/>
          </w:tcPr>
          <w:p w14:paraId="0CE55146" w14:textId="77777777" w:rsidR="00297121" w:rsidRPr="00C05197" w:rsidRDefault="00297121" w:rsidP="00C05197">
            <w:pPr>
              <w:pStyle w:val="TableHeader"/>
              <w:jc w:val="center"/>
              <w:rPr>
                <w:szCs w:val="24"/>
                <w:lang w:val="en-CA"/>
              </w:rPr>
            </w:pPr>
          </w:p>
        </w:tc>
        <w:tc>
          <w:tcPr>
            <w:tcW w:w="717" w:type="dxa"/>
            <w:tcBorders>
              <w:top w:val="single" w:sz="4" w:space="0" w:color="000000"/>
              <w:left w:val="single" w:sz="4" w:space="0" w:color="000000"/>
              <w:bottom w:val="single" w:sz="12" w:space="0" w:color="000000"/>
              <w:right w:val="single" w:sz="4" w:space="0" w:color="000000"/>
            </w:tcBorders>
            <w:vAlign w:val="center"/>
          </w:tcPr>
          <w:p w14:paraId="0CE55147" w14:textId="77777777" w:rsidR="00297121" w:rsidRPr="00C05197" w:rsidRDefault="00297121" w:rsidP="00C05197">
            <w:pPr>
              <w:pStyle w:val="TableHeader"/>
              <w:jc w:val="center"/>
              <w:rPr>
                <w:szCs w:val="24"/>
                <w:lang w:val="en-CA"/>
              </w:rPr>
            </w:pPr>
          </w:p>
        </w:tc>
        <w:tc>
          <w:tcPr>
            <w:tcW w:w="707" w:type="dxa"/>
            <w:tcBorders>
              <w:top w:val="single" w:sz="4" w:space="0" w:color="000000"/>
              <w:left w:val="single" w:sz="4" w:space="0" w:color="000000"/>
              <w:bottom w:val="single" w:sz="12" w:space="0" w:color="000000"/>
              <w:right w:val="single" w:sz="4" w:space="0" w:color="000000"/>
            </w:tcBorders>
            <w:vAlign w:val="center"/>
          </w:tcPr>
          <w:p w14:paraId="0CE55148" w14:textId="77777777" w:rsidR="00297121" w:rsidRPr="00C05197" w:rsidRDefault="00297121" w:rsidP="00C05197">
            <w:pPr>
              <w:pStyle w:val="TableHeader"/>
              <w:jc w:val="center"/>
              <w:rPr>
                <w:szCs w:val="24"/>
                <w:lang w:val="en-CA"/>
              </w:rPr>
            </w:pPr>
          </w:p>
        </w:tc>
        <w:tc>
          <w:tcPr>
            <w:tcW w:w="687" w:type="dxa"/>
            <w:tcBorders>
              <w:top w:val="single" w:sz="4" w:space="0" w:color="000000"/>
              <w:left w:val="single" w:sz="4" w:space="0" w:color="000000"/>
              <w:bottom w:val="single" w:sz="12" w:space="0" w:color="000000"/>
              <w:right w:val="single" w:sz="4" w:space="0" w:color="000000"/>
            </w:tcBorders>
            <w:vAlign w:val="center"/>
          </w:tcPr>
          <w:p w14:paraId="0CE55149" w14:textId="77777777" w:rsidR="00297121" w:rsidRPr="00C05197" w:rsidRDefault="00297121" w:rsidP="00C05197">
            <w:pPr>
              <w:pStyle w:val="TableHeader"/>
              <w:jc w:val="center"/>
              <w:rPr>
                <w:szCs w:val="24"/>
                <w:lang w:val="en-CA"/>
              </w:rPr>
            </w:pPr>
          </w:p>
        </w:tc>
        <w:tc>
          <w:tcPr>
            <w:tcW w:w="687" w:type="dxa"/>
            <w:tcBorders>
              <w:top w:val="single" w:sz="4" w:space="0" w:color="000000"/>
              <w:left w:val="single" w:sz="4" w:space="0" w:color="000000"/>
              <w:bottom w:val="single" w:sz="12" w:space="0" w:color="000000"/>
              <w:right w:val="single" w:sz="4" w:space="0" w:color="000000"/>
            </w:tcBorders>
          </w:tcPr>
          <w:p w14:paraId="0CE5514A" w14:textId="77777777" w:rsidR="00297121" w:rsidRPr="00C05197" w:rsidRDefault="00297121" w:rsidP="00C05197">
            <w:pPr>
              <w:pStyle w:val="TableHeader"/>
              <w:jc w:val="center"/>
              <w:rPr>
                <w:szCs w:val="24"/>
                <w:lang w:val="en-CA"/>
              </w:rPr>
            </w:pPr>
          </w:p>
        </w:tc>
      </w:tr>
      <w:tr w:rsidR="00297121" w:rsidRPr="00BF518B" w14:paraId="0CE55156" w14:textId="77777777" w:rsidTr="00297121">
        <w:trPr>
          <w:trHeight w:val="304"/>
          <w:jc w:val="center"/>
        </w:trPr>
        <w:tc>
          <w:tcPr>
            <w:tcW w:w="727" w:type="dxa"/>
            <w:tcBorders>
              <w:top w:val="single" w:sz="12" w:space="0" w:color="000000"/>
              <w:left w:val="single" w:sz="6" w:space="0" w:color="000000"/>
              <w:bottom w:val="single" w:sz="6" w:space="0" w:color="000000"/>
              <w:right w:val="single" w:sz="6" w:space="0" w:color="000000"/>
            </w:tcBorders>
            <w:shd w:val="clear" w:color="auto" w:fill="D9D9D9"/>
            <w:vAlign w:val="center"/>
          </w:tcPr>
          <w:p w14:paraId="0CE5514C" w14:textId="77777777" w:rsidR="00297121" w:rsidRDefault="00297121" w:rsidP="00C05197">
            <w:pPr>
              <w:pStyle w:val="TableHeader"/>
              <w:jc w:val="center"/>
              <w:rPr>
                <w:lang w:val="en-CA"/>
              </w:rPr>
            </w:pPr>
            <w:r>
              <w:rPr>
                <w:lang w:val="en-CA"/>
              </w:rPr>
              <w:t>RPL</w:t>
            </w:r>
          </w:p>
        </w:tc>
        <w:tc>
          <w:tcPr>
            <w:tcW w:w="727" w:type="dxa"/>
            <w:tcBorders>
              <w:top w:val="single" w:sz="12" w:space="0" w:color="000000"/>
              <w:left w:val="single" w:sz="6" w:space="0" w:color="000000"/>
              <w:bottom w:val="single" w:sz="6" w:space="0" w:color="000000"/>
              <w:right w:val="single" w:sz="6" w:space="0" w:color="000000"/>
            </w:tcBorders>
            <w:shd w:val="clear" w:color="auto" w:fill="D9D9D9"/>
            <w:vAlign w:val="center"/>
          </w:tcPr>
          <w:p w14:paraId="0CE5514D" w14:textId="77777777" w:rsidR="00297121" w:rsidRDefault="00297121" w:rsidP="00C05197">
            <w:pPr>
              <w:pStyle w:val="TableHeader"/>
              <w:jc w:val="center"/>
              <w:rPr>
                <w:lang w:val="en-CA"/>
              </w:rPr>
            </w:pPr>
            <w:r>
              <w:rPr>
                <w:lang w:val="en-CA"/>
              </w:rPr>
              <w:t>INV</w:t>
            </w:r>
          </w:p>
        </w:tc>
        <w:tc>
          <w:tcPr>
            <w:tcW w:w="727" w:type="dxa"/>
            <w:tcBorders>
              <w:top w:val="single" w:sz="12" w:space="0" w:color="000000"/>
              <w:left w:val="single" w:sz="6" w:space="0" w:color="000000"/>
              <w:bottom w:val="single" w:sz="6" w:space="0" w:color="000000"/>
              <w:right w:val="single" w:sz="6" w:space="0" w:color="000000"/>
            </w:tcBorders>
            <w:shd w:val="clear" w:color="auto" w:fill="D9D9D9"/>
            <w:vAlign w:val="center"/>
          </w:tcPr>
          <w:p w14:paraId="0CE5514E" w14:textId="77777777" w:rsidR="00297121" w:rsidRDefault="00297121" w:rsidP="00C05197">
            <w:pPr>
              <w:pStyle w:val="TableHeader"/>
              <w:jc w:val="center"/>
              <w:rPr>
                <w:lang w:val="en-CA"/>
              </w:rPr>
            </w:pPr>
            <w:r>
              <w:rPr>
                <w:lang w:val="en-CA"/>
              </w:rPr>
              <w:t>AAM</w:t>
            </w:r>
          </w:p>
        </w:tc>
        <w:tc>
          <w:tcPr>
            <w:tcW w:w="577" w:type="dxa"/>
            <w:tcBorders>
              <w:top w:val="single" w:sz="12" w:space="0" w:color="000000"/>
              <w:left w:val="single" w:sz="6" w:space="0" w:color="000000"/>
              <w:bottom w:val="single" w:sz="6" w:space="0" w:color="000000"/>
              <w:right w:val="single" w:sz="6" w:space="0" w:color="000000"/>
            </w:tcBorders>
            <w:shd w:val="clear" w:color="auto" w:fill="D9D9D9"/>
            <w:vAlign w:val="center"/>
          </w:tcPr>
          <w:p w14:paraId="0CE5514F" w14:textId="77777777" w:rsidR="00297121" w:rsidRPr="00BF518B" w:rsidRDefault="00297121" w:rsidP="00C05197">
            <w:pPr>
              <w:pStyle w:val="TableHeader"/>
              <w:jc w:val="center"/>
              <w:rPr>
                <w:lang w:val="en-CA"/>
              </w:rPr>
            </w:pPr>
            <w:r>
              <w:rPr>
                <w:lang w:val="en-CA"/>
              </w:rPr>
              <w:t>AR</w:t>
            </w:r>
          </w:p>
        </w:tc>
        <w:tc>
          <w:tcPr>
            <w:tcW w:w="1187" w:type="dxa"/>
            <w:tcBorders>
              <w:top w:val="single" w:sz="12" w:space="0" w:color="000000"/>
              <w:left w:val="single" w:sz="6" w:space="0" w:color="000000"/>
              <w:bottom w:val="single" w:sz="6" w:space="0" w:color="000000"/>
              <w:right w:val="single" w:sz="6" w:space="0" w:color="000000"/>
            </w:tcBorders>
            <w:shd w:val="clear" w:color="auto" w:fill="D9D9D9"/>
            <w:vAlign w:val="center"/>
          </w:tcPr>
          <w:p w14:paraId="0CE55150" w14:textId="77777777" w:rsidR="00297121" w:rsidRPr="00BF518B" w:rsidRDefault="007E6928" w:rsidP="00C05197">
            <w:pPr>
              <w:pStyle w:val="TableHeader"/>
              <w:jc w:val="center"/>
              <w:rPr>
                <w:lang w:val="en-CA"/>
              </w:rPr>
            </w:pPr>
            <w:r>
              <w:rPr>
                <w:lang w:val="en-CA"/>
              </w:rPr>
              <w:t>APRM</w:t>
            </w:r>
          </w:p>
        </w:tc>
        <w:tc>
          <w:tcPr>
            <w:tcW w:w="857" w:type="dxa"/>
            <w:tcBorders>
              <w:top w:val="single" w:sz="12" w:space="0" w:color="000000"/>
              <w:left w:val="single" w:sz="6" w:space="0" w:color="000000"/>
              <w:bottom w:val="single" w:sz="6" w:space="0" w:color="000000"/>
              <w:right w:val="single" w:sz="6" w:space="0" w:color="000000"/>
            </w:tcBorders>
            <w:shd w:val="clear" w:color="auto" w:fill="D9D9D9"/>
            <w:vAlign w:val="center"/>
          </w:tcPr>
          <w:p w14:paraId="0CE55151" w14:textId="77777777" w:rsidR="00297121" w:rsidRDefault="00297121" w:rsidP="00C05197">
            <w:pPr>
              <w:pStyle w:val="TableHeader"/>
              <w:jc w:val="center"/>
              <w:rPr>
                <w:lang w:val="en-CA"/>
              </w:rPr>
            </w:pPr>
            <w:r>
              <w:rPr>
                <w:lang w:val="en-CA"/>
              </w:rPr>
              <w:t>A</w:t>
            </w:r>
            <w:r w:rsidR="007E6928">
              <w:rPr>
                <w:lang w:val="en-CA"/>
              </w:rPr>
              <w:t>RCM</w:t>
            </w:r>
          </w:p>
        </w:tc>
        <w:tc>
          <w:tcPr>
            <w:tcW w:w="717" w:type="dxa"/>
            <w:tcBorders>
              <w:top w:val="single" w:sz="12" w:space="0" w:color="000000"/>
              <w:left w:val="single" w:sz="6" w:space="0" w:color="000000"/>
              <w:bottom w:val="single" w:sz="6" w:space="0" w:color="000000"/>
              <w:right w:val="single" w:sz="6" w:space="0" w:color="000000"/>
            </w:tcBorders>
            <w:shd w:val="clear" w:color="auto" w:fill="D9D9D9"/>
            <w:vAlign w:val="center"/>
          </w:tcPr>
          <w:p w14:paraId="0CE55152" w14:textId="77777777" w:rsidR="00297121" w:rsidRDefault="00297121" w:rsidP="00C05197">
            <w:pPr>
              <w:pStyle w:val="TableHeader"/>
              <w:jc w:val="center"/>
              <w:rPr>
                <w:lang w:val="en-CA"/>
              </w:rPr>
            </w:pPr>
            <w:r>
              <w:rPr>
                <w:lang w:val="en-CA"/>
              </w:rPr>
              <w:t>SRM</w:t>
            </w:r>
          </w:p>
        </w:tc>
        <w:tc>
          <w:tcPr>
            <w:tcW w:w="707" w:type="dxa"/>
            <w:tcBorders>
              <w:top w:val="single" w:sz="12" w:space="0" w:color="000000"/>
              <w:left w:val="single" w:sz="6" w:space="0" w:color="000000"/>
              <w:bottom w:val="single" w:sz="6" w:space="0" w:color="000000"/>
              <w:right w:val="single" w:sz="6" w:space="0" w:color="000000"/>
            </w:tcBorders>
            <w:shd w:val="clear" w:color="auto" w:fill="D9D9D9"/>
            <w:vAlign w:val="center"/>
          </w:tcPr>
          <w:p w14:paraId="0CE55153" w14:textId="77777777" w:rsidR="00297121" w:rsidRPr="00BF518B" w:rsidRDefault="00297121" w:rsidP="00223256">
            <w:pPr>
              <w:pStyle w:val="TableHeader"/>
              <w:jc w:val="center"/>
              <w:rPr>
                <w:lang w:val="en-CA"/>
              </w:rPr>
            </w:pPr>
            <w:r w:rsidRPr="00BF518B">
              <w:rPr>
                <w:lang w:val="en-CA"/>
              </w:rPr>
              <w:t>Infra</w:t>
            </w:r>
          </w:p>
        </w:tc>
        <w:tc>
          <w:tcPr>
            <w:tcW w:w="687" w:type="dxa"/>
            <w:tcBorders>
              <w:top w:val="single" w:sz="12" w:space="0" w:color="000000"/>
              <w:left w:val="single" w:sz="6" w:space="0" w:color="000000"/>
              <w:bottom w:val="single" w:sz="6" w:space="0" w:color="000000"/>
              <w:right w:val="single" w:sz="6" w:space="0" w:color="000000"/>
            </w:tcBorders>
            <w:shd w:val="clear" w:color="auto" w:fill="D9D9D9"/>
            <w:vAlign w:val="center"/>
          </w:tcPr>
          <w:p w14:paraId="0CE55154" w14:textId="77777777" w:rsidR="00297121" w:rsidRPr="00BF518B" w:rsidRDefault="00297121" w:rsidP="00223256">
            <w:pPr>
              <w:pStyle w:val="TableHeader"/>
              <w:jc w:val="center"/>
              <w:rPr>
                <w:lang w:val="en-CA"/>
              </w:rPr>
            </w:pPr>
            <w:r w:rsidRPr="00BF518B">
              <w:rPr>
                <w:lang w:val="en-CA"/>
              </w:rPr>
              <w:t>Tact</w:t>
            </w:r>
          </w:p>
        </w:tc>
        <w:tc>
          <w:tcPr>
            <w:tcW w:w="687" w:type="dxa"/>
            <w:tcBorders>
              <w:top w:val="single" w:sz="12" w:space="0" w:color="000000"/>
              <w:left w:val="single" w:sz="6" w:space="0" w:color="000000"/>
              <w:bottom w:val="single" w:sz="6" w:space="0" w:color="000000"/>
              <w:right w:val="single" w:sz="6" w:space="0" w:color="000000"/>
            </w:tcBorders>
            <w:shd w:val="clear" w:color="auto" w:fill="D9D9D9"/>
          </w:tcPr>
          <w:p w14:paraId="0CE55155" w14:textId="77777777" w:rsidR="00297121" w:rsidRPr="00BF518B" w:rsidRDefault="00F81332" w:rsidP="00223256">
            <w:pPr>
              <w:pStyle w:val="TableHeader"/>
              <w:jc w:val="center"/>
              <w:rPr>
                <w:lang w:val="en-CA"/>
              </w:rPr>
            </w:pPr>
            <w:r>
              <w:rPr>
                <w:lang w:val="en-CA"/>
              </w:rPr>
              <w:t>MCSS</w:t>
            </w:r>
          </w:p>
        </w:tc>
      </w:tr>
      <w:tr w:rsidR="00297121" w:rsidRPr="00BF518B" w14:paraId="0CE55161" w14:textId="77777777" w:rsidTr="00297121">
        <w:trPr>
          <w:trHeight w:val="235"/>
          <w:jc w:val="center"/>
        </w:trPr>
        <w:tc>
          <w:tcPr>
            <w:tcW w:w="727" w:type="dxa"/>
            <w:tcBorders>
              <w:top w:val="single" w:sz="6" w:space="0" w:color="000000"/>
              <w:left w:val="single" w:sz="4" w:space="0" w:color="000000"/>
              <w:bottom w:val="single" w:sz="4" w:space="0" w:color="000000"/>
              <w:right w:val="single" w:sz="4" w:space="0" w:color="000000"/>
            </w:tcBorders>
            <w:vAlign w:val="center"/>
          </w:tcPr>
          <w:p w14:paraId="0CE55157" w14:textId="77777777" w:rsidR="00297121" w:rsidRPr="00C05197" w:rsidRDefault="00297121" w:rsidP="00C05197">
            <w:pPr>
              <w:pStyle w:val="TableHeader"/>
              <w:keepNext w:val="0"/>
              <w:keepLines w:val="0"/>
              <w:widowControl w:val="0"/>
              <w:jc w:val="center"/>
              <w:rPr>
                <w:lang w:val="en-CA"/>
              </w:rPr>
            </w:pPr>
          </w:p>
        </w:tc>
        <w:tc>
          <w:tcPr>
            <w:tcW w:w="727" w:type="dxa"/>
            <w:tcBorders>
              <w:top w:val="single" w:sz="6" w:space="0" w:color="000000"/>
              <w:left w:val="single" w:sz="4" w:space="0" w:color="000000"/>
              <w:bottom w:val="single" w:sz="4" w:space="0" w:color="000000"/>
              <w:right w:val="single" w:sz="4" w:space="0" w:color="000000"/>
            </w:tcBorders>
            <w:vAlign w:val="center"/>
          </w:tcPr>
          <w:p w14:paraId="0CE55158" w14:textId="77777777" w:rsidR="00297121" w:rsidRPr="00C05197" w:rsidRDefault="00297121" w:rsidP="00C05197">
            <w:pPr>
              <w:pStyle w:val="TableHeader"/>
              <w:keepNext w:val="0"/>
              <w:keepLines w:val="0"/>
              <w:widowControl w:val="0"/>
              <w:jc w:val="center"/>
              <w:rPr>
                <w:lang w:val="en-CA"/>
              </w:rPr>
            </w:pPr>
          </w:p>
        </w:tc>
        <w:tc>
          <w:tcPr>
            <w:tcW w:w="727" w:type="dxa"/>
            <w:tcBorders>
              <w:top w:val="single" w:sz="6" w:space="0" w:color="000000"/>
              <w:left w:val="single" w:sz="4" w:space="0" w:color="000000"/>
              <w:bottom w:val="single" w:sz="4" w:space="0" w:color="000000"/>
              <w:right w:val="single" w:sz="4" w:space="0" w:color="000000"/>
            </w:tcBorders>
            <w:vAlign w:val="center"/>
          </w:tcPr>
          <w:p w14:paraId="0CE55159" w14:textId="77777777" w:rsidR="00297121" w:rsidRPr="00C05197" w:rsidRDefault="00297121" w:rsidP="00C05197">
            <w:pPr>
              <w:pStyle w:val="TableHeader"/>
              <w:keepNext w:val="0"/>
              <w:keepLines w:val="0"/>
              <w:widowControl w:val="0"/>
              <w:jc w:val="center"/>
              <w:rPr>
                <w:lang w:val="en-CA"/>
              </w:rPr>
            </w:pPr>
          </w:p>
        </w:tc>
        <w:tc>
          <w:tcPr>
            <w:tcW w:w="577" w:type="dxa"/>
            <w:tcBorders>
              <w:top w:val="single" w:sz="6" w:space="0" w:color="000000"/>
              <w:left w:val="single" w:sz="4" w:space="0" w:color="000000"/>
              <w:bottom w:val="single" w:sz="4" w:space="0" w:color="000000"/>
              <w:right w:val="single" w:sz="4" w:space="0" w:color="000000"/>
            </w:tcBorders>
            <w:vAlign w:val="center"/>
          </w:tcPr>
          <w:p w14:paraId="0CE5515A" w14:textId="77777777" w:rsidR="00297121" w:rsidRPr="00C05197" w:rsidRDefault="00297121" w:rsidP="00C05197">
            <w:pPr>
              <w:pStyle w:val="TableHeader"/>
              <w:keepNext w:val="0"/>
              <w:keepLines w:val="0"/>
              <w:widowControl w:val="0"/>
              <w:jc w:val="center"/>
              <w:rPr>
                <w:lang w:val="en-CA"/>
              </w:rPr>
            </w:pPr>
          </w:p>
        </w:tc>
        <w:tc>
          <w:tcPr>
            <w:tcW w:w="1187" w:type="dxa"/>
            <w:tcBorders>
              <w:top w:val="single" w:sz="6" w:space="0" w:color="000000"/>
              <w:left w:val="single" w:sz="4" w:space="0" w:color="000000"/>
              <w:bottom w:val="single" w:sz="4" w:space="0" w:color="000000"/>
              <w:right w:val="single" w:sz="4" w:space="0" w:color="000000"/>
            </w:tcBorders>
            <w:vAlign w:val="center"/>
          </w:tcPr>
          <w:p w14:paraId="0CE5515B" w14:textId="77777777" w:rsidR="00297121" w:rsidRPr="00C05197" w:rsidRDefault="007E6928" w:rsidP="00C05197">
            <w:pPr>
              <w:pStyle w:val="TableHeader"/>
              <w:keepNext w:val="0"/>
              <w:keepLines w:val="0"/>
              <w:widowControl w:val="0"/>
              <w:jc w:val="center"/>
              <w:rPr>
                <w:lang w:val="en-CA"/>
              </w:rPr>
            </w:pPr>
            <w:r>
              <w:rPr>
                <w:lang w:val="en-CA"/>
              </w:rPr>
              <w:t>X</w:t>
            </w:r>
          </w:p>
        </w:tc>
        <w:tc>
          <w:tcPr>
            <w:tcW w:w="857" w:type="dxa"/>
            <w:tcBorders>
              <w:top w:val="single" w:sz="6" w:space="0" w:color="000000"/>
              <w:left w:val="single" w:sz="4" w:space="0" w:color="000000"/>
              <w:bottom w:val="single" w:sz="4" w:space="0" w:color="000000"/>
              <w:right w:val="single" w:sz="4" w:space="0" w:color="000000"/>
            </w:tcBorders>
            <w:vAlign w:val="center"/>
          </w:tcPr>
          <w:p w14:paraId="0CE5515C" w14:textId="77777777" w:rsidR="00297121" w:rsidRPr="00C05197" w:rsidRDefault="007E6928" w:rsidP="00C05197">
            <w:pPr>
              <w:pStyle w:val="TableHeader"/>
              <w:keepNext w:val="0"/>
              <w:keepLines w:val="0"/>
              <w:widowControl w:val="0"/>
              <w:jc w:val="center"/>
              <w:rPr>
                <w:lang w:val="en-CA"/>
              </w:rPr>
            </w:pPr>
            <w:r>
              <w:rPr>
                <w:lang w:val="en-CA"/>
              </w:rPr>
              <w:t>X</w:t>
            </w:r>
          </w:p>
        </w:tc>
        <w:tc>
          <w:tcPr>
            <w:tcW w:w="717" w:type="dxa"/>
            <w:tcBorders>
              <w:top w:val="single" w:sz="6" w:space="0" w:color="000000"/>
              <w:left w:val="single" w:sz="4" w:space="0" w:color="000000"/>
              <w:bottom w:val="single" w:sz="4" w:space="0" w:color="000000"/>
              <w:right w:val="single" w:sz="4" w:space="0" w:color="000000"/>
            </w:tcBorders>
            <w:vAlign w:val="center"/>
          </w:tcPr>
          <w:p w14:paraId="0CE5515D" w14:textId="77777777" w:rsidR="00297121" w:rsidRPr="00C05197" w:rsidRDefault="00297121" w:rsidP="00C05197">
            <w:pPr>
              <w:pStyle w:val="TableHeader"/>
              <w:keepNext w:val="0"/>
              <w:keepLines w:val="0"/>
              <w:widowControl w:val="0"/>
              <w:jc w:val="center"/>
              <w:rPr>
                <w:lang w:val="en-CA"/>
              </w:rPr>
            </w:pPr>
          </w:p>
        </w:tc>
        <w:tc>
          <w:tcPr>
            <w:tcW w:w="707" w:type="dxa"/>
            <w:tcBorders>
              <w:top w:val="single" w:sz="6" w:space="0" w:color="000000"/>
              <w:left w:val="single" w:sz="4" w:space="0" w:color="000000"/>
              <w:bottom w:val="single" w:sz="4" w:space="0" w:color="000000"/>
              <w:right w:val="single" w:sz="4" w:space="0" w:color="000000"/>
            </w:tcBorders>
            <w:vAlign w:val="center"/>
          </w:tcPr>
          <w:p w14:paraId="0CE5515E" w14:textId="77777777" w:rsidR="00297121" w:rsidRPr="00C05197" w:rsidRDefault="00297121" w:rsidP="00C05197">
            <w:pPr>
              <w:pStyle w:val="TableHeader"/>
              <w:keepNext w:val="0"/>
              <w:keepLines w:val="0"/>
              <w:widowControl w:val="0"/>
              <w:jc w:val="center"/>
              <w:rPr>
                <w:lang w:val="en-CA"/>
              </w:rPr>
            </w:pPr>
          </w:p>
        </w:tc>
        <w:tc>
          <w:tcPr>
            <w:tcW w:w="687" w:type="dxa"/>
            <w:tcBorders>
              <w:top w:val="single" w:sz="6" w:space="0" w:color="000000"/>
              <w:left w:val="single" w:sz="4" w:space="0" w:color="000000"/>
              <w:bottom w:val="single" w:sz="4" w:space="0" w:color="000000"/>
              <w:right w:val="single" w:sz="4" w:space="0" w:color="000000"/>
            </w:tcBorders>
            <w:vAlign w:val="center"/>
          </w:tcPr>
          <w:p w14:paraId="0CE5515F" w14:textId="77777777" w:rsidR="00297121" w:rsidRPr="00C05197" w:rsidRDefault="00297121" w:rsidP="00C05197">
            <w:pPr>
              <w:pStyle w:val="TableHeader"/>
              <w:keepNext w:val="0"/>
              <w:keepLines w:val="0"/>
              <w:widowControl w:val="0"/>
              <w:jc w:val="center"/>
              <w:rPr>
                <w:lang w:val="en-CA"/>
              </w:rPr>
            </w:pPr>
          </w:p>
        </w:tc>
        <w:tc>
          <w:tcPr>
            <w:tcW w:w="687" w:type="dxa"/>
            <w:tcBorders>
              <w:top w:val="single" w:sz="6" w:space="0" w:color="000000"/>
              <w:left w:val="single" w:sz="4" w:space="0" w:color="000000"/>
              <w:bottom w:val="single" w:sz="4" w:space="0" w:color="000000"/>
              <w:right w:val="single" w:sz="4" w:space="0" w:color="000000"/>
            </w:tcBorders>
          </w:tcPr>
          <w:p w14:paraId="0CE55160" w14:textId="77777777" w:rsidR="00297121" w:rsidRPr="00C05197" w:rsidRDefault="00297121" w:rsidP="00C05197">
            <w:pPr>
              <w:pStyle w:val="TableHeader"/>
              <w:keepNext w:val="0"/>
              <w:keepLines w:val="0"/>
              <w:widowControl w:val="0"/>
              <w:jc w:val="center"/>
              <w:rPr>
                <w:lang w:val="en-CA"/>
              </w:rPr>
            </w:pPr>
          </w:p>
        </w:tc>
      </w:tr>
    </w:tbl>
    <w:p w14:paraId="0CE55162" w14:textId="77777777" w:rsidR="00F5507F" w:rsidRDefault="00F5507F" w:rsidP="00F5507F">
      <w:pPr>
        <w:pStyle w:val="Heading3"/>
        <w:rPr>
          <w:noProof/>
        </w:rPr>
      </w:pPr>
      <w:bookmarkStart w:id="412" w:name="_Toc310522002"/>
      <w:bookmarkStart w:id="413" w:name="_Toc306119470"/>
      <w:bookmarkStart w:id="414" w:name="_Toc306119504"/>
      <w:bookmarkStart w:id="415" w:name="_Toc306119471"/>
      <w:bookmarkStart w:id="416" w:name="_Toc306119505"/>
      <w:bookmarkStart w:id="417" w:name="_Toc462972580"/>
      <w:bookmarkEnd w:id="406"/>
      <w:bookmarkEnd w:id="407"/>
      <w:bookmarkEnd w:id="408"/>
      <w:bookmarkEnd w:id="409"/>
      <w:bookmarkEnd w:id="410"/>
      <w:bookmarkEnd w:id="412"/>
      <w:bookmarkEnd w:id="413"/>
      <w:bookmarkEnd w:id="414"/>
      <w:bookmarkEnd w:id="415"/>
      <w:bookmarkEnd w:id="416"/>
      <w:r>
        <w:rPr>
          <w:noProof/>
        </w:rPr>
        <w:t>Potential Critical Data Flow</w:t>
      </w:r>
      <w:bookmarkEnd w:id="417"/>
    </w:p>
    <w:p w14:paraId="0CE55163" w14:textId="77777777" w:rsidR="00C46C4E" w:rsidRPr="00C46C4E" w:rsidRDefault="00C46C4E" w:rsidP="00C46C4E">
      <w:pPr>
        <w:pStyle w:val="BodyText"/>
        <w:ind w:left="720"/>
      </w:pPr>
      <w:r>
        <w:t>This section identifies the impact on applications due to critical data being updated, changed during the business process. Relevant data flow might be result with out of sync data between the respective applications. Further risk analysis and proper mitigation will be assessed during production readiness.</w:t>
      </w:r>
    </w:p>
    <w:tbl>
      <w:tblPr>
        <w:tblW w:w="69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7"/>
        <w:gridCol w:w="727"/>
        <w:gridCol w:w="727"/>
        <w:gridCol w:w="577"/>
        <w:gridCol w:w="1187"/>
        <w:gridCol w:w="857"/>
        <w:gridCol w:w="717"/>
        <w:gridCol w:w="707"/>
        <w:gridCol w:w="687"/>
      </w:tblGrid>
      <w:tr w:rsidR="00F5507F" w:rsidRPr="00BF518B" w14:paraId="0CE5516D" w14:textId="77777777" w:rsidTr="00226F35">
        <w:trPr>
          <w:trHeight w:val="304"/>
          <w:jc w:val="center"/>
        </w:trPr>
        <w:tc>
          <w:tcPr>
            <w:tcW w:w="72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CE55164" w14:textId="77777777" w:rsidR="00F5507F" w:rsidRDefault="00F5507F" w:rsidP="00226F35">
            <w:pPr>
              <w:pStyle w:val="TableHeader"/>
              <w:jc w:val="center"/>
              <w:rPr>
                <w:lang w:val="en-CA"/>
              </w:rPr>
            </w:pPr>
            <w:r>
              <w:rPr>
                <w:lang w:val="en-CA"/>
              </w:rPr>
              <w:t>OMS</w:t>
            </w:r>
          </w:p>
        </w:tc>
        <w:tc>
          <w:tcPr>
            <w:tcW w:w="72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CE55165" w14:textId="77777777" w:rsidR="00F5507F" w:rsidRDefault="00F5507F" w:rsidP="00226F35">
            <w:pPr>
              <w:pStyle w:val="TableHeader"/>
              <w:jc w:val="center"/>
              <w:rPr>
                <w:lang w:val="en-CA"/>
              </w:rPr>
            </w:pPr>
            <w:r>
              <w:rPr>
                <w:lang w:val="en-CA"/>
              </w:rPr>
              <w:t>CRM</w:t>
            </w:r>
          </w:p>
        </w:tc>
        <w:tc>
          <w:tcPr>
            <w:tcW w:w="72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CE55166" w14:textId="77777777" w:rsidR="00F5507F" w:rsidRDefault="00F5507F" w:rsidP="00226F35">
            <w:pPr>
              <w:pStyle w:val="TableHeader"/>
              <w:jc w:val="center"/>
              <w:rPr>
                <w:lang w:val="en-CA"/>
              </w:rPr>
            </w:pPr>
            <w:r>
              <w:rPr>
                <w:lang w:val="en-CA"/>
              </w:rPr>
              <w:t>RIM</w:t>
            </w:r>
          </w:p>
        </w:tc>
        <w:tc>
          <w:tcPr>
            <w:tcW w:w="57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CE55167" w14:textId="77777777" w:rsidR="00F5507F" w:rsidRDefault="00F5507F" w:rsidP="00226F35">
            <w:pPr>
              <w:pStyle w:val="TableHeader"/>
              <w:jc w:val="center"/>
              <w:rPr>
                <w:lang w:val="en-CA"/>
              </w:rPr>
            </w:pPr>
            <w:r>
              <w:rPr>
                <w:lang w:val="en-CA"/>
              </w:rPr>
              <w:t>MT</w:t>
            </w:r>
          </w:p>
        </w:tc>
        <w:tc>
          <w:tcPr>
            <w:tcW w:w="11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CE55168" w14:textId="77777777" w:rsidR="00F5507F" w:rsidRDefault="00F5507F" w:rsidP="00226F35">
            <w:pPr>
              <w:pStyle w:val="TableHeader"/>
              <w:jc w:val="center"/>
              <w:rPr>
                <w:lang w:val="en-CA"/>
              </w:rPr>
            </w:pPr>
            <w:r>
              <w:rPr>
                <w:lang w:val="en-CA"/>
              </w:rPr>
              <w:t>EPC</w:t>
            </w:r>
          </w:p>
        </w:tc>
        <w:tc>
          <w:tcPr>
            <w:tcW w:w="85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CE55169" w14:textId="77777777" w:rsidR="00F5507F" w:rsidRPr="00BF518B" w:rsidRDefault="00F5507F" w:rsidP="00226F35">
            <w:pPr>
              <w:pStyle w:val="TableHeader"/>
              <w:jc w:val="center"/>
              <w:rPr>
                <w:lang w:val="en-CA"/>
              </w:rPr>
            </w:pPr>
            <w:r>
              <w:rPr>
                <w:lang w:val="en-CA"/>
              </w:rPr>
              <w:t>RLC</w:t>
            </w:r>
          </w:p>
        </w:tc>
        <w:tc>
          <w:tcPr>
            <w:tcW w:w="71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CE5516A" w14:textId="77777777" w:rsidR="00F5507F" w:rsidRDefault="00F5507F" w:rsidP="00226F35">
            <w:pPr>
              <w:pStyle w:val="TableHeader"/>
              <w:jc w:val="center"/>
              <w:rPr>
                <w:lang w:val="en-CA"/>
              </w:rPr>
            </w:pPr>
            <w:r>
              <w:rPr>
                <w:lang w:val="en-CA"/>
              </w:rPr>
              <w:t>TC</w:t>
            </w:r>
          </w:p>
        </w:tc>
        <w:tc>
          <w:tcPr>
            <w:tcW w:w="70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CE5516B" w14:textId="77777777" w:rsidR="00F5507F" w:rsidRPr="00BF518B" w:rsidRDefault="00EA540A" w:rsidP="00226F35">
            <w:pPr>
              <w:pStyle w:val="TableHeader"/>
              <w:jc w:val="center"/>
              <w:rPr>
                <w:lang w:val="en-CA"/>
              </w:rPr>
            </w:pPr>
            <w:r>
              <w:rPr>
                <w:lang w:val="en-CA"/>
              </w:rPr>
              <w:t>v</w:t>
            </w:r>
          </w:p>
        </w:tc>
        <w:tc>
          <w:tcPr>
            <w:tcW w:w="68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0CE5516C" w14:textId="77777777" w:rsidR="00F5507F" w:rsidRPr="00BF518B" w:rsidRDefault="00F5507F" w:rsidP="00226F35">
            <w:pPr>
              <w:pStyle w:val="TableHeader"/>
              <w:jc w:val="center"/>
              <w:rPr>
                <w:lang w:val="en-CA"/>
              </w:rPr>
            </w:pPr>
            <w:r>
              <w:rPr>
                <w:lang w:val="en-CA"/>
              </w:rPr>
              <w:t>CM</w:t>
            </w:r>
          </w:p>
        </w:tc>
      </w:tr>
      <w:tr w:rsidR="00F5507F" w:rsidRPr="00BF518B" w14:paraId="0CE55177" w14:textId="77777777" w:rsidTr="00226F35">
        <w:trPr>
          <w:trHeight w:val="207"/>
          <w:jc w:val="center"/>
        </w:trPr>
        <w:tc>
          <w:tcPr>
            <w:tcW w:w="727" w:type="dxa"/>
            <w:tcBorders>
              <w:top w:val="single" w:sz="4" w:space="0" w:color="000000"/>
              <w:left w:val="single" w:sz="4" w:space="0" w:color="000000"/>
              <w:bottom w:val="single" w:sz="12" w:space="0" w:color="000000"/>
              <w:right w:val="single" w:sz="4" w:space="0" w:color="000000"/>
            </w:tcBorders>
            <w:vAlign w:val="center"/>
          </w:tcPr>
          <w:p w14:paraId="0CE5516E" w14:textId="77777777" w:rsidR="00F5507F" w:rsidRDefault="00F5507F" w:rsidP="00226F35">
            <w:pPr>
              <w:pStyle w:val="TableHeader"/>
              <w:jc w:val="center"/>
              <w:rPr>
                <w:lang w:val="en-CA"/>
              </w:rPr>
            </w:pPr>
          </w:p>
        </w:tc>
        <w:tc>
          <w:tcPr>
            <w:tcW w:w="727" w:type="dxa"/>
            <w:tcBorders>
              <w:top w:val="single" w:sz="4" w:space="0" w:color="000000"/>
              <w:left w:val="single" w:sz="4" w:space="0" w:color="000000"/>
              <w:bottom w:val="single" w:sz="12" w:space="0" w:color="000000"/>
              <w:right w:val="single" w:sz="4" w:space="0" w:color="000000"/>
            </w:tcBorders>
            <w:vAlign w:val="center"/>
          </w:tcPr>
          <w:p w14:paraId="0CE5516F" w14:textId="77777777" w:rsidR="00F5507F" w:rsidRPr="00C05197" w:rsidRDefault="00F5507F" w:rsidP="00226F35">
            <w:pPr>
              <w:pStyle w:val="TableHeader"/>
              <w:jc w:val="center"/>
              <w:rPr>
                <w:szCs w:val="24"/>
                <w:lang w:val="en-CA"/>
              </w:rPr>
            </w:pPr>
          </w:p>
        </w:tc>
        <w:tc>
          <w:tcPr>
            <w:tcW w:w="727" w:type="dxa"/>
            <w:tcBorders>
              <w:top w:val="single" w:sz="4" w:space="0" w:color="000000"/>
              <w:left w:val="single" w:sz="4" w:space="0" w:color="000000"/>
              <w:bottom w:val="single" w:sz="12" w:space="0" w:color="000000"/>
              <w:right w:val="single" w:sz="4" w:space="0" w:color="000000"/>
            </w:tcBorders>
            <w:vAlign w:val="center"/>
          </w:tcPr>
          <w:p w14:paraId="0CE55170" w14:textId="77777777" w:rsidR="00F5507F" w:rsidRPr="00C05197" w:rsidRDefault="00F5507F" w:rsidP="00226F35">
            <w:pPr>
              <w:pStyle w:val="TableHeader"/>
              <w:jc w:val="center"/>
              <w:rPr>
                <w:szCs w:val="24"/>
                <w:lang w:val="en-CA"/>
              </w:rPr>
            </w:pPr>
          </w:p>
        </w:tc>
        <w:tc>
          <w:tcPr>
            <w:tcW w:w="577" w:type="dxa"/>
            <w:tcBorders>
              <w:top w:val="single" w:sz="4" w:space="0" w:color="000000"/>
              <w:left w:val="single" w:sz="4" w:space="0" w:color="000000"/>
              <w:bottom w:val="single" w:sz="12" w:space="0" w:color="000000"/>
              <w:right w:val="single" w:sz="4" w:space="0" w:color="000000"/>
            </w:tcBorders>
            <w:vAlign w:val="center"/>
          </w:tcPr>
          <w:p w14:paraId="0CE55171" w14:textId="77777777" w:rsidR="00F5507F" w:rsidRPr="00C05197" w:rsidRDefault="00F5507F" w:rsidP="00226F35">
            <w:pPr>
              <w:pStyle w:val="TableHeader"/>
              <w:jc w:val="center"/>
              <w:rPr>
                <w:szCs w:val="24"/>
                <w:lang w:val="en-CA"/>
              </w:rPr>
            </w:pPr>
          </w:p>
        </w:tc>
        <w:tc>
          <w:tcPr>
            <w:tcW w:w="1187" w:type="dxa"/>
            <w:tcBorders>
              <w:top w:val="single" w:sz="4" w:space="0" w:color="000000"/>
              <w:left w:val="single" w:sz="4" w:space="0" w:color="000000"/>
              <w:bottom w:val="single" w:sz="12" w:space="0" w:color="000000"/>
              <w:right w:val="single" w:sz="4" w:space="0" w:color="000000"/>
            </w:tcBorders>
            <w:vAlign w:val="center"/>
          </w:tcPr>
          <w:p w14:paraId="0CE55172" w14:textId="77777777" w:rsidR="00F5507F" w:rsidRPr="00C05197" w:rsidRDefault="00F5507F" w:rsidP="00226F35">
            <w:pPr>
              <w:pStyle w:val="TableHeader"/>
              <w:jc w:val="center"/>
              <w:rPr>
                <w:szCs w:val="24"/>
                <w:lang w:val="en-CA"/>
              </w:rPr>
            </w:pPr>
          </w:p>
        </w:tc>
        <w:tc>
          <w:tcPr>
            <w:tcW w:w="857" w:type="dxa"/>
            <w:tcBorders>
              <w:top w:val="single" w:sz="4" w:space="0" w:color="000000"/>
              <w:left w:val="single" w:sz="4" w:space="0" w:color="000000"/>
              <w:bottom w:val="single" w:sz="12" w:space="0" w:color="000000"/>
              <w:right w:val="single" w:sz="4" w:space="0" w:color="000000"/>
            </w:tcBorders>
            <w:vAlign w:val="center"/>
          </w:tcPr>
          <w:p w14:paraId="0CE55173" w14:textId="77777777" w:rsidR="00F5507F" w:rsidRPr="00C05197" w:rsidRDefault="00F5507F" w:rsidP="00226F35">
            <w:pPr>
              <w:pStyle w:val="TableHeader"/>
              <w:jc w:val="center"/>
              <w:rPr>
                <w:szCs w:val="24"/>
                <w:lang w:val="en-CA"/>
              </w:rPr>
            </w:pPr>
          </w:p>
        </w:tc>
        <w:tc>
          <w:tcPr>
            <w:tcW w:w="717" w:type="dxa"/>
            <w:tcBorders>
              <w:top w:val="single" w:sz="4" w:space="0" w:color="000000"/>
              <w:left w:val="single" w:sz="4" w:space="0" w:color="000000"/>
              <w:bottom w:val="single" w:sz="12" w:space="0" w:color="000000"/>
              <w:right w:val="single" w:sz="4" w:space="0" w:color="000000"/>
            </w:tcBorders>
            <w:vAlign w:val="center"/>
          </w:tcPr>
          <w:p w14:paraId="0CE55174" w14:textId="77777777" w:rsidR="00F5507F" w:rsidRPr="00C05197" w:rsidRDefault="00F5507F" w:rsidP="00226F35">
            <w:pPr>
              <w:pStyle w:val="TableHeader"/>
              <w:jc w:val="center"/>
              <w:rPr>
                <w:szCs w:val="24"/>
                <w:lang w:val="en-CA"/>
              </w:rPr>
            </w:pPr>
          </w:p>
        </w:tc>
        <w:tc>
          <w:tcPr>
            <w:tcW w:w="707" w:type="dxa"/>
            <w:tcBorders>
              <w:top w:val="single" w:sz="4" w:space="0" w:color="000000"/>
              <w:left w:val="single" w:sz="4" w:space="0" w:color="000000"/>
              <w:bottom w:val="single" w:sz="12" w:space="0" w:color="000000"/>
              <w:right w:val="single" w:sz="4" w:space="0" w:color="000000"/>
            </w:tcBorders>
            <w:vAlign w:val="center"/>
          </w:tcPr>
          <w:p w14:paraId="0CE55175" w14:textId="77777777" w:rsidR="00F5507F" w:rsidRPr="00C05197" w:rsidRDefault="00F5507F" w:rsidP="00226F35">
            <w:pPr>
              <w:pStyle w:val="TableHeader"/>
              <w:jc w:val="center"/>
              <w:rPr>
                <w:szCs w:val="24"/>
                <w:lang w:val="en-CA"/>
              </w:rPr>
            </w:pPr>
          </w:p>
        </w:tc>
        <w:tc>
          <w:tcPr>
            <w:tcW w:w="687" w:type="dxa"/>
            <w:tcBorders>
              <w:top w:val="single" w:sz="4" w:space="0" w:color="000000"/>
              <w:left w:val="single" w:sz="4" w:space="0" w:color="000000"/>
              <w:bottom w:val="single" w:sz="12" w:space="0" w:color="000000"/>
              <w:right w:val="single" w:sz="4" w:space="0" w:color="000000"/>
            </w:tcBorders>
            <w:vAlign w:val="center"/>
          </w:tcPr>
          <w:p w14:paraId="0CE55176" w14:textId="77777777" w:rsidR="00F5507F" w:rsidRPr="00C05197" w:rsidRDefault="00F5507F" w:rsidP="00226F35">
            <w:pPr>
              <w:pStyle w:val="TableHeader"/>
              <w:jc w:val="center"/>
              <w:rPr>
                <w:szCs w:val="24"/>
                <w:lang w:val="en-CA"/>
              </w:rPr>
            </w:pPr>
          </w:p>
        </w:tc>
      </w:tr>
      <w:tr w:rsidR="00F5507F" w:rsidRPr="00BF518B" w14:paraId="0CE55181" w14:textId="77777777" w:rsidTr="00226F35">
        <w:trPr>
          <w:trHeight w:val="304"/>
          <w:jc w:val="center"/>
        </w:trPr>
        <w:tc>
          <w:tcPr>
            <w:tcW w:w="727" w:type="dxa"/>
            <w:tcBorders>
              <w:top w:val="single" w:sz="12" w:space="0" w:color="000000"/>
              <w:left w:val="single" w:sz="6" w:space="0" w:color="000000"/>
              <w:bottom w:val="single" w:sz="6" w:space="0" w:color="000000"/>
              <w:right w:val="single" w:sz="6" w:space="0" w:color="000000"/>
            </w:tcBorders>
            <w:shd w:val="clear" w:color="auto" w:fill="D9D9D9"/>
            <w:vAlign w:val="center"/>
          </w:tcPr>
          <w:p w14:paraId="0CE55178" w14:textId="77777777" w:rsidR="00F5507F" w:rsidRDefault="00F5507F" w:rsidP="00226F35">
            <w:pPr>
              <w:pStyle w:val="TableHeader"/>
              <w:jc w:val="center"/>
              <w:rPr>
                <w:lang w:val="en-CA"/>
              </w:rPr>
            </w:pPr>
            <w:r>
              <w:rPr>
                <w:lang w:val="en-CA"/>
              </w:rPr>
              <w:t>RPL</w:t>
            </w:r>
          </w:p>
        </w:tc>
        <w:tc>
          <w:tcPr>
            <w:tcW w:w="727" w:type="dxa"/>
            <w:tcBorders>
              <w:top w:val="single" w:sz="12" w:space="0" w:color="000000"/>
              <w:left w:val="single" w:sz="6" w:space="0" w:color="000000"/>
              <w:bottom w:val="single" w:sz="6" w:space="0" w:color="000000"/>
              <w:right w:val="single" w:sz="6" w:space="0" w:color="000000"/>
            </w:tcBorders>
            <w:shd w:val="clear" w:color="auto" w:fill="D9D9D9"/>
            <w:vAlign w:val="center"/>
          </w:tcPr>
          <w:p w14:paraId="0CE55179" w14:textId="77777777" w:rsidR="00F5507F" w:rsidRDefault="00F5507F" w:rsidP="00226F35">
            <w:pPr>
              <w:pStyle w:val="TableHeader"/>
              <w:jc w:val="center"/>
              <w:rPr>
                <w:lang w:val="en-CA"/>
              </w:rPr>
            </w:pPr>
            <w:r>
              <w:rPr>
                <w:lang w:val="en-CA"/>
              </w:rPr>
              <w:t>INV</w:t>
            </w:r>
          </w:p>
        </w:tc>
        <w:tc>
          <w:tcPr>
            <w:tcW w:w="727" w:type="dxa"/>
            <w:tcBorders>
              <w:top w:val="single" w:sz="12" w:space="0" w:color="000000"/>
              <w:left w:val="single" w:sz="6" w:space="0" w:color="000000"/>
              <w:bottom w:val="single" w:sz="6" w:space="0" w:color="000000"/>
              <w:right w:val="single" w:sz="6" w:space="0" w:color="000000"/>
            </w:tcBorders>
            <w:shd w:val="clear" w:color="auto" w:fill="D9D9D9"/>
            <w:vAlign w:val="center"/>
          </w:tcPr>
          <w:p w14:paraId="0CE5517A" w14:textId="77777777" w:rsidR="00F5507F" w:rsidRDefault="00F5507F" w:rsidP="00226F35">
            <w:pPr>
              <w:pStyle w:val="TableHeader"/>
              <w:jc w:val="center"/>
              <w:rPr>
                <w:lang w:val="en-CA"/>
              </w:rPr>
            </w:pPr>
            <w:r>
              <w:rPr>
                <w:lang w:val="en-CA"/>
              </w:rPr>
              <w:t>AAM</w:t>
            </w:r>
          </w:p>
        </w:tc>
        <w:tc>
          <w:tcPr>
            <w:tcW w:w="577" w:type="dxa"/>
            <w:tcBorders>
              <w:top w:val="single" w:sz="12" w:space="0" w:color="000000"/>
              <w:left w:val="single" w:sz="6" w:space="0" w:color="000000"/>
              <w:bottom w:val="single" w:sz="6" w:space="0" w:color="000000"/>
              <w:right w:val="single" w:sz="6" w:space="0" w:color="000000"/>
            </w:tcBorders>
            <w:shd w:val="clear" w:color="auto" w:fill="D9D9D9"/>
            <w:vAlign w:val="center"/>
          </w:tcPr>
          <w:p w14:paraId="0CE5517B" w14:textId="77777777" w:rsidR="00F5507F" w:rsidRPr="00BF518B" w:rsidRDefault="00F5507F" w:rsidP="00226F35">
            <w:pPr>
              <w:pStyle w:val="TableHeader"/>
              <w:jc w:val="center"/>
              <w:rPr>
                <w:lang w:val="en-CA"/>
              </w:rPr>
            </w:pPr>
            <w:r>
              <w:rPr>
                <w:lang w:val="en-CA"/>
              </w:rPr>
              <w:t>AR</w:t>
            </w:r>
          </w:p>
        </w:tc>
        <w:tc>
          <w:tcPr>
            <w:tcW w:w="1187" w:type="dxa"/>
            <w:tcBorders>
              <w:top w:val="single" w:sz="12" w:space="0" w:color="000000"/>
              <w:left w:val="single" w:sz="6" w:space="0" w:color="000000"/>
              <w:bottom w:val="single" w:sz="6" w:space="0" w:color="000000"/>
              <w:right w:val="single" w:sz="6" w:space="0" w:color="000000"/>
            </w:tcBorders>
            <w:shd w:val="clear" w:color="auto" w:fill="D9D9D9"/>
            <w:vAlign w:val="center"/>
          </w:tcPr>
          <w:p w14:paraId="0CE5517C" w14:textId="77777777" w:rsidR="00F5507F" w:rsidRPr="00BF518B" w:rsidRDefault="007E6928" w:rsidP="007E6928">
            <w:pPr>
              <w:pStyle w:val="TableHeader"/>
              <w:rPr>
                <w:lang w:val="en-CA"/>
              </w:rPr>
            </w:pPr>
            <w:r>
              <w:rPr>
                <w:lang w:val="en-CA"/>
              </w:rPr>
              <w:t xml:space="preserve">    APRM</w:t>
            </w:r>
          </w:p>
        </w:tc>
        <w:tc>
          <w:tcPr>
            <w:tcW w:w="857" w:type="dxa"/>
            <w:tcBorders>
              <w:top w:val="single" w:sz="12" w:space="0" w:color="000000"/>
              <w:left w:val="single" w:sz="6" w:space="0" w:color="000000"/>
              <w:bottom w:val="single" w:sz="6" w:space="0" w:color="000000"/>
              <w:right w:val="single" w:sz="6" w:space="0" w:color="000000"/>
            </w:tcBorders>
            <w:shd w:val="clear" w:color="auto" w:fill="D9D9D9"/>
            <w:vAlign w:val="center"/>
          </w:tcPr>
          <w:p w14:paraId="0CE5517D" w14:textId="77777777" w:rsidR="00F5507F" w:rsidRDefault="00F5507F" w:rsidP="00226F35">
            <w:pPr>
              <w:pStyle w:val="TableHeader"/>
              <w:jc w:val="center"/>
              <w:rPr>
                <w:lang w:val="en-CA"/>
              </w:rPr>
            </w:pPr>
            <w:r>
              <w:rPr>
                <w:lang w:val="en-CA"/>
              </w:rPr>
              <w:t>A</w:t>
            </w:r>
            <w:r w:rsidR="007E6928">
              <w:rPr>
                <w:lang w:val="en-CA"/>
              </w:rPr>
              <w:t>RCM</w:t>
            </w:r>
          </w:p>
        </w:tc>
        <w:tc>
          <w:tcPr>
            <w:tcW w:w="717" w:type="dxa"/>
            <w:tcBorders>
              <w:top w:val="single" w:sz="12" w:space="0" w:color="000000"/>
              <w:left w:val="single" w:sz="6" w:space="0" w:color="000000"/>
              <w:bottom w:val="single" w:sz="6" w:space="0" w:color="000000"/>
              <w:right w:val="single" w:sz="6" w:space="0" w:color="000000"/>
            </w:tcBorders>
            <w:shd w:val="clear" w:color="auto" w:fill="D9D9D9"/>
            <w:vAlign w:val="center"/>
          </w:tcPr>
          <w:p w14:paraId="0CE5517E" w14:textId="77777777" w:rsidR="00F5507F" w:rsidRDefault="00F5507F" w:rsidP="00226F35">
            <w:pPr>
              <w:pStyle w:val="TableHeader"/>
              <w:jc w:val="center"/>
              <w:rPr>
                <w:lang w:val="en-CA"/>
              </w:rPr>
            </w:pPr>
            <w:r>
              <w:rPr>
                <w:lang w:val="en-CA"/>
              </w:rPr>
              <w:t>SRM</w:t>
            </w:r>
          </w:p>
        </w:tc>
        <w:tc>
          <w:tcPr>
            <w:tcW w:w="707" w:type="dxa"/>
            <w:tcBorders>
              <w:top w:val="single" w:sz="12" w:space="0" w:color="000000"/>
              <w:left w:val="single" w:sz="6" w:space="0" w:color="000000"/>
              <w:bottom w:val="single" w:sz="6" w:space="0" w:color="000000"/>
              <w:right w:val="single" w:sz="6" w:space="0" w:color="000000"/>
            </w:tcBorders>
            <w:shd w:val="clear" w:color="auto" w:fill="D9D9D9"/>
            <w:vAlign w:val="center"/>
          </w:tcPr>
          <w:p w14:paraId="0CE5517F" w14:textId="77777777" w:rsidR="00F5507F" w:rsidRPr="00BF518B" w:rsidRDefault="00F5507F" w:rsidP="00226F35">
            <w:pPr>
              <w:pStyle w:val="TableHeader"/>
              <w:jc w:val="center"/>
              <w:rPr>
                <w:lang w:val="en-CA"/>
              </w:rPr>
            </w:pPr>
            <w:r w:rsidRPr="00BF518B">
              <w:rPr>
                <w:lang w:val="en-CA"/>
              </w:rPr>
              <w:t>Infra</w:t>
            </w:r>
          </w:p>
        </w:tc>
        <w:tc>
          <w:tcPr>
            <w:tcW w:w="687" w:type="dxa"/>
            <w:tcBorders>
              <w:top w:val="single" w:sz="12" w:space="0" w:color="000000"/>
              <w:left w:val="single" w:sz="6" w:space="0" w:color="000000"/>
              <w:bottom w:val="single" w:sz="6" w:space="0" w:color="000000"/>
              <w:right w:val="single" w:sz="6" w:space="0" w:color="000000"/>
            </w:tcBorders>
            <w:shd w:val="clear" w:color="auto" w:fill="D9D9D9"/>
            <w:vAlign w:val="center"/>
          </w:tcPr>
          <w:p w14:paraId="0CE55180" w14:textId="77777777" w:rsidR="00F5507F" w:rsidRPr="00BF518B" w:rsidRDefault="00F5507F" w:rsidP="00226F35">
            <w:pPr>
              <w:pStyle w:val="TableHeader"/>
              <w:jc w:val="center"/>
              <w:rPr>
                <w:lang w:val="en-CA"/>
              </w:rPr>
            </w:pPr>
            <w:r w:rsidRPr="00BF518B">
              <w:rPr>
                <w:lang w:val="en-CA"/>
              </w:rPr>
              <w:t>Tact</w:t>
            </w:r>
          </w:p>
        </w:tc>
      </w:tr>
      <w:tr w:rsidR="00F5507F" w:rsidRPr="00BF518B" w14:paraId="0CE5518B" w14:textId="77777777" w:rsidTr="00226F35">
        <w:trPr>
          <w:trHeight w:val="235"/>
          <w:jc w:val="center"/>
        </w:trPr>
        <w:tc>
          <w:tcPr>
            <w:tcW w:w="727" w:type="dxa"/>
            <w:tcBorders>
              <w:top w:val="single" w:sz="6" w:space="0" w:color="000000"/>
              <w:left w:val="single" w:sz="4" w:space="0" w:color="000000"/>
              <w:bottom w:val="single" w:sz="4" w:space="0" w:color="000000"/>
              <w:right w:val="single" w:sz="4" w:space="0" w:color="000000"/>
            </w:tcBorders>
            <w:vAlign w:val="center"/>
          </w:tcPr>
          <w:p w14:paraId="0CE55182" w14:textId="77777777" w:rsidR="00F5507F" w:rsidRPr="00C05197" w:rsidRDefault="00F5507F" w:rsidP="00226F35">
            <w:pPr>
              <w:pStyle w:val="TableHeader"/>
              <w:keepNext w:val="0"/>
              <w:keepLines w:val="0"/>
              <w:widowControl w:val="0"/>
              <w:jc w:val="center"/>
              <w:rPr>
                <w:lang w:val="en-CA"/>
              </w:rPr>
            </w:pPr>
          </w:p>
        </w:tc>
        <w:tc>
          <w:tcPr>
            <w:tcW w:w="727" w:type="dxa"/>
            <w:tcBorders>
              <w:top w:val="single" w:sz="6" w:space="0" w:color="000000"/>
              <w:left w:val="single" w:sz="4" w:space="0" w:color="000000"/>
              <w:bottom w:val="single" w:sz="4" w:space="0" w:color="000000"/>
              <w:right w:val="single" w:sz="4" w:space="0" w:color="000000"/>
            </w:tcBorders>
            <w:vAlign w:val="center"/>
          </w:tcPr>
          <w:p w14:paraId="0CE55183" w14:textId="77777777" w:rsidR="00F5507F" w:rsidRPr="00C05197" w:rsidRDefault="00F5507F" w:rsidP="00226F35">
            <w:pPr>
              <w:pStyle w:val="TableHeader"/>
              <w:keepNext w:val="0"/>
              <w:keepLines w:val="0"/>
              <w:widowControl w:val="0"/>
              <w:jc w:val="center"/>
              <w:rPr>
                <w:lang w:val="en-CA"/>
              </w:rPr>
            </w:pPr>
          </w:p>
        </w:tc>
        <w:tc>
          <w:tcPr>
            <w:tcW w:w="727" w:type="dxa"/>
            <w:tcBorders>
              <w:top w:val="single" w:sz="6" w:space="0" w:color="000000"/>
              <w:left w:val="single" w:sz="4" w:space="0" w:color="000000"/>
              <w:bottom w:val="single" w:sz="4" w:space="0" w:color="000000"/>
              <w:right w:val="single" w:sz="4" w:space="0" w:color="000000"/>
            </w:tcBorders>
            <w:vAlign w:val="center"/>
          </w:tcPr>
          <w:p w14:paraId="0CE55184" w14:textId="77777777" w:rsidR="00F5507F" w:rsidRPr="00C05197" w:rsidRDefault="00F5507F" w:rsidP="00226F35">
            <w:pPr>
              <w:pStyle w:val="TableHeader"/>
              <w:keepNext w:val="0"/>
              <w:keepLines w:val="0"/>
              <w:widowControl w:val="0"/>
              <w:jc w:val="center"/>
              <w:rPr>
                <w:lang w:val="en-CA"/>
              </w:rPr>
            </w:pPr>
          </w:p>
        </w:tc>
        <w:tc>
          <w:tcPr>
            <w:tcW w:w="577" w:type="dxa"/>
            <w:tcBorders>
              <w:top w:val="single" w:sz="6" w:space="0" w:color="000000"/>
              <w:left w:val="single" w:sz="4" w:space="0" w:color="000000"/>
              <w:bottom w:val="single" w:sz="4" w:space="0" w:color="000000"/>
              <w:right w:val="single" w:sz="4" w:space="0" w:color="000000"/>
            </w:tcBorders>
            <w:vAlign w:val="center"/>
          </w:tcPr>
          <w:p w14:paraId="0CE55185" w14:textId="77777777" w:rsidR="00F5507F" w:rsidRPr="00C05197" w:rsidRDefault="00F5507F" w:rsidP="00226F35">
            <w:pPr>
              <w:pStyle w:val="TableHeader"/>
              <w:keepNext w:val="0"/>
              <w:keepLines w:val="0"/>
              <w:widowControl w:val="0"/>
              <w:jc w:val="center"/>
              <w:rPr>
                <w:lang w:val="en-CA"/>
              </w:rPr>
            </w:pPr>
          </w:p>
        </w:tc>
        <w:tc>
          <w:tcPr>
            <w:tcW w:w="1187" w:type="dxa"/>
            <w:tcBorders>
              <w:top w:val="single" w:sz="6" w:space="0" w:color="000000"/>
              <w:left w:val="single" w:sz="4" w:space="0" w:color="000000"/>
              <w:bottom w:val="single" w:sz="4" w:space="0" w:color="000000"/>
              <w:right w:val="single" w:sz="4" w:space="0" w:color="000000"/>
            </w:tcBorders>
            <w:vAlign w:val="center"/>
          </w:tcPr>
          <w:p w14:paraId="0CE55186" w14:textId="77777777" w:rsidR="00F5507F" w:rsidRPr="00C05197" w:rsidRDefault="00A63200" w:rsidP="00226F35">
            <w:pPr>
              <w:pStyle w:val="TableHeader"/>
              <w:keepNext w:val="0"/>
              <w:keepLines w:val="0"/>
              <w:widowControl w:val="0"/>
              <w:jc w:val="center"/>
              <w:rPr>
                <w:lang w:val="en-CA"/>
              </w:rPr>
            </w:pPr>
            <w:r>
              <w:rPr>
                <w:lang w:val="en-CA"/>
              </w:rPr>
              <w:t>X</w:t>
            </w:r>
          </w:p>
        </w:tc>
        <w:tc>
          <w:tcPr>
            <w:tcW w:w="857" w:type="dxa"/>
            <w:tcBorders>
              <w:top w:val="single" w:sz="6" w:space="0" w:color="000000"/>
              <w:left w:val="single" w:sz="4" w:space="0" w:color="000000"/>
              <w:bottom w:val="single" w:sz="4" w:space="0" w:color="000000"/>
              <w:right w:val="single" w:sz="4" w:space="0" w:color="000000"/>
            </w:tcBorders>
            <w:vAlign w:val="center"/>
          </w:tcPr>
          <w:p w14:paraId="0CE55187" w14:textId="77777777" w:rsidR="00F5507F" w:rsidRPr="00C05197" w:rsidRDefault="00A63200" w:rsidP="00226F35">
            <w:pPr>
              <w:pStyle w:val="TableHeader"/>
              <w:keepNext w:val="0"/>
              <w:keepLines w:val="0"/>
              <w:widowControl w:val="0"/>
              <w:jc w:val="center"/>
              <w:rPr>
                <w:lang w:val="en-CA"/>
              </w:rPr>
            </w:pPr>
            <w:r>
              <w:rPr>
                <w:lang w:val="en-CA"/>
              </w:rPr>
              <w:t>X</w:t>
            </w:r>
          </w:p>
        </w:tc>
        <w:tc>
          <w:tcPr>
            <w:tcW w:w="717" w:type="dxa"/>
            <w:tcBorders>
              <w:top w:val="single" w:sz="6" w:space="0" w:color="000000"/>
              <w:left w:val="single" w:sz="4" w:space="0" w:color="000000"/>
              <w:bottom w:val="single" w:sz="4" w:space="0" w:color="000000"/>
              <w:right w:val="single" w:sz="4" w:space="0" w:color="000000"/>
            </w:tcBorders>
            <w:vAlign w:val="center"/>
          </w:tcPr>
          <w:p w14:paraId="0CE55188" w14:textId="77777777" w:rsidR="00F5507F" w:rsidRPr="00C05197" w:rsidRDefault="00F5507F" w:rsidP="00226F35">
            <w:pPr>
              <w:pStyle w:val="TableHeader"/>
              <w:keepNext w:val="0"/>
              <w:keepLines w:val="0"/>
              <w:widowControl w:val="0"/>
              <w:jc w:val="center"/>
              <w:rPr>
                <w:lang w:val="en-CA"/>
              </w:rPr>
            </w:pPr>
          </w:p>
        </w:tc>
        <w:tc>
          <w:tcPr>
            <w:tcW w:w="707" w:type="dxa"/>
            <w:tcBorders>
              <w:top w:val="single" w:sz="6" w:space="0" w:color="000000"/>
              <w:left w:val="single" w:sz="4" w:space="0" w:color="000000"/>
              <w:bottom w:val="single" w:sz="4" w:space="0" w:color="000000"/>
              <w:right w:val="single" w:sz="4" w:space="0" w:color="000000"/>
            </w:tcBorders>
            <w:vAlign w:val="center"/>
          </w:tcPr>
          <w:p w14:paraId="0CE55189" w14:textId="77777777" w:rsidR="00F5507F" w:rsidRPr="00C05197" w:rsidRDefault="00F5507F" w:rsidP="00226F35">
            <w:pPr>
              <w:pStyle w:val="TableHeader"/>
              <w:keepNext w:val="0"/>
              <w:keepLines w:val="0"/>
              <w:widowControl w:val="0"/>
              <w:jc w:val="center"/>
              <w:rPr>
                <w:lang w:val="en-CA"/>
              </w:rPr>
            </w:pPr>
          </w:p>
        </w:tc>
        <w:tc>
          <w:tcPr>
            <w:tcW w:w="687" w:type="dxa"/>
            <w:tcBorders>
              <w:top w:val="single" w:sz="6" w:space="0" w:color="000000"/>
              <w:left w:val="single" w:sz="4" w:space="0" w:color="000000"/>
              <w:bottom w:val="single" w:sz="4" w:space="0" w:color="000000"/>
              <w:right w:val="single" w:sz="4" w:space="0" w:color="000000"/>
            </w:tcBorders>
            <w:vAlign w:val="center"/>
          </w:tcPr>
          <w:p w14:paraId="0CE5518A" w14:textId="77777777" w:rsidR="00F5507F" w:rsidRPr="00C05197" w:rsidRDefault="00F5507F" w:rsidP="00226F35">
            <w:pPr>
              <w:pStyle w:val="TableHeader"/>
              <w:keepNext w:val="0"/>
              <w:keepLines w:val="0"/>
              <w:widowControl w:val="0"/>
              <w:jc w:val="center"/>
              <w:rPr>
                <w:lang w:val="en-CA"/>
              </w:rPr>
            </w:pPr>
          </w:p>
        </w:tc>
      </w:tr>
    </w:tbl>
    <w:p w14:paraId="0CE5518C" w14:textId="77777777" w:rsidR="00495ED1" w:rsidRDefault="00495ED1" w:rsidP="00FD5BCF">
      <w:pPr>
        <w:pStyle w:val="Heading2"/>
      </w:pPr>
      <w:bookmarkStart w:id="418" w:name="_Toc462972581"/>
      <w:r>
        <w:rPr>
          <w:noProof/>
        </w:rPr>
        <w:t xml:space="preserve">Assumptions, </w:t>
      </w:r>
      <w:r w:rsidRPr="00582EBC">
        <w:rPr>
          <w:noProof/>
        </w:rPr>
        <w:t>Risks a</w:t>
      </w:r>
      <w:r>
        <w:rPr>
          <w:noProof/>
        </w:rPr>
        <w:t>nd Constraints</w:t>
      </w:r>
      <w:bookmarkEnd w:id="418"/>
      <w:r w:rsidR="00223256">
        <w:t xml:space="preserve"> </w:t>
      </w:r>
    </w:p>
    <w:p w14:paraId="0CE5518D" w14:textId="77777777" w:rsidR="00495ED1" w:rsidRDefault="00495ED1" w:rsidP="00495ED1">
      <w:pPr>
        <w:pStyle w:val="Heading3"/>
        <w:rPr>
          <w:noProof/>
        </w:rPr>
      </w:pPr>
      <w:bookmarkStart w:id="419" w:name="_Toc462972582"/>
      <w:r>
        <w:rPr>
          <w:noProof/>
        </w:rPr>
        <w:t>Assumptions</w:t>
      </w:r>
      <w:bookmarkEnd w:id="419"/>
    </w:p>
    <w:p w14:paraId="0CE5518E" w14:textId="77777777" w:rsidR="001262DB" w:rsidRDefault="001262DB" w:rsidP="00FD44D0">
      <w:pPr>
        <w:pStyle w:val="BodyText"/>
        <w:numPr>
          <w:ilvl w:val="0"/>
          <w:numId w:val="26"/>
        </w:numPr>
      </w:pPr>
      <w:r>
        <w:t>Structure of NDC</w:t>
      </w:r>
      <w:r>
        <w:sym w:font="Wingdings" w:char="F0E0"/>
      </w:r>
      <w:r>
        <w:t>APRM unrated Outcollect interface will not change (OUTD)</w:t>
      </w:r>
      <w:r w:rsidR="00D44219">
        <w:t>.</w:t>
      </w:r>
    </w:p>
    <w:p w14:paraId="0CE5518F" w14:textId="77777777" w:rsidR="001262DB" w:rsidRDefault="001262DB" w:rsidP="00FD44D0">
      <w:pPr>
        <w:pStyle w:val="BodyText"/>
        <w:numPr>
          <w:ilvl w:val="0"/>
          <w:numId w:val="26"/>
        </w:numPr>
      </w:pPr>
      <w:r>
        <w:t>It will not be possible to setup distinct GL Codes per QCI/APN value</w:t>
      </w:r>
    </w:p>
    <w:p w14:paraId="0CE55190" w14:textId="77777777" w:rsidR="00DA0A57" w:rsidRDefault="00DA0A57" w:rsidP="00FD44D0">
      <w:pPr>
        <w:pStyle w:val="BodyText"/>
        <w:numPr>
          <w:ilvl w:val="1"/>
          <w:numId w:val="26"/>
        </w:numPr>
      </w:pPr>
      <w:r>
        <w:t>The GL codes are defined at product level. The QCI value is a parameter within the product.</w:t>
      </w:r>
    </w:p>
    <w:p w14:paraId="0CE55191" w14:textId="77777777" w:rsidR="001262DB" w:rsidRDefault="001262DB" w:rsidP="00FD44D0">
      <w:pPr>
        <w:pStyle w:val="BodyText"/>
        <w:numPr>
          <w:ilvl w:val="0"/>
          <w:numId w:val="26"/>
        </w:numPr>
      </w:pPr>
      <w:r>
        <w:t>Rating and accumulation currency for the VoLTE events will be USD. There will be no currency conversion</w:t>
      </w:r>
      <w:r w:rsidR="00D44219">
        <w:t>.</w:t>
      </w:r>
    </w:p>
    <w:p w14:paraId="0CE55192" w14:textId="77777777" w:rsidR="009922C9" w:rsidRDefault="009922C9" w:rsidP="00FD44D0">
      <w:pPr>
        <w:pStyle w:val="BodyText"/>
        <w:numPr>
          <w:ilvl w:val="0"/>
          <w:numId w:val="26"/>
        </w:numPr>
      </w:pPr>
      <w:r w:rsidRPr="009922C9">
        <w:t>Video calling/conferencing data for an outbound roa</w:t>
      </w:r>
      <w:r>
        <w:t>ming customer will be throttled</w:t>
      </w:r>
      <w:r w:rsidRPr="009922C9">
        <w:t xml:space="preserve"> per existing roaming throttling rules</w:t>
      </w:r>
      <w:r w:rsidR="00D44219">
        <w:t>.</w:t>
      </w:r>
    </w:p>
    <w:p w14:paraId="0CE55193" w14:textId="77777777" w:rsidR="00D44219" w:rsidRDefault="00D44219" w:rsidP="00FD44D0">
      <w:pPr>
        <w:pStyle w:val="BodyText"/>
        <w:numPr>
          <w:ilvl w:val="1"/>
          <w:numId w:val="26"/>
        </w:numPr>
      </w:pPr>
      <w:r>
        <w:t xml:space="preserve">Only the data portion of the </w:t>
      </w:r>
      <w:r w:rsidRPr="009922C9">
        <w:t>Video calling/conferencing</w:t>
      </w:r>
      <w:r>
        <w:t xml:space="preserve"> events will participate in the throttling functionality.</w:t>
      </w:r>
    </w:p>
    <w:p w14:paraId="0CE55194" w14:textId="77777777" w:rsidR="009922C9" w:rsidRDefault="009922C9" w:rsidP="009922C9">
      <w:pPr>
        <w:pStyle w:val="BodyText"/>
        <w:ind w:left="2160"/>
      </w:pPr>
      <w:r w:rsidRPr="009922C9">
        <w:rPr>
          <w:u w:val="single"/>
        </w:rPr>
        <w:t>Note:</w:t>
      </w:r>
      <w:r>
        <w:t xml:space="preserve"> For throttling rules please refer to “USCC Phase 1 IA CR149 Mobile Control”</w:t>
      </w:r>
      <w:r w:rsidR="00D44219">
        <w:t>.</w:t>
      </w:r>
    </w:p>
    <w:p w14:paraId="0CE55195" w14:textId="77777777" w:rsidR="00E30E09" w:rsidRDefault="00E30E09" w:rsidP="00FD44D0">
      <w:pPr>
        <w:pStyle w:val="BodyText"/>
        <w:numPr>
          <w:ilvl w:val="0"/>
          <w:numId w:val="26"/>
        </w:numPr>
      </w:pPr>
      <w:r>
        <w:t xml:space="preserve">There </w:t>
      </w:r>
      <w:r w:rsidR="00D44219">
        <w:t xml:space="preserve">are </w:t>
      </w:r>
      <w:r>
        <w:t xml:space="preserve">no changes expected for </w:t>
      </w:r>
      <w:r w:rsidRPr="00E30E09">
        <w:t>Accounting transactions for retail</w:t>
      </w:r>
      <w:r>
        <w:t xml:space="preserve"> billing of VoLTE roaming usage data</w:t>
      </w:r>
      <w:r w:rsidR="00D44219">
        <w:t>.</w:t>
      </w:r>
    </w:p>
    <w:p w14:paraId="0CE55196" w14:textId="77777777" w:rsidR="00FD7DED" w:rsidRPr="002A15DC" w:rsidRDefault="002A15DC" w:rsidP="00FD7DED">
      <w:pPr>
        <w:pStyle w:val="BodyText"/>
        <w:numPr>
          <w:ilvl w:val="0"/>
          <w:numId w:val="26"/>
        </w:numPr>
      </w:pPr>
      <w:r w:rsidRPr="002A15DC">
        <w:lastRenderedPageBreak/>
        <w:t xml:space="preserve">Incoming UFF record for </w:t>
      </w:r>
      <w:r w:rsidR="00FD7DED" w:rsidRPr="002A15DC">
        <w:t>VoLTE roaming usage will</w:t>
      </w:r>
      <w:r w:rsidRPr="002A15DC">
        <w:t xml:space="preserve"> have </w:t>
      </w:r>
      <w:r w:rsidR="00FD7DED" w:rsidRPr="002A15DC">
        <w:t xml:space="preserve">the same structure </w:t>
      </w:r>
      <w:r w:rsidRPr="002A15DC">
        <w:t xml:space="preserve">as </w:t>
      </w:r>
      <w:r w:rsidR="00FD7DED" w:rsidRPr="002A15DC">
        <w:t>the VoLTE voice ,the Roaming Indicator</w:t>
      </w:r>
      <w:r w:rsidR="00EA540A" w:rsidRPr="002A15DC">
        <w:t xml:space="preserve"> attribute</w:t>
      </w:r>
      <w:r w:rsidR="00FD7DED" w:rsidRPr="002A15DC">
        <w:t xml:space="preserve"> will have the value ‘Y’ to indicate the roaming event.</w:t>
      </w:r>
    </w:p>
    <w:p w14:paraId="0CE55197" w14:textId="77777777" w:rsidR="00EA540A" w:rsidRPr="002A15DC" w:rsidRDefault="002A15DC" w:rsidP="00FD7DED">
      <w:pPr>
        <w:pStyle w:val="BodyText"/>
        <w:numPr>
          <w:ilvl w:val="0"/>
          <w:numId w:val="26"/>
        </w:numPr>
      </w:pPr>
      <w:r w:rsidRPr="002A15DC">
        <w:t xml:space="preserve">Rating logic of the incoming VoLTE roaming events for US Cellular subscribers will follow the roaming CDMA voice rating </w:t>
      </w:r>
    </w:p>
    <w:p w14:paraId="0CE55198" w14:textId="77777777" w:rsidR="009B7D4E" w:rsidRPr="002A15DC" w:rsidRDefault="008006C8" w:rsidP="008006C8">
      <w:pPr>
        <w:pStyle w:val="BodyText"/>
        <w:numPr>
          <w:ilvl w:val="0"/>
          <w:numId w:val="26"/>
        </w:numPr>
      </w:pPr>
      <w:r w:rsidRPr="002A15DC">
        <w:t>The following attributes</w:t>
      </w:r>
      <w:r w:rsidR="009B7D4E" w:rsidRPr="002A15DC">
        <w:t xml:space="preserve"> will </w:t>
      </w:r>
      <w:r w:rsidRPr="002A15DC">
        <w:t>be displayed</w:t>
      </w:r>
      <w:r w:rsidR="009B7D4E" w:rsidRPr="002A15DC">
        <w:t xml:space="preserve"> for </w:t>
      </w:r>
      <w:r w:rsidRPr="002A15DC">
        <w:t xml:space="preserve">VoLTE roaming usage in </w:t>
      </w:r>
      <w:r w:rsidR="009B7D4E" w:rsidRPr="002A15DC">
        <w:t xml:space="preserve">calls details </w:t>
      </w:r>
      <w:r w:rsidRPr="002A15DC">
        <w:t xml:space="preserve">CIM screen, </w:t>
      </w:r>
      <w:r w:rsidR="009B7D4E" w:rsidRPr="002A15DC">
        <w:t xml:space="preserve">as </w:t>
      </w:r>
      <w:r w:rsidR="00CE04D7" w:rsidRPr="002A15DC">
        <w:t xml:space="preserve">it does </w:t>
      </w:r>
      <w:r w:rsidR="009B7D4E" w:rsidRPr="002A15DC">
        <w:t>today</w:t>
      </w:r>
      <w:r w:rsidRPr="002A15DC">
        <w:t xml:space="preserve"> </w:t>
      </w:r>
      <w:r w:rsidR="00CE04D7" w:rsidRPr="002A15DC">
        <w:t>for other roaming usage</w:t>
      </w:r>
      <w:r w:rsidRPr="002A15DC">
        <w:t>:</w:t>
      </w:r>
    </w:p>
    <w:p w14:paraId="0CE55199" w14:textId="77777777" w:rsidR="00CE04D7" w:rsidRPr="00CE04D7" w:rsidRDefault="00CE04D7" w:rsidP="00CE04D7">
      <w:pPr>
        <w:pStyle w:val="BodyText"/>
        <w:numPr>
          <w:ilvl w:val="1"/>
          <w:numId w:val="26"/>
        </w:numPr>
      </w:pPr>
      <w:r>
        <w:rPr>
          <w:color w:val="1F497D"/>
        </w:rPr>
        <w:t>Event Type</w:t>
      </w:r>
    </w:p>
    <w:p w14:paraId="0CE5519A" w14:textId="77777777" w:rsidR="00CE04D7" w:rsidRPr="00CE04D7" w:rsidRDefault="00CE04D7" w:rsidP="00CE04D7">
      <w:pPr>
        <w:pStyle w:val="BodyText"/>
        <w:numPr>
          <w:ilvl w:val="1"/>
          <w:numId w:val="26"/>
        </w:numPr>
      </w:pPr>
      <w:r>
        <w:rPr>
          <w:color w:val="1F497D"/>
        </w:rPr>
        <w:t>Start Time</w:t>
      </w:r>
    </w:p>
    <w:p w14:paraId="0CE5519B" w14:textId="77777777" w:rsidR="00CE04D7" w:rsidRPr="00CE04D7" w:rsidRDefault="00CE04D7" w:rsidP="00CE04D7">
      <w:pPr>
        <w:pStyle w:val="BodyText"/>
        <w:numPr>
          <w:ilvl w:val="1"/>
          <w:numId w:val="26"/>
        </w:numPr>
      </w:pPr>
      <w:r>
        <w:rPr>
          <w:color w:val="1F497D"/>
        </w:rPr>
        <w:t>Roaming Indicator</w:t>
      </w:r>
    </w:p>
    <w:p w14:paraId="0CE5519C" w14:textId="77777777" w:rsidR="00CE04D7" w:rsidRPr="00CE04D7" w:rsidRDefault="00CE04D7" w:rsidP="00CE04D7">
      <w:pPr>
        <w:pStyle w:val="BodyText"/>
        <w:numPr>
          <w:ilvl w:val="1"/>
          <w:numId w:val="26"/>
        </w:numPr>
      </w:pPr>
      <w:r>
        <w:rPr>
          <w:color w:val="1F497D"/>
        </w:rPr>
        <w:t>Serving SID</w:t>
      </w:r>
    </w:p>
    <w:p w14:paraId="0CE5519D" w14:textId="77777777" w:rsidR="00CE04D7" w:rsidRPr="00776E70" w:rsidRDefault="00CE04D7" w:rsidP="00CE04D7">
      <w:pPr>
        <w:pStyle w:val="BodyText"/>
        <w:numPr>
          <w:ilvl w:val="1"/>
          <w:numId w:val="26"/>
        </w:numPr>
      </w:pPr>
      <w:r>
        <w:rPr>
          <w:color w:val="1F497D"/>
        </w:rPr>
        <w:t>Serving Area</w:t>
      </w:r>
    </w:p>
    <w:p w14:paraId="0CE5519E" w14:textId="77777777" w:rsidR="00776E70" w:rsidRDefault="00776E70" w:rsidP="00CE04D7">
      <w:pPr>
        <w:pStyle w:val="BodyText"/>
        <w:numPr>
          <w:ilvl w:val="1"/>
          <w:numId w:val="26"/>
        </w:numPr>
      </w:pPr>
      <w:r>
        <w:t>Int.</w:t>
      </w:r>
    </w:p>
    <w:p w14:paraId="0CE5519F" w14:textId="77777777" w:rsidR="00776E70" w:rsidRPr="00776E70" w:rsidRDefault="00776E70" w:rsidP="00CE04D7">
      <w:pPr>
        <w:pStyle w:val="BodyText"/>
        <w:numPr>
          <w:ilvl w:val="1"/>
          <w:numId w:val="26"/>
        </w:numPr>
      </w:pPr>
      <w:r>
        <w:rPr>
          <w:color w:val="1F497D"/>
        </w:rPr>
        <w:t>City Called</w:t>
      </w:r>
    </w:p>
    <w:p w14:paraId="0CE551A0" w14:textId="77777777" w:rsidR="00776E70" w:rsidRPr="00776E70" w:rsidRDefault="00776E70" w:rsidP="00CE04D7">
      <w:pPr>
        <w:pStyle w:val="BodyText"/>
        <w:numPr>
          <w:ilvl w:val="1"/>
          <w:numId w:val="26"/>
        </w:numPr>
      </w:pPr>
      <w:r>
        <w:rPr>
          <w:color w:val="1F497D"/>
        </w:rPr>
        <w:t>State</w:t>
      </w:r>
    </w:p>
    <w:p w14:paraId="0CE551A1" w14:textId="77777777" w:rsidR="00776E70" w:rsidRDefault="00776E70" w:rsidP="00CE04D7">
      <w:pPr>
        <w:pStyle w:val="BodyText"/>
        <w:numPr>
          <w:ilvl w:val="1"/>
          <w:numId w:val="26"/>
        </w:numPr>
      </w:pPr>
      <w:r>
        <w:t>Period</w:t>
      </w:r>
    </w:p>
    <w:p w14:paraId="0CE551A2" w14:textId="77777777" w:rsidR="00776E70" w:rsidRDefault="00776E70" w:rsidP="00CE04D7">
      <w:pPr>
        <w:pStyle w:val="BodyText"/>
        <w:numPr>
          <w:ilvl w:val="1"/>
          <w:numId w:val="26"/>
        </w:numPr>
      </w:pPr>
      <w:r>
        <w:t>Feature</w:t>
      </w:r>
    </w:p>
    <w:p w14:paraId="0CE551A3" w14:textId="77777777" w:rsidR="00776E70" w:rsidRDefault="00776E70" w:rsidP="00CE04D7">
      <w:pPr>
        <w:pStyle w:val="BodyText"/>
        <w:numPr>
          <w:ilvl w:val="1"/>
          <w:numId w:val="26"/>
        </w:numPr>
      </w:pPr>
      <w:r>
        <w:t>Msgs</w:t>
      </w:r>
    </w:p>
    <w:p w14:paraId="0CE551A4" w14:textId="77777777" w:rsidR="00776E70" w:rsidRDefault="00776E70" w:rsidP="00CE04D7">
      <w:pPr>
        <w:pStyle w:val="BodyText"/>
        <w:numPr>
          <w:ilvl w:val="1"/>
          <w:numId w:val="26"/>
        </w:numPr>
      </w:pPr>
      <w:r>
        <w:t>M2M</w:t>
      </w:r>
    </w:p>
    <w:p w14:paraId="0CE551A5" w14:textId="77777777" w:rsidR="00776E70" w:rsidRPr="00776E70" w:rsidRDefault="00776E70" w:rsidP="00CE04D7">
      <w:pPr>
        <w:pStyle w:val="BodyText"/>
        <w:numPr>
          <w:ilvl w:val="1"/>
          <w:numId w:val="26"/>
        </w:numPr>
      </w:pPr>
      <w:r>
        <w:rPr>
          <w:color w:val="1F497D"/>
        </w:rPr>
        <w:t>Number Called</w:t>
      </w:r>
    </w:p>
    <w:p w14:paraId="0CE551A6" w14:textId="77777777" w:rsidR="00776E70" w:rsidRPr="00776E70" w:rsidRDefault="00776E70" w:rsidP="00CE04D7">
      <w:pPr>
        <w:pStyle w:val="BodyText"/>
        <w:numPr>
          <w:ilvl w:val="1"/>
          <w:numId w:val="26"/>
        </w:numPr>
      </w:pPr>
      <w:r>
        <w:rPr>
          <w:color w:val="1F497D"/>
        </w:rPr>
        <w:t>Unit</w:t>
      </w:r>
    </w:p>
    <w:p w14:paraId="0CE551A7" w14:textId="77777777" w:rsidR="00776E70" w:rsidRDefault="00776E70" w:rsidP="00CE04D7">
      <w:pPr>
        <w:pStyle w:val="BodyText"/>
        <w:numPr>
          <w:ilvl w:val="1"/>
          <w:numId w:val="26"/>
        </w:numPr>
      </w:pPr>
      <w:r>
        <w:t>Air</w:t>
      </w:r>
    </w:p>
    <w:p w14:paraId="0CE551A8" w14:textId="77777777" w:rsidR="00776E70" w:rsidRDefault="00776E70" w:rsidP="00CE04D7">
      <w:pPr>
        <w:pStyle w:val="BodyText"/>
        <w:numPr>
          <w:ilvl w:val="1"/>
          <w:numId w:val="26"/>
        </w:numPr>
      </w:pPr>
      <w:r>
        <w:t>Toll</w:t>
      </w:r>
    </w:p>
    <w:p w14:paraId="0CE551A9" w14:textId="77777777" w:rsidR="00776E70" w:rsidRDefault="00776E70" w:rsidP="00CE04D7">
      <w:pPr>
        <w:pStyle w:val="BodyText"/>
        <w:numPr>
          <w:ilvl w:val="1"/>
          <w:numId w:val="26"/>
        </w:numPr>
      </w:pPr>
      <w:r>
        <w:t>Add’l</w:t>
      </w:r>
    </w:p>
    <w:p w14:paraId="0CE551AA" w14:textId="77777777" w:rsidR="00776E70" w:rsidRDefault="00776E70" w:rsidP="00CE04D7">
      <w:pPr>
        <w:pStyle w:val="BodyText"/>
        <w:numPr>
          <w:ilvl w:val="1"/>
          <w:numId w:val="26"/>
        </w:numPr>
      </w:pPr>
      <w:r>
        <w:t>Surcharge</w:t>
      </w:r>
    </w:p>
    <w:p w14:paraId="0CE551AB" w14:textId="77777777" w:rsidR="00776E70" w:rsidRDefault="00776E70" w:rsidP="00CE04D7">
      <w:pPr>
        <w:pStyle w:val="BodyText"/>
        <w:numPr>
          <w:ilvl w:val="1"/>
          <w:numId w:val="26"/>
        </w:numPr>
      </w:pPr>
      <w:r>
        <w:t>Tax</w:t>
      </w:r>
    </w:p>
    <w:p w14:paraId="0CE551AC" w14:textId="77777777" w:rsidR="00776E70" w:rsidRDefault="00776E70" w:rsidP="00CE04D7">
      <w:pPr>
        <w:pStyle w:val="BodyText"/>
        <w:numPr>
          <w:ilvl w:val="1"/>
          <w:numId w:val="26"/>
        </w:numPr>
        <w:rPr>
          <w:ins w:id="420" w:author="Alex Livshitz" w:date="2016-09-29T21:22:00Z"/>
        </w:rPr>
      </w:pPr>
      <w:r>
        <w:t>Charge</w:t>
      </w:r>
    </w:p>
    <w:p w14:paraId="0CE551AD" w14:textId="77777777" w:rsidR="0015382B" w:rsidRPr="0015382B" w:rsidRDefault="0015382B" w:rsidP="0015382B">
      <w:pPr>
        <w:pStyle w:val="ListParagraph"/>
        <w:numPr>
          <w:ilvl w:val="0"/>
          <w:numId w:val="26"/>
        </w:numPr>
        <w:rPr>
          <w:ins w:id="421" w:author="Alex Livshitz" w:date="2016-09-29T21:24:00Z"/>
          <w:rFonts w:ascii="Times New Roman" w:eastAsia="Times New Roman" w:hAnsi="Times New Roman" w:cs="Times New Roman"/>
        </w:rPr>
      </w:pPr>
      <w:ins w:id="422" w:author="Alex Livshitz" w:date="2016-09-29T21:24:00Z">
        <w:r w:rsidRPr="0015382B">
          <w:rPr>
            <w:rFonts w:ascii="Times New Roman" w:eastAsia="Times New Roman" w:hAnsi="Times New Roman" w:cs="Times New Roman"/>
          </w:rPr>
          <w:t>Current ARCM license does not covers projected volumes and should be handled outside of this project and it is pre-condition for full implementation of this CR</w:t>
        </w:r>
      </w:ins>
    </w:p>
    <w:p w14:paraId="0CE551AE" w14:textId="77777777" w:rsidR="002825A1" w:rsidRPr="009B7D4E" w:rsidRDefault="002825A1" w:rsidP="0015382B">
      <w:pPr>
        <w:pStyle w:val="BodyText"/>
        <w:ind w:left="2160"/>
      </w:pPr>
    </w:p>
    <w:p w14:paraId="0CE551AF" w14:textId="77777777" w:rsidR="00822DCC" w:rsidRPr="00EC30B7" w:rsidRDefault="00822DCC" w:rsidP="00EA540A">
      <w:pPr>
        <w:pStyle w:val="BodyText"/>
        <w:ind w:left="0"/>
      </w:pPr>
    </w:p>
    <w:p w14:paraId="0CE551B0" w14:textId="77777777" w:rsidR="0001298F" w:rsidRDefault="0001298F" w:rsidP="0001298F">
      <w:pPr>
        <w:pStyle w:val="Heading3"/>
        <w:rPr>
          <w:noProof/>
        </w:rPr>
      </w:pPr>
      <w:bookmarkStart w:id="423" w:name="_Toc403054149"/>
      <w:bookmarkStart w:id="424" w:name="_Toc462972583"/>
      <w:r w:rsidRPr="00F40F43">
        <w:rPr>
          <w:noProof/>
        </w:rPr>
        <w:t>Constraints and Dependencies</w:t>
      </w:r>
      <w:bookmarkEnd w:id="423"/>
      <w:bookmarkEnd w:id="424"/>
    </w:p>
    <w:p w14:paraId="0CE551B1" w14:textId="77777777" w:rsidR="00765482" w:rsidRDefault="00765482" w:rsidP="00FD44D0">
      <w:pPr>
        <w:pStyle w:val="BodyText"/>
        <w:numPr>
          <w:ilvl w:val="0"/>
          <w:numId w:val="16"/>
        </w:numPr>
      </w:pPr>
      <w:r>
        <w:t xml:space="preserve">ARCM must be </w:t>
      </w:r>
      <w:r w:rsidR="00EC18E9">
        <w:t xml:space="preserve">updated </w:t>
      </w:r>
      <w:r>
        <w:t xml:space="preserve"> to support TD57 32.4 (current ARCM version supports TD57 30.4). In the new TD version, the GPRS events’ duplication key has been modified, hence, once ARCM is </w:t>
      </w:r>
      <w:r w:rsidR="00EC18E9">
        <w:t>updated</w:t>
      </w:r>
      <w:r>
        <w:t xml:space="preserve">, the previously stored event unique keys will no longer be valuable for identification of duplicate events.  In scenario </w:t>
      </w:r>
      <w:r w:rsidR="00F43083">
        <w:t xml:space="preserve">if </w:t>
      </w:r>
      <w:r>
        <w:t xml:space="preserve">CDR was sent earlier in TAP3.12 r30.4 format and then resent by the DCH </w:t>
      </w:r>
      <w:r>
        <w:lastRenderedPageBreak/>
        <w:t>in the TAP3.12 r32.4 format – such CDR will not be identified as duplicate although sent twice. Risk is added in chapter 12.</w:t>
      </w:r>
    </w:p>
    <w:p w14:paraId="0CE551B2" w14:textId="77777777" w:rsidR="005648F6" w:rsidRDefault="001A5F28" w:rsidP="00FD44D0">
      <w:pPr>
        <w:pStyle w:val="BodyText"/>
        <w:numPr>
          <w:ilvl w:val="0"/>
          <w:numId w:val="16"/>
        </w:numPr>
      </w:pPr>
      <w:r>
        <w:t xml:space="preserve">IR300 will be implemented in the same release or earlier, </w:t>
      </w:r>
      <w:r w:rsidR="005648F6">
        <w:t>allowing implementation of VoLTE commercialization solution by launch market (for details please refer to “</w:t>
      </w:r>
      <w:r w:rsidR="005648F6">
        <w:rPr>
          <w:noProof/>
        </w:rPr>
        <w:t xml:space="preserve">USCC TOPS IA IR0300 </w:t>
      </w:r>
      <w:r w:rsidR="005648F6" w:rsidRPr="00FB2520">
        <w:rPr>
          <w:noProof/>
        </w:rPr>
        <w:t>VoLTE Commercialization</w:t>
      </w:r>
      <w:r w:rsidR="005648F6">
        <w:rPr>
          <w:noProof/>
        </w:rPr>
        <w:t>”)</w:t>
      </w:r>
    </w:p>
    <w:p w14:paraId="0CE551B3" w14:textId="77777777" w:rsidR="00C040F4" w:rsidRPr="00C040F4" w:rsidRDefault="00A4575E" w:rsidP="00C040F4">
      <w:pPr>
        <w:pStyle w:val="BodyText"/>
        <w:numPr>
          <w:ilvl w:val="0"/>
          <w:numId w:val="16"/>
        </w:numPr>
      </w:pPr>
      <w:r>
        <w:t xml:space="preserve">It </w:t>
      </w:r>
      <w:r w:rsidR="00C040F4">
        <w:t xml:space="preserve">will be bilaterally agreed with </w:t>
      </w:r>
      <w:r w:rsidR="00D7592D">
        <w:t xml:space="preserve">roaming </w:t>
      </w:r>
      <w:r w:rsidR="00C040F4">
        <w:t>partners</w:t>
      </w:r>
      <w:r>
        <w:t>,</w:t>
      </w:r>
      <w:r w:rsidR="00C040F4">
        <w:t xml:space="preserve"> </w:t>
      </w:r>
      <w:r w:rsidR="00C040F4" w:rsidRPr="00C040F4">
        <w:t xml:space="preserve">which Call Record type will be used for VoLTE 911 calls, </w:t>
      </w:r>
      <w:r w:rsidR="00C040F4">
        <w:t xml:space="preserve">either </w:t>
      </w:r>
      <w:r w:rsidR="00C040F4" w:rsidRPr="00C040F4">
        <w:t>the MOC or the MSS</w:t>
      </w:r>
      <w:r>
        <w:t>,</w:t>
      </w:r>
      <w:r w:rsidR="00C040F4">
        <w:t xml:space="preserve"> but not both.</w:t>
      </w:r>
    </w:p>
    <w:p w14:paraId="0CE551B4" w14:textId="77777777" w:rsidR="00C040F4" w:rsidRDefault="00C040F4" w:rsidP="00FD44D0">
      <w:pPr>
        <w:pStyle w:val="BodyText"/>
        <w:numPr>
          <w:ilvl w:val="0"/>
          <w:numId w:val="16"/>
        </w:numPr>
        <w:rPr>
          <w:ins w:id="425" w:author="Adrian Chiritescu" w:date="2016-09-28T17:34:00Z"/>
        </w:rPr>
      </w:pPr>
      <w:r>
        <w:t xml:space="preserve">The </w:t>
      </w:r>
      <w:r w:rsidR="00D7592D">
        <w:t xml:space="preserve">valid </w:t>
      </w:r>
      <w:r>
        <w:t xml:space="preserve">values for the bearers </w:t>
      </w:r>
      <w:r w:rsidRPr="00F07253">
        <w:t>(Voice, Video and Signa</w:t>
      </w:r>
      <w:r>
        <w:t>ling)</w:t>
      </w:r>
      <w:r w:rsidR="00D7592D">
        <w:t xml:space="preserve"> should be aligned across with the roaming partners in advance. The different sets of values per vendor should be treated as CRs </w:t>
      </w:r>
    </w:p>
    <w:p w14:paraId="0CE551B5" w14:textId="77777777" w:rsidR="008C541B" w:rsidRDefault="008C541B" w:rsidP="00FD44D0">
      <w:pPr>
        <w:pStyle w:val="BodyText"/>
        <w:numPr>
          <w:ilvl w:val="0"/>
          <w:numId w:val="16"/>
        </w:numPr>
      </w:pPr>
      <w:ins w:id="426" w:author="Adrian Chiritescu" w:date="2016-09-28T17:34:00Z">
        <w:r>
          <w:t xml:space="preserve">IR396 will be implemented before </w:t>
        </w:r>
      </w:ins>
      <w:ins w:id="427" w:author="Adrian Chiritescu" w:date="2016-09-28T17:35:00Z">
        <w:r>
          <w:t xml:space="preserve">IR328 </w:t>
        </w:r>
      </w:ins>
      <w:ins w:id="428" w:author="Adrian Chiritescu" w:date="2016-09-28T17:34:00Z">
        <w:r>
          <w:t>and APRM</w:t>
        </w:r>
      </w:ins>
      <w:ins w:id="429" w:author="Alex Livshitz" w:date="2016-09-29T21:15:00Z">
        <w:r w:rsidR="00A54D9B">
          <w:t>/ARCM</w:t>
        </w:r>
      </w:ins>
      <w:ins w:id="430" w:author="Adrian Chiritescu" w:date="2016-09-28T17:34:00Z">
        <w:r>
          <w:t xml:space="preserve"> will be configured properly to handle the volume baseline</w:t>
        </w:r>
      </w:ins>
      <w:ins w:id="431" w:author="Adrian Chiritescu" w:date="2016-09-28T17:35:00Z">
        <w:r>
          <w:t>d in IR396</w:t>
        </w:r>
      </w:ins>
      <w:ins w:id="432" w:author="Alex Livshitz" w:date="2016-09-29T21:15:00Z">
        <w:r w:rsidR="00A54D9B">
          <w:t xml:space="preserve"> and CR91</w:t>
        </w:r>
      </w:ins>
    </w:p>
    <w:p w14:paraId="0CE551B6" w14:textId="77777777" w:rsidR="003E10A0" w:rsidRPr="003E10A0" w:rsidRDefault="003E10A0" w:rsidP="003E10A0">
      <w:pPr>
        <w:pStyle w:val="BodyText"/>
      </w:pPr>
    </w:p>
    <w:p w14:paraId="0CE551B7" w14:textId="77777777" w:rsidR="00983B33" w:rsidRDefault="00495ED1" w:rsidP="00147A6E">
      <w:pPr>
        <w:pStyle w:val="Heading2"/>
        <w:rPr>
          <w:noProof/>
        </w:rPr>
      </w:pPr>
      <w:bookmarkStart w:id="433" w:name="_Toc462972584"/>
      <w:r>
        <w:rPr>
          <w:noProof/>
        </w:rPr>
        <w:t>High-Level Solution</w:t>
      </w:r>
      <w:bookmarkEnd w:id="433"/>
    </w:p>
    <w:p w14:paraId="0CE551B8" w14:textId="77777777" w:rsidR="00495ED1" w:rsidRDefault="00495ED1" w:rsidP="00495ED1">
      <w:pPr>
        <w:pStyle w:val="Heading3"/>
        <w:rPr>
          <w:noProof/>
        </w:rPr>
      </w:pPr>
      <w:bookmarkStart w:id="434" w:name="_Toc462972585"/>
      <w:r>
        <w:rPr>
          <w:noProof/>
        </w:rPr>
        <w:t>Solution Description per Functional Area</w:t>
      </w:r>
      <w:bookmarkEnd w:id="434"/>
    </w:p>
    <w:p w14:paraId="0CE551B9" w14:textId="77777777" w:rsidR="00495ED1" w:rsidRDefault="007E6928" w:rsidP="00495ED1">
      <w:pPr>
        <w:pStyle w:val="Heading4"/>
      </w:pPr>
      <w:r>
        <w:t>ARCM</w:t>
      </w:r>
    </w:p>
    <w:p w14:paraId="0CE551BA" w14:textId="77777777" w:rsidR="00041CBE" w:rsidRDefault="00041CBE" w:rsidP="003E10A0">
      <w:pPr>
        <w:pStyle w:val="BodyText"/>
      </w:pPr>
      <w:r>
        <w:t>The call type of VoLTE events will be identified either by value of APN or QCI values to Call Type Level 2</w:t>
      </w:r>
    </w:p>
    <w:p w14:paraId="0CE551BB" w14:textId="77777777" w:rsidR="00753F86" w:rsidRDefault="00753F86" w:rsidP="00753F86">
      <w:pPr>
        <w:pStyle w:val="BodyText"/>
      </w:pPr>
      <w:r>
        <w:t>Identification of call type using QCI values</w:t>
      </w:r>
      <w:r w:rsidR="00B5092B">
        <w:t xml:space="preserve"> will be implemented</w:t>
      </w:r>
      <w:r>
        <w:t xml:space="preserve"> as following:</w:t>
      </w:r>
    </w:p>
    <w:p w14:paraId="0CE551BC" w14:textId="77777777" w:rsidR="003E10A0" w:rsidRDefault="003E10A0" w:rsidP="00FD44D0">
      <w:pPr>
        <w:pStyle w:val="BodyText"/>
        <w:numPr>
          <w:ilvl w:val="0"/>
          <w:numId w:val="16"/>
        </w:numPr>
      </w:pPr>
      <w:r>
        <w:t>TAP3.12 V32.4 support will be added in ARCM</w:t>
      </w:r>
    </w:p>
    <w:p w14:paraId="0CE551BD" w14:textId="77777777" w:rsidR="003E10A0" w:rsidRDefault="003E10A0" w:rsidP="00FD44D0">
      <w:pPr>
        <w:pStyle w:val="BodyText"/>
        <w:numPr>
          <w:ilvl w:val="0"/>
          <w:numId w:val="16"/>
        </w:numPr>
      </w:pPr>
      <w:r>
        <w:t>In ARCM Console, a new profile will be created for USCC partners with relevant agreements.</w:t>
      </w:r>
    </w:p>
    <w:p w14:paraId="0CE551BE" w14:textId="77777777" w:rsidR="003E10A0" w:rsidRDefault="003E10A0" w:rsidP="00FD44D0">
      <w:pPr>
        <w:pStyle w:val="BodyText"/>
        <w:numPr>
          <w:ilvl w:val="0"/>
          <w:numId w:val="16"/>
        </w:numPr>
      </w:pPr>
      <w:r>
        <w:t>A TAP 3.12 V32.4 processing flow will be added for both TAPIN and TAPOUT.</w:t>
      </w:r>
    </w:p>
    <w:p w14:paraId="0CE551BF" w14:textId="77777777" w:rsidR="003E10A0" w:rsidRDefault="00032848" w:rsidP="00FD44D0">
      <w:pPr>
        <w:pStyle w:val="BodyText"/>
        <w:numPr>
          <w:ilvl w:val="0"/>
          <w:numId w:val="16"/>
        </w:numPr>
      </w:pPr>
      <w:r>
        <w:t>TD5</w:t>
      </w:r>
      <w:r w:rsidR="00E75A64">
        <w:t>7</w:t>
      </w:r>
      <w:r>
        <w:t xml:space="preserve"> CR1035</w:t>
      </w:r>
      <w:r w:rsidR="003E10A0">
        <w:t xml:space="preserve"> </w:t>
      </w:r>
      <w:r>
        <w:t>(</w:t>
      </w:r>
      <w:r w:rsidR="003E10A0">
        <w:t>‘Add QCI values to Call Type Level 2’</w:t>
      </w:r>
      <w:r>
        <w:t>)</w:t>
      </w:r>
      <w:r w:rsidR="003E10A0">
        <w:t xml:space="preserve"> will be implemented in </w:t>
      </w:r>
      <w:r w:rsidR="000A541B">
        <w:t xml:space="preserve">customization of </w:t>
      </w:r>
      <w:r w:rsidR="003E10A0">
        <w:t>ARCM on top of core product.</w:t>
      </w:r>
    </w:p>
    <w:p w14:paraId="0CE551C0" w14:textId="77777777" w:rsidR="003218B6" w:rsidRDefault="003218B6" w:rsidP="003218B6">
      <w:pPr>
        <w:pStyle w:val="ListParagraph"/>
      </w:pPr>
    </w:p>
    <w:p w14:paraId="0CE551C1" w14:textId="77777777" w:rsidR="003218B6" w:rsidRDefault="003218B6" w:rsidP="003218B6">
      <w:pPr>
        <w:pStyle w:val="BodyText"/>
      </w:pPr>
      <w:r>
        <w:t>Identification of call type usin</w:t>
      </w:r>
      <w:r w:rsidR="00B5092B">
        <w:t>g APN will be implemented</w:t>
      </w:r>
      <w:r>
        <w:t xml:space="preserve"> as following:</w:t>
      </w:r>
    </w:p>
    <w:p w14:paraId="0CE551C2" w14:textId="77777777" w:rsidR="003218B6" w:rsidRDefault="003218B6" w:rsidP="00FD44D0">
      <w:pPr>
        <w:pStyle w:val="BodyText"/>
        <w:numPr>
          <w:ilvl w:val="0"/>
          <w:numId w:val="16"/>
        </w:numPr>
      </w:pPr>
      <w:r>
        <w:t>In ARCM Console, a new profile will be created for USCC partners with relevant agreements</w:t>
      </w:r>
      <w:r w:rsidR="00041CBE">
        <w:t>.</w:t>
      </w:r>
    </w:p>
    <w:p w14:paraId="0CE551C3" w14:textId="77777777" w:rsidR="003218B6" w:rsidRDefault="003218B6" w:rsidP="00FD44D0">
      <w:pPr>
        <w:pStyle w:val="BodyText"/>
        <w:numPr>
          <w:ilvl w:val="0"/>
          <w:numId w:val="16"/>
        </w:numPr>
      </w:pPr>
      <w:r>
        <w:t xml:space="preserve">New reference table with APNs will be maintained for identification of </w:t>
      </w:r>
      <w:r w:rsidR="00EA25C0">
        <w:t xml:space="preserve">VoLTE </w:t>
      </w:r>
      <w:r>
        <w:t>call type</w:t>
      </w:r>
      <w:r w:rsidR="00BB77C8">
        <w:t xml:space="preserve"> in </w:t>
      </w:r>
      <w:r w:rsidR="0099021D">
        <w:t>TAPIN flow</w:t>
      </w:r>
    </w:p>
    <w:p w14:paraId="0CE551C4" w14:textId="77777777" w:rsidR="009F371E" w:rsidRPr="009F371E" w:rsidRDefault="009F371E" w:rsidP="009F371E">
      <w:pPr>
        <w:pStyle w:val="BodyText"/>
        <w:ind w:left="1800"/>
      </w:pPr>
      <w:r>
        <w:rPr>
          <w:noProof/>
          <w:lang w:bidi="ar-SA"/>
        </w:rPr>
        <w:drawing>
          <wp:inline distT="0" distB="0" distL="0" distR="0" wp14:anchorId="0CE55649" wp14:editId="0CE5564A">
            <wp:extent cx="304800" cy="342900"/>
            <wp:effectExtent l="0" t="0" r="0" b="0"/>
            <wp:docPr id="13" name="Picture 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4800" cy="342900"/>
                    </a:xfrm>
                    <a:prstGeom prst="rect">
                      <a:avLst/>
                    </a:prstGeom>
                    <a:noFill/>
                    <a:ln>
                      <a:noFill/>
                    </a:ln>
                  </pic:spPr>
                </pic:pic>
              </a:graphicData>
            </a:graphic>
          </wp:inline>
        </w:drawing>
      </w:r>
    </w:p>
    <w:p w14:paraId="0CE551C5" w14:textId="77777777" w:rsidR="009F371E" w:rsidRPr="009F371E" w:rsidRDefault="009F371E" w:rsidP="009F371E">
      <w:pPr>
        <w:pStyle w:val="BodyText"/>
        <w:ind w:left="1800"/>
      </w:pPr>
      <w:r w:rsidRPr="009F371E">
        <w:rPr>
          <w:i/>
          <w:iCs/>
        </w:rPr>
        <w:t>APN-based identification of VoLTE call type does not require implementation of TAP3.12 r32.4. However, separate partner profile should be created for the partners with such agreement</w:t>
      </w:r>
    </w:p>
    <w:p w14:paraId="0CE551C6" w14:textId="77777777" w:rsidR="009F371E" w:rsidRPr="009F371E" w:rsidRDefault="00EA434C" w:rsidP="009F371E">
      <w:pPr>
        <w:pStyle w:val="Heading4"/>
        <w:numPr>
          <w:ilvl w:val="0"/>
          <w:numId w:val="0"/>
        </w:numPr>
        <w:ind w:left="2232"/>
      </w:pPr>
      <w:r w:rsidRPr="00683246">
        <w:lastRenderedPageBreak/>
        <w:tab/>
      </w:r>
    </w:p>
    <w:p w14:paraId="0CE551C7" w14:textId="77777777" w:rsidR="003E10A0" w:rsidRDefault="003E10A0" w:rsidP="003E10A0">
      <w:pPr>
        <w:pStyle w:val="Heading4"/>
        <w:numPr>
          <w:ilvl w:val="4"/>
          <w:numId w:val="6"/>
        </w:numPr>
      </w:pPr>
      <w:r>
        <w:t>Outcollect</w:t>
      </w:r>
    </w:p>
    <w:p w14:paraId="0CE551C8" w14:textId="77777777" w:rsidR="003E10A0" w:rsidRDefault="003E10A0" w:rsidP="00FD44D0">
      <w:pPr>
        <w:pStyle w:val="BodyText"/>
        <w:numPr>
          <w:ilvl w:val="0"/>
          <w:numId w:val="16"/>
        </w:numPr>
      </w:pPr>
      <w:r>
        <w:t xml:space="preserve">ARCM will identify VoLTE events based on new ServiceType value and route them to the GPRSCall processing flow of TAPOUT.  </w:t>
      </w:r>
    </w:p>
    <w:p w14:paraId="0CE551C9" w14:textId="77777777" w:rsidR="003E10A0" w:rsidRDefault="003E10A0" w:rsidP="00FD44D0">
      <w:pPr>
        <w:pStyle w:val="BodyText"/>
        <w:numPr>
          <w:ilvl w:val="0"/>
          <w:numId w:val="16"/>
        </w:numPr>
      </w:pPr>
      <w:r>
        <w:t>‘Outcollect Summary file (OUTS)’ interface will be modified to accommodate CTL2</w:t>
      </w:r>
      <w:r w:rsidR="00194A77">
        <w:t xml:space="preserve"> and APN</w:t>
      </w:r>
      <w:r>
        <w:t>.</w:t>
      </w:r>
    </w:p>
    <w:p w14:paraId="0CE551CA" w14:textId="77777777" w:rsidR="003E10A0" w:rsidRDefault="003E10A0" w:rsidP="00FD44D0">
      <w:pPr>
        <w:pStyle w:val="BodyText"/>
        <w:numPr>
          <w:ilvl w:val="0"/>
          <w:numId w:val="16"/>
        </w:numPr>
      </w:pPr>
      <w:r>
        <w:t xml:space="preserve"> The OUTS formation process will be adjusted in ARCM to map the service type</w:t>
      </w:r>
      <w:r w:rsidR="005234BF">
        <w:t>, APN</w:t>
      </w:r>
      <w:r>
        <w:t xml:space="preserve"> and CTL2 fields as received in the Dispatcher (DISP) file from APRM.</w:t>
      </w:r>
    </w:p>
    <w:p w14:paraId="0CE551CB" w14:textId="77777777" w:rsidR="003E10A0" w:rsidRDefault="003E10A0" w:rsidP="003E10A0">
      <w:pPr>
        <w:pStyle w:val="BodyText"/>
        <w:rPr>
          <w:b/>
        </w:rPr>
      </w:pPr>
    </w:p>
    <w:p w14:paraId="0CE551CC" w14:textId="77777777" w:rsidR="003E10A0" w:rsidRDefault="003E10A0" w:rsidP="003E10A0">
      <w:pPr>
        <w:pStyle w:val="Heading4"/>
        <w:numPr>
          <w:ilvl w:val="4"/>
          <w:numId w:val="6"/>
        </w:numPr>
      </w:pPr>
      <w:r>
        <w:t>Incollect</w:t>
      </w:r>
    </w:p>
    <w:p w14:paraId="0CE551CD" w14:textId="77777777" w:rsidR="003E10A0" w:rsidRDefault="003E10A0" w:rsidP="00FD44D0">
      <w:pPr>
        <w:pStyle w:val="BodyText"/>
        <w:numPr>
          <w:ilvl w:val="0"/>
          <w:numId w:val="16"/>
        </w:numPr>
      </w:pPr>
      <w:r>
        <w:t xml:space="preserve">ARCM will identify VoLTE events in the </w:t>
      </w:r>
      <w:r w:rsidR="00AC35DE">
        <w:t>GPRSCall</w:t>
      </w:r>
      <w:r w:rsidR="006D10BC">
        <w:t xml:space="preserve"> events</w:t>
      </w:r>
      <w:r w:rsidR="002F1681">
        <w:t xml:space="preserve"> on </w:t>
      </w:r>
      <w:r>
        <w:t xml:space="preserve">TAPIN    </w:t>
      </w:r>
      <w:r w:rsidR="005122B9">
        <w:t xml:space="preserve">either according to </w:t>
      </w:r>
      <w:r>
        <w:t xml:space="preserve">Call type Level2 values </w:t>
      </w:r>
      <w:r w:rsidR="005122B9">
        <w:t xml:space="preserve"> or by APN</w:t>
      </w:r>
      <w:r>
        <w:t xml:space="preserve"> and route them to GPRS processing flow.</w:t>
      </w:r>
    </w:p>
    <w:p w14:paraId="0CE551CE" w14:textId="77777777" w:rsidR="003E10A0" w:rsidRDefault="003E10A0" w:rsidP="00FD44D0">
      <w:pPr>
        <w:pStyle w:val="BodyText"/>
        <w:numPr>
          <w:ilvl w:val="0"/>
          <w:numId w:val="16"/>
        </w:numPr>
      </w:pPr>
      <w:r>
        <w:t>VoLTE events will be passed to APRM as GPRSCall events in the INCS interface, with SERVICE TYPE set to ‘W’</w:t>
      </w:r>
    </w:p>
    <w:p w14:paraId="0CE551CF" w14:textId="77777777" w:rsidR="003E10A0" w:rsidRDefault="003E10A0" w:rsidP="00FD44D0">
      <w:pPr>
        <w:pStyle w:val="BodyText"/>
        <w:numPr>
          <w:ilvl w:val="0"/>
          <w:numId w:val="16"/>
        </w:numPr>
      </w:pPr>
      <w:r>
        <w:t>‘Incollect Summary file (INCS)’ interface will be modified to accommodate CTL2.</w:t>
      </w:r>
    </w:p>
    <w:p w14:paraId="0CE551D0" w14:textId="77777777" w:rsidR="003E10A0" w:rsidRPr="003E10A0" w:rsidRDefault="003E10A0" w:rsidP="003E10A0">
      <w:pPr>
        <w:pStyle w:val="BodyText"/>
        <w:ind w:left="2160"/>
      </w:pPr>
    </w:p>
    <w:p w14:paraId="0CE551D1" w14:textId="77777777" w:rsidR="00CC07D8" w:rsidRDefault="007E6928" w:rsidP="00CC07D8">
      <w:pPr>
        <w:pStyle w:val="Heading4"/>
      </w:pPr>
      <w:r>
        <w:t>APRM</w:t>
      </w:r>
    </w:p>
    <w:p w14:paraId="0CE551D2" w14:textId="77777777" w:rsidR="0021137D" w:rsidRDefault="0021137D" w:rsidP="0021137D">
      <w:pPr>
        <w:pStyle w:val="Heading4"/>
        <w:numPr>
          <w:ilvl w:val="4"/>
          <w:numId w:val="6"/>
        </w:numPr>
      </w:pPr>
      <w:r>
        <w:t>Outcollect</w:t>
      </w:r>
    </w:p>
    <w:p w14:paraId="0CE551D3" w14:textId="77777777" w:rsidR="0021137D" w:rsidRDefault="0021137D" w:rsidP="00FD44D0">
      <w:pPr>
        <w:pStyle w:val="BodyText"/>
        <w:numPr>
          <w:ilvl w:val="0"/>
          <w:numId w:val="16"/>
        </w:numPr>
      </w:pPr>
      <w:r>
        <w:t xml:space="preserve">APRM will identify VoLTE events based on new ServiceType value received from NDC and guide the CDRs to the appropriate partner/rating schema  </w:t>
      </w:r>
    </w:p>
    <w:p w14:paraId="0CE551D4" w14:textId="77777777" w:rsidR="00F7042F" w:rsidRDefault="00F7042F" w:rsidP="00FD44D0">
      <w:pPr>
        <w:pStyle w:val="BodyText"/>
        <w:numPr>
          <w:ilvl w:val="0"/>
          <w:numId w:val="16"/>
        </w:numPr>
      </w:pPr>
      <w:r>
        <w:t>Distinct rating will be possible for different values of QCI and/or APN</w:t>
      </w:r>
    </w:p>
    <w:p w14:paraId="0CE551D5" w14:textId="77777777" w:rsidR="0021137D" w:rsidRDefault="0021137D" w:rsidP="00FD44D0">
      <w:pPr>
        <w:pStyle w:val="BodyText"/>
        <w:numPr>
          <w:ilvl w:val="0"/>
          <w:numId w:val="16"/>
        </w:numPr>
      </w:pPr>
      <w:r>
        <w:t xml:space="preserve">There will be three new services for Outcollect: VoLTE Data (regular), VoLTE Data (from </w:t>
      </w:r>
      <w:r w:rsidR="0051028F">
        <w:t>E911</w:t>
      </w:r>
      <w:r>
        <w:t xml:space="preserve"> call) and VoLTE MSS (for the voice part of E911)</w:t>
      </w:r>
    </w:p>
    <w:p w14:paraId="0CE551D6" w14:textId="77777777" w:rsidR="00F7042F" w:rsidRDefault="00F7042F" w:rsidP="00FD44D0">
      <w:pPr>
        <w:pStyle w:val="BodyText"/>
        <w:numPr>
          <w:ilvl w:val="1"/>
          <w:numId w:val="16"/>
        </w:numPr>
      </w:pPr>
      <w:r>
        <w:t>Equivalent CD (Charge Data) and TD (Test Data) products will be created</w:t>
      </w:r>
    </w:p>
    <w:p w14:paraId="0CE551D7" w14:textId="77777777" w:rsidR="0021137D" w:rsidRDefault="00F7042F" w:rsidP="00FD44D0">
      <w:pPr>
        <w:pStyle w:val="BodyText"/>
        <w:numPr>
          <w:ilvl w:val="0"/>
          <w:numId w:val="16"/>
        </w:numPr>
        <w:rPr>
          <w:b/>
        </w:rPr>
      </w:pPr>
      <w:r>
        <w:t>The new VoLTE feed will be reported in the same SAP GL extract currently existing for LTE Data Outcollect</w:t>
      </w:r>
    </w:p>
    <w:p w14:paraId="0CE551D8" w14:textId="77777777" w:rsidR="0021137D" w:rsidRDefault="0021137D" w:rsidP="0021137D">
      <w:pPr>
        <w:pStyle w:val="Heading4"/>
        <w:numPr>
          <w:ilvl w:val="4"/>
          <w:numId w:val="6"/>
        </w:numPr>
      </w:pPr>
      <w:r>
        <w:t>Incollect</w:t>
      </w:r>
    </w:p>
    <w:p w14:paraId="0CE551D9" w14:textId="77777777" w:rsidR="00295CC9" w:rsidRDefault="00F7042F" w:rsidP="00FD44D0">
      <w:pPr>
        <w:pStyle w:val="BodyText"/>
        <w:numPr>
          <w:ilvl w:val="0"/>
          <w:numId w:val="16"/>
        </w:numPr>
      </w:pPr>
      <w:r>
        <w:t>APRM</w:t>
      </w:r>
      <w:r w:rsidR="0021137D">
        <w:t xml:space="preserve"> will identify VoLTE events </w:t>
      </w:r>
      <w:r>
        <w:t xml:space="preserve">coming from ARCM based on the new values of Service Type </w:t>
      </w:r>
    </w:p>
    <w:p w14:paraId="0CE551DA" w14:textId="77777777" w:rsidR="00F7042F" w:rsidRDefault="00F7042F" w:rsidP="00FD44D0">
      <w:pPr>
        <w:pStyle w:val="BodyText"/>
        <w:numPr>
          <w:ilvl w:val="0"/>
          <w:numId w:val="16"/>
        </w:numPr>
      </w:pPr>
      <w:r>
        <w:t>The charges will be accumulated in APRM accumulated usage tables as they come in the TAPIN file</w:t>
      </w:r>
    </w:p>
    <w:p w14:paraId="0CE551DB" w14:textId="77777777" w:rsidR="00B54B79" w:rsidRDefault="00B54B79" w:rsidP="00FD44D0">
      <w:pPr>
        <w:pStyle w:val="BodyText"/>
        <w:numPr>
          <w:ilvl w:val="0"/>
          <w:numId w:val="16"/>
        </w:numPr>
      </w:pPr>
      <w:r>
        <w:t>There will be two new services for Incollect: VoLTE Data and VoLTE MSS (for the voice part of E911)</w:t>
      </w:r>
    </w:p>
    <w:p w14:paraId="0CE551DC" w14:textId="77777777" w:rsidR="008D557B" w:rsidRDefault="008D557B" w:rsidP="00FD44D0">
      <w:pPr>
        <w:pStyle w:val="BodyText"/>
        <w:numPr>
          <w:ilvl w:val="1"/>
          <w:numId w:val="16"/>
        </w:numPr>
      </w:pPr>
      <w:r>
        <w:lastRenderedPageBreak/>
        <w:t>Equivalent CD (Charge Data) and TD (Test Data) products will be created</w:t>
      </w:r>
    </w:p>
    <w:p w14:paraId="0CE551DD" w14:textId="77777777" w:rsidR="00B54B79" w:rsidRDefault="00B54B79" w:rsidP="00FD44D0">
      <w:pPr>
        <w:pStyle w:val="BodyText"/>
        <w:numPr>
          <w:ilvl w:val="0"/>
          <w:numId w:val="16"/>
        </w:numPr>
        <w:rPr>
          <w:b/>
        </w:rPr>
      </w:pPr>
      <w:r>
        <w:t>The new VoLTE feed will be reported in the same SAP GL extract currently existing for LTE Data Incollect</w:t>
      </w:r>
    </w:p>
    <w:p w14:paraId="0CE551DE" w14:textId="77777777" w:rsidR="00B54B79" w:rsidRDefault="00B54B79" w:rsidP="00B54B79">
      <w:pPr>
        <w:pStyle w:val="BodyText"/>
        <w:ind w:left="2160"/>
      </w:pPr>
    </w:p>
    <w:p w14:paraId="0CE551DF" w14:textId="77777777" w:rsidR="00CC07D8" w:rsidRPr="00CC07D8" w:rsidRDefault="009922C9" w:rsidP="009922C9">
      <w:pPr>
        <w:pStyle w:val="BodyText"/>
      </w:pPr>
      <w:r>
        <w:t xml:space="preserve">   </w:t>
      </w:r>
    </w:p>
    <w:p w14:paraId="0CE551E0" w14:textId="77777777" w:rsidR="00983B33" w:rsidRDefault="00983B33" w:rsidP="00195209">
      <w:pPr>
        <w:pStyle w:val="Heading1"/>
      </w:pPr>
      <w:bookmarkStart w:id="435" w:name="_Toc462972586"/>
      <w:r w:rsidRPr="00136C49">
        <w:lastRenderedPageBreak/>
        <w:t>Impacted Processes/</w:t>
      </w:r>
      <w:r w:rsidR="00FC0257" w:rsidRPr="00136C49">
        <w:t xml:space="preserve"> </w:t>
      </w:r>
      <w:r w:rsidRPr="00136C49">
        <w:t>Components</w:t>
      </w:r>
      <w:r w:rsidR="00FC0257" w:rsidRPr="00136C49">
        <w:t>/Interfaces</w:t>
      </w:r>
      <w:bookmarkEnd w:id="435"/>
    </w:p>
    <w:p w14:paraId="0CE551E1" w14:textId="77777777" w:rsidR="003260B8" w:rsidRDefault="007E6928" w:rsidP="003260B8">
      <w:pPr>
        <w:pStyle w:val="Heading2"/>
      </w:pPr>
      <w:bookmarkStart w:id="436" w:name="_Toc462972587"/>
      <w:r>
        <w:t>ARCM</w:t>
      </w:r>
      <w:bookmarkEnd w:id="436"/>
    </w:p>
    <w:p w14:paraId="0CE551E2" w14:textId="77777777" w:rsidR="009B4549" w:rsidRDefault="009B4549" w:rsidP="003E10A0">
      <w:pPr>
        <w:pStyle w:val="Heading3"/>
        <w:rPr>
          <w:ins w:id="437" w:author="Adrian Chiritescu" w:date="2016-09-28T19:20:00Z"/>
        </w:rPr>
      </w:pPr>
      <w:bookmarkStart w:id="438" w:name="_Toc462972588"/>
      <w:bookmarkStart w:id="439" w:name="_Toc454878828"/>
      <w:ins w:id="440" w:author="Adrian Chiritescu" w:date="2016-09-28T19:20:00Z">
        <w:r>
          <w:t>Patching</w:t>
        </w:r>
        <w:bookmarkEnd w:id="438"/>
      </w:ins>
    </w:p>
    <w:p w14:paraId="0CE551E3" w14:textId="77777777" w:rsidR="009B4549" w:rsidRPr="009B4549" w:rsidRDefault="009B4549" w:rsidP="009B4549">
      <w:pPr>
        <w:pStyle w:val="BodyText"/>
        <w:rPr>
          <w:ins w:id="441" w:author="Adrian Chiritescu" w:date="2016-09-28T19:20:00Z"/>
        </w:rPr>
      </w:pPr>
      <w:ins w:id="442" w:author="Adrian Chiritescu" w:date="2016-09-28T19:20:00Z">
        <w:r>
          <w:t>ARCM will be patched with latest patch level available.</w:t>
        </w:r>
      </w:ins>
    </w:p>
    <w:p w14:paraId="0CE551E4" w14:textId="77777777" w:rsidR="003E10A0" w:rsidRDefault="003E10A0" w:rsidP="003E10A0">
      <w:pPr>
        <w:pStyle w:val="Heading3"/>
      </w:pPr>
      <w:bookmarkStart w:id="443" w:name="_Toc462972589"/>
      <w:r>
        <w:t>ARCM Management console</w:t>
      </w:r>
      <w:bookmarkEnd w:id="439"/>
      <w:bookmarkEnd w:id="443"/>
    </w:p>
    <w:p w14:paraId="0CE551E5" w14:textId="77777777" w:rsidR="00BE7320" w:rsidRDefault="003E10A0" w:rsidP="00FC4432">
      <w:pPr>
        <w:pStyle w:val="BodyText"/>
      </w:pPr>
      <w:r>
        <w:t xml:space="preserve">New TAP IN and TAP OUT profiles for TAP 3.12 V32.4 will be defined for USCC partners with </w:t>
      </w:r>
      <w:ins w:id="444" w:author="Olga Karlsbrun" w:date="2016-09-30T04:10:00Z">
        <w:r w:rsidR="009F371E">
          <w:t xml:space="preserve">relevant </w:t>
        </w:r>
      </w:ins>
      <w:r>
        <w:t>agreement</w:t>
      </w:r>
      <w:ins w:id="445" w:author="Olga Karlsbrun" w:date="2016-09-30T04:10:00Z">
        <w:r w:rsidR="009F371E">
          <w:t>s</w:t>
        </w:r>
      </w:ins>
      <w:del w:id="446" w:author="Olga Karlsbrun" w:date="2016-09-30T04:10:00Z">
        <w:r w:rsidR="00FC4432" w:rsidDel="009F371E">
          <w:delText xml:space="preserve"> based QCI</w:delText>
        </w:r>
      </w:del>
      <w:r>
        <w:t xml:space="preserve">. </w:t>
      </w:r>
    </w:p>
    <w:p w14:paraId="0CE551E6" w14:textId="77777777" w:rsidR="00BE7320" w:rsidDel="009F371E" w:rsidRDefault="00BE7320" w:rsidP="00FC4432">
      <w:pPr>
        <w:pStyle w:val="BodyText"/>
        <w:rPr>
          <w:del w:id="447" w:author="Olga Karlsbrun" w:date="2016-09-30T04:11:00Z"/>
        </w:rPr>
      </w:pPr>
      <w:del w:id="448" w:author="Olga Karlsbrun" w:date="2016-09-30T04:11:00Z">
        <w:r w:rsidDel="009F371E">
          <w:delText xml:space="preserve">New TAP IN profile will be defined for USCC partners with agreement based APN. </w:delText>
        </w:r>
      </w:del>
    </w:p>
    <w:p w14:paraId="0CE551E7" w14:textId="77777777" w:rsidR="003E10A0" w:rsidRDefault="003E10A0" w:rsidP="00FC4432">
      <w:pPr>
        <w:pStyle w:val="BodyText"/>
      </w:pPr>
      <w:r>
        <w:t xml:space="preserve">Existing profiles will be modified accordingly since each partner can only be included in a single active profile </w:t>
      </w:r>
      <w:r w:rsidRPr="002A6609">
        <w:rPr>
          <w:u w:val="single"/>
        </w:rPr>
        <w:t>per service</w:t>
      </w:r>
      <w:r>
        <w:t>.</w:t>
      </w:r>
    </w:p>
    <w:p w14:paraId="0CE551E8" w14:textId="77777777" w:rsidR="003E10A0" w:rsidDel="009F371E" w:rsidRDefault="003E10A0" w:rsidP="00F50B24">
      <w:pPr>
        <w:pStyle w:val="BodyText"/>
        <w:rPr>
          <w:del w:id="449" w:author="Olga Karlsbrun" w:date="2016-09-30T04:12:00Z"/>
        </w:rPr>
      </w:pPr>
      <w:del w:id="450" w:author="Olga Karlsbrun" w:date="2016-09-30T04:12:00Z">
        <w:r w:rsidDel="009F371E">
          <w:delText xml:space="preserve">The </w:delText>
        </w:r>
        <w:r w:rsidR="00F50B24" w:rsidDel="009F371E">
          <w:delText xml:space="preserve">new </w:delText>
        </w:r>
        <w:r w:rsidDel="009F371E">
          <w:delText>validation profile</w:delText>
        </w:r>
        <w:r w:rsidR="00F50B24" w:rsidDel="009F371E">
          <w:delText>s</w:delText>
        </w:r>
        <w:r w:rsidDel="009F371E">
          <w:delText xml:space="preserve"> will be altered to omit all rules defined with a 'warning' severity</w:delText>
        </w:r>
        <w:r w:rsidRPr="004045A1" w:rsidDel="009F371E">
          <w:delText>.</w:delText>
        </w:r>
        <w:r w:rsidDel="009F371E">
          <w:delText xml:space="preserve"> </w:delText>
        </w:r>
      </w:del>
    </w:p>
    <w:p w14:paraId="0CE551E9" w14:textId="77777777" w:rsidR="003E10A0" w:rsidRDefault="003E10A0" w:rsidP="003E10A0">
      <w:pPr>
        <w:pStyle w:val="BodyText"/>
        <w:rPr>
          <w:ins w:id="451" w:author="Olga Karlsbrun" w:date="2016-09-30T04:17:00Z"/>
        </w:rPr>
      </w:pPr>
      <w:r>
        <w:t>CallTypeLevel2 core validation rule will be extended to accommodate additional valid values (20-29) as specified in TD</w:t>
      </w:r>
      <w:ins w:id="452" w:author="Olga Karlsbrun" w:date="2016-09-30T04:13:00Z">
        <w:r w:rsidR="009F371E">
          <w:t>7</w:t>
        </w:r>
      </w:ins>
      <w:r>
        <w:t>5</w:t>
      </w:r>
      <w:del w:id="453" w:author="Olga Karlsbrun" w:date="2016-09-30T04:13:00Z">
        <w:r w:rsidR="00002018" w:rsidDel="009F371E">
          <w:delText>7</w:delText>
        </w:r>
      </w:del>
      <w:r>
        <w:t xml:space="preserve"> CR1035: ‘Add QCI values to Call Type Level 2’.</w:t>
      </w:r>
    </w:p>
    <w:p w14:paraId="0CE551EA" w14:textId="77777777" w:rsidR="00A274D6" w:rsidRPr="00724BAA" w:rsidRDefault="00A274D6" w:rsidP="00A274D6">
      <w:pPr>
        <w:pStyle w:val="BodyText"/>
        <w:rPr>
          <w:lang w:bidi="ar-SA"/>
        </w:rPr>
      </w:pPr>
      <w:ins w:id="454" w:author="Olga Karlsbrun" w:date="2016-09-30T04:17:00Z">
        <w:r>
          <w:rPr>
            <w:lang w:bidi="ar-SA"/>
          </w:rPr>
          <w:t>The new profile will support all existing record types and the additional MSS event needed for Emergency calls reporting.</w:t>
        </w:r>
      </w:ins>
    </w:p>
    <w:p w14:paraId="0CE551EB" w14:textId="77777777" w:rsidR="003E10A0" w:rsidDel="00A274D6" w:rsidRDefault="001262DB" w:rsidP="003E10A0">
      <w:pPr>
        <w:pStyle w:val="BodyText"/>
        <w:rPr>
          <w:del w:id="455" w:author="Olga Karlsbrun" w:date="2016-09-30T04:18:00Z"/>
          <w:lang w:bidi="ar-SA"/>
        </w:rPr>
      </w:pPr>
      <w:del w:id="456" w:author="Olga Karlsbrun" w:date="2016-09-30T04:18:00Z">
        <w:r w:rsidDel="00A274D6">
          <w:rPr>
            <w:lang w:bidi="ar-SA"/>
          </w:rPr>
          <w:delText>The scope of this I</w:delText>
        </w:r>
        <w:r w:rsidR="003E10A0" w:rsidDel="00A274D6">
          <w:rPr>
            <w:lang w:bidi="ar-SA"/>
          </w:rPr>
          <w:delText>R, impacts only GPRS</w:delText>
        </w:r>
        <w:r w:rsidR="00AC35DE" w:rsidDel="00A274D6">
          <w:rPr>
            <w:lang w:bidi="ar-SA"/>
          </w:rPr>
          <w:delText>Call</w:delText>
        </w:r>
        <w:r w:rsidR="003E10A0" w:rsidDel="00A274D6">
          <w:rPr>
            <w:lang w:bidi="ar-SA"/>
          </w:rPr>
          <w:delText xml:space="preserve"> (for </w:delText>
        </w:r>
        <w:r w:rsidR="00AC35DE" w:rsidDel="00A274D6">
          <w:rPr>
            <w:rFonts w:ascii="Segoe UI" w:hAnsi="Segoe UI" w:cs="Segoe UI"/>
            <w:i/>
            <w:iCs/>
            <w:color w:val="FF0000"/>
          </w:rPr>
          <w:delText>3G/4G/LTE/</w:delText>
        </w:r>
        <w:r w:rsidR="003E10A0" w:rsidDel="00A274D6">
          <w:rPr>
            <w:lang w:bidi="ar-SA"/>
          </w:rPr>
          <w:delText xml:space="preserve">VoLTE events) and MSS (for emergency calls over LTE) service type events.  Those, and only those, will be selected in the new profiles. </w:delText>
        </w:r>
      </w:del>
    </w:p>
    <w:p w14:paraId="0CE551EC" w14:textId="77777777" w:rsidR="003E10A0" w:rsidRDefault="003E10A0" w:rsidP="003E10A0">
      <w:pPr>
        <w:pStyle w:val="BodyText"/>
        <w:rPr>
          <w:lang w:bidi="ar-SA"/>
        </w:rPr>
      </w:pPr>
    </w:p>
    <w:p w14:paraId="0CE551ED" w14:textId="77777777" w:rsidR="003E10A0" w:rsidRDefault="003E10A0" w:rsidP="003E10A0">
      <w:pPr>
        <w:pStyle w:val="Heading3"/>
      </w:pPr>
      <w:bookmarkStart w:id="457" w:name="_Toc454878829"/>
      <w:bookmarkStart w:id="458" w:name="_Toc462972590"/>
      <w:r>
        <w:t xml:space="preserve">ARCM </w:t>
      </w:r>
      <w:bookmarkEnd w:id="457"/>
      <w:r w:rsidR="0021137D">
        <w:t>Incollect</w:t>
      </w:r>
      <w:bookmarkEnd w:id="458"/>
    </w:p>
    <w:p w14:paraId="0CE551EE" w14:textId="77777777" w:rsidR="009B4549" w:rsidRPr="00E97D7A" w:rsidRDefault="009B4549" w:rsidP="009B4549">
      <w:pPr>
        <w:pStyle w:val="BodyText"/>
        <w:rPr>
          <w:ins w:id="459" w:author="Adrian Chiritescu" w:date="2016-09-28T19:24:00Z"/>
        </w:rPr>
      </w:pPr>
      <w:ins w:id="460" w:author="Adrian Chiritescu" w:date="2016-09-28T19:24:00Z">
        <w:r w:rsidRPr="00E97D7A">
          <w:t xml:space="preserve">During mapping process (in the INCOLLECT mapper module) ARCM will identify VoLTE GPRS events in TAP IN file based on Call type Level2 values (20-29 as introduced in </w:t>
        </w:r>
      </w:ins>
      <w:customXmlInsRangeStart w:id="461" w:author="Adrian Chiritescu" w:date="2016-09-28T19:24:00Z"/>
      <w:sdt>
        <w:sdtPr>
          <w:alias w:val="Change Request Number"/>
          <w:tag w:val="GSMAChangeRequestNumber"/>
          <w:id w:val="1344970274"/>
          <w:placeholder>
            <w:docPart w:val="1AF987EA6987472D9A65E5CC3C5FF4EF"/>
          </w:placeholder>
          <w:dataBinding w:prefixMappings="xmlns:ns0='http://schemas.microsoft.com/office/2006/metadata/properties' xmlns:ns1='http://www.w3.org/2001/XMLSchema-instance' xmlns:ns2='http://schemas.microsoft.com/office/infopath/2007/PartnerControls' xmlns:ns3='ADEDD60E-22E2-4049-BE99-80A2BB237DD5' " w:xpath="/ns0:properties[1]/documentManagement[1]/ns3:GSMAChangeRequestNumber[1]" w:storeItemID="{D612F80C-BCC6-4708-8333-327470281DFD}"/>
          <w:text/>
        </w:sdtPr>
        <w:sdtEndPr/>
        <w:sdtContent>
          <w:customXmlInsRangeEnd w:id="461"/>
          <w:ins w:id="462" w:author="Adrian Chiritescu" w:date="2016-09-28T19:24:00Z">
            <w:r w:rsidRPr="00E97D7A">
              <w:t>TD.57 CR1035</w:t>
            </w:r>
          </w:ins>
          <w:customXmlInsRangeStart w:id="463" w:author="Adrian Chiritescu" w:date="2016-09-28T19:24:00Z"/>
        </w:sdtContent>
      </w:sdt>
      <w:customXmlInsRangeEnd w:id="463"/>
      <w:ins w:id="464" w:author="Adrian Chiritescu" w:date="2016-09-28T19:24:00Z">
        <w:r w:rsidRPr="00E97D7A">
          <w:t>) and/or the APN value.</w:t>
        </w:r>
      </w:ins>
    </w:p>
    <w:p w14:paraId="0CE551EF" w14:textId="77777777" w:rsidR="009B4549" w:rsidRPr="00E97D7A" w:rsidRDefault="009B4549" w:rsidP="009B4549">
      <w:pPr>
        <w:pStyle w:val="BodyText"/>
        <w:rPr>
          <w:ins w:id="465" w:author="Adrian Chiritescu" w:date="2016-09-28T19:24:00Z"/>
        </w:rPr>
      </w:pPr>
      <w:ins w:id="466" w:author="Adrian Chiritescu" w:date="2016-09-28T19:24:00Z">
        <w:r w:rsidRPr="00E97D7A">
          <w:t>This will be done by performing a query on SMM9_BEARER_MAP data (the table content is loaded and cached inside the mapper periodically), if matched, the record is identified as a VoLTE call and the relevant values are set in the APRM event (INCS interface):</w:t>
        </w:r>
      </w:ins>
    </w:p>
    <w:p w14:paraId="0CE551F0" w14:textId="77777777" w:rsidR="009B4549" w:rsidRPr="00E97D7A" w:rsidRDefault="009B4549" w:rsidP="009B4549">
      <w:pPr>
        <w:pStyle w:val="Bullet1square"/>
        <w:rPr>
          <w:ins w:id="467" w:author="Adrian Chiritescu" w:date="2016-09-28T19:24:00Z"/>
        </w:rPr>
      </w:pPr>
      <w:ins w:id="468" w:author="Adrian Chiritescu" w:date="2016-09-28T19:24:00Z">
        <w:r w:rsidRPr="00E97D7A">
          <w:t>SERVICE TYPE =  ‘L’  (new value for voice over LTE GPRS)</w:t>
        </w:r>
        <w:r w:rsidRPr="00E97D7A">
          <w:tab/>
        </w:r>
      </w:ins>
    </w:p>
    <w:p w14:paraId="0CE551F1" w14:textId="77777777" w:rsidR="009B4549" w:rsidRPr="00E97D7A" w:rsidRDefault="009B4549" w:rsidP="009B4549">
      <w:pPr>
        <w:pStyle w:val="BodyText"/>
        <w:rPr>
          <w:ins w:id="469" w:author="Adrian Chiritescu" w:date="2016-09-28T19:24:00Z"/>
        </w:rPr>
      </w:pPr>
      <w:ins w:id="470" w:author="Adrian Chiritescu" w:date="2016-09-28T19:24:00Z">
        <w:r w:rsidRPr="00E97D7A">
          <w:t xml:space="preserve"> </w:t>
        </w:r>
      </w:ins>
    </w:p>
    <w:p w14:paraId="0CE551F2" w14:textId="77777777" w:rsidR="009B4549" w:rsidRPr="00E97D7A" w:rsidRDefault="009B4549" w:rsidP="009B4549">
      <w:pPr>
        <w:pStyle w:val="BodyText"/>
        <w:rPr>
          <w:ins w:id="471" w:author="Adrian Chiritescu" w:date="2016-09-28T19:24:00Z"/>
        </w:rPr>
      </w:pPr>
      <w:ins w:id="472" w:author="Adrian Chiritescu" w:date="2016-09-28T19:24:00Z">
        <w:r w:rsidRPr="00E97D7A">
          <w:t xml:space="preserve">Emergency calls (E911) over LTE will be received on TAP IN files as MSS events and sent to APRM ,in INCS interface, with SERVICE TYPE = ‘W’. </w:t>
        </w:r>
        <w:r w:rsidRPr="00E97D7A">
          <w:lastRenderedPageBreak/>
          <w:t>INCS includes an MSS filed to accommodate the MSS value on the event, which is expected to be ‘3’ for emergency calls.</w:t>
        </w:r>
      </w:ins>
    </w:p>
    <w:p w14:paraId="0CE551F3" w14:textId="77777777" w:rsidR="009B4549" w:rsidRPr="00E97D7A" w:rsidRDefault="009B4549" w:rsidP="009B4549">
      <w:pPr>
        <w:pStyle w:val="Note"/>
        <w:rPr>
          <w:ins w:id="473" w:author="Adrian Chiritescu" w:date="2016-09-28T19:24:00Z"/>
        </w:rPr>
      </w:pPr>
      <w:ins w:id="474" w:author="Adrian Chiritescu" w:date="2016-09-28T19:24:00Z">
        <w:r w:rsidRPr="00E97D7A">
          <w:rPr>
            <w:noProof/>
            <w:lang w:bidi="ar-SA"/>
          </w:rPr>
          <w:drawing>
            <wp:inline distT="0" distB="0" distL="0" distR="0" wp14:anchorId="0CE5564B" wp14:editId="0CE5564C">
              <wp:extent cx="307340" cy="340995"/>
              <wp:effectExtent l="0" t="0" r="0" b="1905"/>
              <wp:docPr id="14" name="Picture 14" descr="D:\TEMPLATE\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LATE\Note.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7340" cy="340995"/>
                      </a:xfrm>
                      <a:prstGeom prst="rect">
                        <a:avLst/>
                      </a:prstGeom>
                      <a:noFill/>
                      <a:ln>
                        <a:noFill/>
                      </a:ln>
                    </pic:spPr>
                  </pic:pic>
                </a:graphicData>
              </a:graphic>
            </wp:inline>
          </w:drawing>
        </w:r>
        <w:r w:rsidRPr="00E97D7A">
          <w:tab/>
          <w:t>new field to be added to ARCM-&gt;APRM interface for MSS value</w:t>
        </w:r>
      </w:ins>
    </w:p>
    <w:p w14:paraId="0CE551F4" w14:textId="77777777" w:rsidR="009B4549" w:rsidRPr="00E97D7A" w:rsidRDefault="009B4549" w:rsidP="009B4549">
      <w:pPr>
        <w:pStyle w:val="BodyText"/>
        <w:rPr>
          <w:ins w:id="475" w:author="Adrian Chiritescu" w:date="2016-09-28T19:24:00Z"/>
        </w:rPr>
      </w:pPr>
    </w:p>
    <w:p w14:paraId="0CE551F5" w14:textId="77777777" w:rsidR="009B4549" w:rsidRPr="00E97D7A" w:rsidRDefault="009B4549" w:rsidP="009B4549">
      <w:pPr>
        <w:pStyle w:val="BodyText"/>
        <w:rPr>
          <w:ins w:id="476" w:author="Adrian Chiritescu" w:date="2016-09-28T19:24:00Z"/>
        </w:rPr>
      </w:pPr>
      <w:ins w:id="477" w:author="Adrian Chiritescu" w:date="2016-09-28T19:24:00Z">
        <w:r w:rsidRPr="00E97D7A">
          <w:t>HPMN customized code  for TAP IN parsing and RAP OUT formation will be updated to support Tap 3.12 32.4 as well.</w:t>
        </w:r>
      </w:ins>
    </w:p>
    <w:p w14:paraId="0CE551F6" w14:textId="77777777" w:rsidR="009B4549" w:rsidRDefault="009B4549" w:rsidP="009B4549">
      <w:pPr>
        <w:pStyle w:val="BodyText"/>
        <w:rPr>
          <w:ins w:id="478" w:author="Adrian Chiritescu" w:date="2016-09-28T19:25:00Z"/>
        </w:rPr>
      </w:pPr>
      <w:ins w:id="479" w:author="Adrian Chiritescu" w:date="2016-09-28T19:24:00Z">
        <w:r w:rsidRPr="00E97D7A">
          <w:t>INCS interface will be modified to accommodate the APN attribute as well as the service type</w:t>
        </w:r>
      </w:ins>
      <w:ins w:id="480" w:author="Adrian Chiritescu" w:date="2016-09-28T19:25:00Z">
        <w:r>
          <w:t>.</w:t>
        </w:r>
      </w:ins>
    </w:p>
    <w:p w14:paraId="0CE551F7" w14:textId="77777777" w:rsidR="004D63F9" w:rsidDel="009B4549" w:rsidRDefault="003E10A0" w:rsidP="009B4549">
      <w:pPr>
        <w:pStyle w:val="BodyText"/>
        <w:rPr>
          <w:del w:id="481" w:author="Adrian Chiritescu" w:date="2016-09-28T19:24:00Z"/>
        </w:rPr>
      </w:pPr>
      <w:del w:id="482" w:author="Adrian Chiritescu" w:date="2016-09-28T19:24:00Z">
        <w:r w:rsidDel="009B4549">
          <w:delText xml:space="preserve">ARCM will identify VoLTE GPRS events in TAP IN file based </w:delText>
        </w:r>
        <w:r w:rsidR="004D63F9" w:rsidDel="009B4549">
          <w:delText>either:</w:delText>
        </w:r>
      </w:del>
    </w:p>
    <w:p w14:paraId="0CE551F8" w14:textId="77777777" w:rsidR="003E10A0" w:rsidDel="009B4549" w:rsidRDefault="003E10A0" w:rsidP="00FD44D0">
      <w:pPr>
        <w:pStyle w:val="BodyText"/>
        <w:numPr>
          <w:ilvl w:val="0"/>
          <w:numId w:val="16"/>
        </w:numPr>
        <w:rPr>
          <w:del w:id="483" w:author="Adrian Chiritescu" w:date="2016-09-28T19:24:00Z"/>
        </w:rPr>
      </w:pPr>
      <w:del w:id="484" w:author="Adrian Chiritescu" w:date="2016-09-28T19:24:00Z">
        <w:r w:rsidDel="009B4549">
          <w:delText xml:space="preserve">Call </w:delText>
        </w:r>
        <w:r w:rsidR="00963515" w:rsidDel="009B4549">
          <w:delText>T</w:delText>
        </w:r>
        <w:r w:rsidDel="009B4549">
          <w:delText>ype Level</w:delText>
        </w:r>
        <w:r w:rsidR="00963515" w:rsidDel="009B4549">
          <w:delText xml:space="preserve"> </w:delText>
        </w:r>
        <w:r w:rsidDel="009B4549">
          <w:delText>2 values .</w:delText>
        </w:r>
      </w:del>
    </w:p>
    <w:p w14:paraId="0CE551F9" w14:textId="77777777" w:rsidR="004D63F9" w:rsidDel="009B4549" w:rsidRDefault="00114CB7" w:rsidP="00FD44D0">
      <w:pPr>
        <w:pStyle w:val="BodyText"/>
        <w:numPr>
          <w:ilvl w:val="0"/>
          <w:numId w:val="16"/>
        </w:numPr>
        <w:rPr>
          <w:del w:id="485" w:author="Adrian Chiritescu" w:date="2016-09-28T19:24:00Z"/>
        </w:rPr>
      </w:pPr>
      <w:del w:id="486" w:author="Adrian Chiritescu" w:date="2016-09-28T19:24:00Z">
        <w:r w:rsidDel="009B4549">
          <w:delText>APN value ass</w:delText>
        </w:r>
        <w:r w:rsidR="004D63F9" w:rsidDel="009B4549">
          <w:delText xml:space="preserve">ociated </w:delText>
        </w:r>
        <w:r w:rsidDel="009B4549">
          <w:delText xml:space="preserve">with </w:delText>
        </w:r>
        <w:r w:rsidR="008C2971" w:rsidDel="009B4549">
          <w:delText xml:space="preserve">VoLTE </w:delText>
        </w:r>
        <w:r w:rsidR="008F0ED1" w:rsidDel="009B4549">
          <w:delText>traffic</w:delText>
        </w:r>
      </w:del>
    </w:p>
    <w:p w14:paraId="0CE551FA" w14:textId="77777777" w:rsidR="00BF6929" w:rsidDel="009B4549" w:rsidRDefault="00BF6929" w:rsidP="00C66BF6">
      <w:pPr>
        <w:pStyle w:val="Default"/>
        <w:ind w:left="1440"/>
        <w:rPr>
          <w:del w:id="487" w:author="Adrian Chiritescu" w:date="2016-09-28T19:24:00Z"/>
          <w:i/>
          <w:iCs/>
          <w:sz w:val="18"/>
          <w:szCs w:val="18"/>
        </w:rPr>
      </w:pPr>
    </w:p>
    <w:p w14:paraId="0CE551FB" w14:textId="77777777" w:rsidR="00251BE5" w:rsidDel="009B4549" w:rsidRDefault="00822612" w:rsidP="00566614">
      <w:pPr>
        <w:pStyle w:val="Heading4"/>
        <w:numPr>
          <w:ilvl w:val="0"/>
          <w:numId w:val="0"/>
        </w:numPr>
        <w:rPr>
          <w:del w:id="488" w:author="Adrian Chiritescu" w:date="2016-09-28T19:24:00Z"/>
        </w:rPr>
      </w:pPr>
      <w:del w:id="489" w:author="Adrian Chiritescu" w:date="2016-09-28T19:24:00Z">
        <w:r w:rsidDel="009B4549">
          <w:delText>CTL2</w:delText>
        </w:r>
        <w:r w:rsidR="00BF6929" w:rsidDel="009B4549">
          <w:delText xml:space="preserve"> values</w:delText>
        </w:r>
        <w:r w:rsidDel="009B4549">
          <w:delText xml:space="preserve"> for </w:delText>
        </w:r>
        <w:r w:rsidR="009C4FBF" w:rsidDel="009B4549">
          <w:delText xml:space="preserve">VoLTE </w:delText>
        </w:r>
        <w:r w:rsidDel="009B4549">
          <w:delText>QCI-driven identification</w:delText>
        </w:r>
      </w:del>
    </w:p>
    <w:tbl>
      <w:tblPr>
        <w:tblStyle w:val="TableGrid"/>
        <w:tblW w:w="0" w:type="auto"/>
        <w:tblLook w:val="04A0" w:firstRow="1" w:lastRow="0" w:firstColumn="1" w:lastColumn="0" w:noHBand="0" w:noVBand="1"/>
      </w:tblPr>
      <w:tblGrid>
        <w:gridCol w:w="4277"/>
        <w:gridCol w:w="4277"/>
      </w:tblGrid>
      <w:tr w:rsidR="00251BE5" w:rsidDel="009B4549" w14:paraId="0CE551FE" w14:textId="77777777" w:rsidTr="00251BE5">
        <w:trPr>
          <w:del w:id="490" w:author="Adrian Chiritescu" w:date="2016-09-28T19:24:00Z"/>
        </w:trPr>
        <w:tc>
          <w:tcPr>
            <w:tcW w:w="4277" w:type="dxa"/>
          </w:tcPr>
          <w:p w14:paraId="0CE551FC" w14:textId="77777777" w:rsidR="00251BE5" w:rsidDel="009B4549" w:rsidRDefault="00566614" w:rsidP="00566614">
            <w:pPr>
              <w:pStyle w:val="TableHeader"/>
              <w:rPr>
                <w:del w:id="491" w:author="Adrian Chiritescu" w:date="2016-09-28T19:24:00Z"/>
              </w:rPr>
            </w:pPr>
            <w:del w:id="492" w:author="Adrian Chiritescu" w:date="2016-09-28T19:24:00Z">
              <w:r w:rsidDel="009B4549">
                <w:delText xml:space="preserve">Call Type </w:delText>
              </w:r>
              <w:r w:rsidR="00251BE5" w:rsidDel="009B4549">
                <w:delText>Classification</w:delText>
              </w:r>
            </w:del>
          </w:p>
        </w:tc>
        <w:tc>
          <w:tcPr>
            <w:tcW w:w="4277" w:type="dxa"/>
          </w:tcPr>
          <w:p w14:paraId="0CE551FD" w14:textId="77777777" w:rsidR="00251BE5" w:rsidDel="009B4549" w:rsidRDefault="00251BE5" w:rsidP="00251BE5">
            <w:pPr>
              <w:pStyle w:val="TableHeader"/>
              <w:rPr>
                <w:del w:id="493" w:author="Adrian Chiritescu" w:date="2016-09-28T19:24:00Z"/>
              </w:rPr>
            </w:pPr>
            <w:del w:id="494" w:author="Adrian Chiritescu" w:date="2016-09-28T19:24:00Z">
              <w:r w:rsidDel="009B4549">
                <w:delText>Value</w:delText>
              </w:r>
            </w:del>
          </w:p>
        </w:tc>
      </w:tr>
      <w:tr w:rsidR="00251BE5" w:rsidDel="009B4549" w14:paraId="0CE55201" w14:textId="77777777" w:rsidTr="00251BE5">
        <w:trPr>
          <w:del w:id="495" w:author="Adrian Chiritescu" w:date="2016-09-28T19:24:00Z"/>
        </w:trPr>
        <w:tc>
          <w:tcPr>
            <w:tcW w:w="4277" w:type="dxa"/>
          </w:tcPr>
          <w:p w14:paraId="0CE551FF" w14:textId="77777777" w:rsidR="00251BE5" w:rsidDel="009B4549" w:rsidRDefault="00251BE5" w:rsidP="00251BE5">
            <w:pPr>
              <w:pStyle w:val="TableHeader"/>
              <w:rPr>
                <w:del w:id="496" w:author="Adrian Chiritescu" w:date="2016-09-28T19:24:00Z"/>
              </w:rPr>
            </w:pPr>
            <w:del w:id="497" w:author="Adrian Chiritescu" w:date="2016-09-28T19:24:00Z">
              <w:r w:rsidDel="009B4549">
                <w:delText>Voice</w:delText>
              </w:r>
            </w:del>
          </w:p>
        </w:tc>
        <w:tc>
          <w:tcPr>
            <w:tcW w:w="4277" w:type="dxa"/>
          </w:tcPr>
          <w:p w14:paraId="0CE55200" w14:textId="77777777" w:rsidR="00251BE5" w:rsidDel="009B4549" w:rsidRDefault="00251BE5" w:rsidP="00251BE5">
            <w:pPr>
              <w:pStyle w:val="TableHeader"/>
              <w:rPr>
                <w:del w:id="498" w:author="Adrian Chiritescu" w:date="2016-09-28T19:24:00Z"/>
              </w:rPr>
            </w:pPr>
            <w:del w:id="499" w:author="Adrian Chiritescu" w:date="2016-09-28T19:24:00Z">
              <w:r w:rsidDel="009B4549">
                <w:delText>21</w:delText>
              </w:r>
            </w:del>
          </w:p>
        </w:tc>
      </w:tr>
      <w:tr w:rsidR="00251BE5" w:rsidDel="009B4549" w14:paraId="0CE55204" w14:textId="77777777" w:rsidTr="00251BE5">
        <w:trPr>
          <w:del w:id="500" w:author="Adrian Chiritescu" w:date="2016-09-28T19:24:00Z"/>
        </w:trPr>
        <w:tc>
          <w:tcPr>
            <w:tcW w:w="4277" w:type="dxa"/>
          </w:tcPr>
          <w:p w14:paraId="0CE55202" w14:textId="77777777" w:rsidR="00251BE5" w:rsidDel="009B4549" w:rsidRDefault="00251BE5" w:rsidP="00251BE5">
            <w:pPr>
              <w:pStyle w:val="TableHeader"/>
              <w:rPr>
                <w:del w:id="501" w:author="Adrian Chiritescu" w:date="2016-09-28T19:24:00Z"/>
              </w:rPr>
            </w:pPr>
            <w:del w:id="502" w:author="Adrian Chiritescu" w:date="2016-09-28T19:24:00Z">
              <w:r w:rsidDel="009B4549">
                <w:rPr>
                  <w:color w:val="000000"/>
                </w:rPr>
                <w:delText>IMS(Signalling)</w:delText>
              </w:r>
            </w:del>
          </w:p>
        </w:tc>
        <w:tc>
          <w:tcPr>
            <w:tcW w:w="4277" w:type="dxa"/>
          </w:tcPr>
          <w:p w14:paraId="0CE55203" w14:textId="77777777" w:rsidR="00251BE5" w:rsidDel="009B4549" w:rsidRDefault="00251BE5" w:rsidP="00251BE5">
            <w:pPr>
              <w:pStyle w:val="TableHeader"/>
              <w:rPr>
                <w:del w:id="503" w:author="Adrian Chiritescu" w:date="2016-09-28T19:24:00Z"/>
              </w:rPr>
            </w:pPr>
            <w:del w:id="504" w:author="Adrian Chiritescu" w:date="2016-09-28T19:24:00Z">
              <w:r w:rsidDel="009B4549">
                <w:delText>25</w:delText>
              </w:r>
            </w:del>
          </w:p>
        </w:tc>
      </w:tr>
      <w:tr w:rsidR="00251BE5" w:rsidDel="009B4549" w14:paraId="0CE55207" w14:textId="77777777" w:rsidTr="00251BE5">
        <w:trPr>
          <w:del w:id="505" w:author="Adrian Chiritescu" w:date="2016-09-28T19:24:00Z"/>
        </w:trPr>
        <w:tc>
          <w:tcPr>
            <w:tcW w:w="4277" w:type="dxa"/>
          </w:tcPr>
          <w:p w14:paraId="0CE55205" w14:textId="77777777" w:rsidR="00251BE5" w:rsidDel="009B4549" w:rsidRDefault="00251BE5" w:rsidP="00251BE5">
            <w:pPr>
              <w:pStyle w:val="TableHeader"/>
              <w:rPr>
                <w:del w:id="506" w:author="Adrian Chiritescu" w:date="2016-09-28T19:24:00Z"/>
              </w:rPr>
            </w:pPr>
            <w:del w:id="507" w:author="Adrian Chiritescu" w:date="2016-09-28T19:24:00Z">
              <w:r w:rsidDel="009B4549">
                <w:delText>Internet</w:delText>
              </w:r>
            </w:del>
          </w:p>
        </w:tc>
        <w:tc>
          <w:tcPr>
            <w:tcW w:w="4277" w:type="dxa"/>
          </w:tcPr>
          <w:p w14:paraId="0CE55206" w14:textId="77777777" w:rsidR="00251BE5" w:rsidDel="009B4549" w:rsidRDefault="00251BE5" w:rsidP="00251BE5">
            <w:pPr>
              <w:pStyle w:val="TableHeader"/>
              <w:rPr>
                <w:del w:id="508" w:author="Adrian Chiritescu" w:date="2016-09-28T19:24:00Z"/>
              </w:rPr>
            </w:pPr>
            <w:del w:id="509" w:author="Adrian Chiritescu" w:date="2016-09-28T19:24:00Z">
              <w:r w:rsidDel="009B4549">
                <w:delText>29</w:delText>
              </w:r>
            </w:del>
          </w:p>
        </w:tc>
      </w:tr>
      <w:tr w:rsidR="00251BE5" w:rsidDel="009B4549" w14:paraId="0CE5520A" w14:textId="77777777" w:rsidTr="00251BE5">
        <w:trPr>
          <w:del w:id="510" w:author="Adrian Chiritescu" w:date="2016-09-28T19:24:00Z"/>
        </w:trPr>
        <w:tc>
          <w:tcPr>
            <w:tcW w:w="4277" w:type="dxa"/>
          </w:tcPr>
          <w:p w14:paraId="0CE55208" w14:textId="77777777" w:rsidR="00251BE5" w:rsidDel="009B4549" w:rsidRDefault="00251BE5" w:rsidP="00251BE5">
            <w:pPr>
              <w:pStyle w:val="TableHeader"/>
              <w:rPr>
                <w:del w:id="511" w:author="Adrian Chiritescu" w:date="2016-09-28T19:24:00Z"/>
              </w:rPr>
            </w:pPr>
            <w:del w:id="512" w:author="Adrian Chiritescu" w:date="2016-09-28T19:24:00Z">
              <w:r w:rsidDel="009B4549">
                <w:delText>Video</w:delText>
              </w:r>
            </w:del>
          </w:p>
        </w:tc>
        <w:tc>
          <w:tcPr>
            <w:tcW w:w="4277" w:type="dxa"/>
          </w:tcPr>
          <w:p w14:paraId="0CE55209" w14:textId="77777777" w:rsidR="00251BE5" w:rsidDel="009B4549" w:rsidRDefault="00251BE5" w:rsidP="00251BE5">
            <w:pPr>
              <w:pStyle w:val="TableHeader"/>
              <w:rPr>
                <w:del w:id="513" w:author="Adrian Chiritescu" w:date="2016-09-28T19:24:00Z"/>
              </w:rPr>
            </w:pPr>
            <w:del w:id="514" w:author="Adrian Chiritescu" w:date="2016-09-28T19:24:00Z">
              <w:r w:rsidDel="009B4549">
                <w:delText>22,27</w:delText>
              </w:r>
            </w:del>
          </w:p>
        </w:tc>
      </w:tr>
    </w:tbl>
    <w:p w14:paraId="0CE5520B" w14:textId="77777777" w:rsidR="00251BE5" w:rsidDel="009B4549" w:rsidRDefault="00251BE5" w:rsidP="00251BE5">
      <w:pPr>
        <w:pStyle w:val="TableHeader"/>
        <w:rPr>
          <w:del w:id="515" w:author="Adrian Chiritescu" w:date="2016-09-28T19:24:00Z"/>
        </w:rPr>
      </w:pPr>
    </w:p>
    <w:p w14:paraId="0CE5520C" w14:textId="77777777" w:rsidR="00BE6D19" w:rsidDel="009B4549" w:rsidRDefault="00C66BF6" w:rsidP="00822612">
      <w:pPr>
        <w:pStyle w:val="BodyText"/>
        <w:rPr>
          <w:del w:id="516" w:author="Adrian Chiritescu" w:date="2016-09-28T19:24:00Z"/>
          <w:i/>
          <w:iCs/>
          <w:sz w:val="18"/>
          <w:szCs w:val="18"/>
        </w:rPr>
      </w:pPr>
      <w:del w:id="517" w:author="Adrian Chiritescu" w:date="2016-09-28T19:24:00Z">
        <w:r w:rsidDel="009B4549">
          <w:rPr>
            <w:i/>
            <w:iCs/>
            <w:sz w:val="18"/>
            <w:szCs w:val="18"/>
          </w:rPr>
          <w:delText xml:space="preserve"> </w:delText>
        </w:r>
        <w:r w:rsidR="00CD4272" w:rsidDel="009B4549">
          <w:rPr>
            <w:i/>
            <w:iCs/>
            <w:sz w:val="18"/>
            <w:szCs w:val="18"/>
          </w:rPr>
          <w:delText xml:space="preserve"> </w:delText>
        </w:r>
      </w:del>
    </w:p>
    <w:p w14:paraId="0CE5520D" w14:textId="77777777" w:rsidR="00F65B7D" w:rsidDel="009B4549" w:rsidRDefault="00F65B7D" w:rsidP="00203AA0">
      <w:pPr>
        <w:pStyle w:val="Default"/>
        <w:ind w:left="1440"/>
        <w:rPr>
          <w:del w:id="518" w:author="Adrian Chiritescu" w:date="2016-09-28T19:24:00Z"/>
        </w:rPr>
      </w:pPr>
      <w:del w:id="519" w:author="Adrian Chiritescu" w:date="2016-09-28T19:24:00Z">
        <w:r w:rsidDel="009B4549">
          <w:delText xml:space="preserve">VoLTE events will be routed toward APRM </w:delText>
        </w:r>
        <w:r w:rsidR="00A5674B" w:rsidDel="009B4549">
          <w:delText>using</w:delText>
        </w:r>
        <w:r w:rsidDel="009B4549">
          <w:delText xml:space="preserve"> INCS interface with </w:delText>
        </w:r>
        <w:r w:rsidRPr="00F65B7D" w:rsidDel="009B4549">
          <w:delText>SERVICE TYPE =</w:delText>
        </w:r>
        <w:r w:rsidDel="009B4549">
          <w:delText xml:space="preserve">  </w:delText>
        </w:r>
        <w:r w:rsidRPr="00F65B7D" w:rsidDel="009B4549">
          <w:delText>‘L’</w:delText>
        </w:r>
        <w:r w:rsidR="00F773D9" w:rsidDel="009B4549">
          <w:delText xml:space="preserve"> and original QCI</w:delText>
        </w:r>
        <w:r w:rsidDel="009B4549">
          <w:delText>.</w:delText>
        </w:r>
      </w:del>
    </w:p>
    <w:p w14:paraId="0CE5520E" w14:textId="77777777" w:rsidR="00566614" w:rsidDel="009B4549" w:rsidRDefault="00566614" w:rsidP="0070176E">
      <w:pPr>
        <w:pStyle w:val="Default"/>
        <w:ind w:left="1440"/>
        <w:rPr>
          <w:del w:id="520" w:author="Adrian Chiritescu" w:date="2016-09-28T19:24:00Z"/>
          <w:i/>
          <w:iCs/>
          <w:sz w:val="18"/>
          <w:szCs w:val="18"/>
        </w:rPr>
      </w:pPr>
      <w:del w:id="521" w:author="Adrian Chiritescu" w:date="2016-09-28T19:24:00Z">
        <w:r w:rsidDel="009B4549">
          <w:rPr>
            <w:noProof/>
            <w:lang w:bidi="ar-SA"/>
          </w:rPr>
          <w:drawing>
            <wp:inline distT="0" distB="0" distL="0" distR="0" wp14:anchorId="0CE5564D" wp14:editId="0CE5564E">
              <wp:extent cx="304800" cy="342900"/>
              <wp:effectExtent l="0" t="0" r="0" b="0"/>
              <wp:docPr id="9" name="Picture 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4800" cy="342900"/>
                      </a:xfrm>
                      <a:prstGeom prst="rect">
                        <a:avLst/>
                      </a:prstGeom>
                      <a:noFill/>
                      <a:ln>
                        <a:noFill/>
                      </a:ln>
                    </pic:spPr>
                  </pic:pic>
                </a:graphicData>
              </a:graphic>
            </wp:inline>
          </w:drawing>
        </w:r>
        <w:r w:rsidRPr="00683246" w:rsidDel="009B4549">
          <w:tab/>
        </w:r>
        <w:r w:rsidR="0070176E" w:rsidDel="009B4549">
          <w:rPr>
            <w:i/>
            <w:iCs/>
            <w:sz w:val="18"/>
            <w:szCs w:val="18"/>
          </w:rPr>
          <w:delText>N</w:delText>
        </w:r>
        <w:r w:rsidDel="009B4549">
          <w:rPr>
            <w:i/>
            <w:iCs/>
            <w:sz w:val="18"/>
            <w:szCs w:val="18"/>
          </w:rPr>
          <w:delText xml:space="preserve">o granularity of VoLTE per call type </w:delText>
        </w:r>
        <w:r w:rsidR="0070176E" w:rsidDel="009B4549">
          <w:rPr>
            <w:i/>
            <w:iCs/>
            <w:sz w:val="18"/>
            <w:szCs w:val="18"/>
          </w:rPr>
          <w:delText xml:space="preserve">is available </w:delText>
        </w:r>
        <w:r w:rsidDel="009B4549">
          <w:rPr>
            <w:i/>
            <w:iCs/>
            <w:sz w:val="18"/>
            <w:szCs w:val="18"/>
          </w:rPr>
          <w:delText>for A</w:delText>
        </w:r>
        <w:r w:rsidRPr="00C87892" w:rsidDel="009B4549">
          <w:rPr>
            <w:i/>
            <w:iCs/>
            <w:sz w:val="18"/>
            <w:szCs w:val="18"/>
          </w:rPr>
          <w:delText>PN-based identification</w:delText>
        </w:r>
        <w:r w:rsidDel="009B4549">
          <w:rPr>
            <w:i/>
            <w:iCs/>
            <w:sz w:val="18"/>
            <w:szCs w:val="18"/>
          </w:rPr>
          <w:delText xml:space="preserve"> </w:delText>
        </w:r>
      </w:del>
    </w:p>
    <w:p w14:paraId="0CE5520F" w14:textId="77777777" w:rsidR="00566614" w:rsidDel="009B4549" w:rsidRDefault="00566614" w:rsidP="00F65B7D">
      <w:pPr>
        <w:pStyle w:val="Default"/>
        <w:ind w:left="1440"/>
        <w:rPr>
          <w:del w:id="522" w:author="Adrian Chiritescu" w:date="2016-09-28T19:24:00Z"/>
        </w:rPr>
      </w:pPr>
    </w:p>
    <w:p w14:paraId="0CE55210" w14:textId="77777777" w:rsidR="003E10A0" w:rsidDel="009B4549" w:rsidRDefault="003E10A0" w:rsidP="00061E3A">
      <w:pPr>
        <w:pStyle w:val="Default"/>
        <w:ind w:left="1440"/>
        <w:rPr>
          <w:del w:id="523" w:author="Adrian Chiritescu" w:date="2016-09-28T19:24:00Z"/>
        </w:rPr>
      </w:pPr>
      <w:del w:id="524" w:author="Adrian Chiritescu" w:date="2016-09-28T19:24:00Z">
        <w:r w:rsidDel="009B4549">
          <w:delText xml:space="preserve">Emergency calls (E911) over LTE will be received on TAP IN files as </w:delText>
        </w:r>
        <w:r w:rsidR="00061E3A" w:rsidRPr="00061E3A" w:rsidDel="009B4549">
          <w:delText xml:space="preserve">Mobile Session Service </w:delText>
        </w:r>
        <w:r w:rsidR="00061E3A" w:rsidDel="009B4549">
          <w:delText>(</w:delText>
        </w:r>
        <w:r w:rsidRPr="006E56AD" w:rsidDel="009B4549">
          <w:rPr>
            <w:b/>
            <w:bCs/>
          </w:rPr>
          <w:delText>MSS</w:delText>
        </w:r>
        <w:r w:rsidR="00ED2658" w:rsidDel="009B4549">
          <w:rPr>
            <w:b/>
            <w:bCs/>
          </w:rPr>
          <w:delText xml:space="preserve">) </w:delText>
        </w:r>
        <w:r w:rsidRPr="00ED2658" w:rsidDel="009B4549">
          <w:rPr>
            <w:bCs/>
          </w:rPr>
          <w:delText>events</w:delText>
        </w:r>
        <w:r w:rsidR="001262DB" w:rsidDel="009B4549">
          <w:delText xml:space="preserve"> and sent to APRM </w:delText>
        </w:r>
        <w:r w:rsidDel="009B4549">
          <w:delText xml:space="preserve">in INCS interface, with </w:delText>
        </w:r>
        <w:r w:rsidRPr="000060EE" w:rsidDel="009B4549">
          <w:rPr>
            <w:i/>
            <w:iCs/>
          </w:rPr>
          <w:delText>SERVICE TYPE = ‘W’</w:delText>
        </w:r>
        <w:r w:rsidDel="009B4549">
          <w:delText>. INCS includes an MSS fie</w:delText>
        </w:r>
        <w:r w:rsidR="00ED2658" w:rsidDel="009B4549">
          <w:delText>l</w:delText>
        </w:r>
        <w:r w:rsidDel="009B4549">
          <w:delText>d to accommodate the MSS value on the event, which is expected to be ‘3’ for emergency calls.</w:delText>
        </w:r>
      </w:del>
    </w:p>
    <w:p w14:paraId="0CE55211" w14:textId="77777777" w:rsidR="003E10A0" w:rsidDel="009B4549" w:rsidRDefault="003E10A0" w:rsidP="006E26C1">
      <w:pPr>
        <w:pStyle w:val="Default"/>
        <w:ind w:left="1440"/>
        <w:rPr>
          <w:del w:id="525" w:author="Adrian Chiritescu" w:date="2016-09-28T19:25:00Z"/>
        </w:rPr>
      </w:pPr>
      <w:del w:id="526" w:author="Adrian Chiritescu" w:date="2016-09-28T19:24:00Z">
        <w:r w:rsidDel="009B4549">
          <w:delText>HPMN customized code  for TAP IN parsing and RAP OUT formation will be updated to support Tap 3.12 32.4 as well</w:delText>
        </w:r>
      </w:del>
      <w:del w:id="527" w:author="Adrian Chiritescu" w:date="2016-09-28T19:25:00Z">
        <w:r w:rsidDel="009B4549">
          <w:delText>.</w:delText>
        </w:r>
      </w:del>
    </w:p>
    <w:p w14:paraId="0CE55212" w14:textId="77777777" w:rsidR="003E10A0" w:rsidRDefault="003E10A0" w:rsidP="00A274D6">
      <w:pPr>
        <w:pStyle w:val="Heading3"/>
      </w:pPr>
      <w:del w:id="528" w:author="Adrian Chiritescu" w:date="2016-09-28T19:25:00Z">
        <w:r w:rsidDel="009B4549">
          <w:br/>
        </w:r>
        <w:r w:rsidDel="009B4549">
          <w:br/>
        </w:r>
      </w:del>
      <w:bookmarkStart w:id="529" w:name="_Toc454878830"/>
      <w:bookmarkStart w:id="530" w:name="_Toc462972591"/>
      <w:r>
        <w:t xml:space="preserve">ARCM </w:t>
      </w:r>
      <w:bookmarkEnd w:id="529"/>
      <w:r w:rsidR="0021137D">
        <w:t>Outcollect</w:t>
      </w:r>
      <w:bookmarkEnd w:id="530"/>
    </w:p>
    <w:p w14:paraId="0CE55213" w14:textId="77777777" w:rsidR="003E10A0" w:rsidRDefault="003E10A0" w:rsidP="001262DB">
      <w:pPr>
        <w:pStyle w:val="BodyText"/>
      </w:pPr>
      <w:r>
        <w:t xml:space="preserve">‘Outcollect Summary file (OUTS)’ interface will be modified to accommodate CTL2 and APN attributes. </w:t>
      </w:r>
    </w:p>
    <w:p w14:paraId="0CE55214" w14:textId="77777777" w:rsidR="003E10A0" w:rsidRDefault="003E10A0" w:rsidP="001262DB">
      <w:pPr>
        <w:pStyle w:val="BodyText"/>
      </w:pPr>
      <w:r>
        <w:t xml:space="preserve"> The OUTS mapping process will be adjusted in ARCM to map the service type, CTL2 and APN attributes as received in the Dispatcher (DISP) file from APRM.</w:t>
      </w:r>
      <w:ins w:id="531" w:author="Adrian Chiritescu" w:date="2016-09-28T19:26:00Z">
        <w:r w:rsidR="00C93F42">
          <w:t xml:space="preserve"> If the profile is not 32.4 than CTL2 value will not be mapped.</w:t>
        </w:r>
      </w:ins>
    </w:p>
    <w:p w14:paraId="0CE55215" w14:textId="77777777" w:rsidR="001F3FC5" w:rsidRDefault="001F3FC5" w:rsidP="00842CD7">
      <w:pPr>
        <w:pStyle w:val="BodyText"/>
      </w:pPr>
      <w:r>
        <w:lastRenderedPageBreak/>
        <w:t xml:space="preserve">ARCM </w:t>
      </w:r>
      <w:r w:rsidR="00BE06BD">
        <w:t xml:space="preserve">will produce </w:t>
      </w:r>
      <w:r w:rsidR="00BE06BD" w:rsidRPr="00061E3A">
        <w:t xml:space="preserve">Mobile Session Service </w:t>
      </w:r>
      <w:r w:rsidR="00BE06BD">
        <w:t>(</w:t>
      </w:r>
      <w:r w:rsidR="00BE06BD" w:rsidRPr="006E56AD">
        <w:rPr>
          <w:b/>
          <w:bCs/>
        </w:rPr>
        <w:t>MSS</w:t>
      </w:r>
      <w:r w:rsidR="00BE06BD">
        <w:rPr>
          <w:b/>
          <w:bCs/>
        </w:rPr>
        <w:t xml:space="preserve">) </w:t>
      </w:r>
      <w:r w:rsidR="00BE06BD" w:rsidRPr="00ED2658">
        <w:rPr>
          <w:bCs/>
        </w:rPr>
        <w:t>events</w:t>
      </w:r>
      <w:r w:rsidR="00BE06BD">
        <w:t xml:space="preserve"> in TAP3.12 format for an e</w:t>
      </w:r>
      <w:r>
        <w:t>mergency calls (E911) over LTE</w:t>
      </w:r>
      <w:r w:rsidR="0012155A">
        <w:t>, identifying those by value “W” of the Service Type attribute of  DISP interface</w:t>
      </w:r>
      <w:r w:rsidR="00842CD7">
        <w:t xml:space="preserve"> from APRM</w:t>
      </w:r>
    </w:p>
    <w:p w14:paraId="0CE55216" w14:textId="77777777" w:rsidR="003E10A0" w:rsidRDefault="003E10A0" w:rsidP="003E10A0">
      <w:pPr>
        <w:pStyle w:val="BodyText"/>
      </w:pPr>
      <w:r>
        <w:t>VPMN customized code  for TAP OUT formation and RAP IN parsing will be updated to support Tap 3.12 32.4 as well.</w:t>
      </w:r>
    </w:p>
    <w:p w14:paraId="0CE55217" w14:textId="77777777" w:rsidR="003E6424" w:rsidRDefault="003E6424" w:rsidP="003E10A0">
      <w:pPr>
        <w:pStyle w:val="BodyText"/>
      </w:pPr>
      <w:r>
        <w:t>Amdocs will provide Inbound LTE roaming records in TAP3.12 format for further verification and testing with DCH.</w:t>
      </w:r>
    </w:p>
    <w:p w14:paraId="0CE55218" w14:textId="77777777" w:rsidR="00C93F42" w:rsidRPr="00C93F42" w:rsidDel="00241EB4" w:rsidRDefault="00C93F42" w:rsidP="00C93F42">
      <w:pPr>
        <w:pStyle w:val="BodyText"/>
        <w:rPr>
          <w:ins w:id="532" w:author="Adrian Chiritescu" w:date="2016-09-28T19:27:00Z"/>
          <w:del w:id="533" w:author="Alex Livshitz" w:date="2016-09-29T21:20:00Z"/>
        </w:rPr>
      </w:pPr>
    </w:p>
    <w:p w14:paraId="0CE55219" w14:textId="77777777" w:rsidR="003E10A0" w:rsidRDefault="00661AA7" w:rsidP="00661AA7">
      <w:pPr>
        <w:pStyle w:val="Heading3"/>
      </w:pPr>
      <w:bookmarkStart w:id="534" w:name="_Toc462972592"/>
      <w:r>
        <w:t>Internal Interfaces</w:t>
      </w:r>
      <w:bookmarkEnd w:id="534"/>
    </w:p>
    <w:p w14:paraId="0CE5521A" w14:textId="77777777" w:rsidR="00661AA7" w:rsidRDefault="00661AA7" w:rsidP="00661AA7">
      <w:pPr>
        <w:pStyle w:val="BodyText"/>
      </w:pPr>
      <w:r>
        <w:t>Following changes are done in the interfaces between ARCM and APRM, added to allow implementation of USCC requirements</w:t>
      </w:r>
      <w:r w:rsidR="00A32DD0">
        <w:t xml:space="preserve"> for this release</w:t>
      </w:r>
    </w:p>
    <w:p w14:paraId="0CE5521B" w14:textId="77777777" w:rsidR="00855D41" w:rsidRDefault="00855D41" w:rsidP="00FD44D0">
      <w:pPr>
        <w:pStyle w:val="BodyText"/>
        <w:numPr>
          <w:ilvl w:val="0"/>
          <w:numId w:val="27"/>
        </w:numPr>
      </w:pPr>
      <w:r>
        <w:t>DISP – valid values added ‘L’ and ‘W’ are added for Service Type attribute</w:t>
      </w:r>
    </w:p>
    <w:p w14:paraId="0CE5521C" w14:textId="77777777" w:rsidR="00855D41" w:rsidRDefault="00855D41" w:rsidP="00FD44D0">
      <w:pPr>
        <w:pStyle w:val="BodyText"/>
        <w:numPr>
          <w:ilvl w:val="0"/>
          <w:numId w:val="27"/>
        </w:numPr>
      </w:pPr>
      <w:r>
        <w:t>INCS – APN attribute is added</w:t>
      </w:r>
    </w:p>
    <w:p w14:paraId="0CE5521D" w14:textId="77777777" w:rsidR="00855D41" w:rsidRDefault="00855D41" w:rsidP="00FD44D0">
      <w:pPr>
        <w:pStyle w:val="BodyText"/>
        <w:numPr>
          <w:ilvl w:val="0"/>
          <w:numId w:val="27"/>
        </w:numPr>
      </w:pPr>
      <w:r>
        <w:t xml:space="preserve">OUTS </w:t>
      </w:r>
      <w:r w:rsidR="008E5ADA">
        <w:t>–</w:t>
      </w:r>
      <w:r>
        <w:t xml:space="preserve"> </w:t>
      </w:r>
      <w:r w:rsidR="008E5ADA">
        <w:t>APN and CTL2</w:t>
      </w:r>
      <w:r w:rsidR="00FD34FC">
        <w:t xml:space="preserve"> is added</w:t>
      </w:r>
    </w:p>
    <w:p w14:paraId="0CE5521E" w14:textId="77777777" w:rsidR="00AB45F6" w:rsidRPr="00661AA7" w:rsidRDefault="00C33827" w:rsidP="00227C75">
      <w:pPr>
        <w:pStyle w:val="BodyText"/>
      </w:pPr>
      <w:r>
        <w:rPr>
          <w:noProof/>
          <w:lang w:bidi="ar-SA"/>
        </w:rPr>
        <w:drawing>
          <wp:inline distT="0" distB="0" distL="0" distR="0" wp14:anchorId="0CE5564F" wp14:editId="0CE55650">
            <wp:extent cx="304800" cy="342900"/>
            <wp:effectExtent l="0" t="0" r="0" b="0"/>
            <wp:docPr id="12" name="Picture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4800" cy="342900"/>
                    </a:xfrm>
                    <a:prstGeom prst="rect">
                      <a:avLst/>
                    </a:prstGeom>
                    <a:noFill/>
                    <a:ln>
                      <a:noFill/>
                    </a:ln>
                  </pic:spPr>
                </pic:pic>
              </a:graphicData>
            </a:graphic>
          </wp:inline>
        </w:drawing>
      </w:r>
      <w:r w:rsidRPr="00683246">
        <w:tab/>
      </w:r>
      <w:r w:rsidRPr="00C33827">
        <w:rPr>
          <w:i/>
          <w:iCs/>
          <w:sz w:val="18"/>
          <w:szCs w:val="18"/>
        </w:rPr>
        <w:t xml:space="preserve">The OOB </w:t>
      </w:r>
      <w:r>
        <w:rPr>
          <w:i/>
          <w:iCs/>
          <w:sz w:val="18"/>
          <w:szCs w:val="18"/>
        </w:rPr>
        <w:t>ARCM-APRM interfaces are not final</w:t>
      </w:r>
      <w:r w:rsidR="00A90F0E">
        <w:rPr>
          <w:i/>
          <w:iCs/>
          <w:sz w:val="18"/>
          <w:szCs w:val="18"/>
        </w:rPr>
        <w:t xml:space="preserve"> and contain minimum required attributes. </w:t>
      </w:r>
      <w:r w:rsidR="00B94BB3">
        <w:rPr>
          <w:i/>
          <w:iCs/>
          <w:sz w:val="18"/>
          <w:szCs w:val="18"/>
        </w:rPr>
        <w:t xml:space="preserve">It can be extended </w:t>
      </w:r>
      <w:r w:rsidR="00227C75">
        <w:rPr>
          <w:i/>
          <w:iCs/>
          <w:sz w:val="18"/>
          <w:szCs w:val="18"/>
        </w:rPr>
        <w:t xml:space="preserve">to address </w:t>
      </w:r>
      <w:r w:rsidR="00B94BB3">
        <w:rPr>
          <w:i/>
          <w:iCs/>
          <w:sz w:val="18"/>
          <w:szCs w:val="18"/>
        </w:rPr>
        <w:t>specific customer requirements</w:t>
      </w:r>
      <w:r w:rsidR="00DD452F">
        <w:rPr>
          <w:i/>
          <w:iCs/>
          <w:sz w:val="18"/>
          <w:szCs w:val="18"/>
        </w:rPr>
        <w:t xml:space="preserve"> </w:t>
      </w:r>
      <w:r w:rsidR="00A161C3">
        <w:rPr>
          <w:i/>
          <w:iCs/>
          <w:sz w:val="18"/>
          <w:szCs w:val="18"/>
        </w:rPr>
        <w:t>(f.e. as</w:t>
      </w:r>
      <w:r w:rsidR="009051D8">
        <w:rPr>
          <w:i/>
          <w:iCs/>
          <w:sz w:val="18"/>
          <w:szCs w:val="18"/>
        </w:rPr>
        <w:t xml:space="preserve"> it is described in this chapter</w:t>
      </w:r>
      <w:r w:rsidR="00A161C3">
        <w:rPr>
          <w:i/>
          <w:iCs/>
          <w:sz w:val="18"/>
          <w:szCs w:val="18"/>
        </w:rPr>
        <w:t>)</w:t>
      </w:r>
      <w:r>
        <w:rPr>
          <w:i/>
          <w:iCs/>
          <w:sz w:val="18"/>
          <w:szCs w:val="18"/>
        </w:rPr>
        <w:t xml:space="preserve"> </w:t>
      </w:r>
    </w:p>
    <w:p w14:paraId="0CE5521F" w14:textId="77777777" w:rsidR="00CC07D8" w:rsidRDefault="007E6928" w:rsidP="00CC07D8">
      <w:pPr>
        <w:pStyle w:val="Heading2"/>
      </w:pPr>
      <w:bookmarkStart w:id="535" w:name="_Toc462972593"/>
      <w:r>
        <w:t>APRM</w:t>
      </w:r>
      <w:bookmarkEnd w:id="535"/>
    </w:p>
    <w:p w14:paraId="0CE55220" w14:textId="77777777" w:rsidR="00A63200" w:rsidRDefault="00CC4D94" w:rsidP="00A63200">
      <w:pPr>
        <w:pStyle w:val="Heading3"/>
      </w:pPr>
      <w:bookmarkStart w:id="536" w:name="_Toc404174103"/>
      <w:bookmarkStart w:id="537" w:name="_Toc462972594"/>
      <w:r>
        <w:t xml:space="preserve">Outcollect </w:t>
      </w:r>
      <w:r w:rsidR="00A63200">
        <w:t>Solution Overview</w:t>
      </w:r>
      <w:bookmarkEnd w:id="536"/>
      <w:bookmarkEnd w:id="537"/>
    </w:p>
    <w:p w14:paraId="0CE55221" w14:textId="77777777" w:rsidR="00A63200" w:rsidRDefault="00A63200" w:rsidP="00FD44D0">
      <w:pPr>
        <w:pStyle w:val="BodyText"/>
        <w:numPr>
          <w:ilvl w:val="0"/>
          <w:numId w:val="16"/>
        </w:numPr>
      </w:pPr>
      <w:r>
        <w:t>APRM LTE Data roaming solution will be enhanced to support new services (products) for VoLTE</w:t>
      </w:r>
    </w:p>
    <w:p w14:paraId="0CE55222" w14:textId="77777777" w:rsidR="00A63200" w:rsidRDefault="00A63200" w:rsidP="00FD44D0">
      <w:pPr>
        <w:pStyle w:val="BodyText"/>
        <w:numPr>
          <w:ilvl w:val="0"/>
          <w:numId w:val="16"/>
        </w:numPr>
      </w:pPr>
      <w:r>
        <w:t xml:space="preserve">These </w:t>
      </w:r>
      <w:r w:rsidR="00CC4D94">
        <w:t>new service</w:t>
      </w:r>
      <w:r w:rsidR="00D17598">
        <w:t>s</w:t>
      </w:r>
      <w:r w:rsidR="00CC4D94">
        <w:t xml:space="preserve"> will be actually </w:t>
      </w:r>
      <w:r>
        <w:t>data events with different types of QCI</w:t>
      </w:r>
      <w:r w:rsidR="00D17598">
        <w:t>/APN</w:t>
      </w:r>
      <w:r>
        <w:t xml:space="preserve"> </w:t>
      </w:r>
      <w:r w:rsidR="00CC4D94">
        <w:t xml:space="preserve">values </w:t>
      </w:r>
      <w:r>
        <w:t>and d</w:t>
      </w:r>
      <w:r w:rsidR="00CC4D94">
        <w:t>ifferent rating schemas for them along with voice event for E911 calls</w:t>
      </w:r>
    </w:p>
    <w:p w14:paraId="0CE55223" w14:textId="77777777" w:rsidR="00A63200" w:rsidRDefault="00A63200" w:rsidP="00FD44D0">
      <w:pPr>
        <w:pStyle w:val="BodyText"/>
        <w:numPr>
          <w:ilvl w:val="0"/>
          <w:numId w:val="16"/>
        </w:numPr>
      </w:pPr>
      <w:r>
        <w:t>The</w:t>
      </w:r>
      <w:r w:rsidR="00CC4D94">
        <w:t xml:space="preserve"> </w:t>
      </w:r>
      <w:r w:rsidR="00587724">
        <w:t xml:space="preserve">data </w:t>
      </w:r>
      <w:r>
        <w:t xml:space="preserve">events </w:t>
      </w:r>
      <w:r w:rsidR="00587724">
        <w:t xml:space="preserve">are </w:t>
      </w:r>
      <w:r>
        <w:t>sent in the TAPOUT file created by ARCM as GPRCall</w:t>
      </w:r>
      <w:r w:rsidR="00587724">
        <w:t xml:space="preserve"> </w:t>
      </w:r>
      <w:r>
        <w:t>Events and will have the CallTypeLevel</w:t>
      </w:r>
      <w:r w:rsidR="00587724">
        <w:t>2</w:t>
      </w:r>
      <w:r>
        <w:t xml:space="preserve"> field populated </w:t>
      </w:r>
      <w:r w:rsidR="00587724">
        <w:t xml:space="preserve">with the QCI </w:t>
      </w:r>
      <w:r>
        <w:t xml:space="preserve">(as sent by </w:t>
      </w:r>
      <w:r w:rsidR="00587724">
        <w:t>NDC</w:t>
      </w:r>
      <w:r w:rsidR="00587724">
        <w:sym w:font="Wingdings" w:char="F0E0"/>
      </w:r>
      <w:r>
        <w:t>APRM</w:t>
      </w:r>
      <w:r w:rsidR="00587724">
        <w:sym w:font="Wingdings" w:char="F0E0"/>
      </w:r>
      <w:r w:rsidR="00587724">
        <w:t>ARCM)</w:t>
      </w:r>
    </w:p>
    <w:p w14:paraId="0CE55224" w14:textId="77777777" w:rsidR="00587724" w:rsidRDefault="00587724" w:rsidP="00FD44D0">
      <w:pPr>
        <w:pStyle w:val="BodyText"/>
        <w:numPr>
          <w:ilvl w:val="0"/>
          <w:numId w:val="16"/>
        </w:numPr>
      </w:pPr>
      <w:r>
        <w:t>The E911 events are sent in the TAPOUT file as MSS  (</w:t>
      </w:r>
      <w:r w:rsidRPr="00587724">
        <w:t>Mobile session service)</w:t>
      </w:r>
      <w:r>
        <w:t xml:space="preserve"> events</w:t>
      </w:r>
    </w:p>
    <w:p w14:paraId="0CE55225" w14:textId="77777777" w:rsidR="00587724" w:rsidRDefault="00587724" w:rsidP="00FD44D0">
      <w:pPr>
        <w:pStyle w:val="BodyText"/>
        <w:numPr>
          <w:ilvl w:val="0"/>
          <w:numId w:val="16"/>
        </w:numPr>
      </w:pPr>
      <w:r>
        <w:t>The APRM GL Sap extract for O</w:t>
      </w:r>
      <w:r w:rsidR="00844ADE">
        <w:t>utcollect LTE Data will contain also the new VoLTE feed</w:t>
      </w:r>
    </w:p>
    <w:p w14:paraId="0CE55226" w14:textId="77777777" w:rsidR="00844ADE" w:rsidRDefault="00844ADE" w:rsidP="00FD44D0">
      <w:pPr>
        <w:pStyle w:val="BodyText"/>
        <w:numPr>
          <w:ilvl w:val="0"/>
          <w:numId w:val="16"/>
        </w:numPr>
      </w:pPr>
      <w:r>
        <w:t xml:space="preserve">GL codes for the new services </w:t>
      </w:r>
      <w:r w:rsidR="00DE030F">
        <w:t>will be provided be USCC</w:t>
      </w:r>
    </w:p>
    <w:p w14:paraId="0CE55227" w14:textId="77777777" w:rsidR="00A7156E" w:rsidRDefault="00A7156E" w:rsidP="00A7156E">
      <w:pPr>
        <w:pStyle w:val="BodyText"/>
        <w:ind w:left="0" w:firstLine="720"/>
      </w:pPr>
    </w:p>
    <w:p w14:paraId="0CE55228" w14:textId="77777777" w:rsidR="00A7156E" w:rsidRDefault="00A7156E" w:rsidP="00A7156E">
      <w:pPr>
        <w:pStyle w:val="BodyText"/>
        <w:ind w:left="0" w:firstLine="720"/>
      </w:pPr>
    </w:p>
    <w:p w14:paraId="0CE55229" w14:textId="77777777" w:rsidR="00A7156E" w:rsidRDefault="00A7156E" w:rsidP="00A7156E">
      <w:pPr>
        <w:pStyle w:val="BodyText"/>
        <w:ind w:left="0" w:firstLine="720"/>
      </w:pPr>
    </w:p>
    <w:p w14:paraId="0CE5522A" w14:textId="77777777" w:rsidR="00A7156E" w:rsidRDefault="00A7156E" w:rsidP="00A7156E">
      <w:pPr>
        <w:pStyle w:val="BodyText"/>
        <w:ind w:left="0" w:firstLine="720"/>
      </w:pPr>
    </w:p>
    <w:p w14:paraId="0CE5522B" w14:textId="77777777" w:rsidR="00A7156E" w:rsidRDefault="00A7156E" w:rsidP="00A7156E">
      <w:pPr>
        <w:pStyle w:val="BodyText"/>
        <w:ind w:left="0" w:firstLine="720"/>
      </w:pPr>
    </w:p>
    <w:p w14:paraId="0CE5522C" w14:textId="77777777" w:rsidR="00A7156E" w:rsidRDefault="00A7156E" w:rsidP="00A7156E">
      <w:pPr>
        <w:pStyle w:val="BodyText"/>
        <w:ind w:left="0" w:firstLine="720"/>
      </w:pPr>
    </w:p>
    <w:p w14:paraId="0CE5522D" w14:textId="77777777" w:rsidR="00A7156E" w:rsidRDefault="00A7156E" w:rsidP="00A7156E">
      <w:pPr>
        <w:pStyle w:val="BodyText"/>
        <w:ind w:left="0" w:firstLine="720"/>
      </w:pPr>
    </w:p>
    <w:p w14:paraId="0CE5522E" w14:textId="77777777" w:rsidR="00A7156E" w:rsidRDefault="00A7156E" w:rsidP="00A7156E">
      <w:pPr>
        <w:pStyle w:val="BodyText"/>
        <w:ind w:left="0" w:firstLine="720"/>
      </w:pPr>
    </w:p>
    <w:p w14:paraId="0CE5522F" w14:textId="77777777" w:rsidR="00A7156E" w:rsidRDefault="00A7156E" w:rsidP="00A7156E">
      <w:pPr>
        <w:pStyle w:val="BodyText"/>
        <w:ind w:left="0" w:firstLine="720"/>
      </w:pPr>
    </w:p>
    <w:p w14:paraId="0CE55230" w14:textId="77777777" w:rsidR="00A7156E" w:rsidRDefault="00A7156E" w:rsidP="00A7156E">
      <w:pPr>
        <w:pStyle w:val="BodyText"/>
        <w:ind w:left="0" w:firstLine="720"/>
      </w:pPr>
    </w:p>
    <w:p w14:paraId="0CE55231" w14:textId="77777777" w:rsidR="00A7156E" w:rsidRDefault="00A7156E" w:rsidP="00A7156E">
      <w:pPr>
        <w:pStyle w:val="BodyText"/>
        <w:ind w:left="0" w:firstLine="720"/>
      </w:pPr>
    </w:p>
    <w:p w14:paraId="0CE55232" w14:textId="77777777" w:rsidR="00A7156E" w:rsidRDefault="00A7156E" w:rsidP="00A7156E">
      <w:pPr>
        <w:pStyle w:val="BodyText"/>
        <w:ind w:left="0" w:firstLine="720"/>
      </w:pPr>
    </w:p>
    <w:p w14:paraId="0CE55233" w14:textId="77777777" w:rsidR="00A7156E" w:rsidRDefault="00A7156E" w:rsidP="00A7156E">
      <w:pPr>
        <w:pStyle w:val="BodyText"/>
        <w:ind w:left="0" w:firstLine="720"/>
      </w:pPr>
    </w:p>
    <w:p w14:paraId="0CE55234" w14:textId="77777777" w:rsidR="00A7156E" w:rsidRDefault="00A7156E" w:rsidP="00A7156E">
      <w:pPr>
        <w:pStyle w:val="BodyText"/>
        <w:ind w:left="0" w:firstLine="720"/>
      </w:pPr>
    </w:p>
    <w:p w14:paraId="0CE55235" w14:textId="77777777" w:rsidR="00A7156E" w:rsidRDefault="00A7156E" w:rsidP="00A7156E">
      <w:pPr>
        <w:pStyle w:val="BodyText"/>
        <w:ind w:left="0" w:firstLine="720"/>
      </w:pPr>
    </w:p>
    <w:p w14:paraId="0CE55236" w14:textId="77777777" w:rsidR="00A7156E" w:rsidRDefault="00A7156E" w:rsidP="00A7156E">
      <w:pPr>
        <w:pStyle w:val="BodyText"/>
        <w:ind w:left="0" w:firstLine="720"/>
      </w:pPr>
      <w:r>
        <w:t>Outcollect Diagram:</w:t>
      </w:r>
    </w:p>
    <w:p w14:paraId="0CE55237" w14:textId="77777777" w:rsidR="00A63200" w:rsidRDefault="00A63200" w:rsidP="00A7156E">
      <w:pPr>
        <w:pStyle w:val="BodyText"/>
        <w:ind w:left="720" w:firstLine="720"/>
      </w:pPr>
    </w:p>
    <w:p w14:paraId="0CE55238" w14:textId="77777777" w:rsidR="00A63200" w:rsidRDefault="00CC4D94" w:rsidP="00A63200">
      <w:pPr>
        <w:pStyle w:val="BodyText"/>
        <w:ind w:left="720"/>
      </w:pPr>
      <w:r>
        <w:rPr>
          <w:noProof/>
          <w:lang w:bidi="ar-SA"/>
        </w:rPr>
        <w:drawing>
          <wp:inline distT="0" distB="0" distL="0" distR="0" wp14:anchorId="0CE55651" wp14:editId="0CE55652">
            <wp:extent cx="5294630" cy="290385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4630" cy="2903855"/>
                    </a:xfrm>
                    <a:prstGeom prst="rect">
                      <a:avLst/>
                    </a:prstGeom>
                  </pic:spPr>
                </pic:pic>
              </a:graphicData>
            </a:graphic>
          </wp:inline>
        </w:drawing>
      </w:r>
    </w:p>
    <w:p w14:paraId="0CE55239" w14:textId="77777777" w:rsidR="00A63200" w:rsidRDefault="00A63200" w:rsidP="00FD44D0">
      <w:pPr>
        <w:pStyle w:val="BodyText"/>
        <w:numPr>
          <w:ilvl w:val="0"/>
          <w:numId w:val="16"/>
        </w:numPr>
      </w:pPr>
      <w:r>
        <w:t>Invoicing process will not change as CDR level information is not present on the invoice (breakdown is at TAP file name).</w:t>
      </w:r>
    </w:p>
    <w:p w14:paraId="0CE5523A" w14:textId="77777777" w:rsidR="00AA3ED9" w:rsidRDefault="00DE030F" w:rsidP="00FD44D0">
      <w:pPr>
        <w:pStyle w:val="BodyText"/>
        <w:numPr>
          <w:ilvl w:val="0"/>
          <w:numId w:val="16"/>
        </w:numPr>
      </w:pPr>
      <w:r>
        <w:t>RAPOUT</w:t>
      </w:r>
      <w:r w:rsidR="00A63200">
        <w:t xml:space="preserve"> process will not change.</w:t>
      </w:r>
    </w:p>
    <w:p w14:paraId="0CE5523B" w14:textId="77777777" w:rsidR="00FD6CC4" w:rsidRDefault="00FD6CC4" w:rsidP="00FD44D0">
      <w:pPr>
        <w:pStyle w:val="BodyText"/>
        <w:numPr>
          <w:ilvl w:val="0"/>
          <w:numId w:val="16"/>
        </w:numPr>
      </w:pPr>
      <w:r>
        <w:t>Invalid values of QCI or APN will cause the CDR to be reported to APRM error repository. Error management/handling will follow existing procedure.</w:t>
      </w:r>
    </w:p>
    <w:p w14:paraId="0CE5523C" w14:textId="77777777" w:rsidR="00DD3147" w:rsidRDefault="00DD3147" w:rsidP="00DD3147">
      <w:pPr>
        <w:pStyle w:val="BodyText"/>
        <w:ind w:left="2160"/>
      </w:pPr>
    </w:p>
    <w:p w14:paraId="0CE5523D" w14:textId="77777777" w:rsidR="00DE030F" w:rsidRDefault="00DE030F" w:rsidP="00DE030F">
      <w:pPr>
        <w:pStyle w:val="Heading3"/>
      </w:pPr>
      <w:bookmarkStart w:id="538" w:name="_Toc462972595"/>
      <w:r>
        <w:t>Outcollect Solution Details</w:t>
      </w:r>
      <w:bookmarkEnd w:id="538"/>
    </w:p>
    <w:p w14:paraId="0CE5523E" w14:textId="77777777" w:rsidR="00A63200" w:rsidRDefault="00A63200" w:rsidP="00FD44D0">
      <w:pPr>
        <w:pStyle w:val="BodyText"/>
        <w:numPr>
          <w:ilvl w:val="0"/>
          <w:numId w:val="16"/>
        </w:numPr>
      </w:pPr>
      <w:r>
        <w:t>The existing field NDC</w:t>
      </w:r>
      <w:r>
        <w:sym w:font="Wingdings" w:char="F0E0"/>
      </w:r>
      <w:r>
        <w:t xml:space="preserve">APRM </w:t>
      </w:r>
      <w:r w:rsidR="00DE030F">
        <w:t xml:space="preserve">(OUTD) </w:t>
      </w:r>
      <w:r>
        <w:t xml:space="preserve">interface </w:t>
      </w:r>
      <w:r w:rsidR="00DE030F">
        <w:t>structure will not change. Valid values inside the fields will change as follows (this information will also be present in the external NDC</w:t>
      </w:r>
      <w:r w:rsidR="00DE030F">
        <w:sym w:font="Wingdings" w:char="F0E0"/>
      </w:r>
      <w:r w:rsidR="00FD5CA1">
        <w:t>APRM IDD)</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67"/>
        <w:gridCol w:w="3472"/>
        <w:gridCol w:w="951"/>
        <w:gridCol w:w="3278"/>
      </w:tblGrid>
      <w:tr w:rsidR="008268B6" w14:paraId="0CE55243" w14:textId="77777777" w:rsidTr="008268B6">
        <w:tc>
          <w:tcPr>
            <w:tcW w:w="1767" w:type="dxa"/>
            <w:shd w:val="clear" w:color="auto" w:fill="4F81BD"/>
            <w:tcMar>
              <w:top w:w="0" w:type="dxa"/>
              <w:left w:w="108" w:type="dxa"/>
              <w:bottom w:w="0" w:type="dxa"/>
              <w:right w:w="108" w:type="dxa"/>
            </w:tcMar>
            <w:hideMark/>
          </w:tcPr>
          <w:p w14:paraId="0CE5523F" w14:textId="77777777" w:rsidR="008268B6" w:rsidRDefault="008268B6" w:rsidP="00A63200">
            <w:pPr>
              <w:pStyle w:val="ListParagraph"/>
              <w:ind w:left="0" w:right="330"/>
              <w:rPr>
                <w:b/>
                <w:bCs/>
                <w:color w:val="1F497D"/>
              </w:rPr>
            </w:pPr>
            <w:r>
              <w:rPr>
                <w:b/>
                <w:bCs/>
                <w:color w:val="1F497D"/>
              </w:rPr>
              <w:t>Service</w:t>
            </w:r>
          </w:p>
        </w:tc>
        <w:tc>
          <w:tcPr>
            <w:tcW w:w="3472" w:type="dxa"/>
            <w:shd w:val="clear" w:color="auto" w:fill="4F81BD"/>
            <w:tcMar>
              <w:top w:w="0" w:type="dxa"/>
              <w:left w:w="108" w:type="dxa"/>
              <w:bottom w:w="0" w:type="dxa"/>
              <w:right w:w="108" w:type="dxa"/>
            </w:tcMar>
            <w:hideMark/>
          </w:tcPr>
          <w:p w14:paraId="0CE55240" w14:textId="77777777" w:rsidR="008268B6" w:rsidRDefault="008268B6" w:rsidP="00A63200">
            <w:pPr>
              <w:pStyle w:val="ListParagraph"/>
              <w:ind w:left="0" w:right="330"/>
              <w:rPr>
                <w:b/>
                <w:bCs/>
                <w:color w:val="1F497D"/>
              </w:rPr>
            </w:pPr>
            <w:r>
              <w:rPr>
                <w:b/>
                <w:bCs/>
                <w:color w:val="1F497D"/>
              </w:rPr>
              <w:t>Field Name</w:t>
            </w:r>
          </w:p>
        </w:tc>
        <w:tc>
          <w:tcPr>
            <w:tcW w:w="951" w:type="dxa"/>
            <w:shd w:val="clear" w:color="auto" w:fill="4F81BD"/>
          </w:tcPr>
          <w:p w14:paraId="0CE55241" w14:textId="77777777" w:rsidR="008268B6" w:rsidRDefault="008268B6" w:rsidP="00A63200">
            <w:pPr>
              <w:pStyle w:val="ListParagraph"/>
              <w:ind w:left="0" w:right="330"/>
              <w:rPr>
                <w:b/>
                <w:bCs/>
                <w:color w:val="1F497D"/>
              </w:rPr>
            </w:pPr>
            <w:r>
              <w:rPr>
                <w:b/>
                <w:bCs/>
                <w:color w:val="1F497D"/>
              </w:rPr>
              <w:t>Values</w:t>
            </w:r>
          </w:p>
        </w:tc>
        <w:tc>
          <w:tcPr>
            <w:tcW w:w="3278" w:type="dxa"/>
            <w:shd w:val="clear" w:color="auto" w:fill="4F81BD"/>
            <w:tcMar>
              <w:top w:w="0" w:type="dxa"/>
              <w:left w:w="108" w:type="dxa"/>
              <w:bottom w:w="0" w:type="dxa"/>
              <w:right w:w="108" w:type="dxa"/>
            </w:tcMar>
            <w:hideMark/>
          </w:tcPr>
          <w:p w14:paraId="0CE55242" w14:textId="77777777" w:rsidR="008268B6" w:rsidRDefault="008268B6" w:rsidP="00A63200">
            <w:pPr>
              <w:pStyle w:val="ListParagraph"/>
              <w:ind w:left="0" w:right="330"/>
              <w:rPr>
                <w:b/>
                <w:bCs/>
                <w:color w:val="1F497D"/>
              </w:rPr>
            </w:pPr>
            <w:r>
              <w:rPr>
                <w:b/>
                <w:bCs/>
                <w:color w:val="1F497D"/>
              </w:rPr>
              <w:t>Comment</w:t>
            </w:r>
          </w:p>
        </w:tc>
      </w:tr>
      <w:tr w:rsidR="008268B6" w14:paraId="0CE55249" w14:textId="77777777" w:rsidTr="008268B6">
        <w:tc>
          <w:tcPr>
            <w:tcW w:w="1767" w:type="dxa"/>
            <w:tcMar>
              <w:top w:w="0" w:type="dxa"/>
              <w:left w:w="108" w:type="dxa"/>
              <w:bottom w:w="0" w:type="dxa"/>
              <w:right w:w="108" w:type="dxa"/>
            </w:tcMar>
            <w:hideMark/>
          </w:tcPr>
          <w:p w14:paraId="0CE55244" w14:textId="77777777" w:rsidR="008268B6" w:rsidRDefault="008268B6" w:rsidP="00A63200">
            <w:pPr>
              <w:pStyle w:val="ListParagraph"/>
              <w:ind w:left="0" w:right="330"/>
              <w:rPr>
                <w:color w:val="1F497D"/>
              </w:rPr>
            </w:pPr>
            <w:r>
              <w:rPr>
                <w:color w:val="1F497D"/>
              </w:rPr>
              <w:t>LTE Data</w:t>
            </w:r>
          </w:p>
        </w:tc>
        <w:tc>
          <w:tcPr>
            <w:tcW w:w="3472" w:type="dxa"/>
            <w:tcMar>
              <w:top w:w="0" w:type="dxa"/>
              <w:left w:w="108" w:type="dxa"/>
              <w:bottom w:w="0" w:type="dxa"/>
              <w:right w:w="108" w:type="dxa"/>
            </w:tcMar>
            <w:hideMark/>
          </w:tcPr>
          <w:p w14:paraId="0CE55245" w14:textId="77777777" w:rsidR="008268B6" w:rsidRPr="008268B6" w:rsidRDefault="008268B6" w:rsidP="008268B6">
            <w:pPr>
              <w:pStyle w:val="ListParagraph"/>
              <w:ind w:left="0" w:right="330"/>
              <w:rPr>
                <w:color w:val="1F497D"/>
              </w:rPr>
            </w:pPr>
            <w:r w:rsidRPr="008268B6">
              <w:rPr>
                <w:color w:val="1F497D"/>
              </w:rPr>
              <w:t>Service Type</w:t>
            </w:r>
          </w:p>
          <w:p w14:paraId="0CE55246" w14:textId="77777777" w:rsidR="008268B6" w:rsidRDefault="008268B6" w:rsidP="00A63200">
            <w:pPr>
              <w:pStyle w:val="ListParagraph"/>
              <w:ind w:left="0" w:right="330"/>
              <w:rPr>
                <w:color w:val="1F497D"/>
              </w:rPr>
            </w:pPr>
          </w:p>
        </w:tc>
        <w:tc>
          <w:tcPr>
            <w:tcW w:w="951" w:type="dxa"/>
          </w:tcPr>
          <w:p w14:paraId="0CE55247" w14:textId="77777777" w:rsidR="008268B6" w:rsidRPr="009917F5" w:rsidRDefault="008268B6" w:rsidP="008268B6">
            <w:pPr>
              <w:pStyle w:val="ListParagraph"/>
              <w:ind w:left="0" w:right="330"/>
              <w:jc w:val="center"/>
              <w:rPr>
                <w:bCs/>
                <w:color w:val="1F497D"/>
              </w:rPr>
            </w:pPr>
            <w:r>
              <w:rPr>
                <w:bCs/>
                <w:color w:val="1F497D"/>
              </w:rPr>
              <w:t>H</w:t>
            </w:r>
          </w:p>
        </w:tc>
        <w:tc>
          <w:tcPr>
            <w:tcW w:w="3278" w:type="dxa"/>
            <w:tcMar>
              <w:top w:w="0" w:type="dxa"/>
              <w:left w:w="108" w:type="dxa"/>
              <w:bottom w:w="0" w:type="dxa"/>
              <w:right w:w="108" w:type="dxa"/>
            </w:tcMar>
            <w:hideMark/>
          </w:tcPr>
          <w:p w14:paraId="0CE55248" w14:textId="77777777" w:rsidR="008268B6" w:rsidRPr="009917F5" w:rsidRDefault="008268B6" w:rsidP="00A63200">
            <w:pPr>
              <w:pStyle w:val="ListParagraph"/>
              <w:ind w:left="0" w:right="330"/>
              <w:rPr>
                <w:bCs/>
                <w:color w:val="1F497D"/>
              </w:rPr>
            </w:pPr>
            <w:r w:rsidRPr="009917F5">
              <w:rPr>
                <w:bCs/>
                <w:color w:val="1F497D"/>
              </w:rPr>
              <w:t>Already existing in the system</w:t>
            </w:r>
          </w:p>
        </w:tc>
      </w:tr>
      <w:tr w:rsidR="008268B6" w14:paraId="0CE5524F" w14:textId="77777777" w:rsidTr="008268B6">
        <w:tc>
          <w:tcPr>
            <w:tcW w:w="1767" w:type="dxa"/>
            <w:tcMar>
              <w:top w:w="0" w:type="dxa"/>
              <w:left w:w="108" w:type="dxa"/>
              <w:bottom w:w="0" w:type="dxa"/>
              <w:right w:w="108" w:type="dxa"/>
            </w:tcMar>
            <w:hideMark/>
          </w:tcPr>
          <w:p w14:paraId="0CE5524A" w14:textId="77777777" w:rsidR="008268B6" w:rsidRPr="008268B6" w:rsidRDefault="008268B6" w:rsidP="00A63200">
            <w:pPr>
              <w:pStyle w:val="ListParagraph"/>
              <w:ind w:left="0" w:right="330"/>
              <w:rPr>
                <w:color w:val="1F497D"/>
              </w:rPr>
            </w:pPr>
            <w:r w:rsidRPr="008268B6">
              <w:rPr>
                <w:color w:val="1F497D"/>
              </w:rPr>
              <w:lastRenderedPageBreak/>
              <w:t>VoLTE Data (regular)</w:t>
            </w:r>
          </w:p>
        </w:tc>
        <w:tc>
          <w:tcPr>
            <w:tcW w:w="3472" w:type="dxa"/>
            <w:tcMar>
              <w:top w:w="0" w:type="dxa"/>
              <w:left w:w="108" w:type="dxa"/>
              <w:bottom w:w="0" w:type="dxa"/>
              <w:right w:w="108" w:type="dxa"/>
            </w:tcMar>
            <w:hideMark/>
          </w:tcPr>
          <w:p w14:paraId="0CE5524B" w14:textId="77777777" w:rsidR="008268B6" w:rsidRPr="008268B6" w:rsidRDefault="008268B6" w:rsidP="008268B6">
            <w:pPr>
              <w:pStyle w:val="ListParagraph"/>
              <w:ind w:left="0" w:right="330"/>
              <w:rPr>
                <w:color w:val="1F497D"/>
              </w:rPr>
            </w:pPr>
            <w:r w:rsidRPr="008268B6">
              <w:rPr>
                <w:color w:val="1F497D"/>
              </w:rPr>
              <w:t>Service Type</w:t>
            </w:r>
          </w:p>
          <w:p w14:paraId="0CE5524C" w14:textId="77777777" w:rsidR="008268B6" w:rsidRPr="008268B6" w:rsidRDefault="008268B6" w:rsidP="00A63200">
            <w:pPr>
              <w:pStyle w:val="ListParagraph"/>
              <w:ind w:left="0" w:right="330"/>
              <w:rPr>
                <w:color w:val="1F497D"/>
              </w:rPr>
            </w:pPr>
          </w:p>
        </w:tc>
        <w:tc>
          <w:tcPr>
            <w:tcW w:w="951" w:type="dxa"/>
          </w:tcPr>
          <w:p w14:paraId="0CE5524D" w14:textId="77777777" w:rsidR="008268B6" w:rsidRPr="008268B6" w:rsidRDefault="008268B6" w:rsidP="008268B6">
            <w:pPr>
              <w:pStyle w:val="ListParagraph"/>
              <w:ind w:left="0" w:right="330"/>
              <w:jc w:val="center"/>
              <w:rPr>
                <w:bCs/>
                <w:color w:val="1F497D"/>
              </w:rPr>
            </w:pPr>
            <w:r w:rsidRPr="008268B6">
              <w:rPr>
                <w:bCs/>
                <w:color w:val="1F497D"/>
              </w:rPr>
              <w:t>L</w:t>
            </w:r>
          </w:p>
        </w:tc>
        <w:tc>
          <w:tcPr>
            <w:tcW w:w="3278" w:type="dxa"/>
            <w:tcMar>
              <w:top w:w="0" w:type="dxa"/>
              <w:left w:w="108" w:type="dxa"/>
              <w:bottom w:w="0" w:type="dxa"/>
              <w:right w:w="108" w:type="dxa"/>
            </w:tcMar>
            <w:hideMark/>
          </w:tcPr>
          <w:p w14:paraId="0CE5524E" w14:textId="77777777" w:rsidR="008268B6" w:rsidRPr="008268B6" w:rsidRDefault="008268B6" w:rsidP="008268B6">
            <w:pPr>
              <w:pStyle w:val="ListParagraph"/>
              <w:ind w:left="0" w:right="330"/>
              <w:rPr>
                <w:color w:val="1F497D"/>
              </w:rPr>
            </w:pPr>
            <w:r w:rsidRPr="008268B6">
              <w:rPr>
                <w:bCs/>
                <w:color w:val="1F497D"/>
              </w:rPr>
              <w:t>New</w:t>
            </w:r>
            <w:r>
              <w:rPr>
                <w:color w:val="1F497D"/>
              </w:rPr>
              <w:t xml:space="preserve"> value to identify VoLTE Data (not coming from E911 calls)</w:t>
            </w:r>
          </w:p>
        </w:tc>
      </w:tr>
      <w:tr w:rsidR="008268B6" w14:paraId="0CE55255" w14:textId="77777777" w:rsidTr="008268B6">
        <w:tc>
          <w:tcPr>
            <w:tcW w:w="1767" w:type="dxa"/>
            <w:tcMar>
              <w:top w:w="0" w:type="dxa"/>
              <w:left w:w="108" w:type="dxa"/>
              <w:bottom w:w="0" w:type="dxa"/>
              <w:right w:w="108" w:type="dxa"/>
            </w:tcMar>
            <w:hideMark/>
          </w:tcPr>
          <w:p w14:paraId="0CE55250" w14:textId="77777777" w:rsidR="008268B6" w:rsidRPr="008268B6" w:rsidRDefault="008268B6" w:rsidP="008268B6">
            <w:pPr>
              <w:pStyle w:val="ListParagraph"/>
              <w:ind w:left="0" w:right="330"/>
              <w:rPr>
                <w:color w:val="1F497D"/>
              </w:rPr>
            </w:pPr>
            <w:r w:rsidRPr="008268B6">
              <w:rPr>
                <w:color w:val="1F497D"/>
              </w:rPr>
              <w:t>VoLTE Data (</w:t>
            </w:r>
            <w:r>
              <w:rPr>
                <w:color w:val="1F497D"/>
              </w:rPr>
              <w:t>emergency</w:t>
            </w:r>
            <w:r w:rsidRPr="008268B6">
              <w:rPr>
                <w:color w:val="1F497D"/>
              </w:rPr>
              <w:t>)</w:t>
            </w:r>
          </w:p>
        </w:tc>
        <w:tc>
          <w:tcPr>
            <w:tcW w:w="3472" w:type="dxa"/>
            <w:tcMar>
              <w:top w:w="0" w:type="dxa"/>
              <w:left w:w="108" w:type="dxa"/>
              <w:bottom w:w="0" w:type="dxa"/>
              <w:right w:w="108" w:type="dxa"/>
            </w:tcMar>
            <w:hideMark/>
          </w:tcPr>
          <w:p w14:paraId="0CE55251" w14:textId="77777777" w:rsidR="008268B6" w:rsidRPr="008268B6" w:rsidRDefault="008268B6" w:rsidP="008268B6">
            <w:pPr>
              <w:pStyle w:val="ListParagraph"/>
              <w:ind w:left="0" w:right="330"/>
              <w:rPr>
                <w:color w:val="1F497D"/>
              </w:rPr>
            </w:pPr>
            <w:r w:rsidRPr="008268B6">
              <w:rPr>
                <w:color w:val="1F497D"/>
              </w:rPr>
              <w:t>Service Type</w:t>
            </w:r>
          </w:p>
          <w:p w14:paraId="0CE55252" w14:textId="77777777" w:rsidR="008268B6" w:rsidRPr="008268B6" w:rsidRDefault="008268B6" w:rsidP="00A63200">
            <w:pPr>
              <w:pStyle w:val="ListParagraph"/>
              <w:ind w:left="0" w:right="330"/>
              <w:rPr>
                <w:color w:val="1F497D"/>
              </w:rPr>
            </w:pPr>
          </w:p>
        </w:tc>
        <w:tc>
          <w:tcPr>
            <w:tcW w:w="951" w:type="dxa"/>
          </w:tcPr>
          <w:p w14:paraId="0CE55253" w14:textId="77777777" w:rsidR="008268B6" w:rsidRPr="008268B6" w:rsidRDefault="008268B6" w:rsidP="008268B6">
            <w:pPr>
              <w:pStyle w:val="ListParagraph"/>
              <w:ind w:left="0" w:right="330"/>
              <w:jc w:val="center"/>
              <w:rPr>
                <w:bCs/>
                <w:color w:val="1F497D"/>
              </w:rPr>
            </w:pPr>
            <w:r>
              <w:rPr>
                <w:bCs/>
                <w:color w:val="1F497D"/>
              </w:rPr>
              <w:t>S</w:t>
            </w:r>
          </w:p>
        </w:tc>
        <w:tc>
          <w:tcPr>
            <w:tcW w:w="3278" w:type="dxa"/>
            <w:tcMar>
              <w:top w:w="0" w:type="dxa"/>
              <w:left w:w="108" w:type="dxa"/>
              <w:bottom w:w="0" w:type="dxa"/>
              <w:right w:w="108" w:type="dxa"/>
            </w:tcMar>
            <w:hideMark/>
          </w:tcPr>
          <w:p w14:paraId="0CE55254" w14:textId="77777777" w:rsidR="008268B6" w:rsidRPr="008268B6" w:rsidRDefault="008268B6" w:rsidP="008268B6">
            <w:pPr>
              <w:pStyle w:val="ListParagraph"/>
              <w:ind w:left="0" w:right="330"/>
              <w:rPr>
                <w:color w:val="1F497D"/>
              </w:rPr>
            </w:pPr>
            <w:r w:rsidRPr="008268B6">
              <w:rPr>
                <w:bCs/>
                <w:color w:val="1F497D"/>
              </w:rPr>
              <w:t>New</w:t>
            </w:r>
            <w:r>
              <w:rPr>
                <w:color w:val="1F497D"/>
              </w:rPr>
              <w:t xml:space="preserve"> value to identify VoLTE Data (coming from E911 calls)</w:t>
            </w:r>
          </w:p>
        </w:tc>
      </w:tr>
      <w:tr w:rsidR="006404DC" w14:paraId="0CE5525C" w14:textId="77777777" w:rsidTr="008268B6">
        <w:trPr>
          <w:trHeight w:val="226"/>
        </w:trPr>
        <w:tc>
          <w:tcPr>
            <w:tcW w:w="1767" w:type="dxa"/>
            <w:vMerge w:val="restart"/>
            <w:tcMar>
              <w:top w:w="0" w:type="dxa"/>
              <w:left w:w="108" w:type="dxa"/>
              <w:bottom w:w="0" w:type="dxa"/>
              <w:right w:w="108" w:type="dxa"/>
            </w:tcMar>
          </w:tcPr>
          <w:p w14:paraId="0CE55256" w14:textId="77777777" w:rsidR="006404DC" w:rsidRPr="008268B6" w:rsidRDefault="006404DC" w:rsidP="008268B6">
            <w:pPr>
              <w:pStyle w:val="ListParagraph"/>
              <w:ind w:left="0" w:right="330"/>
              <w:rPr>
                <w:color w:val="1F497D"/>
              </w:rPr>
            </w:pPr>
            <w:r>
              <w:rPr>
                <w:color w:val="1F497D"/>
              </w:rPr>
              <w:t xml:space="preserve">E911 Voice </w:t>
            </w:r>
          </w:p>
        </w:tc>
        <w:tc>
          <w:tcPr>
            <w:tcW w:w="3472" w:type="dxa"/>
            <w:tcMar>
              <w:top w:w="0" w:type="dxa"/>
              <w:left w:w="108" w:type="dxa"/>
              <w:bottom w:w="0" w:type="dxa"/>
              <w:right w:w="108" w:type="dxa"/>
            </w:tcMar>
          </w:tcPr>
          <w:p w14:paraId="0CE55257" w14:textId="77777777" w:rsidR="006404DC" w:rsidRPr="008268B6" w:rsidRDefault="006404DC" w:rsidP="008268B6">
            <w:pPr>
              <w:pStyle w:val="ListParagraph"/>
              <w:ind w:left="0" w:right="330"/>
              <w:rPr>
                <w:color w:val="1F497D"/>
              </w:rPr>
            </w:pPr>
            <w:r w:rsidRPr="008268B6">
              <w:rPr>
                <w:color w:val="1F497D"/>
              </w:rPr>
              <w:t>Service Type</w:t>
            </w:r>
          </w:p>
          <w:p w14:paraId="0CE55258" w14:textId="77777777" w:rsidR="006404DC" w:rsidRPr="008268B6" w:rsidRDefault="006404DC" w:rsidP="00A63200">
            <w:pPr>
              <w:pStyle w:val="ListParagraph"/>
              <w:ind w:left="0" w:right="330"/>
              <w:rPr>
                <w:color w:val="1F497D"/>
              </w:rPr>
            </w:pPr>
          </w:p>
        </w:tc>
        <w:tc>
          <w:tcPr>
            <w:tcW w:w="951" w:type="dxa"/>
          </w:tcPr>
          <w:p w14:paraId="0CE55259" w14:textId="77777777" w:rsidR="006404DC" w:rsidRDefault="006404DC" w:rsidP="008268B6">
            <w:pPr>
              <w:pStyle w:val="ListParagraph"/>
              <w:ind w:left="0" w:right="330"/>
              <w:jc w:val="center"/>
              <w:rPr>
                <w:bCs/>
                <w:color w:val="1F497D"/>
              </w:rPr>
            </w:pPr>
            <w:r>
              <w:rPr>
                <w:bCs/>
                <w:color w:val="1F497D"/>
              </w:rPr>
              <w:t>W</w:t>
            </w:r>
          </w:p>
          <w:p w14:paraId="0CE5525A" w14:textId="77777777" w:rsidR="006404DC" w:rsidRDefault="006404DC" w:rsidP="008268B6">
            <w:pPr>
              <w:pStyle w:val="ListParagraph"/>
              <w:ind w:left="0" w:right="330"/>
              <w:jc w:val="center"/>
              <w:rPr>
                <w:bCs/>
                <w:color w:val="1F497D"/>
              </w:rPr>
            </w:pPr>
          </w:p>
        </w:tc>
        <w:tc>
          <w:tcPr>
            <w:tcW w:w="3278" w:type="dxa"/>
            <w:tcMar>
              <w:top w:w="0" w:type="dxa"/>
              <w:left w:w="108" w:type="dxa"/>
              <w:bottom w:w="0" w:type="dxa"/>
              <w:right w:w="108" w:type="dxa"/>
            </w:tcMar>
          </w:tcPr>
          <w:p w14:paraId="0CE5525B" w14:textId="77777777" w:rsidR="006404DC" w:rsidRPr="008268B6" w:rsidRDefault="006404DC" w:rsidP="008268B6">
            <w:pPr>
              <w:pStyle w:val="ListParagraph"/>
              <w:ind w:left="0" w:right="330"/>
              <w:rPr>
                <w:bCs/>
                <w:color w:val="1F497D"/>
              </w:rPr>
            </w:pPr>
            <w:r>
              <w:rPr>
                <w:bCs/>
                <w:color w:val="1F497D"/>
              </w:rPr>
              <w:t>To identify VoLTE calls duration based – on seconds (E911)</w:t>
            </w:r>
          </w:p>
        </w:tc>
      </w:tr>
      <w:tr w:rsidR="006404DC" w14:paraId="0CE55263" w14:textId="77777777" w:rsidTr="008268B6">
        <w:trPr>
          <w:trHeight w:val="225"/>
        </w:trPr>
        <w:tc>
          <w:tcPr>
            <w:tcW w:w="1767" w:type="dxa"/>
            <w:vMerge/>
            <w:tcMar>
              <w:top w:w="0" w:type="dxa"/>
              <w:left w:w="108" w:type="dxa"/>
              <w:bottom w:w="0" w:type="dxa"/>
              <w:right w:w="108" w:type="dxa"/>
            </w:tcMar>
          </w:tcPr>
          <w:p w14:paraId="0CE5525D" w14:textId="77777777" w:rsidR="006404DC" w:rsidRDefault="006404DC" w:rsidP="008268B6">
            <w:pPr>
              <w:pStyle w:val="ListParagraph"/>
              <w:ind w:left="0" w:right="330"/>
              <w:rPr>
                <w:color w:val="1F497D"/>
              </w:rPr>
            </w:pPr>
          </w:p>
        </w:tc>
        <w:tc>
          <w:tcPr>
            <w:tcW w:w="3472" w:type="dxa"/>
            <w:tcMar>
              <w:top w:w="0" w:type="dxa"/>
              <w:left w:w="108" w:type="dxa"/>
              <w:bottom w:w="0" w:type="dxa"/>
              <w:right w:w="108" w:type="dxa"/>
            </w:tcMar>
          </w:tcPr>
          <w:p w14:paraId="0CE5525E" w14:textId="77777777" w:rsidR="006404DC" w:rsidRPr="008268B6" w:rsidRDefault="006404DC" w:rsidP="008268B6">
            <w:pPr>
              <w:pStyle w:val="ListParagraph"/>
              <w:ind w:left="0" w:right="330"/>
              <w:rPr>
                <w:color w:val="1F497D"/>
              </w:rPr>
            </w:pPr>
            <w:r w:rsidRPr="008268B6">
              <w:rPr>
                <w:color w:val="1F497D"/>
              </w:rPr>
              <w:t>Dialed Number</w:t>
            </w:r>
          </w:p>
          <w:p w14:paraId="0CE5525F" w14:textId="77777777" w:rsidR="006404DC" w:rsidRDefault="006404DC" w:rsidP="008268B6">
            <w:pPr>
              <w:pStyle w:val="ListParagraph"/>
              <w:ind w:left="0" w:right="330"/>
              <w:rPr>
                <w:color w:val="1F497D"/>
              </w:rPr>
            </w:pPr>
          </w:p>
        </w:tc>
        <w:tc>
          <w:tcPr>
            <w:tcW w:w="951" w:type="dxa"/>
          </w:tcPr>
          <w:p w14:paraId="0CE55260" w14:textId="77777777" w:rsidR="006404DC" w:rsidRDefault="006404DC" w:rsidP="008268B6">
            <w:pPr>
              <w:pStyle w:val="ListParagraph"/>
              <w:ind w:left="0" w:right="330"/>
              <w:jc w:val="center"/>
              <w:rPr>
                <w:bCs/>
                <w:color w:val="1F497D"/>
              </w:rPr>
            </w:pPr>
            <w:r>
              <w:rPr>
                <w:bCs/>
                <w:color w:val="1F497D"/>
              </w:rPr>
              <w:t>911</w:t>
            </w:r>
          </w:p>
          <w:p w14:paraId="0CE55261" w14:textId="77777777" w:rsidR="006404DC" w:rsidRDefault="006404DC" w:rsidP="008268B6">
            <w:pPr>
              <w:pStyle w:val="ListParagraph"/>
              <w:ind w:left="0" w:right="330"/>
              <w:jc w:val="center"/>
              <w:rPr>
                <w:bCs/>
                <w:color w:val="1F497D"/>
              </w:rPr>
            </w:pPr>
          </w:p>
        </w:tc>
        <w:tc>
          <w:tcPr>
            <w:tcW w:w="3278" w:type="dxa"/>
            <w:tcMar>
              <w:top w:w="0" w:type="dxa"/>
              <w:left w:w="108" w:type="dxa"/>
              <w:bottom w:w="0" w:type="dxa"/>
              <w:right w:w="108" w:type="dxa"/>
            </w:tcMar>
          </w:tcPr>
          <w:p w14:paraId="0CE55262" w14:textId="77777777" w:rsidR="006404DC" w:rsidRDefault="006404DC" w:rsidP="00CA11E7">
            <w:pPr>
              <w:pStyle w:val="ListParagraph"/>
              <w:ind w:left="0" w:right="330"/>
              <w:rPr>
                <w:bCs/>
                <w:color w:val="1F497D"/>
              </w:rPr>
            </w:pPr>
            <w:r>
              <w:rPr>
                <w:bCs/>
                <w:color w:val="1F497D"/>
              </w:rPr>
              <w:t>To identify special call (emergency). “911” can be configurable and multiple values considered as special</w:t>
            </w:r>
            <w:r w:rsidR="00CA11E7">
              <w:rPr>
                <w:bCs/>
                <w:color w:val="1F497D"/>
              </w:rPr>
              <w:t xml:space="preserve"> </w:t>
            </w:r>
            <w:r>
              <w:rPr>
                <w:bCs/>
                <w:color w:val="1F497D"/>
              </w:rPr>
              <w:t>numbers</w:t>
            </w:r>
          </w:p>
        </w:tc>
      </w:tr>
      <w:tr w:rsidR="006404DC" w14:paraId="0CE5526A" w14:textId="77777777" w:rsidTr="008268B6">
        <w:trPr>
          <w:trHeight w:val="225"/>
        </w:trPr>
        <w:tc>
          <w:tcPr>
            <w:tcW w:w="1767" w:type="dxa"/>
            <w:vMerge/>
            <w:tcMar>
              <w:top w:w="0" w:type="dxa"/>
              <w:left w:w="108" w:type="dxa"/>
              <w:bottom w:w="0" w:type="dxa"/>
              <w:right w:w="108" w:type="dxa"/>
            </w:tcMar>
          </w:tcPr>
          <w:p w14:paraId="0CE55264" w14:textId="77777777" w:rsidR="006404DC" w:rsidRDefault="006404DC" w:rsidP="008268B6">
            <w:pPr>
              <w:pStyle w:val="ListParagraph"/>
              <w:ind w:left="0" w:right="330"/>
              <w:rPr>
                <w:color w:val="1F497D"/>
              </w:rPr>
            </w:pPr>
          </w:p>
        </w:tc>
        <w:tc>
          <w:tcPr>
            <w:tcW w:w="3472" w:type="dxa"/>
            <w:tcMar>
              <w:top w:w="0" w:type="dxa"/>
              <w:left w:w="108" w:type="dxa"/>
              <w:bottom w:w="0" w:type="dxa"/>
              <w:right w:w="108" w:type="dxa"/>
            </w:tcMar>
          </w:tcPr>
          <w:p w14:paraId="0CE55265" w14:textId="77777777" w:rsidR="006404DC" w:rsidRPr="008268B6" w:rsidRDefault="006404DC" w:rsidP="008268B6">
            <w:pPr>
              <w:pStyle w:val="ListParagraph"/>
              <w:ind w:left="0" w:right="330"/>
              <w:rPr>
                <w:color w:val="1F497D"/>
              </w:rPr>
            </w:pPr>
            <w:r w:rsidRPr="008268B6">
              <w:rPr>
                <w:color w:val="1F497D"/>
              </w:rPr>
              <w:t>Normalized Called Number</w:t>
            </w:r>
          </w:p>
          <w:p w14:paraId="0CE55266" w14:textId="77777777" w:rsidR="006404DC" w:rsidRDefault="006404DC" w:rsidP="008268B6">
            <w:pPr>
              <w:pStyle w:val="ListParagraph"/>
              <w:ind w:left="0" w:right="330"/>
              <w:rPr>
                <w:color w:val="1F497D"/>
              </w:rPr>
            </w:pPr>
          </w:p>
        </w:tc>
        <w:tc>
          <w:tcPr>
            <w:tcW w:w="951" w:type="dxa"/>
          </w:tcPr>
          <w:p w14:paraId="0CE55267" w14:textId="77777777" w:rsidR="006404DC" w:rsidRDefault="006404DC" w:rsidP="008268B6">
            <w:pPr>
              <w:pStyle w:val="ListParagraph"/>
              <w:ind w:left="0" w:right="330"/>
              <w:jc w:val="center"/>
              <w:rPr>
                <w:bCs/>
                <w:color w:val="1F497D"/>
              </w:rPr>
            </w:pPr>
            <w:r>
              <w:rPr>
                <w:bCs/>
                <w:color w:val="1F497D"/>
              </w:rPr>
              <w:t>911</w:t>
            </w:r>
          </w:p>
        </w:tc>
        <w:tc>
          <w:tcPr>
            <w:tcW w:w="3278" w:type="dxa"/>
            <w:tcMar>
              <w:top w:w="0" w:type="dxa"/>
              <w:left w:w="108" w:type="dxa"/>
              <w:bottom w:w="0" w:type="dxa"/>
              <w:right w:w="108" w:type="dxa"/>
            </w:tcMar>
          </w:tcPr>
          <w:p w14:paraId="0CE55268" w14:textId="77777777" w:rsidR="006404DC" w:rsidRDefault="006404DC" w:rsidP="008268B6">
            <w:pPr>
              <w:pStyle w:val="ListParagraph"/>
              <w:ind w:left="0" w:right="330"/>
              <w:rPr>
                <w:bCs/>
                <w:color w:val="1F497D"/>
              </w:rPr>
            </w:pPr>
            <w:r>
              <w:rPr>
                <w:bCs/>
                <w:color w:val="1F497D"/>
              </w:rPr>
              <w:t>Same comment as for DIALLED_NUMBER</w:t>
            </w:r>
          </w:p>
          <w:p w14:paraId="0CE55269" w14:textId="77777777" w:rsidR="005546B3" w:rsidRDefault="005546B3" w:rsidP="005546B3">
            <w:pPr>
              <w:pStyle w:val="ListParagraph"/>
              <w:ind w:left="0" w:right="330"/>
              <w:rPr>
                <w:bCs/>
                <w:color w:val="1F497D"/>
              </w:rPr>
            </w:pPr>
          </w:p>
        </w:tc>
      </w:tr>
      <w:tr w:rsidR="006404DC" w14:paraId="0CE55270" w14:textId="77777777" w:rsidTr="008268B6">
        <w:trPr>
          <w:trHeight w:val="225"/>
        </w:trPr>
        <w:tc>
          <w:tcPr>
            <w:tcW w:w="1767" w:type="dxa"/>
            <w:vMerge/>
            <w:tcMar>
              <w:top w:w="0" w:type="dxa"/>
              <w:left w:w="108" w:type="dxa"/>
              <w:bottom w:w="0" w:type="dxa"/>
              <w:right w:w="108" w:type="dxa"/>
            </w:tcMar>
          </w:tcPr>
          <w:p w14:paraId="0CE5526B" w14:textId="77777777" w:rsidR="006404DC" w:rsidRDefault="006404DC" w:rsidP="008268B6">
            <w:pPr>
              <w:pStyle w:val="ListParagraph"/>
              <w:ind w:left="0" w:right="330"/>
              <w:rPr>
                <w:color w:val="1F497D"/>
              </w:rPr>
            </w:pPr>
          </w:p>
        </w:tc>
        <w:tc>
          <w:tcPr>
            <w:tcW w:w="3472" w:type="dxa"/>
            <w:tcMar>
              <w:top w:w="0" w:type="dxa"/>
              <w:left w:w="108" w:type="dxa"/>
              <w:bottom w:w="0" w:type="dxa"/>
              <w:right w:w="108" w:type="dxa"/>
            </w:tcMar>
          </w:tcPr>
          <w:p w14:paraId="0CE5526C" w14:textId="77777777" w:rsidR="006404DC" w:rsidRPr="008268B6" w:rsidRDefault="006404DC" w:rsidP="008268B6">
            <w:pPr>
              <w:pStyle w:val="ListParagraph"/>
              <w:ind w:left="0" w:right="330"/>
              <w:rPr>
                <w:color w:val="1F497D"/>
              </w:rPr>
            </w:pPr>
            <w:r w:rsidRPr="008268B6">
              <w:rPr>
                <w:color w:val="1F497D"/>
              </w:rPr>
              <w:t>Call Direction</w:t>
            </w:r>
          </w:p>
          <w:p w14:paraId="0CE5526D" w14:textId="77777777" w:rsidR="006404DC" w:rsidRDefault="006404DC" w:rsidP="008268B6">
            <w:pPr>
              <w:pStyle w:val="ListParagraph"/>
              <w:ind w:left="0" w:right="330"/>
              <w:rPr>
                <w:color w:val="1F497D"/>
              </w:rPr>
            </w:pPr>
          </w:p>
        </w:tc>
        <w:tc>
          <w:tcPr>
            <w:tcW w:w="951" w:type="dxa"/>
          </w:tcPr>
          <w:p w14:paraId="0CE5526E" w14:textId="77777777" w:rsidR="006404DC" w:rsidRDefault="006404DC" w:rsidP="008268B6">
            <w:pPr>
              <w:pStyle w:val="ListParagraph"/>
              <w:ind w:left="0" w:right="330"/>
              <w:jc w:val="center"/>
              <w:rPr>
                <w:bCs/>
                <w:color w:val="1F497D"/>
              </w:rPr>
            </w:pPr>
            <w:r>
              <w:rPr>
                <w:bCs/>
                <w:color w:val="1F497D"/>
              </w:rPr>
              <w:t>O</w:t>
            </w:r>
          </w:p>
        </w:tc>
        <w:tc>
          <w:tcPr>
            <w:tcW w:w="3278" w:type="dxa"/>
            <w:tcMar>
              <w:top w:w="0" w:type="dxa"/>
              <w:left w:w="108" w:type="dxa"/>
              <w:bottom w:w="0" w:type="dxa"/>
              <w:right w:w="108" w:type="dxa"/>
            </w:tcMar>
          </w:tcPr>
          <w:p w14:paraId="0CE5526F" w14:textId="77777777" w:rsidR="006404DC" w:rsidRDefault="006404DC" w:rsidP="008268B6">
            <w:pPr>
              <w:pStyle w:val="ListParagraph"/>
              <w:ind w:left="0" w:right="330"/>
              <w:rPr>
                <w:bCs/>
                <w:color w:val="1F497D"/>
              </w:rPr>
            </w:pPr>
            <w:r>
              <w:rPr>
                <w:bCs/>
                <w:color w:val="1F497D"/>
              </w:rPr>
              <w:t>Identify outgoing call</w:t>
            </w:r>
          </w:p>
        </w:tc>
      </w:tr>
      <w:tr w:rsidR="006404DC" w14:paraId="0CE55278" w14:textId="77777777" w:rsidTr="008268B6">
        <w:trPr>
          <w:trHeight w:val="225"/>
        </w:trPr>
        <w:tc>
          <w:tcPr>
            <w:tcW w:w="1767" w:type="dxa"/>
            <w:vMerge/>
            <w:tcMar>
              <w:top w:w="0" w:type="dxa"/>
              <w:left w:w="108" w:type="dxa"/>
              <w:bottom w:w="0" w:type="dxa"/>
              <w:right w:w="108" w:type="dxa"/>
            </w:tcMar>
          </w:tcPr>
          <w:p w14:paraId="0CE55271" w14:textId="77777777" w:rsidR="006404DC" w:rsidRDefault="006404DC" w:rsidP="008268B6">
            <w:pPr>
              <w:pStyle w:val="ListParagraph"/>
              <w:ind w:left="0" w:right="330"/>
              <w:rPr>
                <w:color w:val="1F497D"/>
              </w:rPr>
            </w:pPr>
          </w:p>
        </w:tc>
        <w:tc>
          <w:tcPr>
            <w:tcW w:w="3472" w:type="dxa"/>
            <w:tcMar>
              <w:top w:w="0" w:type="dxa"/>
              <w:left w:w="108" w:type="dxa"/>
              <w:bottom w:w="0" w:type="dxa"/>
              <w:right w:w="108" w:type="dxa"/>
            </w:tcMar>
          </w:tcPr>
          <w:p w14:paraId="0CE55272" w14:textId="77777777" w:rsidR="006404DC" w:rsidRPr="006404DC" w:rsidRDefault="006404DC" w:rsidP="006404DC">
            <w:pPr>
              <w:pStyle w:val="ListParagraph"/>
              <w:ind w:left="0" w:right="330"/>
              <w:rPr>
                <w:color w:val="1F497D"/>
              </w:rPr>
            </w:pPr>
            <w:r w:rsidRPr="006404DC">
              <w:rPr>
                <w:color w:val="1F497D"/>
              </w:rPr>
              <w:t>Charging Parameter for Voice</w:t>
            </w:r>
          </w:p>
          <w:p w14:paraId="0CE55273" w14:textId="77777777" w:rsidR="006404DC" w:rsidRPr="008268B6" w:rsidRDefault="006404DC" w:rsidP="008268B6">
            <w:pPr>
              <w:pStyle w:val="ListParagraph"/>
              <w:ind w:left="0" w:right="330"/>
              <w:rPr>
                <w:color w:val="1F497D"/>
              </w:rPr>
            </w:pPr>
          </w:p>
        </w:tc>
        <w:tc>
          <w:tcPr>
            <w:tcW w:w="951" w:type="dxa"/>
          </w:tcPr>
          <w:p w14:paraId="0CE55274" w14:textId="77777777" w:rsidR="006404DC" w:rsidRDefault="006404DC" w:rsidP="008268B6">
            <w:pPr>
              <w:pStyle w:val="ListParagraph"/>
              <w:ind w:left="0" w:right="330"/>
              <w:jc w:val="center"/>
              <w:rPr>
                <w:bCs/>
                <w:color w:val="1F497D"/>
              </w:rPr>
            </w:pPr>
            <w:r>
              <w:rPr>
                <w:bCs/>
                <w:color w:val="1F497D"/>
              </w:rPr>
              <w:t>123</w:t>
            </w:r>
          </w:p>
        </w:tc>
        <w:tc>
          <w:tcPr>
            <w:tcW w:w="3278" w:type="dxa"/>
            <w:tcMar>
              <w:top w:w="0" w:type="dxa"/>
              <w:left w:w="108" w:type="dxa"/>
              <w:bottom w:w="0" w:type="dxa"/>
              <w:right w:w="108" w:type="dxa"/>
            </w:tcMar>
          </w:tcPr>
          <w:p w14:paraId="0CE55275" w14:textId="77777777" w:rsidR="006404DC" w:rsidRDefault="006404DC" w:rsidP="006404DC">
            <w:pPr>
              <w:pStyle w:val="ListParagraph"/>
              <w:ind w:left="0" w:right="330"/>
              <w:rPr>
                <w:bCs/>
                <w:color w:val="1F497D"/>
              </w:rPr>
            </w:pPr>
            <w:r>
              <w:rPr>
                <w:bCs/>
                <w:color w:val="1F497D"/>
              </w:rPr>
              <w:t xml:space="preserve">Number of seconds. 123 is just an example. For this type of call (service type) the </w:t>
            </w:r>
          </w:p>
          <w:p w14:paraId="0CE55276" w14:textId="77777777" w:rsidR="006404DC" w:rsidRPr="006404DC" w:rsidRDefault="006404DC" w:rsidP="006404DC">
            <w:pPr>
              <w:pStyle w:val="ListParagraph"/>
              <w:ind w:left="0" w:right="330"/>
              <w:rPr>
                <w:bCs/>
                <w:color w:val="1F497D"/>
              </w:rPr>
            </w:pPr>
            <w:r w:rsidRPr="006404DC">
              <w:rPr>
                <w:bCs/>
                <w:color w:val="1F497D"/>
              </w:rPr>
              <w:t>Charging Parameter for GPRS</w:t>
            </w:r>
          </w:p>
          <w:p w14:paraId="0CE55277" w14:textId="77777777" w:rsidR="006404DC" w:rsidRDefault="006404DC" w:rsidP="006404DC">
            <w:pPr>
              <w:pStyle w:val="ListParagraph"/>
              <w:ind w:left="0" w:right="330"/>
              <w:rPr>
                <w:bCs/>
                <w:color w:val="1F497D"/>
              </w:rPr>
            </w:pPr>
            <w:r>
              <w:rPr>
                <w:bCs/>
                <w:color w:val="1F497D"/>
              </w:rPr>
              <w:t>will be empty</w:t>
            </w:r>
          </w:p>
        </w:tc>
      </w:tr>
      <w:tr w:rsidR="006404DC" w14:paraId="0CE5527E" w14:textId="77777777" w:rsidTr="008268B6">
        <w:trPr>
          <w:trHeight w:val="225"/>
        </w:trPr>
        <w:tc>
          <w:tcPr>
            <w:tcW w:w="1767" w:type="dxa"/>
            <w:vMerge/>
            <w:tcMar>
              <w:top w:w="0" w:type="dxa"/>
              <w:left w:w="108" w:type="dxa"/>
              <w:bottom w:w="0" w:type="dxa"/>
              <w:right w:w="108" w:type="dxa"/>
            </w:tcMar>
          </w:tcPr>
          <w:p w14:paraId="0CE55279" w14:textId="77777777" w:rsidR="006404DC" w:rsidRDefault="006404DC" w:rsidP="008268B6">
            <w:pPr>
              <w:pStyle w:val="ListParagraph"/>
              <w:ind w:left="0" w:right="330"/>
              <w:rPr>
                <w:color w:val="1F497D"/>
              </w:rPr>
            </w:pPr>
          </w:p>
        </w:tc>
        <w:tc>
          <w:tcPr>
            <w:tcW w:w="3472" w:type="dxa"/>
            <w:tcMar>
              <w:top w:w="0" w:type="dxa"/>
              <w:left w:w="108" w:type="dxa"/>
              <w:bottom w:w="0" w:type="dxa"/>
              <w:right w:w="108" w:type="dxa"/>
            </w:tcMar>
          </w:tcPr>
          <w:p w14:paraId="0CE5527A" w14:textId="77777777" w:rsidR="006404DC" w:rsidRPr="006404DC" w:rsidRDefault="006404DC" w:rsidP="006404DC">
            <w:pPr>
              <w:pStyle w:val="ListParagraph"/>
              <w:ind w:left="0" w:right="330"/>
              <w:rPr>
                <w:color w:val="1F497D"/>
              </w:rPr>
            </w:pPr>
            <w:r w:rsidRPr="006404DC">
              <w:rPr>
                <w:color w:val="1F497D"/>
              </w:rPr>
              <w:t>UOM</w:t>
            </w:r>
          </w:p>
          <w:p w14:paraId="0CE5527B" w14:textId="77777777" w:rsidR="006404DC" w:rsidRPr="006404DC" w:rsidRDefault="006404DC" w:rsidP="006404DC">
            <w:pPr>
              <w:pStyle w:val="ListParagraph"/>
              <w:ind w:left="0" w:right="330"/>
              <w:rPr>
                <w:color w:val="1F497D"/>
              </w:rPr>
            </w:pPr>
          </w:p>
        </w:tc>
        <w:tc>
          <w:tcPr>
            <w:tcW w:w="951" w:type="dxa"/>
          </w:tcPr>
          <w:p w14:paraId="0CE5527C" w14:textId="77777777" w:rsidR="006404DC" w:rsidRPr="006404DC" w:rsidRDefault="006404DC" w:rsidP="006404DC">
            <w:pPr>
              <w:pStyle w:val="ListParagraph"/>
              <w:ind w:left="0" w:right="330"/>
              <w:rPr>
                <w:color w:val="1F497D"/>
              </w:rPr>
            </w:pPr>
            <w:r w:rsidRPr="006404DC">
              <w:rPr>
                <w:color w:val="1F497D"/>
              </w:rPr>
              <w:t>SS</w:t>
            </w:r>
          </w:p>
        </w:tc>
        <w:tc>
          <w:tcPr>
            <w:tcW w:w="3278" w:type="dxa"/>
            <w:tcMar>
              <w:top w:w="0" w:type="dxa"/>
              <w:left w:w="108" w:type="dxa"/>
              <w:bottom w:w="0" w:type="dxa"/>
              <w:right w:w="108" w:type="dxa"/>
            </w:tcMar>
          </w:tcPr>
          <w:p w14:paraId="0CE5527D" w14:textId="77777777" w:rsidR="006404DC" w:rsidRDefault="006404DC" w:rsidP="006404DC">
            <w:pPr>
              <w:pStyle w:val="ListParagraph"/>
              <w:ind w:left="0" w:right="330"/>
              <w:rPr>
                <w:bCs/>
                <w:color w:val="1F497D"/>
              </w:rPr>
            </w:pPr>
            <w:r>
              <w:rPr>
                <w:bCs/>
                <w:color w:val="1F497D"/>
              </w:rPr>
              <w:t>Unit of measurement. Should be “SS”. For Data events it’s  “By”</w:t>
            </w:r>
          </w:p>
        </w:tc>
      </w:tr>
    </w:tbl>
    <w:p w14:paraId="0CE5527F" w14:textId="77777777" w:rsidR="005546B3" w:rsidRDefault="005546B3" w:rsidP="00135691">
      <w:pPr>
        <w:pStyle w:val="BodyText"/>
        <w:ind w:left="2160"/>
      </w:pPr>
    </w:p>
    <w:p w14:paraId="0CE55280" w14:textId="77777777" w:rsidR="00FF6B23" w:rsidRDefault="00FF6B23" w:rsidP="00FD44D0">
      <w:pPr>
        <w:pStyle w:val="BodyText"/>
        <w:numPr>
          <w:ilvl w:val="0"/>
          <w:numId w:val="16"/>
        </w:numPr>
      </w:pPr>
      <w:r>
        <w:t>For the E911 voice call, both fields “Dialed Number”  and “Normalized Called Number” from the NDC</w:t>
      </w:r>
      <w:r>
        <w:sym w:font="Wingdings" w:char="F0E0"/>
      </w:r>
      <w:r>
        <w:t>APRM interface will be populated by NDC with hardcoded string “911”</w:t>
      </w:r>
    </w:p>
    <w:p w14:paraId="0CE55281" w14:textId="77777777" w:rsidR="00B72F9C" w:rsidRDefault="00B72F9C" w:rsidP="00FD44D0">
      <w:pPr>
        <w:pStyle w:val="BodyText"/>
        <w:numPr>
          <w:ilvl w:val="0"/>
          <w:numId w:val="16"/>
        </w:numPr>
      </w:pPr>
      <w:r>
        <w:t>For all the new services, the QCI value will be passed in “</w:t>
      </w:r>
      <w:r w:rsidRPr="00B72F9C">
        <w:t>CallTypeLevel2</w:t>
      </w:r>
      <w:r>
        <w:t>” field. It is expected that the value will be a valid one from the TAP standard (</w:t>
      </w:r>
      <w:r w:rsidR="00575200">
        <w:t>values 20 to 29</w:t>
      </w:r>
      <w:r>
        <w:t>)</w:t>
      </w:r>
    </w:p>
    <w:p w14:paraId="0CE55282" w14:textId="77777777" w:rsidR="007246B0" w:rsidRDefault="007246B0" w:rsidP="00FD44D0">
      <w:pPr>
        <w:pStyle w:val="BodyText"/>
        <w:numPr>
          <w:ilvl w:val="0"/>
          <w:numId w:val="16"/>
        </w:numPr>
      </w:pPr>
      <w:r>
        <w:t>The E911 Voice events based on number of seconds will be zero-rated</w:t>
      </w:r>
    </w:p>
    <w:p w14:paraId="0CE55283" w14:textId="77777777" w:rsidR="00A63200" w:rsidRDefault="00B72F9C" w:rsidP="00FD44D0">
      <w:pPr>
        <w:pStyle w:val="BodyText"/>
        <w:numPr>
          <w:ilvl w:val="0"/>
          <w:numId w:val="16"/>
        </w:numPr>
      </w:pPr>
      <w:r>
        <w:t xml:space="preserve">The new </w:t>
      </w:r>
      <w:r w:rsidR="00A63200">
        <w:t>services (products) will be created in APRM</w:t>
      </w:r>
      <w:r w:rsidR="007246B0">
        <w:t xml:space="preserve"> (GUI)</w:t>
      </w:r>
      <w:r w:rsidR="00A63200">
        <w:t>. The product/event identification solution will not change, only new table entries will be added in the product mapping table (to point the new values from the Service_Type field to the new products)</w:t>
      </w:r>
    </w:p>
    <w:p w14:paraId="0CE55284" w14:textId="77777777" w:rsidR="007246B0" w:rsidRDefault="007246B0" w:rsidP="00FD44D0">
      <w:pPr>
        <w:pStyle w:val="BodyText"/>
        <w:numPr>
          <w:ilvl w:val="1"/>
          <w:numId w:val="16"/>
        </w:numPr>
      </w:pPr>
      <w:r>
        <w:t>Equivalent products will be created for CD (Charge Data) and TD (Test Data)</w:t>
      </w:r>
    </w:p>
    <w:p w14:paraId="0CE55285" w14:textId="77777777" w:rsidR="007246B0" w:rsidRDefault="007246B0" w:rsidP="00FD44D0">
      <w:pPr>
        <w:pStyle w:val="BodyText"/>
        <w:numPr>
          <w:ilvl w:val="1"/>
          <w:numId w:val="16"/>
        </w:numPr>
      </w:pPr>
      <w:r>
        <w:t>Only the CD events will be part of invoicing and SAP GL Extract</w:t>
      </w:r>
    </w:p>
    <w:p w14:paraId="0CE55286" w14:textId="77777777" w:rsidR="00A63200" w:rsidRDefault="00A63200" w:rsidP="00FD44D0">
      <w:pPr>
        <w:pStyle w:val="BodyText"/>
        <w:numPr>
          <w:ilvl w:val="0"/>
          <w:numId w:val="16"/>
        </w:numPr>
      </w:pPr>
      <w:r>
        <w:t>The new VoLTE products will be attached in the partner-agreements and new rate plans w</w:t>
      </w:r>
      <w:r w:rsidR="00B72F9C">
        <w:t>ill be defined for each product</w:t>
      </w:r>
    </w:p>
    <w:p w14:paraId="0CE55287" w14:textId="77777777" w:rsidR="00A63200" w:rsidRPr="001F2071" w:rsidRDefault="00B72F9C" w:rsidP="00FD44D0">
      <w:pPr>
        <w:pStyle w:val="BodyText"/>
        <w:numPr>
          <w:ilvl w:val="0"/>
          <w:numId w:val="16"/>
        </w:numPr>
        <w:rPr>
          <w:b/>
        </w:rPr>
      </w:pPr>
      <w:r>
        <w:lastRenderedPageBreak/>
        <w:t>The rate plans attached to these new services will have capability to define a different rate for distinct QCI values and/or for distinct APN values</w:t>
      </w:r>
    </w:p>
    <w:p w14:paraId="0CE55288" w14:textId="77777777" w:rsidR="001F2071" w:rsidRPr="001F2071" w:rsidRDefault="001F2071" w:rsidP="00FD44D0">
      <w:pPr>
        <w:pStyle w:val="BodyText"/>
        <w:numPr>
          <w:ilvl w:val="1"/>
          <w:numId w:val="16"/>
        </w:numPr>
        <w:rPr>
          <w:b/>
        </w:rPr>
      </w:pPr>
      <w:r>
        <w:t>The APN value considered for distinct rating will be the APN-NI (existing already in the NDC</w:t>
      </w:r>
      <w:r>
        <w:sym w:font="Wingdings" w:char="F0E0"/>
      </w:r>
      <w:r>
        <w:t>APRM OUTD interface)</w:t>
      </w:r>
    </w:p>
    <w:p w14:paraId="0CE55289" w14:textId="77777777" w:rsidR="001F2071" w:rsidRPr="00267EE9" w:rsidRDefault="001F2071" w:rsidP="00FD44D0">
      <w:pPr>
        <w:pStyle w:val="BodyText"/>
        <w:numPr>
          <w:ilvl w:val="1"/>
          <w:numId w:val="16"/>
        </w:numPr>
        <w:rPr>
          <w:b/>
        </w:rPr>
      </w:pPr>
      <w:r>
        <w:t>The distinct values/grouping of APNs will be provided by USCC</w:t>
      </w:r>
    </w:p>
    <w:p w14:paraId="0CE5528A" w14:textId="77777777" w:rsidR="00267EE9" w:rsidRPr="00DF2DE5" w:rsidRDefault="00267EE9" w:rsidP="00FD44D0">
      <w:pPr>
        <w:pStyle w:val="BodyText"/>
        <w:numPr>
          <w:ilvl w:val="1"/>
          <w:numId w:val="16"/>
        </w:numPr>
        <w:rPr>
          <w:b/>
        </w:rPr>
      </w:pPr>
      <w:r>
        <w:t>The QCI value used will be from the existing  CTL2 field from the NDC</w:t>
      </w:r>
      <w:r>
        <w:sym w:font="Wingdings" w:char="F0E0"/>
      </w:r>
      <w:r>
        <w:t>APRM interface</w:t>
      </w:r>
    </w:p>
    <w:p w14:paraId="0CE5528B" w14:textId="77777777" w:rsidR="007246B0" w:rsidRPr="007246B0" w:rsidRDefault="007246B0" w:rsidP="007246B0">
      <w:pPr>
        <w:pStyle w:val="BodyText"/>
        <w:ind w:left="2160"/>
        <w:rPr>
          <w:b/>
        </w:rPr>
      </w:pPr>
      <w:r w:rsidRPr="008773EE">
        <w:rPr>
          <w:u w:val="single"/>
        </w:rPr>
        <w:t xml:space="preserve">Sample values </w:t>
      </w:r>
      <w:r w:rsidR="009B6412">
        <w:rPr>
          <w:u w:val="single"/>
        </w:rPr>
        <w:t xml:space="preserve">below </w:t>
      </w:r>
      <w:r w:rsidRPr="008773EE">
        <w:rPr>
          <w:u w:val="single"/>
        </w:rPr>
        <w:t>for rating</w:t>
      </w:r>
      <w:r w:rsidR="00DF2DE5">
        <w:rPr>
          <w:u w:val="single"/>
        </w:rPr>
        <w:t xml:space="preserve"> based on QCI</w:t>
      </w:r>
      <w:r>
        <w:rPr>
          <w:u w:val="single"/>
        </w:rPr>
        <w:t xml:space="preserve"> </w:t>
      </w:r>
      <w:r w:rsidRPr="00394842">
        <w:t xml:space="preserve">(the names of the QCI </w:t>
      </w:r>
      <w:r w:rsidR="009B6412">
        <w:t xml:space="preserve">and APN </w:t>
      </w:r>
      <w:r w:rsidRPr="00394842">
        <w:t>members are configurable and not hardcoded):</w:t>
      </w:r>
    </w:p>
    <w:p w14:paraId="0CE5528C" w14:textId="77777777" w:rsidR="007246B0" w:rsidRPr="003A7501" w:rsidRDefault="007246B0" w:rsidP="007246B0">
      <w:pPr>
        <w:pStyle w:val="BodyText"/>
        <w:ind w:left="2160"/>
        <w:rPr>
          <w:b/>
        </w:rPr>
      </w:pPr>
      <w:r>
        <w:rPr>
          <w:noProof/>
          <w:lang w:bidi="ar-SA"/>
        </w:rPr>
        <w:drawing>
          <wp:inline distT="0" distB="0" distL="0" distR="0" wp14:anchorId="0CE55653" wp14:editId="0CE55654">
            <wp:extent cx="2590800" cy="2714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2714625"/>
                    </a:xfrm>
                    <a:prstGeom prst="rect">
                      <a:avLst/>
                    </a:prstGeom>
                  </pic:spPr>
                </pic:pic>
              </a:graphicData>
            </a:graphic>
          </wp:inline>
        </w:drawing>
      </w:r>
    </w:p>
    <w:p w14:paraId="0CE5528D" w14:textId="77777777" w:rsidR="004D280E" w:rsidRDefault="004D280E" w:rsidP="00FD44D0">
      <w:pPr>
        <w:pStyle w:val="BodyText"/>
        <w:numPr>
          <w:ilvl w:val="0"/>
          <w:numId w:val="16"/>
        </w:numPr>
      </w:pPr>
      <w:r>
        <w:t>The rating currency will be USD</w:t>
      </w:r>
    </w:p>
    <w:p w14:paraId="0CE5528E" w14:textId="77777777" w:rsidR="00FE7F6E" w:rsidRDefault="00FE7F6E" w:rsidP="00FD44D0">
      <w:pPr>
        <w:pStyle w:val="BodyText"/>
        <w:numPr>
          <w:ilvl w:val="0"/>
          <w:numId w:val="16"/>
        </w:numPr>
      </w:pPr>
      <w:r>
        <w:t>In case also rating based on Serving BID is required (which was developed in R3 LTE Roaming), all BIDs information needs to be defined in APRM reference tables:</w:t>
      </w:r>
    </w:p>
    <w:p w14:paraId="0CE5528F" w14:textId="77777777" w:rsidR="00FE7F6E" w:rsidRDefault="00FE7F6E" w:rsidP="00FE7F6E">
      <w:pPr>
        <w:pStyle w:val="BodyText"/>
        <w:numPr>
          <w:ilvl w:val="1"/>
          <w:numId w:val="16"/>
        </w:numPr>
      </w:pPr>
      <w:r>
        <w:t>Currently there are around 160 distinct BID values in APRM grouped in 4 distinct sets</w:t>
      </w:r>
    </w:p>
    <w:tbl>
      <w:tblPr>
        <w:tblW w:w="4880" w:type="dxa"/>
        <w:tblInd w:w="2880" w:type="dxa"/>
        <w:tblLook w:val="04A0" w:firstRow="1" w:lastRow="0" w:firstColumn="1" w:lastColumn="0" w:noHBand="0" w:noVBand="1"/>
      </w:tblPr>
      <w:tblGrid>
        <w:gridCol w:w="1920"/>
        <w:gridCol w:w="2960"/>
      </w:tblGrid>
      <w:tr w:rsidR="00FE7F6E" w:rsidRPr="00FE7F6E" w14:paraId="0CE55292" w14:textId="77777777" w:rsidTr="00FE7F6E">
        <w:trPr>
          <w:trHeight w:val="255"/>
        </w:trPr>
        <w:tc>
          <w:tcPr>
            <w:tcW w:w="1920" w:type="dxa"/>
            <w:tcBorders>
              <w:top w:val="single" w:sz="8" w:space="0" w:color="auto"/>
              <w:left w:val="single" w:sz="4" w:space="0" w:color="auto"/>
              <w:bottom w:val="single" w:sz="4" w:space="0" w:color="auto"/>
              <w:right w:val="single" w:sz="4" w:space="0" w:color="auto"/>
            </w:tcBorders>
            <w:shd w:val="clear" w:color="000000" w:fill="CCFFCC"/>
            <w:noWrap/>
            <w:vAlign w:val="bottom"/>
            <w:hideMark/>
          </w:tcPr>
          <w:p w14:paraId="0CE55290" w14:textId="77777777" w:rsidR="00FE7F6E" w:rsidRPr="00FE7F6E" w:rsidRDefault="00FE7F6E" w:rsidP="00FE7F6E">
            <w:pPr>
              <w:rPr>
                <w:rFonts w:ascii="Arial" w:eastAsia="Times New Roman" w:hAnsi="Arial" w:cs="Arial"/>
                <w:sz w:val="20"/>
                <w:szCs w:val="20"/>
                <w:lang w:bidi="ar-SA"/>
              </w:rPr>
            </w:pPr>
            <w:r w:rsidRPr="00FE7F6E">
              <w:rPr>
                <w:rFonts w:ascii="Arial" w:eastAsia="Times New Roman" w:hAnsi="Arial" w:cs="Arial"/>
                <w:sz w:val="20"/>
                <w:szCs w:val="20"/>
                <w:lang w:bidi="ar-SA"/>
              </w:rPr>
              <w:t>BIDC</w:t>
            </w:r>
          </w:p>
        </w:tc>
        <w:tc>
          <w:tcPr>
            <w:tcW w:w="2960" w:type="dxa"/>
            <w:tcBorders>
              <w:top w:val="single" w:sz="8" w:space="0" w:color="auto"/>
              <w:left w:val="nil"/>
              <w:bottom w:val="single" w:sz="4" w:space="0" w:color="auto"/>
              <w:right w:val="single" w:sz="8" w:space="0" w:color="auto"/>
            </w:tcBorders>
            <w:shd w:val="clear" w:color="000000" w:fill="CCFFCC"/>
            <w:noWrap/>
            <w:vAlign w:val="bottom"/>
            <w:hideMark/>
          </w:tcPr>
          <w:p w14:paraId="0CE55291" w14:textId="77777777" w:rsidR="00FE7F6E" w:rsidRPr="00FE7F6E" w:rsidRDefault="00FE7F6E" w:rsidP="00FE7F6E">
            <w:pPr>
              <w:rPr>
                <w:rFonts w:ascii="Arial" w:eastAsia="Times New Roman" w:hAnsi="Arial" w:cs="Arial"/>
                <w:sz w:val="20"/>
                <w:szCs w:val="20"/>
                <w:lang w:bidi="ar-SA"/>
              </w:rPr>
            </w:pPr>
            <w:r w:rsidRPr="00FE7F6E">
              <w:rPr>
                <w:rFonts w:ascii="Arial" w:eastAsia="Times New Roman" w:hAnsi="Arial" w:cs="Arial"/>
                <w:sz w:val="20"/>
                <w:szCs w:val="20"/>
                <w:lang w:bidi="ar-SA"/>
              </w:rPr>
              <w:t>Central Region</w:t>
            </w:r>
          </w:p>
        </w:tc>
      </w:tr>
      <w:tr w:rsidR="00FE7F6E" w:rsidRPr="00FE7F6E" w14:paraId="0CE55295" w14:textId="77777777" w:rsidTr="00FE7F6E">
        <w:trPr>
          <w:trHeight w:val="255"/>
        </w:trPr>
        <w:tc>
          <w:tcPr>
            <w:tcW w:w="1920" w:type="dxa"/>
            <w:tcBorders>
              <w:top w:val="nil"/>
              <w:left w:val="single" w:sz="4" w:space="0" w:color="auto"/>
              <w:bottom w:val="single" w:sz="4" w:space="0" w:color="auto"/>
              <w:right w:val="single" w:sz="4" w:space="0" w:color="auto"/>
            </w:tcBorders>
            <w:shd w:val="clear" w:color="000000" w:fill="CCFFCC"/>
            <w:noWrap/>
            <w:vAlign w:val="bottom"/>
            <w:hideMark/>
          </w:tcPr>
          <w:p w14:paraId="0CE55293" w14:textId="77777777" w:rsidR="00FE7F6E" w:rsidRPr="00FE7F6E" w:rsidRDefault="00FE7F6E" w:rsidP="00FE7F6E">
            <w:pPr>
              <w:rPr>
                <w:rFonts w:ascii="Arial" w:eastAsia="Times New Roman" w:hAnsi="Arial" w:cs="Arial"/>
                <w:sz w:val="20"/>
                <w:szCs w:val="20"/>
                <w:lang w:bidi="ar-SA"/>
              </w:rPr>
            </w:pPr>
            <w:r w:rsidRPr="00FE7F6E">
              <w:rPr>
                <w:rFonts w:ascii="Arial" w:eastAsia="Times New Roman" w:hAnsi="Arial" w:cs="Arial"/>
                <w:sz w:val="20"/>
                <w:szCs w:val="20"/>
                <w:lang w:bidi="ar-SA"/>
              </w:rPr>
              <w:t>BIDE</w:t>
            </w:r>
          </w:p>
        </w:tc>
        <w:tc>
          <w:tcPr>
            <w:tcW w:w="2960" w:type="dxa"/>
            <w:tcBorders>
              <w:top w:val="nil"/>
              <w:left w:val="nil"/>
              <w:bottom w:val="single" w:sz="4" w:space="0" w:color="auto"/>
              <w:right w:val="single" w:sz="8" w:space="0" w:color="auto"/>
            </w:tcBorders>
            <w:shd w:val="clear" w:color="000000" w:fill="CCFFCC"/>
            <w:noWrap/>
            <w:vAlign w:val="bottom"/>
            <w:hideMark/>
          </w:tcPr>
          <w:p w14:paraId="0CE55294" w14:textId="77777777" w:rsidR="00FE7F6E" w:rsidRPr="00FE7F6E" w:rsidRDefault="00FE7F6E" w:rsidP="00FE7F6E">
            <w:pPr>
              <w:rPr>
                <w:rFonts w:ascii="Arial" w:eastAsia="Times New Roman" w:hAnsi="Arial" w:cs="Arial"/>
                <w:sz w:val="20"/>
                <w:szCs w:val="20"/>
                <w:lang w:bidi="ar-SA"/>
              </w:rPr>
            </w:pPr>
            <w:r w:rsidRPr="00FE7F6E">
              <w:rPr>
                <w:rFonts w:ascii="Arial" w:eastAsia="Times New Roman" w:hAnsi="Arial" w:cs="Arial"/>
                <w:sz w:val="20"/>
                <w:szCs w:val="20"/>
                <w:lang w:bidi="ar-SA"/>
              </w:rPr>
              <w:t>East Region</w:t>
            </w:r>
          </w:p>
        </w:tc>
      </w:tr>
      <w:tr w:rsidR="00FE7F6E" w:rsidRPr="00FE7F6E" w14:paraId="0CE55298" w14:textId="77777777" w:rsidTr="00FE7F6E">
        <w:trPr>
          <w:trHeight w:val="255"/>
        </w:trPr>
        <w:tc>
          <w:tcPr>
            <w:tcW w:w="1920" w:type="dxa"/>
            <w:tcBorders>
              <w:top w:val="nil"/>
              <w:left w:val="single" w:sz="4" w:space="0" w:color="auto"/>
              <w:bottom w:val="single" w:sz="4" w:space="0" w:color="auto"/>
              <w:right w:val="single" w:sz="4" w:space="0" w:color="auto"/>
            </w:tcBorders>
            <w:shd w:val="clear" w:color="000000" w:fill="CCFFCC"/>
            <w:noWrap/>
            <w:vAlign w:val="bottom"/>
            <w:hideMark/>
          </w:tcPr>
          <w:p w14:paraId="0CE55296" w14:textId="77777777" w:rsidR="00FE7F6E" w:rsidRPr="00FE7F6E" w:rsidRDefault="00FE7F6E" w:rsidP="00FE7F6E">
            <w:pPr>
              <w:rPr>
                <w:rFonts w:ascii="Arial" w:eastAsia="Times New Roman" w:hAnsi="Arial" w:cs="Arial"/>
                <w:sz w:val="20"/>
                <w:szCs w:val="20"/>
                <w:lang w:bidi="ar-SA"/>
              </w:rPr>
            </w:pPr>
            <w:r w:rsidRPr="00FE7F6E">
              <w:rPr>
                <w:rFonts w:ascii="Arial" w:eastAsia="Times New Roman" w:hAnsi="Arial" w:cs="Arial"/>
                <w:sz w:val="20"/>
                <w:szCs w:val="20"/>
                <w:lang w:bidi="ar-SA"/>
              </w:rPr>
              <w:t>BIDW</w:t>
            </w:r>
          </w:p>
        </w:tc>
        <w:tc>
          <w:tcPr>
            <w:tcW w:w="2960" w:type="dxa"/>
            <w:tcBorders>
              <w:top w:val="nil"/>
              <w:left w:val="nil"/>
              <w:bottom w:val="single" w:sz="4" w:space="0" w:color="auto"/>
              <w:right w:val="single" w:sz="8" w:space="0" w:color="auto"/>
            </w:tcBorders>
            <w:shd w:val="clear" w:color="000000" w:fill="CCFFCC"/>
            <w:noWrap/>
            <w:vAlign w:val="bottom"/>
            <w:hideMark/>
          </w:tcPr>
          <w:p w14:paraId="0CE55297" w14:textId="77777777" w:rsidR="00FE7F6E" w:rsidRPr="00FE7F6E" w:rsidRDefault="00FE7F6E" w:rsidP="00FE7F6E">
            <w:pPr>
              <w:rPr>
                <w:rFonts w:ascii="Arial" w:eastAsia="Times New Roman" w:hAnsi="Arial" w:cs="Arial"/>
                <w:sz w:val="20"/>
                <w:szCs w:val="20"/>
                <w:lang w:bidi="ar-SA"/>
              </w:rPr>
            </w:pPr>
            <w:r w:rsidRPr="00FE7F6E">
              <w:rPr>
                <w:rFonts w:ascii="Arial" w:eastAsia="Times New Roman" w:hAnsi="Arial" w:cs="Arial"/>
                <w:sz w:val="20"/>
                <w:szCs w:val="20"/>
                <w:lang w:bidi="ar-SA"/>
              </w:rPr>
              <w:t>West Region</w:t>
            </w:r>
          </w:p>
        </w:tc>
      </w:tr>
      <w:tr w:rsidR="00FE7F6E" w:rsidRPr="00FE7F6E" w14:paraId="0CE5529B" w14:textId="77777777" w:rsidTr="00FE7F6E">
        <w:trPr>
          <w:trHeight w:val="255"/>
        </w:trPr>
        <w:tc>
          <w:tcPr>
            <w:tcW w:w="1920" w:type="dxa"/>
            <w:tcBorders>
              <w:top w:val="nil"/>
              <w:left w:val="single" w:sz="4" w:space="0" w:color="auto"/>
              <w:bottom w:val="single" w:sz="4" w:space="0" w:color="auto"/>
              <w:right w:val="single" w:sz="4" w:space="0" w:color="auto"/>
            </w:tcBorders>
            <w:shd w:val="clear" w:color="000000" w:fill="CCFFCC"/>
            <w:noWrap/>
            <w:vAlign w:val="bottom"/>
            <w:hideMark/>
          </w:tcPr>
          <w:p w14:paraId="0CE55299" w14:textId="77777777" w:rsidR="00FE7F6E" w:rsidRPr="00FE7F6E" w:rsidRDefault="00FE7F6E" w:rsidP="00FE7F6E">
            <w:pPr>
              <w:rPr>
                <w:rFonts w:ascii="Arial" w:eastAsia="Times New Roman" w:hAnsi="Arial" w:cs="Arial"/>
                <w:sz w:val="20"/>
                <w:szCs w:val="20"/>
                <w:lang w:bidi="ar-SA"/>
              </w:rPr>
            </w:pPr>
            <w:r w:rsidRPr="00FE7F6E">
              <w:rPr>
                <w:rFonts w:ascii="Arial" w:eastAsia="Times New Roman" w:hAnsi="Arial" w:cs="Arial"/>
                <w:sz w:val="20"/>
                <w:szCs w:val="20"/>
                <w:lang w:bidi="ar-SA"/>
              </w:rPr>
              <w:t>BIDM</w:t>
            </w:r>
          </w:p>
        </w:tc>
        <w:tc>
          <w:tcPr>
            <w:tcW w:w="2960" w:type="dxa"/>
            <w:tcBorders>
              <w:top w:val="nil"/>
              <w:left w:val="nil"/>
              <w:bottom w:val="single" w:sz="4" w:space="0" w:color="auto"/>
              <w:right w:val="single" w:sz="8" w:space="0" w:color="auto"/>
            </w:tcBorders>
            <w:shd w:val="clear" w:color="000000" w:fill="CCFFCC"/>
            <w:noWrap/>
            <w:vAlign w:val="bottom"/>
            <w:hideMark/>
          </w:tcPr>
          <w:p w14:paraId="0CE5529A" w14:textId="77777777" w:rsidR="00FE7F6E" w:rsidRPr="00FE7F6E" w:rsidRDefault="00FE7F6E" w:rsidP="00FE7F6E">
            <w:pPr>
              <w:rPr>
                <w:rFonts w:ascii="Arial" w:eastAsia="Times New Roman" w:hAnsi="Arial" w:cs="Arial"/>
                <w:sz w:val="20"/>
                <w:szCs w:val="20"/>
                <w:lang w:bidi="ar-SA"/>
              </w:rPr>
            </w:pPr>
            <w:r w:rsidRPr="00FE7F6E">
              <w:rPr>
                <w:rFonts w:ascii="Arial" w:eastAsia="Times New Roman" w:hAnsi="Arial" w:cs="Arial"/>
                <w:sz w:val="20"/>
                <w:szCs w:val="20"/>
                <w:lang w:bidi="ar-SA"/>
              </w:rPr>
              <w:t>Midwest Region</w:t>
            </w:r>
          </w:p>
        </w:tc>
      </w:tr>
    </w:tbl>
    <w:p w14:paraId="0CE5529C" w14:textId="77777777" w:rsidR="00FE7F6E" w:rsidRDefault="00FE7F6E" w:rsidP="00FE7F6E">
      <w:pPr>
        <w:pStyle w:val="BodyText"/>
        <w:numPr>
          <w:ilvl w:val="1"/>
          <w:numId w:val="16"/>
        </w:numPr>
      </w:pPr>
      <w:r>
        <w:t>All new BIDs added by USCC should also be defined in APRM and mapped to a set</w:t>
      </w:r>
    </w:p>
    <w:p w14:paraId="0CE5529D" w14:textId="77777777" w:rsidR="00FE7F6E" w:rsidRDefault="00FE7F6E" w:rsidP="00FE7F6E">
      <w:pPr>
        <w:pStyle w:val="BodyText"/>
        <w:numPr>
          <w:ilvl w:val="1"/>
          <w:numId w:val="16"/>
        </w:numPr>
      </w:pPr>
      <w:r>
        <w:t xml:space="preserve">If rating based on Serving BID is not required, it’s not mandatory to have </w:t>
      </w:r>
      <w:r w:rsidR="00301029">
        <w:t>updated BID information in APRM</w:t>
      </w:r>
    </w:p>
    <w:p w14:paraId="0CE5529E" w14:textId="77777777" w:rsidR="00DF2DE5" w:rsidRDefault="00DF2DE5" w:rsidP="00FD44D0">
      <w:pPr>
        <w:pStyle w:val="BodyText"/>
        <w:numPr>
          <w:ilvl w:val="0"/>
          <w:numId w:val="16"/>
        </w:numPr>
      </w:pPr>
      <w:r>
        <w:t>The roaming partner/agreement and rate information will be gathered during the BPT process. This reference BPT information will be uploaded in the system by Amdocs and delivered</w:t>
      </w:r>
      <w:r w:rsidR="000270FC">
        <w:t xml:space="preserve"> as part of this </w:t>
      </w:r>
      <w:r w:rsidR="000270FC">
        <w:lastRenderedPageBreak/>
        <w:t>project</w:t>
      </w:r>
      <w:r>
        <w:t xml:space="preserve"> (provided the information will be received within the give and get timelines)</w:t>
      </w:r>
      <w:r w:rsidR="005479EC">
        <w:t>. The BPT process is under Amdocs responsability</w:t>
      </w:r>
    </w:p>
    <w:p w14:paraId="0CE5529F" w14:textId="77777777" w:rsidR="00A63200" w:rsidRDefault="00A63200" w:rsidP="00FD44D0">
      <w:pPr>
        <w:pStyle w:val="BodyText"/>
        <w:numPr>
          <w:ilvl w:val="0"/>
          <w:numId w:val="16"/>
        </w:numPr>
      </w:pPr>
      <w:r w:rsidRPr="00AF5FE1">
        <w:t xml:space="preserve">APRM Dispatcher process which sends rated CDRs to ARCM will not require any changes as it uses the Outcollect table </w:t>
      </w:r>
      <w:r>
        <w:t xml:space="preserve">and this table </w:t>
      </w:r>
      <w:r w:rsidRPr="00AF5FE1">
        <w:t>will have the CTL</w:t>
      </w:r>
      <w:r w:rsidR="003A7501">
        <w:t>2/APN already populated</w:t>
      </w:r>
    </w:p>
    <w:p w14:paraId="0CE552A0" w14:textId="77777777" w:rsidR="00A63200" w:rsidRDefault="00A63200" w:rsidP="00FD44D0">
      <w:pPr>
        <w:pStyle w:val="BodyText"/>
        <w:numPr>
          <w:ilvl w:val="0"/>
          <w:numId w:val="16"/>
        </w:numPr>
      </w:pPr>
      <w:r w:rsidRPr="00AF5FE1">
        <w:t xml:space="preserve"> The ServiceType </w:t>
      </w:r>
      <w:r>
        <w:t xml:space="preserve">field </w:t>
      </w:r>
      <w:r w:rsidRPr="00AF5FE1">
        <w:t>in the APRM</w:t>
      </w:r>
      <w:r>
        <w:sym w:font="Wingdings" w:char="F0E0"/>
      </w:r>
      <w:r w:rsidRPr="00AF5FE1">
        <w:t xml:space="preserve">ARCM feed will be </w:t>
      </w:r>
      <w:r>
        <w:t xml:space="preserve">sent by APRM </w:t>
      </w:r>
      <w:r w:rsidRPr="00AF5FE1">
        <w:t xml:space="preserve">as </w:t>
      </w:r>
      <w:r>
        <w:t>coming</w:t>
      </w:r>
      <w:r w:rsidRPr="00AF5FE1">
        <w:t xml:space="preserve"> in </w:t>
      </w:r>
      <w:r>
        <w:t xml:space="preserve">from NDC. </w:t>
      </w:r>
      <w:r w:rsidRPr="00AF5FE1">
        <w:t xml:space="preserve">ARCM </w:t>
      </w:r>
      <w:r>
        <w:t xml:space="preserve">will use this </w:t>
      </w:r>
      <w:r w:rsidRPr="00AF5FE1">
        <w:t xml:space="preserve">to identify </w:t>
      </w:r>
      <w:r w:rsidR="003A7501">
        <w:t xml:space="preserve">the different events: </w:t>
      </w:r>
      <w:r w:rsidRPr="00AF5FE1">
        <w:t xml:space="preserve">GPRS calls </w:t>
      </w:r>
      <w:r w:rsidR="003A7501">
        <w:t>(for the data events) and MSS for the E911 voice</w:t>
      </w:r>
    </w:p>
    <w:p w14:paraId="0CE552A1" w14:textId="77777777" w:rsidR="00A63200" w:rsidRPr="00C968C8" w:rsidRDefault="00A63200" w:rsidP="00FD44D0">
      <w:pPr>
        <w:pStyle w:val="BodyText"/>
        <w:numPr>
          <w:ilvl w:val="0"/>
          <w:numId w:val="16"/>
        </w:numPr>
      </w:pPr>
      <w:r w:rsidRPr="00C968C8">
        <w:t xml:space="preserve">ARCM will create TAPOUT files </w:t>
      </w:r>
      <w:r>
        <w:t xml:space="preserve">based on the Dispatcher feed received from APRM. All LTE_Data, VoLTE </w:t>
      </w:r>
      <w:r w:rsidR="0039425C">
        <w:t>D</w:t>
      </w:r>
      <w:r w:rsidR="003A7501">
        <w:t>ata</w:t>
      </w:r>
      <w:r>
        <w:t xml:space="preserve"> </w:t>
      </w:r>
      <w:r w:rsidR="0039425C">
        <w:t xml:space="preserve">and E911 MSS </w:t>
      </w:r>
      <w:r>
        <w:t>events will go in the TAPOUT file</w:t>
      </w:r>
    </w:p>
    <w:p w14:paraId="0CE552A2" w14:textId="77777777" w:rsidR="00A63200" w:rsidRDefault="00A63200" w:rsidP="00FD44D0">
      <w:pPr>
        <w:pStyle w:val="BodyText"/>
        <w:numPr>
          <w:ilvl w:val="0"/>
          <w:numId w:val="16"/>
        </w:numPr>
      </w:pPr>
      <w:r>
        <w:t>ARCM will send back to APRM the Outcollect Summary file. The Service_Type field in this interface wil</w:t>
      </w:r>
      <w:r w:rsidR="00DD3147">
        <w:t>l be as sent originally by APRM</w:t>
      </w:r>
    </w:p>
    <w:p w14:paraId="0CE552A3" w14:textId="77777777" w:rsidR="0039425C" w:rsidRDefault="0039425C" w:rsidP="00FD44D0">
      <w:pPr>
        <w:pStyle w:val="BodyText"/>
        <w:numPr>
          <w:ilvl w:val="0"/>
          <w:numId w:val="16"/>
        </w:numPr>
      </w:pPr>
      <w:r>
        <w:t>The Outcollect Summary interface (which is internal) will be changed to acco</w:t>
      </w:r>
      <w:r w:rsidR="00DD3147">
        <w:t>mmodate the CTL2 and APN values</w:t>
      </w:r>
    </w:p>
    <w:p w14:paraId="0CE552A4" w14:textId="77777777" w:rsidR="00FE7F6E" w:rsidRDefault="00FE7F6E" w:rsidP="00FE7F6E">
      <w:pPr>
        <w:pStyle w:val="BodyText"/>
        <w:ind w:left="2160"/>
      </w:pPr>
    </w:p>
    <w:p w14:paraId="0CE552A5" w14:textId="77777777" w:rsidR="00DD3147" w:rsidRDefault="00DD3147" w:rsidP="00DD3147">
      <w:pPr>
        <w:pStyle w:val="BodyText"/>
        <w:ind w:left="2160"/>
      </w:pPr>
    </w:p>
    <w:p w14:paraId="0CE552A6" w14:textId="77777777" w:rsidR="004D280E" w:rsidRDefault="004D280E" w:rsidP="004D280E">
      <w:pPr>
        <w:pStyle w:val="Heading3"/>
      </w:pPr>
      <w:bookmarkStart w:id="539" w:name="_Toc462972596"/>
      <w:r>
        <w:t>Outcollect SAP Extract</w:t>
      </w:r>
      <w:bookmarkEnd w:id="539"/>
    </w:p>
    <w:p w14:paraId="0CE552A7" w14:textId="77777777" w:rsidR="004D280E" w:rsidRDefault="004D280E" w:rsidP="00FD44D0">
      <w:pPr>
        <w:pStyle w:val="BodyText"/>
        <w:numPr>
          <w:ilvl w:val="0"/>
          <w:numId w:val="16"/>
        </w:numPr>
      </w:pPr>
      <w:r>
        <w:t>Currently the Outcollect LTE Data SAP Extract is generated on 4</w:t>
      </w:r>
      <w:r w:rsidRPr="004D280E">
        <w:rPr>
          <w:vertAlign w:val="superscript"/>
        </w:rPr>
        <w:t>th</w:t>
      </w:r>
      <w:r>
        <w:t xml:space="preserve"> of the calendar month. This process will not change</w:t>
      </w:r>
    </w:p>
    <w:p w14:paraId="0CE552A8" w14:textId="77777777" w:rsidR="004D280E" w:rsidRDefault="004D280E" w:rsidP="00FD44D0">
      <w:pPr>
        <w:pStyle w:val="BodyText"/>
        <w:numPr>
          <w:ilvl w:val="0"/>
          <w:numId w:val="16"/>
        </w:numPr>
      </w:pPr>
      <w:r>
        <w:t>The existing LTE Data SAP extract for Outcollect will contain now also the Outcollect VoLTE feed</w:t>
      </w:r>
    </w:p>
    <w:p w14:paraId="0CE552A9" w14:textId="77777777" w:rsidR="00FD5C15" w:rsidRDefault="004D280E" w:rsidP="00FD44D0">
      <w:pPr>
        <w:pStyle w:val="BodyText"/>
        <w:numPr>
          <w:ilvl w:val="0"/>
          <w:numId w:val="16"/>
        </w:numPr>
      </w:pPr>
      <w:r>
        <w:t>GL codes for the new services will be provided by USCC</w:t>
      </w:r>
      <w:r w:rsidR="00FD5C15">
        <w:t xml:space="preserve"> (it will not be possible to s</w:t>
      </w:r>
      <w:r w:rsidR="00FD5CA1">
        <w:t>etup distinct GL Codes per QCI)</w:t>
      </w:r>
    </w:p>
    <w:p w14:paraId="0CE552AA" w14:textId="77777777" w:rsidR="004D280E" w:rsidRDefault="004D280E" w:rsidP="00FD5C15">
      <w:pPr>
        <w:pStyle w:val="BodyText"/>
        <w:ind w:left="2160"/>
      </w:pPr>
    </w:p>
    <w:tbl>
      <w:tblPr>
        <w:tblW w:w="8960" w:type="dxa"/>
        <w:tblInd w:w="113" w:type="dxa"/>
        <w:tblLook w:val="04A0" w:firstRow="1" w:lastRow="0" w:firstColumn="1" w:lastColumn="0" w:noHBand="0" w:noVBand="1"/>
      </w:tblPr>
      <w:tblGrid>
        <w:gridCol w:w="2560"/>
        <w:gridCol w:w="1250"/>
        <w:gridCol w:w="940"/>
        <w:gridCol w:w="1406"/>
        <w:gridCol w:w="972"/>
        <w:gridCol w:w="1172"/>
        <w:gridCol w:w="1361"/>
      </w:tblGrid>
      <w:tr w:rsidR="00496AEA" w:rsidRPr="00496AEA" w14:paraId="0CE552B2" w14:textId="77777777" w:rsidTr="00496AEA">
        <w:trPr>
          <w:trHeight w:val="300"/>
        </w:trPr>
        <w:tc>
          <w:tcPr>
            <w:tcW w:w="2560" w:type="dxa"/>
            <w:tcBorders>
              <w:top w:val="single" w:sz="4" w:space="0" w:color="auto"/>
              <w:left w:val="single" w:sz="4" w:space="0" w:color="auto"/>
              <w:bottom w:val="single" w:sz="4" w:space="0" w:color="auto"/>
              <w:right w:val="single" w:sz="4" w:space="0" w:color="auto"/>
            </w:tcBorders>
            <w:shd w:val="clear" w:color="000000" w:fill="969696"/>
            <w:noWrap/>
            <w:hideMark/>
          </w:tcPr>
          <w:p w14:paraId="0CE552AB" w14:textId="77777777" w:rsidR="00496AEA" w:rsidRPr="00496AEA" w:rsidRDefault="00496AEA" w:rsidP="00496AEA">
            <w:pPr>
              <w:rPr>
                <w:rFonts w:ascii="Arial" w:eastAsia="Times New Roman" w:hAnsi="Arial" w:cs="Arial"/>
                <w:b/>
                <w:bCs/>
                <w:color w:val="000000"/>
                <w:sz w:val="20"/>
                <w:szCs w:val="20"/>
                <w:lang w:bidi="ar-SA"/>
              </w:rPr>
            </w:pPr>
            <w:r w:rsidRPr="00496AEA">
              <w:rPr>
                <w:rFonts w:ascii="Arial" w:eastAsia="Times New Roman" w:hAnsi="Arial" w:cs="Arial"/>
                <w:b/>
                <w:bCs/>
                <w:color w:val="000000"/>
                <w:sz w:val="20"/>
                <w:szCs w:val="20"/>
                <w:lang w:bidi="ar-SA"/>
              </w:rPr>
              <w:t>Service</w:t>
            </w:r>
          </w:p>
        </w:tc>
        <w:tc>
          <w:tcPr>
            <w:tcW w:w="1080" w:type="dxa"/>
            <w:tcBorders>
              <w:top w:val="single" w:sz="4" w:space="0" w:color="auto"/>
              <w:left w:val="nil"/>
              <w:bottom w:val="single" w:sz="4" w:space="0" w:color="auto"/>
              <w:right w:val="single" w:sz="4" w:space="0" w:color="auto"/>
            </w:tcBorders>
            <w:shd w:val="clear" w:color="000000" w:fill="969696"/>
            <w:noWrap/>
            <w:hideMark/>
          </w:tcPr>
          <w:p w14:paraId="0CE552AC" w14:textId="77777777" w:rsidR="00496AEA" w:rsidRPr="00496AEA" w:rsidRDefault="00496AEA" w:rsidP="00496AEA">
            <w:pPr>
              <w:rPr>
                <w:rFonts w:ascii="Arial" w:eastAsia="Times New Roman" w:hAnsi="Arial" w:cs="Arial"/>
                <w:b/>
                <w:bCs/>
                <w:color w:val="000000"/>
                <w:sz w:val="20"/>
                <w:szCs w:val="20"/>
                <w:lang w:bidi="ar-SA"/>
              </w:rPr>
            </w:pPr>
            <w:r w:rsidRPr="00496AEA">
              <w:rPr>
                <w:rFonts w:ascii="Arial" w:eastAsia="Times New Roman" w:hAnsi="Arial" w:cs="Arial"/>
                <w:b/>
                <w:bCs/>
                <w:color w:val="000000"/>
                <w:sz w:val="20"/>
                <w:szCs w:val="20"/>
                <w:lang w:bidi="ar-SA"/>
              </w:rPr>
              <w:t>CRDR_IND</w:t>
            </w:r>
          </w:p>
        </w:tc>
        <w:tc>
          <w:tcPr>
            <w:tcW w:w="940" w:type="dxa"/>
            <w:tcBorders>
              <w:top w:val="single" w:sz="4" w:space="0" w:color="auto"/>
              <w:left w:val="nil"/>
              <w:bottom w:val="single" w:sz="4" w:space="0" w:color="auto"/>
              <w:right w:val="single" w:sz="4" w:space="0" w:color="auto"/>
            </w:tcBorders>
            <w:shd w:val="clear" w:color="000000" w:fill="969696"/>
            <w:noWrap/>
            <w:hideMark/>
          </w:tcPr>
          <w:p w14:paraId="0CE552AD" w14:textId="77777777" w:rsidR="00496AEA" w:rsidRPr="00496AEA" w:rsidRDefault="00496AEA" w:rsidP="00496AEA">
            <w:pPr>
              <w:rPr>
                <w:rFonts w:ascii="Arial" w:eastAsia="Times New Roman" w:hAnsi="Arial" w:cs="Arial"/>
                <w:b/>
                <w:bCs/>
                <w:color w:val="000000"/>
                <w:sz w:val="20"/>
                <w:szCs w:val="20"/>
                <w:lang w:bidi="ar-SA"/>
              </w:rPr>
            </w:pPr>
            <w:r w:rsidRPr="00496AEA">
              <w:rPr>
                <w:rFonts w:ascii="Arial" w:eastAsia="Times New Roman" w:hAnsi="Arial" w:cs="Arial"/>
                <w:b/>
                <w:bCs/>
                <w:color w:val="000000"/>
                <w:sz w:val="20"/>
                <w:szCs w:val="20"/>
                <w:lang w:bidi="ar-SA"/>
              </w:rPr>
              <w:t>GL Code</w:t>
            </w:r>
          </w:p>
        </w:tc>
        <w:tc>
          <w:tcPr>
            <w:tcW w:w="1240" w:type="dxa"/>
            <w:tcBorders>
              <w:top w:val="single" w:sz="4" w:space="0" w:color="auto"/>
              <w:left w:val="nil"/>
              <w:bottom w:val="single" w:sz="4" w:space="0" w:color="auto"/>
              <w:right w:val="single" w:sz="4" w:space="0" w:color="auto"/>
            </w:tcBorders>
            <w:shd w:val="clear" w:color="000000" w:fill="969696"/>
            <w:hideMark/>
          </w:tcPr>
          <w:p w14:paraId="0CE552AE" w14:textId="77777777" w:rsidR="00496AEA" w:rsidRPr="00496AEA" w:rsidRDefault="00496AEA" w:rsidP="00496AEA">
            <w:pPr>
              <w:rPr>
                <w:rFonts w:ascii="Arial" w:eastAsia="Times New Roman" w:hAnsi="Arial" w:cs="Arial"/>
                <w:b/>
                <w:bCs/>
                <w:color w:val="000000"/>
                <w:sz w:val="20"/>
                <w:szCs w:val="20"/>
                <w:lang w:bidi="ar-SA"/>
              </w:rPr>
            </w:pPr>
            <w:r w:rsidRPr="00496AEA">
              <w:rPr>
                <w:rFonts w:ascii="Arial" w:eastAsia="Times New Roman" w:hAnsi="Arial" w:cs="Arial"/>
                <w:b/>
                <w:bCs/>
                <w:color w:val="000000"/>
                <w:sz w:val="20"/>
                <w:szCs w:val="20"/>
                <w:lang w:bidi="ar-SA"/>
              </w:rPr>
              <w:t>Cost_Center</w:t>
            </w:r>
          </w:p>
        </w:tc>
        <w:tc>
          <w:tcPr>
            <w:tcW w:w="840" w:type="dxa"/>
            <w:tcBorders>
              <w:top w:val="single" w:sz="4" w:space="0" w:color="auto"/>
              <w:left w:val="nil"/>
              <w:bottom w:val="single" w:sz="4" w:space="0" w:color="auto"/>
              <w:right w:val="single" w:sz="4" w:space="0" w:color="auto"/>
            </w:tcBorders>
            <w:shd w:val="clear" w:color="000000" w:fill="969696"/>
            <w:hideMark/>
          </w:tcPr>
          <w:p w14:paraId="0CE552AF" w14:textId="77777777" w:rsidR="00496AEA" w:rsidRPr="00496AEA" w:rsidRDefault="00496AEA" w:rsidP="00496AEA">
            <w:pPr>
              <w:rPr>
                <w:rFonts w:ascii="Arial" w:eastAsia="Times New Roman" w:hAnsi="Arial" w:cs="Arial"/>
                <w:b/>
                <w:bCs/>
                <w:color w:val="000000"/>
                <w:sz w:val="20"/>
                <w:szCs w:val="20"/>
                <w:lang w:bidi="ar-SA"/>
              </w:rPr>
            </w:pPr>
            <w:r w:rsidRPr="00496AEA">
              <w:rPr>
                <w:rFonts w:ascii="Arial" w:eastAsia="Times New Roman" w:hAnsi="Arial" w:cs="Arial"/>
                <w:b/>
                <w:bCs/>
                <w:color w:val="000000"/>
                <w:sz w:val="20"/>
                <w:szCs w:val="20"/>
                <w:lang w:bidi="ar-SA"/>
              </w:rPr>
              <w:t>Product</w:t>
            </w:r>
          </w:p>
        </w:tc>
        <w:tc>
          <w:tcPr>
            <w:tcW w:w="1060" w:type="dxa"/>
            <w:tcBorders>
              <w:top w:val="single" w:sz="4" w:space="0" w:color="auto"/>
              <w:left w:val="nil"/>
              <w:bottom w:val="single" w:sz="4" w:space="0" w:color="auto"/>
              <w:right w:val="single" w:sz="4" w:space="0" w:color="auto"/>
            </w:tcBorders>
            <w:shd w:val="clear" w:color="000000" w:fill="969696"/>
            <w:noWrap/>
            <w:hideMark/>
          </w:tcPr>
          <w:p w14:paraId="0CE552B0" w14:textId="77777777" w:rsidR="00496AEA" w:rsidRPr="00496AEA" w:rsidRDefault="00496AEA" w:rsidP="00496AEA">
            <w:pPr>
              <w:rPr>
                <w:rFonts w:ascii="Arial" w:eastAsia="Times New Roman" w:hAnsi="Arial" w:cs="Arial"/>
                <w:b/>
                <w:bCs/>
                <w:color w:val="000000"/>
                <w:sz w:val="20"/>
                <w:szCs w:val="20"/>
                <w:lang w:bidi="ar-SA"/>
              </w:rPr>
            </w:pPr>
            <w:r w:rsidRPr="00496AEA">
              <w:rPr>
                <w:rFonts w:ascii="Arial" w:eastAsia="Times New Roman" w:hAnsi="Arial" w:cs="Arial"/>
                <w:b/>
                <w:bCs/>
                <w:color w:val="000000"/>
                <w:sz w:val="20"/>
                <w:szCs w:val="20"/>
                <w:lang w:bidi="ar-SA"/>
              </w:rPr>
              <w:t>Tax_Code</w:t>
            </w:r>
          </w:p>
        </w:tc>
        <w:tc>
          <w:tcPr>
            <w:tcW w:w="1240" w:type="dxa"/>
            <w:tcBorders>
              <w:top w:val="single" w:sz="4" w:space="0" w:color="auto"/>
              <w:left w:val="nil"/>
              <w:bottom w:val="single" w:sz="4" w:space="0" w:color="auto"/>
              <w:right w:val="single" w:sz="4" w:space="0" w:color="auto"/>
            </w:tcBorders>
            <w:shd w:val="clear" w:color="000000" w:fill="969696"/>
            <w:noWrap/>
            <w:hideMark/>
          </w:tcPr>
          <w:p w14:paraId="0CE552B1" w14:textId="77777777" w:rsidR="00496AEA" w:rsidRPr="00496AEA" w:rsidRDefault="00496AEA" w:rsidP="00496AEA">
            <w:pPr>
              <w:rPr>
                <w:rFonts w:ascii="Arial" w:eastAsia="Times New Roman" w:hAnsi="Arial" w:cs="Arial"/>
                <w:b/>
                <w:bCs/>
                <w:color w:val="000000"/>
                <w:sz w:val="20"/>
                <w:szCs w:val="20"/>
                <w:lang w:bidi="ar-SA"/>
              </w:rPr>
            </w:pPr>
            <w:r w:rsidRPr="00496AEA">
              <w:rPr>
                <w:rFonts w:ascii="Arial" w:eastAsia="Times New Roman" w:hAnsi="Arial" w:cs="Arial"/>
                <w:b/>
                <w:bCs/>
                <w:color w:val="000000"/>
                <w:sz w:val="20"/>
                <w:szCs w:val="20"/>
                <w:lang w:bidi="ar-SA"/>
              </w:rPr>
              <w:t>Tax_Jur_Cd</w:t>
            </w:r>
          </w:p>
        </w:tc>
      </w:tr>
      <w:tr w:rsidR="00496AEA" w:rsidRPr="00496AEA" w14:paraId="0CE552BA" w14:textId="77777777" w:rsidTr="00496AEA">
        <w:trPr>
          <w:trHeight w:val="600"/>
        </w:trPr>
        <w:tc>
          <w:tcPr>
            <w:tcW w:w="2560" w:type="dxa"/>
            <w:tcBorders>
              <w:top w:val="nil"/>
              <w:left w:val="single" w:sz="4" w:space="0" w:color="auto"/>
              <w:bottom w:val="single" w:sz="4" w:space="0" w:color="auto"/>
              <w:right w:val="single" w:sz="4" w:space="0" w:color="auto"/>
            </w:tcBorders>
            <w:shd w:val="clear" w:color="auto" w:fill="auto"/>
            <w:vAlign w:val="bottom"/>
            <w:hideMark/>
          </w:tcPr>
          <w:p w14:paraId="0CE552B3" w14:textId="77777777" w:rsidR="00496AEA" w:rsidRPr="00496AEA" w:rsidRDefault="00496AEA" w:rsidP="00496AEA">
            <w:pPr>
              <w:rPr>
                <w:rFonts w:eastAsia="Times New Roman"/>
                <w:color w:val="000000"/>
                <w:lang w:bidi="ar-SA"/>
              </w:rPr>
            </w:pPr>
            <w:r w:rsidRPr="00496AEA">
              <w:rPr>
                <w:rFonts w:eastAsia="Times New Roman"/>
                <w:color w:val="000000"/>
                <w:lang w:bidi="ar-SA"/>
              </w:rPr>
              <w:t>TAP Outcollect VoLTE Data (regular)</w:t>
            </w:r>
          </w:p>
        </w:tc>
        <w:tc>
          <w:tcPr>
            <w:tcW w:w="1080" w:type="dxa"/>
            <w:tcBorders>
              <w:top w:val="nil"/>
              <w:left w:val="nil"/>
              <w:bottom w:val="single" w:sz="4" w:space="0" w:color="auto"/>
              <w:right w:val="single" w:sz="4" w:space="0" w:color="auto"/>
            </w:tcBorders>
            <w:shd w:val="clear" w:color="auto" w:fill="auto"/>
            <w:noWrap/>
            <w:vAlign w:val="bottom"/>
            <w:hideMark/>
          </w:tcPr>
          <w:p w14:paraId="0CE552B4" w14:textId="77777777" w:rsidR="00496AEA" w:rsidRPr="00496AEA" w:rsidRDefault="00496AEA" w:rsidP="00496AEA">
            <w:pPr>
              <w:rPr>
                <w:rFonts w:eastAsia="Times New Roman"/>
                <w:color w:val="000000"/>
                <w:lang w:bidi="ar-SA"/>
              </w:rPr>
            </w:pPr>
            <w:r w:rsidRPr="00496AEA">
              <w:rPr>
                <w:rFonts w:eastAsia="Times New Roman"/>
                <w:color w:val="000000"/>
                <w:lang w:bidi="ar-SA"/>
              </w:rPr>
              <w:t>CR</w:t>
            </w:r>
          </w:p>
        </w:tc>
        <w:tc>
          <w:tcPr>
            <w:tcW w:w="940" w:type="dxa"/>
            <w:tcBorders>
              <w:top w:val="nil"/>
              <w:left w:val="nil"/>
              <w:bottom w:val="single" w:sz="4" w:space="0" w:color="auto"/>
              <w:right w:val="single" w:sz="4" w:space="0" w:color="auto"/>
            </w:tcBorders>
            <w:shd w:val="clear" w:color="auto" w:fill="auto"/>
            <w:noWrap/>
            <w:vAlign w:val="bottom"/>
            <w:hideMark/>
          </w:tcPr>
          <w:p w14:paraId="0CE552B5"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240" w:type="dxa"/>
            <w:tcBorders>
              <w:top w:val="nil"/>
              <w:left w:val="nil"/>
              <w:bottom w:val="single" w:sz="4" w:space="0" w:color="auto"/>
              <w:right w:val="single" w:sz="4" w:space="0" w:color="auto"/>
            </w:tcBorders>
            <w:shd w:val="clear" w:color="auto" w:fill="auto"/>
            <w:noWrap/>
            <w:vAlign w:val="bottom"/>
            <w:hideMark/>
          </w:tcPr>
          <w:p w14:paraId="0CE552B6"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840" w:type="dxa"/>
            <w:tcBorders>
              <w:top w:val="nil"/>
              <w:left w:val="nil"/>
              <w:bottom w:val="single" w:sz="4" w:space="0" w:color="auto"/>
              <w:right w:val="single" w:sz="4" w:space="0" w:color="auto"/>
            </w:tcBorders>
            <w:shd w:val="clear" w:color="auto" w:fill="auto"/>
            <w:noWrap/>
            <w:vAlign w:val="bottom"/>
            <w:hideMark/>
          </w:tcPr>
          <w:p w14:paraId="0CE552B7"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060" w:type="dxa"/>
            <w:tcBorders>
              <w:top w:val="nil"/>
              <w:left w:val="nil"/>
              <w:bottom w:val="single" w:sz="4" w:space="0" w:color="auto"/>
              <w:right w:val="single" w:sz="4" w:space="0" w:color="auto"/>
            </w:tcBorders>
            <w:shd w:val="clear" w:color="auto" w:fill="auto"/>
            <w:noWrap/>
            <w:vAlign w:val="bottom"/>
            <w:hideMark/>
          </w:tcPr>
          <w:p w14:paraId="0CE552B8"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240" w:type="dxa"/>
            <w:tcBorders>
              <w:top w:val="nil"/>
              <w:left w:val="nil"/>
              <w:bottom w:val="single" w:sz="4" w:space="0" w:color="auto"/>
              <w:right w:val="single" w:sz="4" w:space="0" w:color="auto"/>
            </w:tcBorders>
            <w:shd w:val="clear" w:color="auto" w:fill="auto"/>
            <w:noWrap/>
            <w:vAlign w:val="bottom"/>
            <w:hideMark/>
          </w:tcPr>
          <w:p w14:paraId="0CE552B9"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r>
      <w:tr w:rsidR="00496AEA" w:rsidRPr="00496AEA" w14:paraId="0CE552C2" w14:textId="77777777" w:rsidTr="00496AEA">
        <w:trPr>
          <w:trHeight w:val="600"/>
        </w:trPr>
        <w:tc>
          <w:tcPr>
            <w:tcW w:w="2560" w:type="dxa"/>
            <w:tcBorders>
              <w:top w:val="nil"/>
              <w:left w:val="single" w:sz="4" w:space="0" w:color="auto"/>
              <w:bottom w:val="single" w:sz="4" w:space="0" w:color="auto"/>
              <w:right w:val="single" w:sz="4" w:space="0" w:color="auto"/>
            </w:tcBorders>
            <w:shd w:val="clear" w:color="auto" w:fill="auto"/>
            <w:vAlign w:val="bottom"/>
            <w:hideMark/>
          </w:tcPr>
          <w:p w14:paraId="0CE552BB" w14:textId="77777777" w:rsidR="00496AEA" w:rsidRPr="00496AEA" w:rsidRDefault="00496AEA" w:rsidP="00496AEA">
            <w:pPr>
              <w:rPr>
                <w:rFonts w:eastAsia="Times New Roman"/>
                <w:color w:val="000000"/>
                <w:lang w:bidi="ar-SA"/>
              </w:rPr>
            </w:pPr>
            <w:r w:rsidRPr="00496AEA">
              <w:rPr>
                <w:rFonts w:eastAsia="Times New Roman"/>
                <w:color w:val="000000"/>
                <w:lang w:bidi="ar-SA"/>
              </w:rPr>
              <w:t>TAP Outcollect VoLTE Data (regular)</w:t>
            </w:r>
          </w:p>
        </w:tc>
        <w:tc>
          <w:tcPr>
            <w:tcW w:w="1080" w:type="dxa"/>
            <w:tcBorders>
              <w:top w:val="nil"/>
              <w:left w:val="nil"/>
              <w:bottom w:val="single" w:sz="4" w:space="0" w:color="auto"/>
              <w:right w:val="single" w:sz="4" w:space="0" w:color="auto"/>
            </w:tcBorders>
            <w:shd w:val="clear" w:color="auto" w:fill="auto"/>
            <w:noWrap/>
            <w:vAlign w:val="bottom"/>
            <w:hideMark/>
          </w:tcPr>
          <w:p w14:paraId="0CE552BC" w14:textId="77777777" w:rsidR="00496AEA" w:rsidRPr="00496AEA" w:rsidRDefault="00496AEA" w:rsidP="00496AEA">
            <w:pPr>
              <w:rPr>
                <w:rFonts w:eastAsia="Times New Roman"/>
                <w:color w:val="000000"/>
                <w:lang w:bidi="ar-SA"/>
              </w:rPr>
            </w:pPr>
            <w:r w:rsidRPr="00496AEA">
              <w:rPr>
                <w:rFonts w:eastAsia="Times New Roman"/>
                <w:color w:val="000000"/>
                <w:lang w:bidi="ar-SA"/>
              </w:rPr>
              <w:t>DR</w:t>
            </w:r>
          </w:p>
        </w:tc>
        <w:tc>
          <w:tcPr>
            <w:tcW w:w="940" w:type="dxa"/>
            <w:tcBorders>
              <w:top w:val="nil"/>
              <w:left w:val="nil"/>
              <w:bottom w:val="single" w:sz="4" w:space="0" w:color="auto"/>
              <w:right w:val="single" w:sz="4" w:space="0" w:color="auto"/>
            </w:tcBorders>
            <w:shd w:val="clear" w:color="auto" w:fill="auto"/>
            <w:noWrap/>
            <w:vAlign w:val="bottom"/>
            <w:hideMark/>
          </w:tcPr>
          <w:p w14:paraId="0CE552BD"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240" w:type="dxa"/>
            <w:tcBorders>
              <w:top w:val="nil"/>
              <w:left w:val="nil"/>
              <w:bottom w:val="single" w:sz="4" w:space="0" w:color="auto"/>
              <w:right w:val="single" w:sz="4" w:space="0" w:color="auto"/>
            </w:tcBorders>
            <w:shd w:val="clear" w:color="auto" w:fill="auto"/>
            <w:noWrap/>
            <w:vAlign w:val="bottom"/>
            <w:hideMark/>
          </w:tcPr>
          <w:p w14:paraId="0CE552BE"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840" w:type="dxa"/>
            <w:tcBorders>
              <w:top w:val="nil"/>
              <w:left w:val="nil"/>
              <w:bottom w:val="single" w:sz="4" w:space="0" w:color="auto"/>
              <w:right w:val="single" w:sz="4" w:space="0" w:color="auto"/>
            </w:tcBorders>
            <w:shd w:val="clear" w:color="auto" w:fill="auto"/>
            <w:noWrap/>
            <w:vAlign w:val="bottom"/>
            <w:hideMark/>
          </w:tcPr>
          <w:p w14:paraId="0CE552BF"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060" w:type="dxa"/>
            <w:tcBorders>
              <w:top w:val="nil"/>
              <w:left w:val="nil"/>
              <w:bottom w:val="single" w:sz="4" w:space="0" w:color="auto"/>
              <w:right w:val="single" w:sz="4" w:space="0" w:color="auto"/>
            </w:tcBorders>
            <w:shd w:val="clear" w:color="auto" w:fill="auto"/>
            <w:noWrap/>
            <w:vAlign w:val="bottom"/>
            <w:hideMark/>
          </w:tcPr>
          <w:p w14:paraId="0CE552C0"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240" w:type="dxa"/>
            <w:tcBorders>
              <w:top w:val="nil"/>
              <w:left w:val="nil"/>
              <w:bottom w:val="single" w:sz="4" w:space="0" w:color="auto"/>
              <w:right w:val="single" w:sz="4" w:space="0" w:color="auto"/>
            </w:tcBorders>
            <w:shd w:val="clear" w:color="auto" w:fill="auto"/>
            <w:noWrap/>
            <w:vAlign w:val="bottom"/>
            <w:hideMark/>
          </w:tcPr>
          <w:p w14:paraId="0CE552C1"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r>
      <w:tr w:rsidR="00496AEA" w:rsidRPr="00496AEA" w14:paraId="0CE552CA" w14:textId="77777777" w:rsidTr="00496AEA">
        <w:trPr>
          <w:trHeight w:val="600"/>
        </w:trPr>
        <w:tc>
          <w:tcPr>
            <w:tcW w:w="2560" w:type="dxa"/>
            <w:tcBorders>
              <w:top w:val="nil"/>
              <w:left w:val="single" w:sz="4" w:space="0" w:color="auto"/>
              <w:bottom w:val="single" w:sz="4" w:space="0" w:color="auto"/>
              <w:right w:val="single" w:sz="4" w:space="0" w:color="auto"/>
            </w:tcBorders>
            <w:shd w:val="clear" w:color="auto" w:fill="auto"/>
            <w:vAlign w:val="bottom"/>
            <w:hideMark/>
          </w:tcPr>
          <w:p w14:paraId="0CE552C3" w14:textId="77777777" w:rsidR="00496AEA" w:rsidRPr="00496AEA" w:rsidRDefault="00496AEA" w:rsidP="00496AEA">
            <w:pPr>
              <w:rPr>
                <w:rFonts w:eastAsia="Times New Roman"/>
                <w:color w:val="000000"/>
                <w:lang w:bidi="ar-SA"/>
              </w:rPr>
            </w:pPr>
            <w:r w:rsidRPr="00496AEA">
              <w:rPr>
                <w:rFonts w:eastAsia="Times New Roman"/>
                <w:color w:val="000000"/>
                <w:lang w:bidi="ar-SA"/>
              </w:rPr>
              <w:t>TAP Outcollect VoLTE Data (emergency)</w:t>
            </w:r>
          </w:p>
        </w:tc>
        <w:tc>
          <w:tcPr>
            <w:tcW w:w="1080" w:type="dxa"/>
            <w:tcBorders>
              <w:top w:val="nil"/>
              <w:left w:val="nil"/>
              <w:bottom w:val="single" w:sz="4" w:space="0" w:color="auto"/>
              <w:right w:val="single" w:sz="4" w:space="0" w:color="auto"/>
            </w:tcBorders>
            <w:shd w:val="clear" w:color="auto" w:fill="auto"/>
            <w:noWrap/>
            <w:vAlign w:val="bottom"/>
            <w:hideMark/>
          </w:tcPr>
          <w:p w14:paraId="0CE552C4" w14:textId="77777777" w:rsidR="00496AEA" w:rsidRPr="00496AEA" w:rsidRDefault="00496AEA" w:rsidP="00496AEA">
            <w:pPr>
              <w:rPr>
                <w:rFonts w:eastAsia="Times New Roman"/>
                <w:color w:val="000000"/>
                <w:lang w:bidi="ar-SA"/>
              </w:rPr>
            </w:pPr>
            <w:r w:rsidRPr="00496AEA">
              <w:rPr>
                <w:rFonts w:eastAsia="Times New Roman"/>
                <w:color w:val="000000"/>
                <w:lang w:bidi="ar-SA"/>
              </w:rPr>
              <w:t>CR</w:t>
            </w:r>
          </w:p>
        </w:tc>
        <w:tc>
          <w:tcPr>
            <w:tcW w:w="940" w:type="dxa"/>
            <w:tcBorders>
              <w:top w:val="nil"/>
              <w:left w:val="nil"/>
              <w:bottom w:val="single" w:sz="4" w:space="0" w:color="auto"/>
              <w:right w:val="single" w:sz="4" w:space="0" w:color="auto"/>
            </w:tcBorders>
            <w:shd w:val="clear" w:color="auto" w:fill="auto"/>
            <w:noWrap/>
            <w:vAlign w:val="bottom"/>
            <w:hideMark/>
          </w:tcPr>
          <w:p w14:paraId="0CE552C5"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240" w:type="dxa"/>
            <w:tcBorders>
              <w:top w:val="nil"/>
              <w:left w:val="nil"/>
              <w:bottom w:val="single" w:sz="4" w:space="0" w:color="auto"/>
              <w:right w:val="single" w:sz="4" w:space="0" w:color="auto"/>
            </w:tcBorders>
            <w:shd w:val="clear" w:color="auto" w:fill="auto"/>
            <w:noWrap/>
            <w:vAlign w:val="bottom"/>
            <w:hideMark/>
          </w:tcPr>
          <w:p w14:paraId="0CE552C6"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840" w:type="dxa"/>
            <w:tcBorders>
              <w:top w:val="nil"/>
              <w:left w:val="nil"/>
              <w:bottom w:val="single" w:sz="4" w:space="0" w:color="auto"/>
              <w:right w:val="single" w:sz="4" w:space="0" w:color="auto"/>
            </w:tcBorders>
            <w:shd w:val="clear" w:color="auto" w:fill="auto"/>
            <w:noWrap/>
            <w:vAlign w:val="bottom"/>
            <w:hideMark/>
          </w:tcPr>
          <w:p w14:paraId="0CE552C7"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060" w:type="dxa"/>
            <w:tcBorders>
              <w:top w:val="nil"/>
              <w:left w:val="nil"/>
              <w:bottom w:val="single" w:sz="4" w:space="0" w:color="auto"/>
              <w:right w:val="single" w:sz="4" w:space="0" w:color="auto"/>
            </w:tcBorders>
            <w:shd w:val="clear" w:color="auto" w:fill="auto"/>
            <w:noWrap/>
            <w:vAlign w:val="bottom"/>
            <w:hideMark/>
          </w:tcPr>
          <w:p w14:paraId="0CE552C8"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240" w:type="dxa"/>
            <w:tcBorders>
              <w:top w:val="nil"/>
              <w:left w:val="nil"/>
              <w:bottom w:val="single" w:sz="4" w:space="0" w:color="auto"/>
              <w:right w:val="single" w:sz="4" w:space="0" w:color="auto"/>
            </w:tcBorders>
            <w:shd w:val="clear" w:color="auto" w:fill="auto"/>
            <w:noWrap/>
            <w:vAlign w:val="bottom"/>
            <w:hideMark/>
          </w:tcPr>
          <w:p w14:paraId="0CE552C9"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r>
      <w:tr w:rsidR="00496AEA" w:rsidRPr="00496AEA" w14:paraId="0CE552D2" w14:textId="77777777" w:rsidTr="00496AEA">
        <w:trPr>
          <w:trHeight w:val="600"/>
        </w:trPr>
        <w:tc>
          <w:tcPr>
            <w:tcW w:w="2560" w:type="dxa"/>
            <w:tcBorders>
              <w:top w:val="nil"/>
              <w:left w:val="single" w:sz="4" w:space="0" w:color="auto"/>
              <w:bottom w:val="single" w:sz="4" w:space="0" w:color="auto"/>
              <w:right w:val="single" w:sz="4" w:space="0" w:color="auto"/>
            </w:tcBorders>
            <w:shd w:val="clear" w:color="auto" w:fill="auto"/>
            <w:vAlign w:val="bottom"/>
            <w:hideMark/>
          </w:tcPr>
          <w:p w14:paraId="0CE552CB" w14:textId="77777777" w:rsidR="00496AEA" w:rsidRPr="00496AEA" w:rsidRDefault="00496AEA" w:rsidP="00496AEA">
            <w:pPr>
              <w:rPr>
                <w:rFonts w:eastAsia="Times New Roman"/>
                <w:color w:val="000000"/>
                <w:lang w:bidi="ar-SA"/>
              </w:rPr>
            </w:pPr>
            <w:r w:rsidRPr="00496AEA">
              <w:rPr>
                <w:rFonts w:eastAsia="Times New Roman"/>
                <w:color w:val="000000"/>
                <w:lang w:bidi="ar-SA"/>
              </w:rPr>
              <w:t>TAP Outcollect VoLTE Data (emergency)</w:t>
            </w:r>
          </w:p>
        </w:tc>
        <w:tc>
          <w:tcPr>
            <w:tcW w:w="1080" w:type="dxa"/>
            <w:tcBorders>
              <w:top w:val="nil"/>
              <w:left w:val="nil"/>
              <w:bottom w:val="single" w:sz="4" w:space="0" w:color="auto"/>
              <w:right w:val="single" w:sz="4" w:space="0" w:color="auto"/>
            </w:tcBorders>
            <w:shd w:val="clear" w:color="auto" w:fill="auto"/>
            <w:noWrap/>
            <w:vAlign w:val="bottom"/>
            <w:hideMark/>
          </w:tcPr>
          <w:p w14:paraId="0CE552CC" w14:textId="77777777" w:rsidR="00496AEA" w:rsidRPr="00496AEA" w:rsidRDefault="00496AEA" w:rsidP="00496AEA">
            <w:pPr>
              <w:rPr>
                <w:rFonts w:eastAsia="Times New Roman"/>
                <w:color w:val="000000"/>
                <w:lang w:bidi="ar-SA"/>
              </w:rPr>
            </w:pPr>
            <w:r w:rsidRPr="00496AEA">
              <w:rPr>
                <w:rFonts w:eastAsia="Times New Roman"/>
                <w:color w:val="000000"/>
                <w:lang w:bidi="ar-SA"/>
              </w:rPr>
              <w:t>DR</w:t>
            </w:r>
          </w:p>
        </w:tc>
        <w:tc>
          <w:tcPr>
            <w:tcW w:w="940" w:type="dxa"/>
            <w:tcBorders>
              <w:top w:val="nil"/>
              <w:left w:val="nil"/>
              <w:bottom w:val="single" w:sz="4" w:space="0" w:color="auto"/>
              <w:right w:val="single" w:sz="4" w:space="0" w:color="auto"/>
            </w:tcBorders>
            <w:shd w:val="clear" w:color="auto" w:fill="auto"/>
            <w:noWrap/>
            <w:vAlign w:val="bottom"/>
            <w:hideMark/>
          </w:tcPr>
          <w:p w14:paraId="0CE552CD"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240" w:type="dxa"/>
            <w:tcBorders>
              <w:top w:val="nil"/>
              <w:left w:val="nil"/>
              <w:bottom w:val="single" w:sz="4" w:space="0" w:color="auto"/>
              <w:right w:val="single" w:sz="4" w:space="0" w:color="auto"/>
            </w:tcBorders>
            <w:shd w:val="clear" w:color="auto" w:fill="auto"/>
            <w:noWrap/>
            <w:vAlign w:val="bottom"/>
            <w:hideMark/>
          </w:tcPr>
          <w:p w14:paraId="0CE552CE"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840" w:type="dxa"/>
            <w:tcBorders>
              <w:top w:val="nil"/>
              <w:left w:val="nil"/>
              <w:bottom w:val="single" w:sz="4" w:space="0" w:color="auto"/>
              <w:right w:val="single" w:sz="4" w:space="0" w:color="auto"/>
            </w:tcBorders>
            <w:shd w:val="clear" w:color="auto" w:fill="auto"/>
            <w:noWrap/>
            <w:vAlign w:val="bottom"/>
            <w:hideMark/>
          </w:tcPr>
          <w:p w14:paraId="0CE552CF"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060" w:type="dxa"/>
            <w:tcBorders>
              <w:top w:val="nil"/>
              <w:left w:val="nil"/>
              <w:bottom w:val="single" w:sz="4" w:space="0" w:color="auto"/>
              <w:right w:val="single" w:sz="4" w:space="0" w:color="auto"/>
            </w:tcBorders>
            <w:shd w:val="clear" w:color="auto" w:fill="auto"/>
            <w:noWrap/>
            <w:vAlign w:val="bottom"/>
            <w:hideMark/>
          </w:tcPr>
          <w:p w14:paraId="0CE552D0"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240" w:type="dxa"/>
            <w:tcBorders>
              <w:top w:val="nil"/>
              <w:left w:val="nil"/>
              <w:bottom w:val="single" w:sz="4" w:space="0" w:color="auto"/>
              <w:right w:val="single" w:sz="4" w:space="0" w:color="auto"/>
            </w:tcBorders>
            <w:shd w:val="clear" w:color="auto" w:fill="auto"/>
            <w:noWrap/>
            <w:vAlign w:val="bottom"/>
            <w:hideMark/>
          </w:tcPr>
          <w:p w14:paraId="0CE552D1"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r>
      <w:tr w:rsidR="00496AEA" w:rsidRPr="00496AEA" w14:paraId="0CE552DA" w14:textId="77777777" w:rsidTr="00496AEA">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0CE552D3" w14:textId="77777777" w:rsidR="00496AEA" w:rsidRPr="00496AEA" w:rsidRDefault="00496AEA" w:rsidP="00496AEA">
            <w:pPr>
              <w:rPr>
                <w:rFonts w:eastAsia="Times New Roman"/>
                <w:color w:val="000000"/>
                <w:lang w:bidi="ar-SA"/>
              </w:rPr>
            </w:pPr>
            <w:r w:rsidRPr="00496AEA">
              <w:rPr>
                <w:rFonts w:eastAsia="Times New Roman"/>
                <w:color w:val="000000"/>
                <w:lang w:bidi="ar-SA"/>
              </w:rPr>
              <w:t>TAP Outcollect E911 Voice</w:t>
            </w:r>
          </w:p>
        </w:tc>
        <w:tc>
          <w:tcPr>
            <w:tcW w:w="1080" w:type="dxa"/>
            <w:tcBorders>
              <w:top w:val="nil"/>
              <w:left w:val="nil"/>
              <w:bottom w:val="single" w:sz="4" w:space="0" w:color="auto"/>
              <w:right w:val="single" w:sz="4" w:space="0" w:color="auto"/>
            </w:tcBorders>
            <w:shd w:val="clear" w:color="auto" w:fill="auto"/>
            <w:noWrap/>
            <w:vAlign w:val="bottom"/>
            <w:hideMark/>
          </w:tcPr>
          <w:p w14:paraId="0CE552D4" w14:textId="77777777" w:rsidR="00496AEA" w:rsidRPr="00496AEA" w:rsidRDefault="00496AEA" w:rsidP="00496AEA">
            <w:pPr>
              <w:rPr>
                <w:rFonts w:eastAsia="Times New Roman"/>
                <w:color w:val="000000"/>
                <w:lang w:bidi="ar-SA"/>
              </w:rPr>
            </w:pPr>
            <w:r w:rsidRPr="00496AEA">
              <w:rPr>
                <w:rFonts w:eastAsia="Times New Roman"/>
                <w:color w:val="000000"/>
                <w:lang w:bidi="ar-SA"/>
              </w:rPr>
              <w:t>CR</w:t>
            </w:r>
          </w:p>
        </w:tc>
        <w:tc>
          <w:tcPr>
            <w:tcW w:w="940" w:type="dxa"/>
            <w:tcBorders>
              <w:top w:val="nil"/>
              <w:left w:val="nil"/>
              <w:bottom w:val="single" w:sz="4" w:space="0" w:color="auto"/>
              <w:right w:val="single" w:sz="4" w:space="0" w:color="auto"/>
            </w:tcBorders>
            <w:shd w:val="clear" w:color="auto" w:fill="auto"/>
            <w:noWrap/>
            <w:vAlign w:val="bottom"/>
            <w:hideMark/>
          </w:tcPr>
          <w:p w14:paraId="0CE552D5"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240" w:type="dxa"/>
            <w:tcBorders>
              <w:top w:val="nil"/>
              <w:left w:val="nil"/>
              <w:bottom w:val="single" w:sz="4" w:space="0" w:color="auto"/>
              <w:right w:val="single" w:sz="4" w:space="0" w:color="auto"/>
            </w:tcBorders>
            <w:shd w:val="clear" w:color="auto" w:fill="auto"/>
            <w:noWrap/>
            <w:vAlign w:val="bottom"/>
            <w:hideMark/>
          </w:tcPr>
          <w:p w14:paraId="0CE552D6"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840" w:type="dxa"/>
            <w:tcBorders>
              <w:top w:val="nil"/>
              <w:left w:val="nil"/>
              <w:bottom w:val="single" w:sz="4" w:space="0" w:color="auto"/>
              <w:right w:val="single" w:sz="4" w:space="0" w:color="auto"/>
            </w:tcBorders>
            <w:shd w:val="clear" w:color="auto" w:fill="auto"/>
            <w:noWrap/>
            <w:vAlign w:val="bottom"/>
            <w:hideMark/>
          </w:tcPr>
          <w:p w14:paraId="0CE552D7"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060" w:type="dxa"/>
            <w:tcBorders>
              <w:top w:val="nil"/>
              <w:left w:val="nil"/>
              <w:bottom w:val="single" w:sz="4" w:space="0" w:color="auto"/>
              <w:right w:val="single" w:sz="4" w:space="0" w:color="auto"/>
            </w:tcBorders>
            <w:shd w:val="clear" w:color="auto" w:fill="auto"/>
            <w:noWrap/>
            <w:vAlign w:val="bottom"/>
            <w:hideMark/>
          </w:tcPr>
          <w:p w14:paraId="0CE552D8"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240" w:type="dxa"/>
            <w:tcBorders>
              <w:top w:val="nil"/>
              <w:left w:val="nil"/>
              <w:bottom w:val="single" w:sz="4" w:space="0" w:color="auto"/>
              <w:right w:val="single" w:sz="4" w:space="0" w:color="auto"/>
            </w:tcBorders>
            <w:shd w:val="clear" w:color="auto" w:fill="auto"/>
            <w:noWrap/>
            <w:vAlign w:val="bottom"/>
            <w:hideMark/>
          </w:tcPr>
          <w:p w14:paraId="0CE552D9"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r>
      <w:tr w:rsidR="00496AEA" w:rsidRPr="00496AEA" w14:paraId="0CE552E2" w14:textId="77777777" w:rsidTr="00496AEA">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0CE552DB" w14:textId="77777777" w:rsidR="00496AEA" w:rsidRPr="00496AEA" w:rsidRDefault="00496AEA" w:rsidP="00496AEA">
            <w:pPr>
              <w:rPr>
                <w:rFonts w:eastAsia="Times New Roman"/>
                <w:color w:val="000000"/>
                <w:lang w:bidi="ar-SA"/>
              </w:rPr>
            </w:pPr>
            <w:r w:rsidRPr="00496AEA">
              <w:rPr>
                <w:rFonts w:eastAsia="Times New Roman"/>
                <w:color w:val="000000"/>
                <w:lang w:bidi="ar-SA"/>
              </w:rPr>
              <w:t>TAP Outcollect E911 Voice</w:t>
            </w:r>
          </w:p>
        </w:tc>
        <w:tc>
          <w:tcPr>
            <w:tcW w:w="1080" w:type="dxa"/>
            <w:tcBorders>
              <w:top w:val="nil"/>
              <w:left w:val="nil"/>
              <w:bottom w:val="single" w:sz="4" w:space="0" w:color="auto"/>
              <w:right w:val="single" w:sz="4" w:space="0" w:color="auto"/>
            </w:tcBorders>
            <w:shd w:val="clear" w:color="auto" w:fill="auto"/>
            <w:noWrap/>
            <w:vAlign w:val="bottom"/>
            <w:hideMark/>
          </w:tcPr>
          <w:p w14:paraId="0CE552DC" w14:textId="77777777" w:rsidR="00496AEA" w:rsidRPr="00496AEA" w:rsidRDefault="00496AEA" w:rsidP="00496AEA">
            <w:pPr>
              <w:rPr>
                <w:rFonts w:eastAsia="Times New Roman"/>
                <w:color w:val="000000"/>
                <w:lang w:bidi="ar-SA"/>
              </w:rPr>
            </w:pPr>
            <w:r w:rsidRPr="00496AEA">
              <w:rPr>
                <w:rFonts w:eastAsia="Times New Roman"/>
                <w:color w:val="000000"/>
                <w:lang w:bidi="ar-SA"/>
              </w:rPr>
              <w:t>DR</w:t>
            </w:r>
          </w:p>
        </w:tc>
        <w:tc>
          <w:tcPr>
            <w:tcW w:w="940" w:type="dxa"/>
            <w:tcBorders>
              <w:top w:val="nil"/>
              <w:left w:val="nil"/>
              <w:bottom w:val="single" w:sz="4" w:space="0" w:color="auto"/>
              <w:right w:val="single" w:sz="4" w:space="0" w:color="auto"/>
            </w:tcBorders>
            <w:shd w:val="clear" w:color="auto" w:fill="auto"/>
            <w:noWrap/>
            <w:vAlign w:val="bottom"/>
            <w:hideMark/>
          </w:tcPr>
          <w:p w14:paraId="0CE552DD"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240" w:type="dxa"/>
            <w:tcBorders>
              <w:top w:val="nil"/>
              <w:left w:val="nil"/>
              <w:bottom w:val="single" w:sz="4" w:space="0" w:color="auto"/>
              <w:right w:val="single" w:sz="4" w:space="0" w:color="auto"/>
            </w:tcBorders>
            <w:shd w:val="clear" w:color="auto" w:fill="auto"/>
            <w:noWrap/>
            <w:vAlign w:val="bottom"/>
            <w:hideMark/>
          </w:tcPr>
          <w:p w14:paraId="0CE552DE"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840" w:type="dxa"/>
            <w:tcBorders>
              <w:top w:val="nil"/>
              <w:left w:val="nil"/>
              <w:bottom w:val="single" w:sz="4" w:space="0" w:color="auto"/>
              <w:right w:val="single" w:sz="4" w:space="0" w:color="auto"/>
            </w:tcBorders>
            <w:shd w:val="clear" w:color="auto" w:fill="auto"/>
            <w:noWrap/>
            <w:vAlign w:val="bottom"/>
            <w:hideMark/>
          </w:tcPr>
          <w:p w14:paraId="0CE552DF"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060" w:type="dxa"/>
            <w:tcBorders>
              <w:top w:val="nil"/>
              <w:left w:val="nil"/>
              <w:bottom w:val="single" w:sz="4" w:space="0" w:color="auto"/>
              <w:right w:val="single" w:sz="4" w:space="0" w:color="auto"/>
            </w:tcBorders>
            <w:shd w:val="clear" w:color="auto" w:fill="auto"/>
            <w:noWrap/>
            <w:vAlign w:val="bottom"/>
            <w:hideMark/>
          </w:tcPr>
          <w:p w14:paraId="0CE552E0"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240" w:type="dxa"/>
            <w:tcBorders>
              <w:top w:val="nil"/>
              <w:left w:val="nil"/>
              <w:bottom w:val="single" w:sz="4" w:space="0" w:color="auto"/>
              <w:right w:val="single" w:sz="4" w:space="0" w:color="auto"/>
            </w:tcBorders>
            <w:shd w:val="clear" w:color="auto" w:fill="auto"/>
            <w:noWrap/>
            <w:vAlign w:val="bottom"/>
            <w:hideMark/>
          </w:tcPr>
          <w:p w14:paraId="0CE552E1"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r>
      <w:tr w:rsidR="00496AEA" w:rsidRPr="00496AEA" w14:paraId="0CE552EA" w14:textId="77777777" w:rsidTr="00496AEA">
        <w:trPr>
          <w:trHeight w:val="600"/>
        </w:trPr>
        <w:tc>
          <w:tcPr>
            <w:tcW w:w="2560" w:type="dxa"/>
            <w:tcBorders>
              <w:top w:val="nil"/>
              <w:left w:val="single" w:sz="4" w:space="0" w:color="auto"/>
              <w:bottom w:val="single" w:sz="4" w:space="0" w:color="auto"/>
              <w:right w:val="single" w:sz="4" w:space="0" w:color="auto"/>
            </w:tcBorders>
            <w:shd w:val="clear" w:color="auto" w:fill="auto"/>
            <w:vAlign w:val="bottom"/>
            <w:hideMark/>
          </w:tcPr>
          <w:p w14:paraId="0CE552E3" w14:textId="77777777" w:rsidR="00496AEA" w:rsidRPr="00496AEA" w:rsidRDefault="00496AEA" w:rsidP="00496AEA">
            <w:pPr>
              <w:rPr>
                <w:rFonts w:eastAsia="Times New Roman"/>
                <w:color w:val="000000"/>
                <w:lang w:bidi="ar-SA"/>
              </w:rPr>
            </w:pPr>
            <w:r w:rsidRPr="00496AEA">
              <w:rPr>
                <w:rFonts w:eastAsia="Times New Roman"/>
                <w:color w:val="000000"/>
                <w:lang w:bidi="ar-SA"/>
              </w:rPr>
              <w:lastRenderedPageBreak/>
              <w:t>RAP Outcollect VoLTE Data (regular)</w:t>
            </w:r>
          </w:p>
        </w:tc>
        <w:tc>
          <w:tcPr>
            <w:tcW w:w="1080" w:type="dxa"/>
            <w:tcBorders>
              <w:top w:val="nil"/>
              <w:left w:val="nil"/>
              <w:bottom w:val="single" w:sz="4" w:space="0" w:color="auto"/>
              <w:right w:val="single" w:sz="4" w:space="0" w:color="auto"/>
            </w:tcBorders>
            <w:shd w:val="clear" w:color="auto" w:fill="auto"/>
            <w:noWrap/>
            <w:vAlign w:val="bottom"/>
            <w:hideMark/>
          </w:tcPr>
          <w:p w14:paraId="0CE552E4" w14:textId="77777777" w:rsidR="00496AEA" w:rsidRPr="00496AEA" w:rsidRDefault="00496AEA" w:rsidP="00496AEA">
            <w:pPr>
              <w:rPr>
                <w:rFonts w:eastAsia="Times New Roman"/>
                <w:color w:val="000000"/>
                <w:lang w:bidi="ar-SA"/>
              </w:rPr>
            </w:pPr>
            <w:r w:rsidRPr="00496AEA">
              <w:rPr>
                <w:rFonts w:eastAsia="Times New Roman"/>
                <w:color w:val="000000"/>
                <w:lang w:bidi="ar-SA"/>
              </w:rPr>
              <w:t>CR</w:t>
            </w:r>
          </w:p>
        </w:tc>
        <w:tc>
          <w:tcPr>
            <w:tcW w:w="940" w:type="dxa"/>
            <w:tcBorders>
              <w:top w:val="nil"/>
              <w:left w:val="nil"/>
              <w:bottom w:val="single" w:sz="4" w:space="0" w:color="auto"/>
              <w:right w:val="single" w:sz="4" w:space="0" w:color="auto"/>
            </w:tcBorders>
            <w:shd w:val="clear" w:color="auto" w:fill="auto"/>
            <w:noWrap/>
            <w:vAlign w:val="bottom"/>
            <w:hideMark/>
          </w:tcPr>
          <w:p w14:paraId="0CE552E5"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240" w:type="dxa"/>
            <w:tcBorders>
              <w:top w:val="nil"/>
              <w:left w:val="nil"/>
              <w:bottom w:val="single" w:sz="4" w:space="0" w:color="auto"/>
              <w:right w:val="single" w:sz="4" w:space="0" w:color="auto"/>
            </w:tcBorders>
            <w:shd w:val="clear" w:color="auto" w:fill="auto"/>
            <w:noWrap/>
            <w:vAlign w:val="bottom"/>
            <w:hideMark/>
          </w:tcPr>
          <w:p w14:paraId="0CE552E6"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840" w:type="dxa"/>
            <w:tcBorders>
              <w:top w:val="nil"/>
              <w:left w:val="nil"/>
              <w:bottom w:val="single" w:sz="4" w:space="0" w:color="auto"/>
              <w:right w:val="single" w:sz="4" w:space="0" w:color="auto"/>
            </w:tcBorders>
            <w:shd w:val="clear" w:color="auto" w:fill="auto"/>
            <w:noWrap/>
            <w:vAlign w:val="bottom"/>
            <w:hideMark/>
          </w:tcPr>
          <w:p w14:paraId="0CE552E7"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060" w:type="dxa"/>
            <w:tcBorders>
              <w:top w:val="nil"/>
              <w:left w:val="nil"/>
              <w:bottom w:val="single" w:sz="4" w:space="0" w:color="auto"/>
              <w:right w:val="single" w:sz="4" w:space="0" w:color="auto"/>
            </w:tcBorders>
            <w:shd w:val="clear" w:color="auto" w:fill="auto"/>
            <w:noWrap/>
            <w:vAlign w:val="bottom"/>
            <w:hideMark/>
          </w:tcPr>
          <w:p w14:paraId="0CE552E8"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240" w:type="dxa"/>
            <w:tcBorders>
              <w:top w:val="nil"/>
              <w:left w:val="nil"/>
              <w:bottom w:val="single" w:sz="4" w:space="0" w:color="auto"/>
              <w:right w:val="single" w:sz="4" w:space="0" w:color="auto"/>
            </w:tcBorders>
            <w:shd w:val="clear" w:color="auto" w:fill="auto"/>
            <w:noWrap/>
            <w:vAlign w:val="bottom"/>
            <w:hideMark/>
          </w:tcPr>
          <w:p w14:paraId="0CE552E9"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r>
      <w:tr w:rsidR="00496AEA" w:rsidRPr="00496AEA" w14:paraId="0CE552F2" w14:textId="77777777" w:rsidTr="00496AEA">
        <w:trPr>
          <w:trHeight w:val="600"/>
        </w:trPr>
        <w:tc>
          <w:tcPr>
            <w:tcW w:w="2560" w:type="dxa"/>
            <w:tcBorders>
              <w:top w:val="nil"/>
              <w:left w:val="single" w:sz="4" w:space="0" w:color="auto"/>
              <w:bottom w:val="single" w:sz="4" w:space="0" w:color="auto"/>
              <w:right w:val="single" w:sz="4" w:space="0" w:color="auto"/>
            </w:tcBorders>
            <w:shd w:val="clear" w:color="auto" w:fill="auto"/>
            <w:vAlign w:val="bottom"/>
            <w:hideMark/>
          </w:tcPr>
          <w:p w14:paraId="0CE552EB" w14:textId="77777777" w:rsidR="00496AEA" w:rsidRPr="00496AEA" w:rsidRDefault="00496AEA" w:rsidP="00496AEA">
            <w:pPr>
              <w:rPr>
                <w:rFonts w:eastAsia="Times New Roman"/>
                <w:color w:val="000000"/>
                <w:lang w:bidi="ar-SA"/>
              </w:rPr>
            </w:pPr>
            <w:r w:rsidRPr="00496AEA">
              <w:rPr>
                <w:rFonts w:eastAsia="Times New Roman"/>
                <w:color w:val="000000"/>
                <w:lang w:bidi="ar-SA"/>
              </w:rPr>
              <w:t>RAP Outcollect VoLTE Data (regular)</w:t>
            </w:r>
          </w:p>
        </w:tc>
        <w:tc>
          <w:tcPr>
            <w:tcW w:w="1080" w:type="dxa"/>
            <w:tcBorders>
              <w:top w:val="nil"/>
              <w:left w:val="nil"/>
              <w:bottom w:val="single" w:sz="4" w:space="0" w:color="auto"/>
              <w:right w:val="single" w:sz="4" w:space="0" w:color="auto"/>
            </w:tcBorders>
            <w:shd w:val="clear" w:color="auto" w:fill="auto"/>
            <w:noWrap/>
            <w:vAlign w:val="bottom"/>
            <w:hideMark/>
          </w:tcPr>
          <w:p w14:paraId="0CE552EC" w14:textId="77777777" w:rsidR="00496AEA" w:rsidRPr="00496AEA" w:rsidRDefault="00496AEA" w:rsidP="00496AEA">
            <w:pPr>
              <w:rPr>
                <w:rFonts w:eastAsia="Times New Roman"/>
                <w:color w:val="000000"/>
                <w:lang w:bidi="ar-SA"/>
              </w:rPr>
            </w:pPr>
            <w:r w:rsidRPr="00496AEA">
              <w:rPr>
                <w:rFonts w:eastAsia="Times New Roman"/>
                <w:color w:val="000000"/>
                <w:lang w:bidi="ar-SA"/>
              </w:rPr>
              <w:t>DR</w:t>
            </w:r>
          </w:p>
        </w:tc>
        <w:tc>
          <w:tcPr>
            <w:tcW w:w="940" w:type="dxa"/>
            <w:tcBorders>
              <w:top w:val="nil"/>
              <w:left w:val="nil"/>
              <w:bottom w:val="single" w:sz="4" w:space="0" w:color="auto"/>
              <w:right w:val="single" w:sz="4" w:space="0" w:color="auto"/>
            </w:tcBorders>
            <w:shd w:val="clear" w:color="auto" w:fill="auto"/>
            <w:noWrap/>
            <w:vAlign w:val="bottom"/>
            <w:hideMark/>
          </w:tcPr>
          <w:p w14:paraId="0CE552ED"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240" w:type="dxa"/>
            <w:tcBorders>
              <w:top w:val="nil"/>
              <w:left w:val="nil"/>
              <w:bottom w:val="single" w:sz="4" w:space="0" w:color="auto"/>
              <w:right w:val="single" w:sz="4" w:space="0" w:color="auto"/>
            </w:tcBorders>
            <w:shd w:val="clear" w:color="auto" w:fill="auto"/>
            <w:noWrap/>
            <w:vAlign w:val="bottom"/>
            <w:hideMark/>
          </w:tcPr>
          <w:p w14:paraId="0CE552EE"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840" w:type="dxa"/>
            <w:tcBorders>
              <w:top w:val="nil"/>
              <w:left w:val="nil"/>
              <w:bottom w:val="single" w:sz="4" w:space="0" w:color="auto"/>
              <w:right w:val="single" w:sz="4" w:space="0" w:color="auto"/>
            </w:tcBorders>
            <w:shd w:val="clear" w:color="auto" w:fill="auto"/>
            <w:noWrap/>
            <w:vAlign w:val="bottom"/>
            <w:hideMark/>
          </w:tcPr>
          <w:p w14:paraId="0CE552EF"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060" w:type="dxa"/>
            <w:tcBorders>
              <w:top w:val="nil"/>
              <w:left w:val="nil"/>
              <w:bottom w:val="single" w:sz="4" w:space="0" w:color="auto"/>
              <w:right w:val="single" w:sz="4" w:space="0" w:color="auto"/>
            </w:tcBorders>
            <w:shd w:val="clear" w:color="auto" w:fill="auto"/>
            <w:noWrap/>
            <w:vAlign w:val="bottom"/>
            <w:hideMark/>
          </w:tcPr>
          <w:p w14:paraId="0CE552F0"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240" w:type="dxa"/>
            <w:tcBorders>
              <w:top w:val="nil"/>
              <w:left w:val="nil"/>
              <w:bottom w:val="single" w:sz="4" w:space="0" w:color="auto"/>
              <w:right w:val="single" w:sz="4" w:space="0" w:color="auto"/>
            </w:tcBorders>
            <w:shd w:val="clear" w:color="auto" w:fill="auto"/>
            <w:noWrap/>
            <w:vAlign w:val="bottom"/>
            <w:hideMark/>
          </w:tcPr>
          <w:p w14:paraId="0CE552F1"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r>
      <w:tr w:rsidR="00496AEA" w:rsidRPr="00496AEA" w14:paraId="0CE552FA" w14:textId="77777777" w:rsidTr="00496AEA">
        <w:trPr>
          <w:trHeight w:val="600"/>
        </w:trPr>
        <w:tc>
          <w:tcPr>
            <w:tcW w:w="2560" w:type="dxa"/>
            <w:tcBorders>
              <w:top w:val="nil"/>
              <w:left w:val="single" w:sz="4" w:space="0" w:color="auto"/>
              <w:bottom w:val="single" w:sz="4" w:space="0" w:color="auto"/>
              <w:right w:val="single" w:sz="4" w:space="0" w:color="auto"/>
            </w:tcBorders>
            <w:shd w:val="clear" w:color="auto" w:fill="auto"/>
            <w:vAlign w:val="bottom"/>
            <w:hideMark/>
          </w:tcPr>
          <w:p w14:paraId="0CE552F3" w14:textId="77777777" w:rsidR="00496AEA" w:rsidRPr="00496AEA" w:rsidRDefault="00496AEA" w:rsidP="00496AEA">
            <w:pPr>
              <w:rPr>
                <w:rFonts w:eastAsia="Times New Roman"/>
                <w:color w:val="000000"/>
                <w:lang w:bidi="ar-SA"/>
              </w:rPr>
            </w:pPr>
            <w:r w:rsidRPr="00496AEA">
              <w:rPr>
                <w:rFonts w:eastAsia="Times New Roman"/>
                <w:color w:val="000000"/>
                <w:lang w:bidi="ar-SA"/>
              </w:rPr>
              <w:t>RAP Outcollect VoLTE Data (emergency)</w:t>
            </w:r>
          </w:p>
        </w:tc>
        <w:tc>
          <w:tcPr>
            <w:tcW w:w="1080" w:type="dxa"/>
            <w:tcBorders>
              <w:top w:val="nil"/>
              <w:left w:val="nil"/>
              <w:bottom w:val="single" w:sz="4" w:space="0" w:color="auto"/>
              <w:right w:val="single" w:sz="4" w:space="0" w:color="auto"/>
            </w:tcBorders>
            <w:shd w:val="clear" w:color="auto" w:fill="auto"/>
            <w:noWrap/>
            <w:vAlign w:val="bottom"/>
            <w:hideMark/>
          </w:tcPr>
          <w:p w14:paraId="0CE552F4" w14:textId="77777777" w:rsidR="00496AEA" w:rsidRPr="00496AEA" w:rsidRDefault="00496AEA" w:rsidP="00496AEA">
            <w:pPr>
              <w:rPr>
                <w:rFonts w:eastAsia="Times New Roman"/>
                <w:color w:val="000000"/>
                <w:lang w:bidi="ar-SA"/>
              </w:rPr>
            </w:pPr>
            <w:r w:rsidRPr="00496AEA">
              <w:rPr>
                <w:rFonts w:eastAsia="Times New Roman"/>
                <w:color w:val="000000"/>
                <w:lang w:bidi="ar-SA"/>
              </w:rPr>
              <w:t>CR</w:t>
            </w:r>
          </w:p>
        </w:tc>
        <w:tc>
          <w:tcPr>
            <w:tcW w:w="940" w:type="dxa"/>
            <w:tcBorders>
              <w:top w:val="nil"/>
              <w:left w:val="nil"/>
              <w:bottom w:val="single" w:sz="4" w:space="0" w:color="auto"/>
              <w:right w:val="single" w:sz="4" w:space="0" w:color="auto"/>
            </w:tcBorders>
            <w:shd w:val="clear" w:color="auto" w:fill="auto"/>
            <w:noWrap/>
            <w:vAlign w:val="bottom"/>
            <w:hideMark/>
          </w:tcPr>
          <w:p w14:paraId="0CE552F5"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240" w:type="dxa"/>
            <w:tcBorders>
              <w:top w:val="nil"/>
              <w:left w:val="nil"/>
              <w:bottom w:val="single" w:sz="4" w:space="0" w:color="auto"/>
              <w:right w:val="single" w:sz="4" w:space="0" w:color="auto"/>
            </w:tcBorders>
            <w:shd w:val="clear" w:color="auto" w:fill="auto"/>
            <w:noWrap/>
            <w:vAlign w:val="bottom"/>
            <w:hideMark/>
          </w:tcPr>
          <w:p w14:paraId="0CE552F6"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840" w:type="dxa"/>
            <w:tcBorders>
              <w:top w:val="nil"/>
              <w:left w:val="nil"/>
              <w:bottom w:val="single" w:sz="4" w:space="0" w:color="auto"/>
              <w:right w:val="single" w:sz="4" w:space="0" w:color="auto"/>
            </w:tcBorders>
            <w:shd w:val="clear" w:color="auto" w:fill="auto"/>
            <w:noWrap/>
            <w:vAlign w:val="bottom"/>
            <w:hideMark/>
          </w:tcPr>
          <w:p w14:paraId="0CE552F7"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060" w:type="dxa"/>
            <w:tcBorders>
              <w:top w:val="nil"/>
              <w:left w:val="nil"/>
              <w:bottom w:val="single" w:sz="4" w:space="0" w:color="auto"/>
              <w:right w:val="single" w:sz="4" w:space="0" w:color="auto"/>
            </w:tcBorders>
            <w:shd w:val="clear" w:color="auto" w:fill="auto"/>
            <w:noWrap/>
            <w:vAlign w:val="bottom"/>
            <w:hideMark/>
          </w:tcPr>
          <w:p w14:paraId="0CE552F8"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240" w:type="dxa"/>
            <w:tcBorders>
              <w:top w:val="nil"/>
              <w:left w:val="nil"/>
              <w:bottom w:val="single" w:sz="4" w:space="0" w:color="auto"/>
              <w:right w:val="single" w:sz="4" w:space="0" w:color="auto"/>
            </w:tcBorders>
            <w:shd w:val="clear" w:color="auto" w:fill="auto"/>
            <w:noWrap/>
            <w:vAlign w:val="bottom"/>
            <w:hideMark/>
          </w:tcPr>
          <w:p w14:paraId="0CE552F9"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r>
      <w:tr w:rsidR="00496AEA" w:rsidRPr="00496AEA" w14:paraId="0CE55302" w14:textId="77777777" w:rsidTr="00496AEA">
        <w:trPr>
          <w:trHeight w:val="600"/>
        </w:trPr>
        <w:tc>
          <w:tcPr>
            <w:tcW w:w="2560" w:type="dxa"/>
            <w:tcBorders>
              <w:top w:val="nil"/>
              <w:left w:val="single" w:sz="4" w:space="0" w:color="auto"/>
              <w:bottom w:val="single" w:sz="4" w:space="0" w:color="auto"/>
              <w:right w:val="single" w:sz="4" w:space="0" w:color="auto"/>
            </w:tcBorders>
            <w:shd w:val="clear" w:color="auto" w:fill="auto"/>
            <w:vAlign w:val="bottom"/>
            <w:hideMark/>
          </w:tcPr>
          <w:p w14:paraId="0CE552FB" w14:textId="77777777" w:rsidR="00496AEA" w:rsidRPr="00496AEA" w:rsidRDefault="00496AEA" w:rsidP="00496AEA">
            <w:pPr>
              <w:rPr>
                <w:rFonts w:eastAsia="Times New Roman"/>
                <w:color w:val="000000"/>
                <w:lang w:bidi="ar-SA"/>
              </w:rPr>
            </w:pPr>
            <w:r w:rsidRPr="00496AEA">
              <w:rPr>
                <w:rFonts w:eastAsia="Times New Roman"/>
                <w:color w:val="000000"/>
                <w:lang w:bidi="ar-SA"/>
              </w:rPr>
              <w:t>RAP Outcollect VoLTE Data (emergency)</w:t>
            </w:r>
          </w:p>
        </w:tc>
        <w:tc>
          <w:tcPr>
            <w:tcW w:w="1080" w:type="dxa"/>
            <w:tcBorders>
              <w:top w:val="nil"/>
              <w:left w:val="nil"/>
              <w:bottom w:val="single" w:sz="4" w:space="0" w:color="auto"/>
              <w:right w:val="single" w:sz="4" w:space="0" w:color="auto"/>
            </w:tcBorders>
            <w:shd w:val="clear" w:color="auto" w:fill="auto"/>
            <w:noWrap/>
            <w:vAlign w:val="bottom"/>
            <w:hideMark/>
          </w:tcPr>
          <w:p w14:paraId="0CE552FC" w14:textId="77777777" w:rsidR="00496AEA" w:rsidRPr="00496AEA" w:rsidRDefault="00496AEA" w:rsidP="00496AEA">
            <w:pPr>
              <w:rPr>
                <w:rFonts w:eastAsia="Times New Roman"/>
                <w:color w:val="000000"/>
                <w:lang w:bidi="ar-SA"/>
              </w:rPr>
            </w:pPr>
            <w:r w:rsidRPr="00496AEA">
              <w:rPr>
                <w:rFonts w:eastAsia="Times New Roman"/>
                <w:color w:val="000000"/>
                <w:lang w:bidi="ar-SA"/>
              </w:rPr>
              <w:t>DR</w:t>
            </w:r>
          </w:p>
        </w:tc>
        <w:tc>
          <w:tcPr>
            <w:tcW w:w="940" w:type="dxa"/>
            <w:tcBorders>
              <w:top w:val="nil"/>
              <w:left w:val="nil"/>
              <w:bottom w:val="single" w:sz="4" w:space="0" w:color="auto"/>
              <w:right w:val="single" w:sz="4" w:space="0" w:color="auto"/>
            </w:tcBorders>
            <w:shd w:val="clear" w:color="auto" w:fill="auto"/>
            <w:noWrap/>
            <w:vAlign w:val="bottom"/>
            <w:hideMark/>
          </w:tcPr>
          <w:p w14:paraId="0CE552FD"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240" w:type="dxa"/>
            <w:tcBorders>
              <w:top w:val="nil"/>
              <w:left w:val="nil"/>
              <w:bottom w:val="single" w:sz="4" w:space="0" w:color="auto"/>
              <w:right w:val="single" w:sz="4" w:space="0" w:color="auto"/>
            </w:tcBorders>
            <w:shd w:val="clear" w:color="auto" w:fill="auto"/>
            <w:noWrap/>
            <w:vAlign w:val="bottom"/>
            <w:hideMark/>
          </w:tcPr>
          <w:p w14:paraId="0CE552FE"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840" w:type="dxa"/>
            <w:tcBorders>
              <w:top w:val="nil"/>
              <w:left w:val="nil"/>
              <w:bottom w:val="single" w:sz="4" w:space="0" w:color="auto"/>
              <w:right w:val="single" w:sz="4" w:space="0" w:color="auto"/>
            </w:tcBorders>
            <w:shd w:val="clear" w:color="auto" w:fill="auto"/>
            <w:noWrap/>
            <w:vAlign w:val="bottom"/>
            <w:hideMark/>
          </w:tcPr>
          <w:p w14:paraId="0CE552FF"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060" w:type="dxa"/>
            <w:tcBorders>
              <w:top w:val="nil"/>
              <w:left w:val="nil"/>
              <w:bottom w:val="single" w:sz="4" w:space="0" w:color="auto"/>
              <w:right w:val="single" w:sz="4" w:space="0" w:color="auto"/>
            </w:tcBorders>
            <w:shd w:val="clear" w:color="auto" w:fill="auto"/>
            <w:noWrap/>
            <w:vAlign w:val="bottom"/>
            <w:hideMark/>
          </w:tcPr>
          <w:p w14:paraId="0CE55300"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240" w:type="dxa"/>
            <w:tcBorders>
              <w:top w:val="nil"/>
              <w:left w:val="nil"/>
              <w:bottom w:val="single" w:sz="4" w:space="0" w:color="auto"/>
              <w:right w:val="single" w:sz="4" w:space="0" w:color="auto"/>
            </w:tcBorders>
            <w:shd w:val="clear" w:color="auto" w:fill="auto"/>
            <w:noWrap/>
            <w:vAlign w:val="bottom"/>
            <w:hideMark/>
          </w:tcPr>
          <w:p w14:paraId="0CE55301"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r>
      <w:tr w:rsidR="00496AEA" w:rsidRPr="00496AEA" w14:paraId="0CE5530A" w14:textId="77777777" w:rsidTr="00496AEA">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0CE55303" w14:textId="77777777" w:rsidR="00496AEA" w:rsidRPr="00496AEA" w:rsidRDefault="00496AEA" w:rsidP="00496AEA">
            <w:pPr>
              <w:rPr>
                <w:rFonts w:eastAsia="Times New Roman"/>
                <w:color w:val="000000"/>
                <w:lang w:bidi="ar-SA"/>
              </w:rPr>
            </w:pPr>
            <w:r w:rsidRPr="00496AEA">
              <w:rPr>
                <w:rFonts w:eastAsia="Times New Roman"/>
                <w:color w:val="000000"/>
                <w:lang w:bidi="ar-SA"/>
              </w:rPr>
              <w:t>RAP Outcollect E911 Voice</w:t>
            </w:r>
          </w:p>
        </w:tc>
        <w:tc>
          <w:tcPr>
            <w:tcW w:w="1080" w:type="dxa"/>
            <w:tcBorders>
              <w:top w:val="nil"/>
              <w:left w:val="nil"/>
              <w:bottom w:val="single" w:sz="4" w:space="0" w:color="auto"/>
              <w:right w:val="single" w:sz="4" w:space="0" w:color="auto"/>
            </w:tcBorders>
            <w:shd w:val="clear" w:color="auto" w:fill="auto"/>
            <w:noWrap/>
            <w:vAlign w:val="bottom"/>
            <w:hideMark/>
          </w:tcPr>
          <w:p w14:paraId="0CE55304" w14:textId="77777777" w:rsidR="00496AEA" w:rsidRPr="00496AEA" w:rsidRDefault="00496AEA" w:rsidP="00496AEA">
            <w:pPr>
              <w:rPr>
                <w:rFonts w:eastAsia="Times New Roman"/>
                <w:color w:val="000000"/>
                <w:lang w:bidi="ar-SA"/>
              </w:rPr>
            </w:pPr>
            <w:r w:rsidRPr="00496AEA">
              <w:rPr>
                <w:rFonts w:eastAsia="Times New Roman"/>
                <w:color w:val="000000"/>
                <w:lang w:bidi="ar-SA"/>
              </w:rPr>
              <w:t>CR</w:t>
            </w:r>
          </w:p>
        </w:tc>
        <w:tc>
          <w:tcPr>
            <w:tcW w:w="940" w:type="dxa"/>
            <w:tcBorders>
              <w:top w:val="nil"/>
              <w:left w:val="nil"/>
              <w:bottom w:val="single" w:sz="4" w:space="0" w:color="auto"/>
              <w:right w:val="single" w:sz="4" w:space="0" w:color="auto"/>
            </w:tcBorders>
            <w:shd w:val="clear" w:color="auto" w:fill="auto"/>
            <w:noWrap/>
            <w:vAlign w:val="bottom"/>
            <w:hideMark/>
          </w:tcPr>
          <w:p w14:paraId="0CE55305"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240" w:type="dxa"/>
            <w:tcBorders>
              <w:top w:val="nil"/>
              <w:left w:val="nil"/>
              <w:bottom w:val="single" w:sz="4" w:space="0" w:color="auto"/>
              <w:right w:val="single" w:sz="4" w:space="0" w:color="auto"/>
            </w:tcBorders>
            <w:shd w:val="clear" w:color="auto" w:fill="auto"/>
            <w:noWrap/>
            <w:vAlign w:val="bottom"/>
            <w:hideMark/>
          </w:tcPr>
          <w:p w14:paraId="0CE55306"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840" w:type="dxa"/>
            <w:tcBorders>
              <w:top w:val="nil"/>
              <w:left w:val="nil"/>
              <w:bottom w:val="single" w:sz="4" w:space="0" w:color="auto"/>
              <w:right w:val="single" w:sz="4" w:space="0" w:color="auto"/>
            </w:tcBorders>
            <w:shd w:val="clear" w:color="auto" w:fill="auto"/>
            <w:noWrap/>
            <w:vAlign w:val="bottom"/>
            <w:hideMark/>
          </w:tcPr>
          <w:p w14:paraId="0CE55307"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060" w:type="dxa"/>
            <w:tcBorders>
              <w:top w:val="nil"/>
              <w:left w:val="nil"/>
              <w:bottom w:val="single" w:sz="4" w:space="0" w:color="auto"/>
              <w:right w:val="single" w:sz="4" w:space="0" w:color="auto"/>
            </w:tcBorders>
            <w:shd w:val="clear" w:color="auto" w:fill="auto"/>
            <w:noWrap/>
            <w:vAlign w:val="bottom"/>
            <w:hideMark/>
          </w:tcPr>
          <w:p w14:paraId="0CE55308"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240" w:type="dxa"/>
            <w:tcBorders>
              <w:top w:val="nil"/>
              <w:left w:val="nil"/>
              <w:bottom w:val="single" w:sz="4" w:space="0" w:color="auto"/>
              <w:right w:val="single" w:sz="4" w:space="0" w:color="auto"/>
            </w:tcBorders>
            <w:shd w:val="clear" w:color="auto" w:fill="auto"/>
            <w:noWrap/>
            <w:vAlign w:val="bottom"/>
            <w:hideMark/>
          </w:tcPr>
          <w:p w14:paraId="0CE55309"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r>
      <w:tr w:rsidR="00496AEA" w:rsidRPr="00496AEA" w14:paraId="0CE55312" w14:textId="77777777" w:rsidTr="00496AEA">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0CE5530B" w14:textId="77777777" w:rsidR="00496AEA" w:rsidRPr="00496AEA" w:rsidRDefault="00496AEA" w:rsidP="00496AEA">
            <w:pPr>
              <w:rPr>
                <w:rFonts w:eastAsia="Times New Roman"/>
                <w:color w:val="000000"/>
                <w:lang w:bidi="ar-SA"/>
              </w:rPr>
            </w:pPr>
            <w:r w:rsidRPr="00496AEA">
              <w:rPr>
                <w:rFonts w:eastAsia="Times New Roman"/>
                <w:color w:val="000000"/>
                <w:lang w:bidi="ar-SA"/>
              </w:rPr>
              <w:t>RAP Outcollect E911 Voice</w:t>
            </w:r>
          </w:p>
        </w:tc>
        <w:tc>
          <w:tcPr>
            <w:tcW w:w="1080" w:type="dxa"/>
            <w:tcBorders>
              <w:top w:val="nil"/>
              <w:left w:val="nil"/>
              <w:bottom w:val="single" w:sz="4" w:space="0" w:color="auto"/>
              <w:right w:val="single" w:sz="4" w:space="0" w:color="auto"/>
            </w:tcBorders>
            <w:shd w:val="clear" w:color="auto" w:fill="auto"/>
            <w:noWrap/>
            <w:vAlign w:val="bottom"/>
            <w:hideMark/>
          </w:tcPr>
          <w:p w14:paraId="0CE5530C" w14:textId="77777777" w:rsidR="00496AEA" w:rsidRPr="00496AEA" w:rsidRDefault="00496AEA" w:rsidP="00496AEA">
            <w:pPr>
              <w:rPr>
                <w:rFonts w:eastAsia="Times New Roman"/>
                <w:color w:val="000000"/>
                <w:lang w:bidi="ar-SA"/>
              </w:rPr>
            </w:pPr>
            <w:r w:rsidRPr="00496AEA">
              <w:rPr>
                <w:rFonts w:eastAsia="Times New Roman"/>
                <w:color w:val="000000"/>
                <w:lang w:bidi="ar-SA"/>
              </w:rPr>
              <w:t>DR</w:t>
            </w:r>
          </w:p>
        </w:tc>
        <w:tc>
          <w:tcPr>
            <w:tcW w:w="940" w:type="dxa"/>
            <w:tcBorders>
              <w:top w:val="nil"/>
              <w:left w:val="nil"/>
              <w:bottom w:val="single" w:sz="4" w:space="0" w:color="auto"/>
              <w:right w:val="single" w:sz="4" w:space="0" w:color="auto"/>
            </w:tcBorders>
            <w:shd w:val="clear" w:color="auto" w:fill="auto"/>
            <w:noWrap/>
            <w:vAlign w:val="bottom"/>
            <w:hideMark/>
          </w:tcPr>
          <w:p w14:paraId="0CE5530D"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240" w:type="dxa"/>
            <w:tcBorders>
              <w:top w:val="nil"/>
              <w:left w:val="nil"/>
              <w:bottom w:val="single" w:sz="4" w:space="0" w:color="auto"/>
              <w:right w:val="single" w:sz="4" w:space="0" w:color="auto"/>
            </w:tcBorders>
            <w:shd w:val="clear" w:color="auto" w:fill="auto"/>
            <w:noWrap/>
            <w:vAlign w:val="bottom"/>
            <w:hideMark/>
          </w:tcPr>
          <w:p w14:paraId="0CE5530E"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840" w:type="dxa"/>
            <w:tcBorders>
              <w:top w:val="nil"/>
              <w:left w:val="nil"/>
              <w:bottom w:val="single" w:sz="4" w:space="0" w:color="auto"/>
              <w:right w:val="single" w:sz="4" w:space="0" w:color="auto"/>
            </w:tcBorders>
            <w:shd w:val="clear" w:color="auto" w:fill="auto"/>
            <w:noWrap/>
            <w:vAlign w:val="bottom"/>
            <w:hideMark/>
          </w:tcPr>
          <w:p w14:paraId="0CE5530F"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060" w:type="dxa"/>
            <w:tcBorders>
              <w:top w:val="nil"/>
              <w:left w:val="nil"/>
              <w:bottom w:val="single" w:sz="4" w:space="0" w:color="auto"/>
              <w:right w:val="single" w:sz="4" w:space="0" w:color="auto"/>
            </w:tcBorders>
            <w:shd w:val="clear" w:color="auto" w:fill="auto"/>
            <w:noWrap/>
            <w:vAlign w:val="bottom"/>
            <w:hideMark/>
          </w:tcPr>
          <w:p w14:paraId="0CE55310"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c>
          <w:tcPr>
            <w:tcW w:w="1240" w:type="dxa"/>
            <w:tcBorders>
              <w:top w:val="nil"/>
              <w:left w:val="nil"/>
              <w:bottom w:val="single" w:sz="4" w:space="0" w:color="auto"/>
              <w:right w:val="single" w:sz="4" w:space="0" w:color="auto"/>
            </w:tcBorders>
            <w:shd w:val="clear" w:color="auto" w:fill="auto"/>
            <w:noWrap/>
            <w:vAlign w:val="bottom"/>
            <w:hideMark/>
          </w:tcPr>
          <w:p w14:paraId="0CE55311" w14:textId="77777777" w:rsidR="00496AEA" w:rsidRPr="00496AEA" w:rsidRDefault="00496AEA" w:rsidP="00496AEA">
            <w:pPr>
              <w:rPr>
                <w:rFonts w:eastAsia="Times New Roman"/>
                <w:color w:val="000000"/>
                <w:lang w:bidi="ar-SA"/>
              </w:rPr>
            </w:pPr>
            <w:r w:rsidRPr="00496AEA">
              <w:rPr>
                <w:rFonts w:eastAsia="Times New Roman"/>
                <w:color w:val="000000"/>
                <w:lang w:bidi="ar-SA"/>
              </w:rPr>
              <w:t> </w:t>
            </w:r>
          </w:p>
        </w:tc>
      </w:tr>
    </w:tbl>
    <w:p w14:paraId="0CE55313" w14:textId="77777777" w:rsidR="004D280E" w:rsidRDefault="004D280E" w:rsidP="004D280E">
      <w:pPr>
        <w:pStyle w:val="BodyText"/>
        <w:ind w:left="2160"/>
      </w:pPr>
    </w:p>
    <w:p w14:paraId="0CE55314" w14:textId="77777777" w:rsidR="001C0C62" w:rsidRDefault="001C0C62" w:rsidP="001C0C62">
      <w:pPr>
        <w:pStyle w:val="Heading3"/>
      </w:pPr>
      <w:bookmarkStart w:id="540" w:name="_Toc462972597"/>
      <w:r>
        <w:t>Incollect Solution Overview</w:t>
      </w:r>
      <w:bookmarkEnd w:id="540"/>
    </w:p>
    <w:p w14:paraId="0CE55315" w14:textId="77777777" w:rsidR="00605532" w:rsidRDefault="00605532" w:rsidP="00FD44D0">
      <w:pPr>
        <w:pStyle w:val="BodyText"/>
        <w:numPr>
          <w:ilvl w:val="0"/>
          <w:numId w:val="16"/>
        </w:numPr>
      </w:pPr>
      <w:r>
        <w:t>APRM LTE Data roaming solution will be enhanced to support new services for VoLTE: VoLTE Data and VoLTE E911 MSS events</w:t>
      </w:r>
    </w:p>
    <w:p w14:paraId="0CE55316" w14:textId="77777777" w:rsidR="00605532" w:rsidRDefault="00605532" w:rsidP="00FD44D0">
      <w:pPr>
        <w:pStyle w:val="BodyText"/>
        <w:numPr>
          <w:ilvl w:val="0"/>
          <w:numId w:val="16"/>
        </w:numPr>
      </w:pPr>
      <w:r>
        <w:t>For Incollect, the records are already rated and they will only be accumulated in APRM</w:t>
      </w:r>
    </w:p>
    <w:p w14:paraId="0CE55317" w14:textId="77777777" w:rsidR="00605532" w:rsidRDefault="00605532" w:rsidP="00FD44D0">
      <w:pPr>
        <w:pStyle w:val="BodyText"/>
        <w:numPr>
          <w:ilvl w:val="0"/>
          <w:numId w:val="16"/>
        </w:numPr>
      </w:pPr>
      <w:r>
        <w:t xml:space="preserve">The QCI and APN values will be received in the TAPIN file and passed from ARCM </w:t>
      </w:r>
      <w:r w:rsidR="00080368">
        <w:t>to APRM for reporting purposes</w:t>
      </w:r>
    </w:p>
    <w:p w14:paraId="0CE55318" w14:textId="77777777" w:rsidR="00183CA8" w:rsidRDefault="00183CA8" w:rsidP="00FD44D0">
      <w:pPr>
        <w:pStyle w:val="BodyText"/>
        <w:numPr>
          <w:ilvl w:val="0"/>
          <w:numId w:val="16"/>
        </w:numPr>
      </w:pPr>
      <w:r>
        <w:t>The descriptions of the QCI and APN values will be configured in APRM GUI (role based access in Configurator module)</w:t>
      </w:r>
    </w:p>
    <w:p w14:paraId="0CE55319" w14:textId="77777777" w:rsidR="00605532" w:rsidRDefault="00605532" w:rsidP="00FD44D0">
      <w:pPr>
        <w:pStyle w:val="BodyText"/>
        <w:numPr>
          <w:ilvl w:val="0"/>
          <w:numId w:val="16"/>
        </w:numPr>
      </w:pPr>
      <w:r>
        <w:t>R</w:t>
      </w:r>
      <w:r w:rsidR="00080368">
        <w:t>APOUT process will not change</w:t>
      </w:r>
    </w:p>
    <w:p w14:paraId="0CE5531A" w14:textId="77777777" w:rsidR="007146BD" w:rsidRDefault="007146BD" w:rsidP="00FD44D0">
      <w:pPr>
        <w:pStyle w:val="BodyText"/>
        <w:numPr>
          <w:ilvl w:val="0"/>
          <w:numId w:val="16"/>
        </w:numPr>
      </w:pPr>
      <w:r>
        <w:t>Invalid values of QCI or APN will cause the CDR to be reported to APRM error repository. Error management/handling will follow existing procedure.</w:t>
      </w:r>
    </w:p>
    <w:p w14:paraId="0CE5531B" w14:textId="77777777" w:rsidR="00605532" w:rsidRDefault="00605532" w:rsidP="00FD44D0">
      <w:pPr>
        <w:pStyle w:val="BodyText"/>
        <w:numPr>
          <w:ilvl w:val="0"/>
          <w:numId w:val="16"/>
        </w:numPr>
      </w:pPr>
      <w:r>
        <w:t>Invoicing process will not change as CDR level information is not present on the invoice (break</w:t>
      </w:r>
      <w:r w:rsidR="00080368">
        <w:t>down is at TAP file name)</w:t>
      </w:r>
    </w:p>
    <w:p w14:paraId="0CE5531C" w14:textId="77777777" w:rsidR="00FD5CA1" w:rsidRDefault="00FD5CA1" w:rsidP="00605532">
      <w:pPr>
        <w:pStyle w:val="BodyText"/>
        <w:ind w:left="1800" w:firstLine="360"/>
        <w:rPr>
          <w:u w:val="single"/>
        </w:rPr>
      </w:pPr>
    </w:p>
    <w:p w14:paraId="0CE5531D" w14:textId="77777777" w:rsidR="00605532" w:rsidRDefault="00605532" w:rsidP="00605532">
      <w:pPr>
        <w:pStyle w:val="BodyText"/>
        <w:ind w:left="1800" w:firstLine="360"/>
        <w:rPr>
          <w:u w:val="single"/>
        </w:rPr>
      </w:pPr>
      <w:r w:rsidRPr="00916B29">
        <w:rPr>
          <w:u w:val="single"/>
        </w:rPr>
        <w:t>Incollect diagram</w:t>
      </w:r>
    </w:p>
    <w:p w14:paraId="0CE5531E" w14:textId="77777777" w:rsidR="00605532" w:rsidRPr="00916B29" w:rsidRDefault="00605532" w:rsidP="00605532">
      <w:pPr>
        <w:pStyle w:val="BodyText"/>
        <w:ind w:left="0" w:firstLine="360"/>
        <w:rPr>
          <w:u w:val="single"/>
        </w:rPr>
      </w:pPr>
      <w:r>
        <w:rPr>
          <w:noProof/>
          <w:lang w:bidi="ar-SA"/>
        </w:rPr>
        <w:lastRenderedPageBreak/>
        <w:drawing>
          <wp:inline distT="0" distB="0" distL="0" distR="0" wp14:anchorId="0CE55655" wp14:editId="0CE55656">
            <wp:extent cx="5294630" cy="3159125"/>
            <wp:effectExtent l="0" t="0" r="127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94630" cy="3159125"/>
                    </a:xfrm>
                    <a:prstGeom prst="rect">
                      <a:avLst/>
                    </a:prstGeom>
                  </pic:spPr>
                </pic:pic>
              </a:graphicData>
            </a:graphic>
          </wp:inline>
        </w:drawing>
      </w:r>
    </w:p>
    <w:p w14:paraId="0CE5531F" w14:textId="77777777" w:rsidR="00605532" w:rsidRPr="004D6D08" w:rsidRDefault="00605532" w:rsidP="00605532">
      <w:pPr>
        <w:pStyle w:val="BodyText"/>
      </w:pPr>
    </w:p>
    <w:p w14:paraId="0CE55320" w14:textId="77777777" w:rsidR="00605532" w:rsidRPr="00605532" w:rsidRDefault="00605532" w:rsidP="00605532">
      <w:pPr>
        <w:pStyle w:val="BodyText"/>
      </w:pPr>
    </w:p>
    <w:p w14:paraId="0CE55321" w14:textId="77777777" w:rsidR="001C0C62" w:rsidRDefault="001C0C62" w:rsidP="001C0C62">
      <w:pPr>
        <w:pStyle w:val="Heading3"/>
      </w:pPr>
      <w:bookmarkStart w:id="541" w:name="_Toc462972598"/>
      <w:r>
        <w:t>Incollect Solution Details</w:t>
      </w:r>
      <w:bookmarkEnd w:id="541"/>
    </w:p>
    <w:p w14:paraId="0CE55322" w14:textId="77777777" w:rsidR="00080368" w:rsidRDefault="00080368" w:rsidP="00FD44D0">
      <w:pPr>
        <w:pStyle w:val="BodyText"/>
        <w:numPr>
          <w:ilvl w:val="0"/>
          <w:numId w:val="16"/>
        </w:numPr>
      </w:pPr>
      <w:r>
        <w:t>APRM LTE Data roaming solution will be enhanced to support new services: Incollect VoLTE Data and Incollect VoLTE E911</w:t>
      </w:r>
    </w:p>
    <w:p w14:paraId="0CE55323" w14:textId="77777777" w:rsidR="00080368" w:rsidRDefault="00080368" w:rsidP="00FD44D0">
      <w:pPr>
        <w:pStyle w:val="BodyText"/>
        <w:numPr>
          <w:ilvl w:val="0"/>
          <w:numId w:val="16"/>
        </w:numPr>
      </w:pPr>
      <w:r>
        <w:t xml:space="preserve">The QCI </w:t>
      </w:r>
      <w:r w:rsidR="000C28AA">
        <w:t>v</w:t>
      </w:r>
      <w:r>
        <w:t>alue</w:t>
      </w:r>
      <w:r w:rsidR="000C28AA">
        <w:t>s</w:t>
      </w:r>
      <w:r>
        <w:t xml:space="preserve"> for the CDRs will be passed from ARCM to APRM in CTL</w:t>
      </w:r>
      <w:r w:rsidR="00E71487">
        <w:t>2 field for reporting purposes</w:t>
      </w:r>
    </w:p>
    <w:p w14:paraId="0CE55324" w14:textId="77777777" w:rsidR="00080368" w:rsidRDefault="00E71487" w:rsidP="00FD44D0">
      <w:pPr>
        <w:pStyle w:val="BodyText"/>
        <w:numPr>
          <w:ilvl w:val="0"/>
          <w:numId w:val="16"/>
        </w:numPr>
      </w:pPr>
      <w:r>
        <w:t>The internal interface ARCM</w:t>
      </w:r>
      <w:r>
        <w:sym w:font="Wingdings" w:char="F0E0"/>
      </w:r>
      <w:r>
        <w:t>APRM Incollect summary will be enhanced to support new service types for the new events</w:t>
      </w:r>
    </w:p>
    <w:p w14:paraId="0CE55325" w14:textId="77777777" w:rsidR="000C28AA" w:rsidRDefault="000C28AA" w:rsidP="00FD44D0">
      <w:pPr>
        <w:pStyle w:val="BodyText"/>
        <w:numPr>
          <w:ilvl w:val="0"/>
          <w:numId w:val="16"/>
        </w:numPr>
      </w:pPr>
      <w:r>
        <w:t>The internal interface ARCM</w:t>
      </w:r>
      <w:r>
        <w:sym w:font="Wingdings" w:char="F0E0"/>
      </w:r>
      <w:r>
        <w:t>APRM Incollect summary will be enhanced to contain also the APN value (APN-</w:t>
      </w:r>
      <w:r w:rsidR="00953C68">
        <w:t>N</w:t>
      </w:r>
      <w:r>
        <w:t>I)</w:t>
      </w:r>
    </w:p>
    <w:p w14:paraId="0CE55326" w14:textId="77777777" w:rsidR="0064012F" w:rsidRDefault="0064012F" w:rsidP="00FD44D0">
      <w:pPr>
        <w:pStyle w:val="BodyText"/>
        <w:numPr>
          <w:ilvl w:val="0"/>
          <w:numId w:val="16"/>
        </w:numPr>
      </w:pPr>
      <w:r>
        <w:t>The new services (products) will be created in APRM (GUI). The product/event identification solution will not change, only new table entries will be added in the product mapping table (to point the new values from the Service_Type field to the new products)</w:t>
      </w:r>
    </w:p>
    <w:p w14:paraId="0CE55327" w14:textId="77777777" w:rsidR="0064012F" w:rsidRDefault="0064012F" w:rsidP="00FD44D0">
      <w:pPr>
        <w:pStyle w:val="BodyText"/>
        <w:numPr>
          <w:ilvl w:val="1"/>
          <w:numId w:val="16"/>
        </w:numPr>
      </w:pPr>
      <w:r>
        <w:t>Equivalent products will be created for CD (Charge Data) and TD (Test Data)</w:t>
      </w:r>
    </w:p>
    <w:p w14:paraId="0CE55328" w14:textId="77777777" w:rsidR="0064012F" w:rsidRDefault="0064012F" w:rsidP="00FD44D0">
      <w:pPr>
        <w:pStyle w:val="BodyText"/>
        <w:numPr>
          <w:ilvl w:val="1"/>
          <w:numId w:val="16"/>
        </w:numPr>
      </w:pPr>
      <w:r>
        <w:t>Only the CD events will be part of invoicing and SAP GL Extract</w:t>
      </w:r>
    </w:p>
    <w:p w14:paraId="0CE55329" w14:textId="77777777" w:rsidR="0064012F" w:rsidRDefault="0064012F" w:rsidP="00FD44D0">
      <w:pPr>
        <w:pStyle w:val="BodyText"/>
        <w:numPr>
          <w:ilvl w:val="0"/>
          <w:numId w:val="16"/>
        </w:numPr>
      </w:pPr>
      <w:r>
        <w:t>The new VoLTE products will be attached in the partner-agreements and new rate plans will be defined for each product</w:t>
      </w:r>
    </w:p>
    <w:p w14:paraId="0CE5532A" w14:textId="77777777" w:rsidR="0064012F" w:rsidRPr="00543DA2" w:rsidRDefault="0064012F" w:rsidP="00FD44D0">
      <w:pPr>
        <w:pStyle w:val="BodyText"/>
        <w:numPr>
          <w:ilvl w:val="0"/>
          <w:numId w:val="16"/>
        </w:numPr>
        <w:rPr>
          <w:b/>
        </w:rPr>
      </w:pPr>
      <w:r>
        <w:t>The rate plans attached to these new services (Incollect) will not be rating but guiding as the records are already charged in the TAPIN. The charges will be accumulated in APRM accumulated usage tables</w:t>
      </w:r>
    </w:p>
    <w:p w14:paraId="0CE5532B" w14:textId="77777777" w:rsidR="0064012F" w:rsidRDefault="0064012F" w:rsidP="00FD44D0">
      <w:pPr>
        <w:pStyle w:val="BodyText"/>
        <w:numPr>
          <w:ilvl w:val="0"/>
          <w:numId w:val="16"/>
        </w:numPr>
      </w:pPr>
      <w:r>
        <w:t>The currency for the accumulation will be USD</w:t>
      </w:r>
    </w:p>
    <w:p w14:paraId="0CE5532C" w14:textId="77777777" w:rsidR="00080368" w:rsidRPr="00080368" w:rsidRDefault="0064012F" w:rsidP="00FD44D0">
      <w:pPr>
        <w:pStyle w:val="BodyText"/>
        <w:numPr>
          <w:ilvl w:val="0"/>
          <w:numId w:val="16"/>
        </w:numPr>
      </w:pPr>
      <w:r>
        <w:lastRenderedPageBreak/>
        <w:t xml:space="preserve">The roaming partner/agreement and rate information will be gathered during the BPT process. This reference BPT information will be uploaded in the system by Amdocs and delivered </w:t>
      </w:r>
      <w:r w:rsidR="00167E9B">
        <w:t xml:space="preserve">as part of this project </w:t>
      </w:r>
      <w:r>
        <w:t>(provided the information will be received within the give and get timelines)</w:t>
      </w:r>
      <w:r w:rsidR="005479EC">
        <w:t>. The BPT process is under Amdocs responsibility</w:t>
      </w:r>
      <w:r w:rsidR="00080368">
        <w:br/>
      </w:r>
    </w:p>
    <w:p w14:paraId="0CE5532D" w14:textId="77777777" w:rsidR="001C0C62" w:rsidRDefault="001C0C62" w:rsidP="001C0C62">
      <w:pPr>
        <w:pStyle w:val="Heading3"/>
      </w:pPr>
      <w:bookmarkStart w:id="542" w:name="_Toc462972599"/>
      <w:r>
        <w:t xml:space="preserve">Incollect </w:t>
      </w:r>
      <w:r w:rsidR="007B5C38">
        <w:t>SAP Extract</w:t>
      </w:r>
      <w:bookmarkEnd w:id="542"/>
    </w:p>
    <w:p w14:paraId="0CE5532E" w14:textId="77777777" w:rsidR="00953C68" w:rsidRDefault="00953C68" w:rsidP="00FD44D0">
      <w:pPr>
        <w:pStyle w:val="BodyText"/>
        <w:numPr>
          <w:ilvl w:val="0"/>
          <w:numId w:val="16"/>
        </w:numPr>
      </w:pPr>
      <w:r>
        <w:t>Currently the Incollect LTE Data SAP Extract is generated on 4</w:t>
      </w:r>
      <w:r w:rsidRPr="004D280E">
        <w:rPr>
          <w:vertAlign w:val="superscript"/>
        </w:rPr>
        <w:t>th</w:t>
      </w:r>
      <w:r>
        <w:t xml:space="preserve"> of the calendar month. This process will not change</w:t>
      </w:r>
    </w:p>
    <w:p w14:paraId="0CE5532F" w14:textId="77777777" w:rsidR="00953C68" w:rsidRDefault="00953C68" w:rsidP="00FD44D0">
      <w:pPr>
        <w:pStyle w:val="BodyText"/>
        <w:numPr>
          <w:ilvl w:val="0"/>
          <w:numId w:val="16"/>
        </w:numPr>
      </w:pPr>
      <w:r>
        <w:t>The existing LTE Data SAP extract for Incollect will contain now also the Incollect VoLTE feed</w:t>
      </w:r>
    </w:p>
    <w:p w14:paraId="0CE55330" w14:textId="77777777" w:rsidR="00953C68" w:rsidRDefault="00953C68" w:rsidP="00FD44D0">
      <w:pPr>
        <w:pStyle w:val="BodyText"/>
        <w:numPr>
          <w:ilvl w:val="0"/>
          <w:numId w:val="16"/>
        </w:numPr>
      </w:pPr>
      <w:r>
        <w:t>GL codes for the new services will be provided by USCC (it will not be possible to s</w:t>
      </w:r>
      <w:r w:rsidR="00FD5CA1">
        <w:t>etup distinct GL Codes per QCI)</w:t>
      </w:r>
    </w:p>
    <w:tbl>
      <w:tblPr>
        <w:tblW w:w="9661" w:type="dxa"/>
        <w:tblInd w:w="113" w:type="dxa"/>
        <w:tblLook w:val="04A0" w:firstRow="1" w:lastRow="0" w:firstColumn="1" w:lastColumn="0" w:noHBand="0" w:noVBand="1"/>
      </w:tblPr>
      <w:tblGrid>
        <w:gridCol w:w="2560"/>
        <w:gridCol w:w="1250"/>
        <w:gridCol w:w="940"/>
        <w:gridCol w:w="1406"/>
        <w:gridCol w:w="972"/>
        <w:gridCol w:w="1172"/>
        <w:gridCol w:w="1361"/>
      </w:tblGrid>
      <w:tr w:rsidR="00953C68" w:rsidRPr="00496AEA" w14:paraId="0CE55338" w14:textId="77777777" w:rsidTr="00953C68">
        <w:trPr>
          <w:trHeight w:val="300"/>
        </w:trPr>
        <w:tc>
          <w:tcPr>
            <w:tcW w:w="2560" w:type="dxa"/>
            <w:tcBorders>
              <w:top w:val="single" w:sz="4" w:space="0" w:color="auto"/>
              <w:left w:val="single" w:sz="4" w:space="0" w:color="auto"/>
              <w:bottom w:val="single" w:sz="4" w:space="0" w:color="auto"/>
              <w:right w:val="single" w:sz="4" w:space="0" w:color="auto"/>
            </w:tcBorders>
            <w:shd w:val="clear" w:color="000000" w:fill="969696"/>
            <w:noWrap/>
            <w:hideMark/>
          </w:tcPr>
          <w:p w14:paraId="0CE55331" w14:textId="77777777" w:rsidR="00953C68" w:rsidRPr="00496AEA" w:rsidRDefault="00953C68" w:rsidP="00D1539F">
            <w:pPr>
              <w:rPr>
                <w:rFonts w:ascii="Arial" w:eastAsia="Times New Roman" w:hAnsi="Arial" w:cs="Arial"/>
                <w:b/>
                <w:bCs/>
                <w:color w:val="000000"/>
                <w:sz w:val="20"/>
                <w:szCs w:val="20"/>
                <w:lang w:bidi="ar-SA"/>
              </w:rPr>
            </w:pPr>
            <w:r w:rsidRPr="00496AEA">
              <w:rPr>
                <w:rFonts w:ascii="Arial" w:eastAsia="Times New Roman" w:hAnsi="Arial" w:cs="Arial"/>
                <w:b/>
                <w:bCs/>
                <w:color w:val="000000"/>
                <w:sz w:val="20"/>
                <w:szCs w:val="20"/>
                <w:lang w:bidi="ar-SA"/>
              </w:rPr>
              <w:t>Service</w:t>
            </w:r>
          </w:p>
        </w:tc>
        <w:tc>
          <w:tcPr>
            <w:tcW w:w="1250" w:type="dxa"/>
            <w:tcBorders>
              <w:top w:val="single" w:sz="4" w:space="0" w:color="auto"/>
              <w:left w:val="nil"/>
              <w:bottom w:val="single" w:sz="4" w:space="0" w:color="auto"/>
              <w:right w:val="single" w:sz="4" w:space="0" w:color="auto"/>
            </w:tcBorders>
            <w:shd w:val="clear" w:color="000000" w:fill="969696"/>
            <w:noWrap/>
            <w:hideMark/>
          </w:tcPr>
          <w:p w14:paraId="0CE55332" w14:textId="77777777" w:rsidR="00953C68" w:rsidRPr="00496AEA" w:rsidRDefault="00953C68" w:rsidP="00D1539F">
            <w:pPr>
              <w:rPr>
                <w:rFonts w:ascii="Arial" w:eastAsia="Times New Roman" w:hAnsi="Arial" w:cs="Arial"/>
                <w:b/>
                <w:bCs/>
                <w:color w:val="000000"/>
                <w:sz w:val="20"/>
                <w:szCs w:val="20"/>
                <w:lang w:bidi="ar-SA"/>
              </w:rPr>
            </w:pPr>
            <w:r w:rsidRPr="00496AEA">
              <w:rPr>
                <w:rFonts w:ascii="Arial" w:eastAsia="Times New Roman" w:hAnsi="Arial" w:cs="Arial"/>
                <w:b/>
                <w:bCs/>
                <w:color w:val="000000"/>
                <w:sz w:val="20"/>
                <w:szCs w:val="20"/>
                <w:lang w:bidi="ar-SA"/>
              </w:rPr>
              <w:t>CRDR_IND</w:t>
            </w:r>
          </w:p>
        </w:tc>
        <w:tc>
          <w:tcPr>
            <w:tcW w:w="940" w:type="dxa"/>
            <w:tcBorders>
              <w:top w:val="single" w:sz="4" w:space="0" w:color="auto"/>
              <w:left w:val="nil"/>
              <w:bottom w:val="single" w:sz="4" w:space="0" w:color="auto"/>
              <w:right w:val="single" w:sz="4" w:space="0" w:color="auto"/>
            </w:tcBorders>
            <w:shd w:val="clear" w:color="000000" w:fill="969696"/>
            <w:noWrap/>
            <w:hideMark/>
          </w:tcPr>
          <w:p w14:paraId="0CE55333" w14:textId="77777777" w:rsidR="00953C68" w:rsidRPr="00496AEA" w:rsidRDefault="00953C68" w:rsidP="00D1539F">
            <w:pPr>
              <w:rPr>
                <w:rFonts w:ascii="Arial" w:eastAsia="Times New Roman" w:hAnsi="Arial" w:cs="Arial"/>
                <w:b/>
                <w:bCs/>
                <w:color w:val="000000"/>
                <w:sz w:val="20"/>
                <w:szCs w:val="20"/>
                <w:lang w:bidi="ar-SA"/>
              </w:rPr>
            </w:pPr>
            <w:r w:rsidRPr="00496AEA">
              <w:rPr>
                <w:rFonts w:ascii="Arial" w:eastAsia="Times New Roman" w:hAnsi="Arial" w:cs="Arial"/>
                <w:b/>
                <w:bCs/>
                <w:color w:val="000000"/>
                <w:sz w:val="20"/>
                <w:szCs w:val="20"/>
                <w:lang w:bidi="ar-SA"/>
              </w:rPr>
              <w:t>GL Code</w:t>
            </w:r>
          </w:p>
        </w:tc>
        <w:tc>
          <w:tcPr>
            <w:tcW w:w="1406" w:type="dxa"/>
            <w:tcBorders>
              <w:top w:val="single" w:sz="4" w:space="0" w:color="auto"/>
              <w:left w:val="nil"/>
              <w:bottom w:val="single" w:sz="4" w:space="0" w:color="auto"/>
              <w:right w:val="single" w:sz="4" w:space="0" w:color="auto"/>
            </w:tcBorders>
            <w:shd w:val="clear" w:color="000000" w:fill="969696"/>
            <w:hideMark/>
          </w:tcPr>
          <w:p w14:paraId="0CE55334" w14:textId="77777777" w:rsidR="00953C68" w:rsidRPr="00496AEA" w:rsidRDefault="00953C68" w:rsidP="00D1539F">
            <w:pPr>
              <w:rPr>
                <w:rFonts w:ascii="Arial" w:eastAsia="Times New Roman" w:hAnsi="Arial" w:cs="Arial"/>
                <w:b/>
                <w:bCs/>
                <w:color w:val="000000"/>
                <w:sz w:val="20"/>
                <w:szCs w:val="20"/>
                <w:lang w:bidi="ar-SA"/>
              </w:rPr>
            </w:pPr>
            <w:r w:rsidRPr="00496AEA">
              <w:rPr>
                <w:rFonts w:ascii="Arial" w:eastAsia="Times New Roman" w:hAnsi="Arial" w:cs="Arial"/>
                <w:b/>
                <w:bCs/>
                <w:color w:val="000000"/>
                <w:sz w:val="20"/>
                <w:szCs w:val="20"/>
                <w:lang w:bidi="ar-SA"/>
              </w:rPr>
              <w:t>Cost_Center</w:t>
            </w:r>
          </w:p>
        </w:tc>
        <w:tc>
          <w:tcPr>
            <w:tcW w:w="972" w:type="dxa"/>
            <w:tcBorders>
              <w:top w:val="single" w:sz="4" w:space="0" w:color="auto"/>
              <w:left w:val="nil"/>
              <w:bottom w:val="single" w:sz="4" w:space="0" w:color="auto"/>
              <w:right w:val="single" w:sz="4" w:space="0" w:color="auto"/>
            </w:tcBorders>
            <w:shd w:val="clear" w:color="000000" w:fill="969696"/>
            <w:hideMark/>
          </w:tcPr>
          <w:p w14:paraId="0CE55335" w14:textId="77777777" w:rsidR="00953C68" w:rsidRPr="00496AEA" w:rsidRDefault="00953C68" w:rsidP="00D1539F">
            <w:pPr>
              <w:rPr>
                <w:rFonts w:ascii="Arial" w:eastAsia="Times New Roman" w:hAnsi="Arial" w:cs="Arial"/>
                <w:b/>
                <w:bCs/>
                <w:color w:val="000000"/>
                <w:sz w:val="20"/>
                <w:szCs w:val="20"/>
                <w:lang w:bidi="ar-SA"/>
              </w:rPr>
            </w:pPr>
            <w:r w:rsidRPr="00496AEA">
              <w:rPr>
                <w:rFonts w:ascii="Arial" w:eastAsia="Times New Roman" w:hAnsi="Arial" w:cs="Arial"/>
                <w:b/>
                <w:bCs/>
                <w:color w:val="000000"/>
                <w:sz w:val="20"/>
                <w:szCs w:val="20"/>
                <w:lang w:bidi="ar-SA"/>
              </w:rPr>
              <w:t>Product</w:t>
            </w:r>
          </w:p>
        </w:tc>
        <w:tc>
          <w:tcPr>
            <w:tcW w:w="1172" w:type="dxa"/>
            <w:tcBorders>
              <w:top w:val="single" w:sz="4" w:space="0" w:color="auto"/>
              <w:left w:val="nil"/>
              <w:bottom w:val="single" w:sz="4" w:space="0" w:color="auto"/>
              <w:right w:val="single" w:sz="4" w:space="0" w:color="auto"/>
            </w:tcBorders>
            <w:shd w:val="clear" w:color="000000" w:fill="969696"/>
            <w:noWrap/>
            <w:hideMark/>
          </w:tcPr>
          <w:p w14:paraId="0CE55336" w14:textId="77777777" w:rsidR="00953C68" w:rsidRPr="00496AEA" w:rsidRDefault="00953C68" w:rsidP="00D1539F">
            <w:pPr>
              <w:rPr>
                <w:rFonts w:ascii="Arial" w:eastAsia="Times New Roman" w:hAnsi="Arial" w:cs="Arial"/>
                <w:b/>
                <w:bCs/>
                <w:color w:val="000000"/>
                <w:sz w:val="20"/>
                <w:szCs w:val="20"/>
                <w:lang w:bidi="ar-SA"/>
              </w:rPr>
            </w:pPr>
            <w:r w:rsidRPr="00496AEA">
              <w:rPr>
                <w:rFonts w:ascii="Arial" w:eastAsia="Times New Roman" w:hAnsi="Arial" w:cs="Arial"/>
                <w:b/>
                <w:bCs/>
                <w:color w:val="000000"/>
                <w:sz w:val="20"/>
                <w:szCs w:val="20"/>
                <w:lang w:bidi="ar-SA"/>
              </w:rPr>
              <w:t>Tax_Code</w:t>
            </w:r>
          </w:p>
        </w:tc>
        <w:tc>
          <w:tcPr>
            <w:tcW w:w="1361" w:type="dxa"/>
            <w:tcBorders>
              <w:top w:val="single" w:sz="4" w:space="0" w:color="auto"/>
              <w:left w:val="nil"/>
              <w:bottom w:val="single" w:sz="4" w:space="0" w:color="auto"/>
              <w:right w:val="single" w:sz="4" w:space="0" w:color="auto"/>
            </w:tcBorders>
            <w:shd w:val="clear" w:color="000000" w:fill="969696"/>
            <w:noWrap/>
            <w:hideMark/>
          </w:tcPr>
          <w:p w14:paraId="0CE55337" w14:textId="77777777" w:rsidR="00953C68" w:rsidRPr="00496AEA" w:rsidRDefault="00953C68" w:rsidP="00D1539F">
            <w:pPr>
              <w:rPr>
                <w:rFonts w:ascii="Arial" w:eastAsia="Times New Roman" w:hAnsi="Arial" w:cs="Arial"/>
                <w:b/>
                <w:bCs/>
                <w:color w:val="000000"/>
                <w:sz w:val="20"/>
                <w:szCs w:val="20"/>
                <w:lang w:bidi="ar-SA"/>
              </w:rPr>
            </w:pPr>
            <w:r w:rsidRPr="00496AEA">
              <w:rPr>
                <w:rFonts w:ascii="Arial" w:eastAsia="Times New Roman" w:hAnsi="Arial" w:cs="Arial"/>
                <w:b/>
                <w:bCs/>
                <w:color w:val="000000"/>
                <w:sz w:val="20"/>
                <w:szCs w:val="20"/>
                <w:lang w:bidi="ar-SA"/>
              </w:rPr>
              <w:t>Tax_Jur_Cd</w:t>
            </w:r>
          </w:p>
        </w:tc>
      </w:tr>
      <w:tr w:rsidR="00953C68" w:rsidRPr="00496AEA" w14:paraId="0CE55340" w14:textId="77777777" w:rsidTr="00953C68">
        <w:trPr>
          <w:trHeight w:val="600"/>
        </w:trPr>
        <w:tc>
          <w:tcPr>
            <w:tcW w:w="2560" w:type="dxa"/>
            <w:tcBorders>
              <w:top w:val="nil"/>
              <w:left w:val="single" w:sz="4" w:space="0" w:color="auto"/>
              <w:bottom w:val="single" w:sz="4" w:space="0" w:color="auto"/>
              <w:right w:val="single" w:sz="4" w:space="0" w:color="auto"/>
            </w:tcBorders>
            <w:shd w:val="clear" w:color="auto" w:fill="auto"/>
            <w:vAlign w:val="bottom"/>
            <w:hideMark/>
          </w:tcPr>
          <w:p w14:paraId="0CE55339" w14:textId="77777777" w:rsidR="00953C68" w:rsidRPr="00496AEA" w:rsidRDefault="00953C68" w:rsidP="00953C68">
            <w:pPr>
              <w:rPr>
                <w:rFonts w:eastAsia="Times New Roman"/>
                <w:color w:val="000000"/>
                <w:lang w:bidi="ar-SA"/>
              </w:rPr>
            </w:pPr>
            <w:r w:rsidRPr="00496AEA">
              <w:rPr>
                <w:rFonts w:eastAsia="Times New Roman"/>
                <w:color w:val="000000"/>
                <w:lang w:bidi="ar-SA"/>
              </w:rPr>
              <w:t xml:space="preserve">TAP </w:t>
            </w:r>
            <w:r>
              <w:rPr>
                <w:rFonts w:eastAsia="Times New Roman"/>
                <w:color w:val="000000"/>
                <w:lang w:bidi="ar-SA"/>
              </w:rPr>
              <w:t>Incollect</w:t>
            </w:r>
            <w:r w:rsidRPr="00496AEA">
              <w:rPr>
                <w:rFonts w:eastAsia="Times New Roman"/>
                <w:color w:val="000000"/>
                <w:lang w:bidi="ar-SA"/>
              </w:rPr>
              <w:t xml:space="preserve"> VoLTE Data </w:t>
            </w:r>
          </w:p>
        </w:tc>
        <w:tc>
          <w:tcPr>
            <w:tcW w:w="1250" w:type="dxa"/>
            <w:tcBorders>
              <w:top w:val="nil"/>
              <w:left w:val="nil"/>
              <w:bottom w:val="single" w:sz="4" w:space="0" w:color="auto"/>
              <w:right w:val="single" w:sz="4" w:space="0" w:color="auto"/>
            </w:tcBorders>
            <w:shd w:val="clear" w:color="auto" w:fill="auto"/>
            <w:noWrap/>
            <w:vAlign w:val="bottom"/>
            <w:hideMark/>
          </w:tcPr>
          <w:p w14:paraId="0CE5533A" w14:textId="77777777" w:rsidR="00953C68" w:rsidRPr="00496AEA" w:rsidRDefault="00953C68" w:rsidP="00D1539F">
            <w:pPr>
              <w:rPr>
                <w:rFonts w:eastAsia="Times New Roman"/>
                <w:color w:val="000000"/>
                <w:lang w:bidi="ar-SA"/>
              </w:rPr>
            </w:pPr>
            <w:r w:rsidRPr="00496AEA">
              <w:rPr>
                <w:rFonts w:eastAsia="Times New Roman"/>
                <w:color w:val="000000"/>
                <w:lang w:bidi="ar-SA"/>
              </w:rPr>
              <w:t>CR</w:t>
            </w:r>
          </w:p>
        </w:tc>
        <w:tc>
          <w:tcPr>
            <w:tcW w:w="940" w:type="dxa"/>
            <w:tcBorders>
              <w:top w:val="nil"/>
              <w:left w:val="nil"/>
              <w:bottom w:val="single" w:sz="4" w:space="0" w:color="auto"/>
              <w:right w:val="single" w:sz="4" w:space="0" w:color="auto"/>
            </w:tcBorders>
            <w:shd w:val="clear" w:color="auto" w:fill="auto"/>
            <w:noWrap/>
            <w:vAlign w:val="bottom"/>
            <w:hideMark/>
          </w:tcPr>
          <w:p w14:paraId="0CE5533B" w14:textId="77777777" w:rsidR="00953C68" w:rsidRPr="00496AEA" w:rsidRDefault="00953C68" w:rsidP="00D1539F">
            <w:pPr>
              <w:rPr>
                <w:rFonts w:eastAsia="Times New Roman"/>
                <w:color w:val="000000"/>
                <w:lang w:bidi="ar-SA"/>
              </w:rPr>
            </w:pPr>
            <w:r w:rsidRPr="00496AEA">
              <w:rPr>
                <w:rFonts w:eastAsia="Times New Roman"/>
                <w:color w:val="000000"/>
                <w:lang w:bidi="ar-SA"/>
              </w:rPr>
              <w:t> </w:t>
            </w:r>
          </w:p>
        </w:tc>
        <w:tc>
          <w:tcPr>
            <w:tcW w:w="1406" w:type="dxa"/>
            <w:tcBorders>
              <w:top w:val="nil"/>
              <w:left w:val="nil"/>
              <w:bottom w:val="single" w:sz="4" w:space="0" w:color="auto"/>
              <w:right w:val="single" w:sz="4" w:space="0" w:color="auto"/>
            </w:tcBorders>
            <w:shd w:val="clear" w:color="auto" w:fill="auto"/>
            <w:noWrap/>
            <w:vAlign w:val="bottom"/>
            <w:hideMark/>
          </w:tcPr>
          <w:p w14:paraId="0CE5533C" w14:textId="77777777" w:rsidR="00953C68" w:rsidRPr="00496AEA" w:rsidRDefault="00953C68" w:rsidP="00D1539F">
            <w:pPr>
              <w:rPr>
                <w:rFonts w:eastAsia="Times New Roman"/>
                <w:color w:val="000000"/>
                <w:lang w:bidi="ar-SA"/>
              </w:rPr>
            </w:pPr>
            <w:r w:rsidRPr="00496AEA">
              <w:rPr>
                <w:rFonts w:eastAsia="Times New Roman"/>
                <w:color w:val="000000"/>
                <w:lang w:bidi="ar-SA"/>
              </w:rPr>
              <w:t> </w:t>
            </w:r>
          </w:p>
        </w:tc>
        <w:tc>
          <w:tcPr>
            <w:tcW w:w="972" w:type="dxa"/>
            <w:tcBorders>
              <w:top w:val="nil"/>
              <w:left w:val="nil"/>
              <w:bottom w:val="single" w:sz="4" w:space="0" w:color="auto"/>
              <w:right w:val="single" w:sz="4" w:space="0" w:color="auto"/>
            </w:tcBorders>
            <w:shd w:val="clear" w:color="auto" w:fill="auto"/>
            <w:noWrap/>
            <w:vAlign w:val="bottom"/>
            <w:hideMark/>
          </w:tcPr>
          <w:p w14:paraId="0CE5533D" w14:textId="77777777" w:rsidR="00953C68" w:rsidRPr="00496AEA" w:rsidRDefault="00953C68" w:rsidP="00D1539F">
            <w:pPr>
              <w:rPr>
                <w:rFonts w:eastAsia="Times New Roman"/>
                <w:color w:val="000000"/>
                <w:lang w:bidi="ar-SA"/>
              </w:rPr>
            </w:pPr>
            <w:r w:rsidRPr="00496AEA">
              <w:rPr>
                <w:rFonts w:eastAsia="Times New Roman"/>
                <w:color w:val="000000"/>
                <w:lang w:bidi="ar-SA"/>
              </w:rPr>
              <w:t> </w:t>
            </w:r>
          </w:p>
        </w:tc>
        <w:tc>
          <w:tcPr>
            <w:tcW w:w="1172" w:type="dxa"/>
            <w:tcBorders>
              <w:top w:val="nil"/>
              <w:left w:val="nil"/>
              <w:bottom w:val="single" w:sz="4" w:space="0" w:color="auto"/>
              <w:right w:val="single" w:sz="4" w:space="0" w:color="auto"/>
            </w:tcBorders>
            <w:shd w:val="clear" w:color="auto" w:fill="auto"/>
            <w:noWrap/>
            <w:vAlign w:val="bottom"/>
            <w:hideMark/>
          </w:tcPr>
          <w:p w14:paraId="0CE5533E" w14:textId="77777777" w:rsidR="00953C68" w:rsidRPr="00496AEA" w:rsidRDefault="00953C68" w:rsidP="00D1539F">
            <w:pPr>
              <w:rPr>
                <w:rFonts w:eastAsia="Times New Roman"/>
                <w:color w:val="000000"/>
                <w:lang w:bidi="ar-SA"/>
              </w:rPr>
            </w:pPr>
            <w:r w:rsidRPr="00496AEA">
              <w:rPr>
                <w:rFonts w:eastAsia="Times New Roman"/>
                <w:color w:val="000000"/>
                <w:lang w:bidi="ar-SA"/>
              </w:rPr>
              <w:t> </w:t>
            </w:r>
          </w:p>
        </w:tc>
        <w:tc>
          <w:tcPr>
            <w:tcW w:w="1361" w:type="dxa"/>
            <w:tcBorders>
              <w:top w:val="nil"/>
              <w:left w:val="nil"/>
              <w:bottom w:val="single" w:sz="4" w:space="0" w:color="auto"/>
              <w:right w:val="single" w:sz="4" w:space="0" w:color="auto"/>
            </w:tcBorders>
            <w:shd w:val="clear" w:color="auto" w:fill="auto"/>
            <w:noWrap/>
            <w:vAlign w:val="bottom"/>
            <w:hideMark/>
          </w:tcPr>
          <w:p w14:paraId="0CE5533F" w14:textId="77777777" w:rsidR="00953C68" w:rsidRPr="00496AEA" w:rsidRDefault="00953C68" w:rsidP="00D1539F">
            <w:pPr>
              <w:rPr>
                <w:rFonts w:eastAsia="Times New Roman"/>
                <w:color w:val="000000"/>
                <w:lang w:bidi="ar-SA"/>
              </w:rPr>
            </w:pPr>
            <w:r w:rsidRPr="00496AEA">
              <w:rPr>
                <w:rFonts w:eastAsia="Times New Roman"/>
                <w:color w:val="000000"/>
                <w:lang w:bidi="ar-SA"/>
              </w:rPr>
              <w:t> </w:t>
            </w:r>
          </w:p>
        </w:tc>
      </w:tr>
      <w:tr w:rsidR="00953C68" w:rsidRPr="00496AEA" w14:paraId="0CE55348" w14:textId="77777777" w:rsidTr="00953C68">
        <w:trPr>
          <w:trHeight w:val="600"/>
        </w:trPr>
        <w:tc>
          <w:tcPr>
            <w:tcW w:w="2560" w:type="dxa"/>
            <w:tcBorders>
              <w:top w:val="nil"/>
              <w:left w:val="single" w:sz="4" w:space="0" w:color="auto"/>
              <w:bottom w:val="single" w:sz="4" w:space="0" w:color="auto"/>
              <w:right w:val="single" w:sz="4" w:space="0" w:color="auto"/>
            </w:tcBorders>
            <w:shd w:val="clear" w:color="auto" w:fill="auto"/>
            <w:vAlign w:val="bottom"/>
            <w:hideMark/>
          </w:tcPr>
          <w:p w14:paraId="0CE55341" w14:textId="77777777" w:rsidR="00953C68" w:rsidRPr="00496AEA" w:rsidRDefault="00953C68" w:rsidP="00953C68">
            <w:pPr>
              <w:rPr>
                <w:rFonts w:eastAsia="Times New Roman"/>
                <w:color w:val="000000"/>
                <w:lang w:bidi="ar-SA"/>
              </w:rPr>
            </w:pPr>
            <w:r w:rsidRPr="00496AEA">
              <w:rPr>
                <w:rFonts w:eastAsia="Times New Roman"/>
                <w:color w:val="000000"/>
                <w:lang w:bidi="ar-SA"/>
              </w:rPr>
              <w:t xml:space="preserve">TAP </w:t>
            </w:r>
            <w:r>
              <w:rPr>
                <w:rFonts w:eastAsia="Times New Roman"/>
                <w:color w:val="000000"/>
                <w:lang w:bidi="ar-SA"/>
              </w:rPr>
              <w:t>Incollect</w:t>
            </w:r>
            <w:r w:rsidRPr="00496AEA">
              <w:rPr>
                <w:rFonts w:eastAsia="Times New Roman"/>
                <w:color w:val="000000"/>
                <w:lang w:bidi="ar-SA"/>
              </w:rPr>
              <w:t xml:space="preserve"> VoLTE Data </w:t>
            </w:r>
          </w:p>
        </w:tc>
        <w:tc>
          <w:tcPr>
            <w:tcW w:w="1250" w:type="dxa"/>
            <w:tcBorders>
              <w:top w:val="nil"/>
              <w:left w:val="nil"/>
              <w:bottom w:val="single" w:sz="4" w:space="0" w:color="auto"/>
              <w:right w:val="single" w:sz="4" w:space="0" w:color="auto"/>
            </w:tcBorders>
            <w:shd w:val="clear" w:color="auto" w:fill="auto"/>
            <w:noWrap/>
            <w:vAlign w:val="bottom"/>
            <w:hideMark/>
          </w:tcPr>
          <w:p w14:paraId="0CE55342" w14:textId="77777777" w:rsidR="00953C68" w:rsidRPr="00496AEA" w:rsidRDefault="00953C68" w:rsidP="00D1539F">
            <w:pPr>
              <w:rPr>
                <w:rFonts w:eastAsia="Times New Roman"/>
                <w:color w:val="000000"/>
                <w:lang w:bidi="ar-SA"/>
              </w:rPr>
            </w:pPr>
            <w:r w:rsidRPr="00496AEA">
              <w:rPr>
                <w:rFonts w:eastAsia="Times New Roman"/>
                <w:color w:val="000000"/>
                <w:lang w:bidi="ar-SA"/>
              </w:rPr>
              <w:t>DR</w:t>
            </w:r>
          </w:p>
        </w:tc>
        <w:tc>
          <w:tcPr>
            <w:tcW w:w="940" w:type="dxa"/>
            <w:tcBorders>
              <w:top w:val="nil"/>
              <w:left w:val="nil"/>
              <w:bottom w:val="single" w:sz="4" w:space="0" w:color="auto"/>
              <w:right w:val="single" w:sz="4" w:space="0" w:color="auto"/>
            </w:tcBorders>
            <w:shd w:val="clear" w:color="auto" w:fill="auto"/>
            <w:noWrap/>
            <w:vAlign w:val="bottom"/>
            <w:hideMark/>
          </w:tcPr>
          <w:p w14:paraId="0CE55343" w14:textId="77777777" w:rsidR="00953C68" w:rsidRPr="00496AEA" w:rsidRDefault="00953C68" w:rsidP="00D1539F">
            <w:pPr>
              <w:rPr>
                <w:rFonts w:eastAsia="Times New Roman"/>
                <w:color w:val="000000"/>
                <w:lang w:bidi="ar-SA"/>
              </w:rPr>
            </w:pPr>
            <w:r w:rsidRPr="00496AEA">
              <w:rPr>
                <w:rFonts w:eastAsia="Times New Roman"/>
                <w:color w:val="000000"/>
                <w:lang w:bidi="ar-SA"/>
              </w:rPr>
              <w:t> </w:t>
            </w:r>
          </w:p>
        </w:tc>
        <w:tc>
          <w:tcPr>
            <w:tcW w:w="1406" w:type="dxa"/>
            <w:tcBorders>
              <w:top w:val="nil"/>
              <w:left w:val="nil"/>
              <w:bottom w:val="single" w:sz="4" w:space="0" w:color="auto"/>
              <w:right w:val="single" w:sz="4" w:space="0" w:color="auto"/>
            </w:tcBorders>
            <w:shd w:val="clear" w:color="auto" w:fill="auto"/>
            <w:noWrap/>
            <w:vAlign w:val="bottom"/>
            <w:hideMark/>
          </w:tcPr>
          <w:p w14:paraId="0CE55344" w14:textId="77777777" w:rsidR="00953C68" w:rsidRPr="00496AEA" w:rsidRDefault="00953C68" w:rsidP="00D1539F">
            <w:pPr>
              <w:rPr>
                <w:rFonts w:eastAsia="Times New Roman"/>
                <w:color w:val="000000"/>
                <w:lang w:bidi="ar-SA"/>
              </w:rPr>
            </w:pPr>
            <w:r w:rsidRPr="00496AEA">
              <w:rPr>
                <w:rFonts w:eastAsia="Times New Roman"/>
                <w:color w:val="000000"/>
                <w:lang w:bidi="ar-SA"/>
              </w:rPr>
              <w:t> </w:t>
            </w:r>
          </w:p>
        </w:tc>
        <w:tc>
          <w:tcPr>
            <w:tcW w:w="972" w:type="dxa"/>
            <w:tcBorders>
              <w:top w:val="nil"/>
              <w:left w:val="nil"/>
              <w:bottom w:val="single" w:sz="4" w:space="0" w:color="auto"/>
              <w:right w:val="single" w:sz="4" w:space="0" w:color="auto"/>
            </w:tcBorders>
            <w:shd w:val="clear" w:color="auto" w:fill="auto"/>
            <w:noWrap/>
            <w:vAlign w:val="bottom"/>
            <w:hideMark/>
          </w:tcPr>
          <w:p w14:paraId="0CE55345" w14:textId="77777777" w:rsidR="00953C68" w:rsidRPr="00496AEA" w:rsidRDefault="00953C68" w:rsidP="00D1539F">
            <w:pPr>
              <w:rPr>
                <w:rFonts w:eastAsia="Times New Roman"/>
                <w:color w:val="000000"/>
                <w:lang w:bidi="ar-SA"/>
              </w:rPr>
            </w:pPr>
            <w:r w:rsidRPr="00496AEA">
              <w:rPr>
                <w:rFonts w:eastAsia="Times New Roman"/>
                <w:color w:val="000000"/>
                <w:lang w:bidi="ar-SA"/>
              </w:rPr>
              <w:t> </w:t>
            </w:r>
          </w:p>
        </w:tc>
        <w:tc>
          <w:tcPr>
            <w:tcW w:w="1172" w:type="dxa"/>
            <w:tcBorders>
              <w:top w:val="nil"/>
              <w:left w:val="nil"/>
              <w:bottom w:val="single" w:sz="4" w:space="0" w:color="auto"/>
              <w:right w:val="single" w:sz="4" w:space="0" w:color="auto"/>
            </w:tcBorders>
            <w:shd w:val="clear" w:color="auto" w:fill="auto"/>
            <w:noWrap/>
            <w:vAlign w:val="bottom"/>
            <w:hideMark/>
          </w:tcPr>
          <w:p w14:paraId="0CE55346" w14:textId="77777777" w:rsidR="00953C68" w:rsidRPr="00496AEA" w:rsidRDefault="00953C68" w:rsidP="00D1539F">
            <w:pPr>
              <w:rPr>
                <w:rFonts w:eastAsia="Times New Roman"/>
                <w:color w:val="000000"/>
                <w:lang w:bidi="ar-SA"/>
              </w:rPr>
            </w:pPr>
            <w:r w:rsidRPr="00496AEA">
              <w:rPr>
                <w:rFonts w:eastAsia="Times New Roman"/>
                <w:color w:val="000000"/>
                <w:lang w:bidi="ar-SA"/>
              </w:rPr>
              <w:t> </w:t>
            </w:r>
          </w:p>
        </w:tc>
        <w:tc>
          <w:tcPr>
            <w:tcW w:w="1361" w:type="dxa"/>
            <w:tcBorders>
              <w:top w:val="nil"/>
              <w:left w:val="nil"/>
              <w:bottom w:val="single" w:sz="4" w:space="0" w:color="auto"/>
              <w:right w:val="single" w:sz="4" w:space="0" w:color="auto"/>
            </w:tcBorders>
            <w:shd w:val="clear" w:color="auto" w:fill="auto"/>
            <w:noWrap/>
            <w:vAlign w:val="bottom"/>
            <w:hideMark/>
          </w:tcPr>
          <w:p w14:paraId="0CE55347" w14:textId="77777777" w:rsidR="00953C68" w:rsidRPr="00496AEA" w:rsidRDefault="00953C68" w:rsidP="00D1539F">
            <w:pPr>
              <w:rPr>
                <w:rFonts w:eastAsia="Times New Roman"/>
                <w:color w:val="000000"/>
                <w:lang w:bidi="ar-SA"/>
              </w:rPr>
            </w:pPr>
            <w:r w:rsidRPr="00496AEA">
              <w:rPr>
                <w:rFonts w:eastAsia="Times New Roman"/>
                <w:color w:val="000000"/>
                <w:lang w:bidi="ar-SA"/>
              </w:rPr>
              <w:t> </w:t>
            </w:r>
          </w:p>
        </w:tc>
      </w:tr>
      <w:tr w:rsidR="00953C68" w:rsidRPr="00496AEA" w14:paraId="0CE55350" w14:textId="77777777" w:rsidTr="00953C68">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0CE55349" w14:textId="77777777" w:rsidR="00953C68" w:rsidRPr="00496AEA" w:rsidRDefault="00953C68" w:rsidP="00D1539F">
            <w:pPr>
              <w:rPr>
                <w:rFonts w:eastAsia="Times New Roman"/>
                <w:color w:val="000000"/>
                <w:lang w:bidi="ar-SA"/>
              </w:rPr>
            </w:pPr>
            <w:r w:rsidRPr="00496AEA">
              <w:rPr>
                <w:rFonts w:eastAsia="Times New Roman"/>
                <w:color w:val="000000"/>
                <w:lang w:bidi="ar-SA"/>
              </w:rPr>
              <w:t xml:space="preserve">TAP </w:t>
            </w:r>
            <w:r>
              <w:rPr>
                <w:rFonts w:eastAsia="Times New Roman"/>
                <w:color w:val="000000"/>
                <w:lang w:bidi="ar-SA"/>
              </w:rPr>
              <w:t>Incollect</w:t>
            </w:r>
            <w:r w:rsidRPr="00496AEA">
              <w:rPr>
                <w:rFonts w:eastAsia="Times New Roman"/>
                <w:color w:val="000000"/>
                <w:lang w:bidi="ar-SA"/>
              </w:rPr>
              <w:t xml:space="preserve"> E911 Voice</w:t>
            </w:r>
            <w:r>
              <w:rPr>
                <w:rFonts w:eastAsia="Times New Roman"/>
                <w:color w:val="000000"/>
                <w:lang w:bidi="ar-SA"/>
              </w:rPr>
              <w:t xml:space="preserve"> (MSS)</w:t>
            </w:r>
          </w:p>
        </w:tc>
        <w:tc>
          <w:tcPr>
            <w:tcW w:w="1250" w:type="dxa"/>
            <w:tcBorders>
              <w:top w:val="nil"/>
              <w:left w:val="nil"/>
              <w:bottom w:val="single" w:sz="4" w:space="0" w:color="auto"/>
              <w:right w:val="single" w:sz="4" w:space="0" w:color="auto"/>
            </w:tcBorders>
            <w:shd w:val="clear" w:color="auto" w:fill="auto"/>
            <w:noWrap/>
            <w:vAlign w:val="bottom"/>
            <w:hideMark/>
          </w:tcPr>
          <w:p w14:paraId="0CE5534A" w14:textId="77777777" w:rsidR="00953C68" w:rsidRPr="00496AEA" w:rsidRDefault="00953C68" w:rsidP="00D1539F">
            <w:pPr>
              <w:rPr>
                <w:rFonts w:eastAsia="Times New Roman"/>
                <w:color w:val="000000"/>
                <w:lang w:bidi="ar-SA"/>
              </w:rPr>
            </w:pPr>
            <w:r w:rsidRPr="00496AEA">
              <w:rPr>
                <w:rFonts w:eastAsia="Times New Roman"/>
                <w:color w:val="000000"/>
                <w:lang w:bidi="ar-SA"/>
              </w:rPr>
              <w:t>CR</w:t>
            </w:r>
          </w:p>
        </w:tc>
        <w:tc>
          <w:tcPr>
            <w:tcW w:w="940" w:type="dxa"/>
            <w:tcBorders>
              <w:top w:val="nil"/>
              <w:left w:val="nil"/>
              <w:bottom w:val="single" w:sz="4" w:space="0" w:color="auto"/>
              <w:right w:val="single" w:sz="4" w:space="0" w:color="auto"/>
            </w:tcBorders>
            <w:shd w:val="clear" w:color="auto" w:fill="auto"/>
            <w:noWrap/>
            <w:vAlign w:val="bottom"/>
            <w:hideMark/>
          </w:tcPr>
          <w:p w14:paraId="0CE5534B" w14:textId="77777777" w:rsidR="00953C68" w:rsidRPr="00496AEA" w:rsidRDefault="00953C68" w:rsidP="00D1539F">
            <w:pPr>
              <w:rPr>
                <w:rFonts w:eastAsia="Times New Roman"/>
                <w:color w:val="000000"/>
                <w:lang w:bidi="ar-SA"/>
              </w:rPr>
            </w:pPr>
            <w:r w:rsidRPr="00496AEA">
              <w:rPr>
                <w:rFonts w:eastAsia="Times New Roman"/>
                <w:color w:val="000000"/>
                <w:lang w:bidi="ar-SA"/>
              </w:rPr>
              <w:t> </w:t>
            </w:r>
          </w:p>
        </w:tc>
        <w:tc>
          <w:tcPr>
            <w:tcW w:w="1406" w:type="dxa"/>
            <w:tcBorders>
              <w:top w:val="nil"/>
              <w:left w:val="nil"/>
              <w:bottom w:val="single" w:sz="4" w:space="0" w:color="auto"/>
              <w:right w:val="single" w:sz="4" w:space="0" w:color="auto"/>
            </w:tcBorders>
            <w:shd w:val="clear" w:color="auto" w:fill="auto"/>
            <w:noWrap/>
            <w:vAlign w:val="bottom"/>
            <w:hideMark/>
          </w:tcPr>
          <w:p w14:paraId="0CE5534C" w14:textId="77777777" w:rsidR="00953C68" w:rsidRPr="00496AEA" w:rsidRDefault="00953C68" w:rsidP="00D1539F">
            <w:pPr>
              <w:rPr>
                <w:rFonts w:eastAsia="Times New Roman"/>
                <w:color w:val="000000"/>
                <w:lang w:bidi="ar-SA"/>
              </w:rPr>
            </w:pPr>
            <w:r w:rsidRPr="00496AEA">
              <w:rPr>
                <w:rFonts w:eastAsia="Times New Roman"/>
                <w:color w:val="000000"/>
                <w:lang w:bidi="ar-SA"/>
              </w:rPr>
              <w:t> </w:t>
            </w:r>
          </w:p>
        </w:tc>
        <w:tc>
          <w:tcPr>
            <w:tcW w:w="972" w:type="dxa"/>
            <w:tcBorders>
              <w:top w:val="nil"/>
              <w:left w:val="nil"/>
              <w:bottom w:val="single" w:sz="4" w:space="0" w:color="auto"/>
              <w:right w:val="single" w:sz="4" w:space="0" w:color="auto"/>
            </w:tcBorders>
            <w:shd w:val="clear" w:color="auto" w:fill="auto"/>
            <w:noWrap/>
            <w:vAlign w:val="bottom"/>
            <w:hideMark/>
          </w:tcPr>
          <w:p w14:paraId="0CE5534D" w14:textId="77777777" w:rsidR="00953C68" w:rsidRPr="00496AEA" w:rsidRDefault="00953C68" w:rsidP="00D1539F">
            <w:pPr>
              <w:rPr>
                <w:rFonts w:eastAsia="Times New Roman"/>
                <w:color w:val="000000"/>
                <w:lang w:bidi="ar-SA"/>
              </w:rPr>
            </w:pPr>
            <w:r w:rsidRPr="00496AEA">
              <w:rPr>
                <w:rFonts w:eastAsia="Times New Roman"/>
                <w:color w:val="000000"/>
                <w:lang w:bidi="ar-SA"/>
              </w:rPr>
              <w:t> </w:t>
            </w:r>
          </w:p>
        </w:tc>
        <w:tc>
          <w:tcPr>
            <w:tcW w:w="1172" w:type="dxa"/>
            <w:tcBorders>
              <w:top w:val="nil"/>
              <w:left w:val="nil"/>
              <w:bottom w:val="single" w:sz="4" w:space="0" w:color="auto"/>
              <w:right w:val="single" w:sz="4" w:space="0" w:color="auto"/>
            </w:tcBorders>
            <w:shd w:val="clear" w:color="auto" w:fill="auto"/>
            <w:noWrap/>
            <w:vAlign w:val="bottom"/>
            <w:hideMark/>
          </w:tcPr>
          <w:p w14:paraId="0CE5534E" w14:textId="77777777" w:rsidR="00953C68" w:rsidRPr="00496AEA" w:rsidRDefault="00953C68" w:rsidP="00D1539F">
            <w:pPr>
              <w:rPr>
                <w:rFonts w:eastAsia="Times New Roman"/>
                <w:color w:val="000000"/>
                <w:lang w:bidi="ar-SA"/>
              </w:rPr>
            </w:pPr>
            <w:r w:rsidRPr="00496AEA">
              <w:rPr>
                <w:rFonts w:eastAsia="Times New Roman"/>
                <w:color w:val="000000"/>
                <w:lang w:bidi="ar-SA"/>
              </w:rPr>
              <w:t> </w:t>
            </w:r>
          </w:p>
        </w:tc>
        <w:tc>
          <w:tcPr>
            <w:tcW w:w="1361" w:type="dxa"/>
            <w:tcBorders>
              <w:top w:val="nil"/>
              <w:left w:val="nil"/>
              <w:bottom w:val="single" w:sz="4" w:space="0" w:color="auto"/>
              <w:right w:val="single" w:sz="4" w:space="0" w:color="auto"/>
            </w:tcBorders>
            <w:shd w:val="clear" w:color="auto" w:fill="auto"/>
            <w:noWrap/>
            <w:vAlign w:val="bottom"/>
            <w:hideMark/>
          </w:tcPr>
          <w:p w14:paraId="0CE5534F" w14:textId="77777777" w:rsidR="00953C68" w:rsidRPr="00496AEA" w:rsidRDefault="00953C68" w:rsidP="00D1539F">
            <w:pPr>
              <w:rPr>
                <w:rFonts w:eastAsia="Times New Roman"/>
                <w:color w:val="000000"/>
                <w:lang w:bidi="ar-SA"/>
              </w:rPr>
            </w:pPr>
            <w:r w:rsidRPr="00496AEA">
              <w:rPr>
                <w:rFonts w:eastAsia="Times New Roman"/>
                <w:color w:val="000000"/>
                <w:lang w:bidi="ar-SA"/>
              </w:rPr>
              <w:t> </w:t>
            </w:r>
          </w:p>
        </w:tc>
      </w:tr>
      <w:tr w:rsidR="00953C68" w:rsidRPr="00496AEA" w14:paraId="0CE55358" w14:textId="77777777" w:rsidTr="00953C68">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0CE55351" w14:textId="77777777" w:rsidR="00953C68" w:rsidRPr="00496AEA" w:rsidRDefault="00953C68" w:rsidP="00D1539F">
            <w:pPr>
              <w:rPr>
                <w:rFonts w:eastAsia="Times New Roman"/>
                <w:color w:val="000000"/>
                <w:lang w:bidi="ar-SA"/>
              </w:rPr>
            </w:pPr>
            <w:r w:rsidRPr="00496AEA">
              <w:rPr>
                <w:rFonts w:eastAsia="Times New Roman"/>
                <w:color w:val="000000"/>
                <w:lang w:bidi="ar-SA"/>
              </w:rPr>
              <w:t xml:space="preserve">TAP </w:t>
            </w:r>
            <w:r>
              <w:rPr>
                <w:rFonts w:eastAsia="Times New Roman"/>
                <w:color w:val="000000"/>
                <w:lang w:bidi="ar-SA"/>
              </w:rPr>
              <w:t>Incollect</w:t>
            </w:r>
            <w:r w:rsidRPr="00496AEA">
              <w:rPr>
                <w:rFonts w:eastAsia="Times New Roman"/>
                <w:color w:val="000000"/>
                <w:lang w:bidi="ar-SA"/>
              </w:rPr>
              <w:t xml:space="preserve"> E911 Voice</w:t>
            </w:r>
            <w:r>
              <w:rPr>
                <w:rFonts w:eastAsia="Times New Roman"/>
                <w:color w:val="000000"/>
                <w:lang w:bidi="ar-SA"/>
              </w:rPr>
              <w:t xml:space="preserve"> (MSS)</w:t>
            </w:r>
          </w:p>
        </w:tc>
        <w:tc>
          <w:tcPr>
            <w:tcW w:w="1250" w:type="dxa"/>
            <w:tcBorders>
              <w:top w:val="nil"/>
              <w:left w:val="nil"/>
              <w:bottom w:val="single" w:sz="4" w:space="0" w:color="auto"/>
              <w:right w:val="single" w:sz="4" w:space="0" w:color="auto"/>
            </w:tcBorders>
            <w:shd w:val="clear" w:color="auto" w:fill="auto"/>
            <w:noWrap/>
            <w:vAlign w:val="bottom"/>
            <w:hideMark/>
          </w:tcPr>
          <w:p w14:paraId="0CE55352" w14:textId="77777777" w:rsidR="00953C68" w:rsidRPr="00496AEA" w:rsidRDefault="00953C68" w:rsidP="00D1539F">
            <w:pPr>
              <w:rPr>
                <w:rFonts w:eastAsia="Times New Roman"/>
                <w:color w:val="000000"/>
                <w:lang w:bidi="ar-SA"/>
              </w:rPr>
            </w:pPr>
            <w:r w:rsidRPr="00496AEA">
              <w:rPr>
                <w:rFonts w:eastAsia="Times New Roman"/>
                <w:color w:val="000000"/>
                <w:lang w:bidi="ar-SA"/>
              </w:rPr>
              <w:t>DR</w:t>
            </w:r>
          </w:p>
        </w:tc>
        <w:tc>
          <w:tcPr>
            <w:tcW w:w="940" w:type="dxa"/>
            <w:tcBorders>
              <w:top w:val="nil"/>
              <w:left w:val="nil"/>
              <w:bottom w:val="single" w:sz="4" w:space="0" w:color="auto"/>
              <w:right w:val="single" w:sz="4" w:space="0" w:color="auto"/>
            </w:tcBorders>
            <w:shd w:val="clear" w:color="auto" w:fill="auto"/>
            <w:noWrap/>
            <w:vAlign w:val="bottom"/>
            <w:hideMark/>
          </w:tcPr>
          <w:p w14:paraId="0CE55353" w14:textId="77777777" w:rsidR="00953C68" w:rsidRPr="00496AEA" w:rsidRDefault="00953C68" w:rsidP="00D1539F">
            <w:pPr>
              <w:rPr>
                <w:rFonts w:eastAsia="Times New Roman"/>
                <w:color w:val="000000"/>
                <w:lang w:bidi="ar-SA"/>
              </w:rPr>
            </w:pPr>
            <w:r w:rsidRPr="00496AEA">
              <w:rPr>
                <w:rFonts w:eastAsia="Times New Roman"/>
                <w:color w:val="000000"/>
                <w:lang w:bidi="ar-SA"/>
              </w:rPr>
              <w:t> </w:t>
            </w:r>
          </w:p>
        </w:tc>
        <w:tc>
          <w:tcPr>
            <w:tcW w:w="1406" w:type="dxa"/>
            <w:tcBorders>
              <w:top w:val="nil"/>
              <w:left w:val="nil"/>
              <w:bottom w:val="single" w:sz="4" w:space="0" w:color="auto"/>
              <w:right w:val="single" w:sz="4" w:space="0" w:color="auto"/>
            </w:tcBorders>
            <w:shd w:val="clear" w:color="auto" w:fill="auto"/>
            <w:noWrap/>
            <w:vAlign w:val="bottom"/>
            <w:hideMark/>
          </w:tcPr>
          <w:p w14:paraId="0CE55354" w14:textId="77777777" w:rsidR="00953C68" w:rsidRPr="00496AEA" w:rsidRDefault="00953C68" w:rsidP="00D1539F">
            <w:pPr>
              <w:rPr>
                <w:rFonts w:eastAsia="Times New Roman"/>
                <w:color w:val="000000"/>
                <w:lang w:bidi="ar-SA"/>
              </w:rPr>
            </w:pPr>
            <w:r w:rsidRPr="00496AEA">
              <w:rPr>
                <w:rFonts w:eastAsia="Times New Roman"/>
                <w:color w:val="000000"/>
                <w:lang w:bidi="ar-SA"/>
              </w:rPr>
              <w:t> </w:t>
            </w:r>
          </w:p>
        </w:tc>
        <w:tc>
          <w:tcPr>
            <w:tcW w:w="972" w:type="dxa"/>
            <w:tcBorders>
              <w:top w:val="nil"/>
              <w:left w:val="nil"/>
              <w:bottom w:val="single" w:sz="4" w:space="0" w:color="auto"/>
              <w:right w:val="single" w:sz="4" w:space="0" w:color="auto"/>
            </w:tcBorders>
            <w:shd w:val="clear" w:color="auto" w:fill="auto"/>
            <w:noWrap/>
            <w:vAlign w:val="bottom"/>
            <w:hideMark/>
          </w:tcPr>
          <w:p w14:paraId="0CE55355" w14:textId="77777777" w:rsidR="00953C68" w:rsidRPr="00496AEA" w:rsidRDefault="00953C68" w:rsidP="00D1539F">
            <w:pPr>
              <w:rPr>
                <w:rFonts w:eastAsia="Times New Roman"/>
                <w:color w:val="000000"/>
                <w:lang w:bidi="ar-SA"/>
              </w:rPr>
            </w:pPr>
            <w:r w:rsidRPr="00496AEA">
              <w:rPr>
                <w:rFonts w:eastAsia="Times New Roman"/>
                <w:color w:val="000000"/>
                <w:lang w:bidi="ar-SA"/>
              </w:rPr>
              <w:t> </w:t>
            </w:r>
          </w:p>
        </w:tc>
        <w:tc>
          <w:tcPr>
            <w:tcW w:w="1172" w:type="dxa"/>
            <w:tcBorders>
              <w:top w:val="nil"/>
              <w:left w:val="nil"/>
              <w:bottom w:val="single" w:sz="4" w:space="0" w:color="auto"/>
              <w:right w:val="single" w:sz="4" w:space="0" w:color="auto"/>
            </w:tcBorders>
            <w:shd w:val="clear" w:color="auto" w:fill="auto"/>
            <w:noWrap/>
            <w:vAlign w:val="bottom"/>
            <w:hideMark/>
          </w:tcPr>
          <w:p w14:paraId="0CE55356" w14:textId="77777777" w:rsidR="00953C68" w:rsidRPr="00496AEA" w:rsidRDefault="00953C68" w:rsidP="00D1539F">
            <w:pPr>
              <w:rPr>
                <w:rFonts w:eastAsia="Times New Roman"/>
                <w:color w:val="000000"/>
                <w:lang w:bidi="ar-SA"/>
              </w:rPr>
            </w:pPr>
            <w:r w:rsidRPr="00496AEA">
              <w:rPr>
                <w:rFonts w:eastAsia="Times New Roman"/>
                <w:color w:val="000000"/>
                <w:lang w:bidi="ar-SA"/>
              </w:rPr>
              <w:t> </w:t>
            </w:r>
          </w:p>
        </w:tc>
        <w:tc>
          <w:tcPr>
            <w:tcW w:w="1361" w:type="dxa"/>
            <w:tcBorders>
              <w:top w:val="nil"/>
              <w:left w:val="nil"/>
              <w:bottom w:val="single" w:sz="4" w:space="0" w:color="auto"/>
              <w:right w:val="single" w:sz="4" w:space="0" w:color="auto"/>
            </w:tcBorders>
            <w:shd w:val="clear" w:color="auto" w:fill="auto"/>
            <w:noWrap/>
            <w:vAlign w:val="bottom"/>
            <w:hideMark/>
          </w:tcPr>
          <w:p w14:paraId="0CE55357" w14:textId="77777777" w:rsidR="00953C68" w:rsidRPr="00496AEA" w:rsidRDefault="00953C68" w:rsidP="00D1539F">
            <w:pPr>
              <w:rPr>
                <w:rFonts w:eastAsia="Times New Roman"/>
                <w:color w:val="000000"/>
                <w:lang w:bidi="ar-SA"/>
              </w:rPr>
            </w:pPr>
            <w:r w:rsidRPr="00496AEA">
              <w:rPr>
                <w:rFonts w:eastAsia="Times New Roman"/>
                <w:color w:val="000000"/>
                <w:lang w:bidi="ar-SA"/>
              </w:rPr>
              <w:t> </w:t>
            </w:r>
          </w:p>
        </w:tc>
      </w:tr>
    </w:tbl>
    <w:p w14:paraId="0CE55359" w14:textId="77777777" w:rsidR="004D280E" w:rsidRDefault="004D280E" w:rsidP="004D280E">
      <w:pPr>
        <w:pStyle w:val="BodyText"/>
        <w:ind w:left="2160"/>
      </w:pPr>
    </w:p>
    <w:p w14:paraId="0CE5535A" w14:textId="77777777" w:rsidR="00A63200" w:rsidRPr="00A63200" w:rsidRDefault="00A63200" w:rsidP="00A63200">
      <w:pPr>
        <w:pStyle w:val="BodyText"/>
      </w:pPr>
    </w:p>
    <w:p w14:paraId="0CE5535B" w14:textId="77777777" w:rsidR="00987AE4" w:rsidRPr="009A3B97" w:rsidRDefault="00987AE4" w:rsidP="00987AE4">
      <w:pPr>
        <w:ind w:left="1440"/>
        <w:rPr>
          <w:rFonts w:asciiTheme="minorHAnsi" w:hAnsiTheme="minorHAnsi" w:cs="Tahoma"/>
          <w:color w:val="000000"/>
        </w:rPr>
      </w:pPr>
    </w:p>
    <w:p w14:paraId="0CE5535C" w14:textId="77777777" w:rsidR="00987AE4" w:rsidRPr="0003211E" w:rsidRDefault="00987AE4" w:rsidP="0003211E">
      <w:pPr>
        <w:pStyle w:val="BodyText"/>
      </w:pPr>
    </w:p>
    <w:p w14:paraId="0CE5535D" w14:textId="77777777" w:rsidR="003260B8" w:rsidRPr="003260B8" w:rsidRDefault="003260B8" w:rsidP="003260B8">
      <w:pPr>
        <w:pStyle w:val="BodyText"/>
      </w:pPr>
    </w:p>
    <w:p w14:paraId="0CE5535E" w14:textId="77777777" w:rsidR="0098050A" w:rsidRPr="00136C49" w:rsidRDefault="004B474E" w:rsidP="00133D20">
      <w:pPr>
        <w:pStyle w:val="Heading1"/>
        <w:tabs>
          <w:tab w:val="clear" w:pos="1440"/>
          <w:tab w:val="num" w:pos="720"/>
        </w:tabs>
        <w:ind w:left="720"/>
      </w:pPr>
      <w:bookmarkStart w:id="543" w:name="_Toc508682808"/>
      <w:bookmarkStart w:id="544" w:name="_Toc521639092"/>
      <w:bookmarkStart w:id="545" w:name="_Toc33505790"/>
      <w:bookmarkStart w:id="546" w:name="_Toc68250369"/>
      <w:bookmarkStart w:id="547" w:name="_Toc462972600"/>
      <w:r w:rsidRPr="00136C49">
        <w:lastRenderedPageBreak/>
        <w:t xml:space="preserve">Customer Software and </w:t>
      </w:r>
      <w:r w:rsidR="0098050A" w:rsidRPr="00136C49">
        <w:t>Third-Party Software</w:t>
      </w:r>
      <w:bookmarkEnd w:id="543"/>
      <w:bookmarkEnd w:id="544"/>
      <w:bookmarkEnd w:id="545"/>
      <w:bookmarkEnd w:id="546"/>
      <w:bookmarkEnd w:id="547"/>
      <w:r w:rsidR="00223256">
        <w:t xml:space="preserve"> </w:t>
      </w:r>
    </w:p>
    <w:p w14:paraId="0CE5535F" w14:textId="77777777" w:rsidR="0097700C" w:rsidRPr="00006C16" w:rsidRDefault="0097700C" w:rsidP="0097700C">
      <w:pPr>
        <w:pStyle w:val="Heading2"/>
        <w:tabs>
          <w:tab w:val="left" w:pos="1440"/>
        </w:tabs>
      </w:pPr>
      <w:bookmarkStart w:id="548" w:name="_Toc462972601"/>
      <w:bookmarkStart w:id="549" w:name="_Toc365611279"/>
      <w:r w:rsidRPr="00006C16">
        <w:t>Integration with External Systems</w:t>
      </w:r>
      <w:bookmarkEnd w:id="548"/>
      <w:r w:rsidRPr="00006C16">
        <w:t xml:space="preserve"> </w:t>
      </w:r>
      <w:bookmarkEnd w:id="5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91"/>
        <w:gridCol w:w="1786"/>
        <w:gridCol w:w="1637"/>
        <w:gridCol w:w="1661"/>
        <w:gridCol w:w="1779"/>
      </w:tblGrid>
      <w:tr w:rsidR="0097700C" w:rsidRPr="0098293E" w14:paraId="0CE55365" w14:textId="77777777" w:rsidTr="006D31AA">
        <w:trPr>
          <w:cantSplit/>
          <w:tblHeader/>
        </w:trPr>
        <w:tc>
          <w:tcPr>
            <w:tcW w:w="988" w:type="pct"/>
            <w:tcBorders>
              <w:bottom w:val="single" w:sz="12" w:space="0" w:color="auto"/>
              <w:right w:val="single" w:sz="6" w:space="0" w:color="auto"/>
            </w:tcBorders>
            <w:shd w:val="clear" w:color="auto" w:fill="auto"/>
            <w:tcMar>
              <w:top w:w="0" w:type="dxa"/>
              <w:left w:w="108" w:type="dxa"/>
              <w:bottom w:w="0" w:type="dxa"/>
              <w:right w:w="108" w:type="dxa"/>
            </w:tcMar>
            <w:vAlign w:val="bottom"/>
            <w:hideMark/>
          </w:tcPr>
          <w:p w14:paraId="0CE55360" w14:textId="77777777" w:rsidR="0097700C" w:rsidRPr="006C2B38" w:rsidRDefault="006C2B38" w:rsidP="006D31AA">
            <w:pPr>
              <w:pStyle w:val="TableHeader"/>
            </w:pPr>
            <w:bookmarkStart w:id="550" w:name="_Toc55028897"/>
            <w:bookmarkStart w:id="551" w:name="_Toc86727198"/>
            <w:r w:rsidRPr="006C2B38">
              <w:t>External I</w:t>
            </w:r>
            <w:r w:rsidR="0097700C" w:rsidRPr="006C2B38">
              <w:t>nterface Name</w:t>
            </w:r>
          </w:p>
        </w:tc>
        <w:tc>
          <w:tcPr>
            <w:tcW w:w="1044" w:type="pct"/>
            <w:tcBorders>
              <w:left w:val="single" w:sz="6" w:space="0" w:color="auto"/>
              <w:bottom w:val="single" w:sz="12" w:space="0" w:color="auto"/>
              <w:right w:val="single" w:sz="6" w:space="0" w:color="auto"/>
            </w:tcBorders>
            <w:shd w:val="clear" w:color="auto" w:fill="auto"/>
            <w:tcMar>
              <w:top w:w="0" w:type="dxa"/>
              <w:left w:w="108" w:type="dxa"/>
              <w:bottom w:w="0" w:type="dxa"/>
              <w:right w:w="108" w:type="dxa"/>
            </w:tcMar>
            <w:vAlign w:val="bottom"/>
            <w:hideMark/>
          </w:tcPr>
          <w:p w14:paraId="0CE55361" w14:textId="77777777" w:rsidR="0097700C" w:rsidRPr="006C2B38" w:rsidRDefault="006C2B38" w:rsidP="006D31AA">
            <w:pPr>
              <w:pStyle w:val="TableHeader"/>
            </w:pPr>
            <w:r w:rsidRPr="006C2B38">
              <w:t>Description</w:t>
            </w:r>
          </w:p>
        </w:tc>
        <w:tc>
          <w:tcPr>
            <w:tcW w:w="957" w:type="pct"/>
            <w:tcBorders>
              <w:left w:val="single" w:sz="6" w:space="0" w:color="auto"/>
              <w:bottom w:val="single" w:sz="12" w:space="0" w:color="auto"/>
              <w:right w:val="single" w:sz="6" w:space="0" w:color="auto"/>
            </w:tcBorders>
            <w:shd w:val="clear" w:color="auto" w:fill="auto"/>
            <w:tcMar>
              <w:top w:w="0" w:type="dxa"/>
              <w:left w:w="108" w:type="dxa"/>
              <w:bottom w:w="0" w:type="dxa"/>
              <w:right w:w="108" w:type="dxa"/>
            </w:tcMar>
            <w:vAlign w:val="bottom"/>
            <w:hideMark/>
          </w:tcPr>
          <w:p w14:paraId="0CE55362" w14:textId="77777777" w:rsidR="0097700C" w:rsidRPr="006C2B38" w:rsidRDefault="006C2B38" w:rsidP="006D31AA">
            <w:pPr>
              <w:pStyle w:val="TableHeader"/>
            </w:pPr>
            <w:r w:rsidRPr="006C2B38">
              <w:t>3</w:t>
            </w:r>
            <w:r w:rsidRPr="006C2B38">
              <w:rPr>
                <w:vertAlign w:val="superscript"/>
              </w:rPr>
              <w:t>rd</w:t>
            </w:r>
            <w:r w:rsidRPr="006C2B38">
              <w:t xml:space="preserve"> Party System</w:t>
            </w:r>
          </w:p>
        </w:tc>
        <w:tc>
          <w:tcPr>
            <w:tcW w:w="971" w:type="pct"/>
            <w:tcBorders>
              <w:left w:val="single" w:sz="6" w:space="0" w:color="auto"/>
              <w:bottom w:val="single" w:sz="12" w:space="0" w:color="auto"/>
              <w:right w:val="single" w:sz="6" w:space="0" w:color="auto"/>
            </w:tcBorders>
            <w:shd w:val="clear" w:color="auto" w:fill="auto"/>
            <w:tcMar>
              <w:top w:w="0" w:type="dxa"/>
              <w:left w:w="108" w:type="dxa"/>
              <w:bottom w:w="0" w:type="dxa"/>
              <w:right w:w="108" w:type="dxa"/>
            </w:tcMar>
            <w:vAlign w:val="bottom"/>
            <w:hideMark/>
          </w:tcPr>
          <w:p w14:paraId="0CE55363" w14:textId="77777777" w:rsidR="0097700C" w:rsidRPr="006C2B38" w:rsidRDefault="006C2B38" w:rsidP="006D31AA">
            <w:pPr>
              <w:pStyle w:val="TableHeader"/>
            </w:pPr>
            <w:r w:rsidRPr="006C2B38">
              <w:t>Provider</w:t>
            </w:r>
          </w:p>
        </w:tc>
        <w:tc>
          <w:tcPr>
            <w:tcW w:w="1040" w:type="pct"/>
            <w:tcBorders>
              <w:left w:val="single" w:sz="6" w:space="0" w:color="auto"/>
              <w:bottom w:val="single" w:sz="12" w:space="0" w:color="auto"/>
            </w:tcBorders>
            <w:shd w:val="clear" w:color="auto" w:fill="auto"/>
            <w:tcMar>
              <w:top w:w="0" w:type="dxa"/>
              <w:left w:w="108" w:type="dxa"/>
              <w:bottom w:w="0" w:type="dxa"/>
              <w:right w:w="108" w:type="dxa"/>
            </w:tcMar>
            <w:vAlign w:val="bottom"/>
            <w:hideMark/>
          </w:tcPr>
          <w:p w14:paraId="0CE55364" w14:textId="77777777" w:rsidR="0097700C" w:rsidRPr="006C2B38" w:rsidRDefault="006C2B38" w:rsidP="006D31AA">
            <w:pPr>
              <w:pStyle w:val="TableHeader"/>
            </w:pPr>
            <w:r w:rsidRPr="006C2B38">
              <w:t>Consumer</w:t>
            </w:r>
          </w:p>
        </w:tc>
      </w:tr>
      <w:tr w:rsidR="0097700C" w:rsidRPr="0098293E" w14:paraId="0CE5536C" w14:textId="77777777" w:rsidTr="006D31AA">
        <w:trPr>
          <w:cantSplit/>
        </w:trPr>
        <w:tc>
          <w:tcPr>
            <w:tcW w:w="988" w:type="pct"/>
            <w:tcBorders>
              <w:top w:val="single" w:sz="12" w:space="0" w:color="auto"/>
            </w:tcBorders>
            <w:shd w:val="clear" w:color="auto" w:fill="auto"/>
            <w:tcMar>
              <w:top w:w="0" w:type="dxa"/>
              <w:left w:w="108" w:type="dxa"/>
              <w:bottom w:w="0" w:type="dxa"/>
              <w:right w:w="108" w:type="dxa"/>
            </w:tcMar>
          </w:tcPr>
          <w:p w14:paraId="0CE55366" w14:textId="77777777" w:rsidR="0097700C" w:rsidRPr="00B9720F" w:rsidRDefault="00B9720F" w:rsidP="006D31AA">
            <w:pPr>
              <w:pStyle w:val="TableBody"/>
              <w:keepNext w:val="0"/>
              <w:keepLines w:val="0"/>
              <w:rPr>
                <w:rFonts w:asciiTheme="majorBidi" w:hAnsiTheme="majorBidi" w:cstheme="majorBidi"/>
                <w:sz w:val="22"/>
                <w:szCs w:val="22"/>
              </w:rPr>
            </w:pPr>
            <w:r w:rsidRPr="00B9720F">
              <w:rPr>
                <w:rFonts w:asciiTheme="majorBidi" w:hAnsiTheme="majorBidi" w:cstheme="majorBidi"/>
                <w:sz w:val="22"/>
                <w:szCs w:val="22"/>
              </w:rPr>
              <w:t>OUTD</w:t>
            </w:r>
          </w:p>
        </w:tc>
        <w:tc>
          <w:tcPr>
            <w:tcW w:w="1044" w:type="pct"/>
            <w:tcBorders>
              <w:top w:val="single" w:sz="12" w:space="0" w:color="auto"/>
            </w:tcBorders>
            <w:shd w:val="clear" w:color="auto" w:fill="auto"/>
            <w:tcMar>
              <w:top w:w="0" w:type="dxa"/>
              <w:left w:w="108" w:type="dxa"/>
              <w:bottom w:w="0" w:type="dxa"/>
              <w:right w:w="108" w:type="dxa"/>
            </w:tcMar>
          </w:tcPr>
          <w:p w14:paraId="0CE55367" w14:textId="77777777" w:rsidR="0097700C" w:rsidRPr="00B9720F" w:rsidRDefault="00B9720F" w:rsidP="00B9720F">
            <w:pPr>
              <w:autoSpaceDE w:val="0"/>
              <w:autoSpaceDN w:val="0"/>
              <w:spacing w:before="40" w:after="40"/>
              <w:rPr>
                <w:rFonts w:asciiTheme="majorBidi" w:eastAsia="Times New Roman" w:hAnsiTheme="majorBidi" w:cstheme="majorBidi"/>
              </w:rPr>
            </w:pPr>
            <w:r w:rsidRPr="00B9720F">
              <w:rPr>
                <w:rFonts w:asciiTheme="majorBidi" w:eastAsia="Times New Roman" w:hAnsiTheme="majorBidi" w:cstheme="majorBidi"/>
              </w:rPr>
              <w:t>Outcollect Unrated Data – addition of valid values</w:t>
            </w:r>
          </w:p>
        </w:tc>
        <w:tc>
          <w:tcPr>
            <w:tcW w:w="957" w:type="pct"/>
            <w:tcBorders>
              <w:top w:val="single" w:sz="12" w:space="0" w:color="auto"/>
            </w:tcBorders>
            <w:shd w:val="clear" w:color="auto" w:fill="auto"/>
            <w:tcMar>
              <w:top w:w="0" w:type="dxa"/>
              <w:left w:w="108" w:type="dxa"/>
              <w:bottom w:w="0" w:type="dxa"/>
              <w:right w:w="108" w:type="dxa"/>
            </w:tcMar>
          </w:tcPr>
          <w:p w14:paraId="0CE55368" w14:textId="77777777" w:rsidR="00B9720F" w:rsidRPr="00B9720F" w:rsidRDefault="00B9720F" w:rsidP="00B9720F">
            <w:pPr>
              <w:autoSpaceDE w:val="0"/>
              <w:autoSpaceDN w:val="0"/>
              <w:rPr>
                <w:rFonts w:asciiTheme="majorBidi" w:eastAsia="Times New Roman" w:hAnsiTheme="majorBidi" w:cstheme="majorBidi"/>
              </w:rPr>
            </w:pPr>
            <w:r w:rsidRPr="00B9720F">
              <w:rPr>
                <w:rFonts w:asciiTheme="majorBidi" w:eastAsia="Times New Roman" w:hAnsiTheme="majorBidi" w:cstheme="majorBidi"/>
              </w:rPr>
              <w:t>NDC (Mediation)</w:t>
            </w:r>
          </w:p>
          <w:p w14:paraId="0CE55369" w14:textId="77777777" w:rsidR="0097700C" w:rsidRPr="00B9720F" w:rsidRDefault="0097700C" w:rsidP="006D31AA">
            <w:pPr>
              <w:pStyle w:val="TableBody"/>
              <w:keepNext w:val="0"/>
              <w:keepLines w:val="0"/>
              <w:rPr>
                <w:rFonts w:asciiTheme="majorBidi" w:hAnsiTheme="majorBidi" w:cstheme="majorBidi"/>
                <w:sz w:val="22"/>
                <w:szCs w:val="22"/>
              </w:rPr>
            </w:pPr>
          </w:p>
        </w:tc>
        <w:tc>
          <w:tcPr>
            <w:tcW w:w="971" w:type="pct"/>
            <w:tcBorders>
              <w:top w:val="single" w:sz="12" w:space="0" w:color="auto"/>
            </w:tcBorders>
            <w:shd w:val="clear" w:color="auto" w:fill="auto"/>
            <w:tcMar>
              <w:top w:w="0" w:type="dxa"/>
              <w:left w:w="108" w:type="dxa"/>
              <w:bottom w:w="0" w:type="dxa"/>
              <w:right w:w="108" w:type="dxa"/>
            </w:tcMar>
          </w:tcPr>
          <w:p w14:paraId="0CE5536A" w14:textId="77777777" w:rsidR="0097700C" w:rsidRPr="00B9720F" w:rsidRDefault="00B9720F" w:rsidP="006D31AA">
            <w:pPr>
              <w:pStyle w:val="TableBody"/>
              <w:keepNext w:val="0"/>
              <w:keepLines w:val="0"/>
              <w:rPr>
                <w:rFonts w:asciiTheme="majorBidi" w:hAnsiTheme="majorBidi" w:cstheme="majorBidi"/>
                <w:sz w:val="22"/>
                <w:szCs w:val="22"/>
              </w:rPr>
            </w:pPr>
            <w:r w:rsidRPr="00B9720F">
              <w:rPr>
                <w:rFonts w:asciiTheme="majorBidi" w:hAnsiTheme="majorBidi" w:cstheme="majorBidi"/>
                <w:sz w:val="22"/>
                <w:szCs w:val="22"/>
              </w:rPr>
              <w:t>NDC</w:t>
            </w:r>
          </w:p>
        </w:tc>
        <w:tc>
          <w:tcPr>
            <w:tcW w:w="1040" w:type="pct"/>
            <w:tcBorders>
              <w:top w:val="single" w:sz="12" w:space="0" w:color="auto"/>
            </w:tcBorders>
            <w:shd w:val="clear" w:color="auto" w:fill="auto"/>
            <w:tcMar>
              <w:top w:w="0" w:type="dxa"/>
              <w:left w:w="108" w:type="dxa"/>
              <w:bottom w:w="0" w:type="dxa"/>
              <w:right w:w="108" w:type="dxa"/>
            </w:tcMar>
          </w:tcPr>
          <w:p w14:paraId="0CE5536B" w14:textId="77777777" w:rsidR="0097700C" w:rsidRPr="00B9720F" w:rsidRDefault="00B9720F" w:rsidP="006D31AA">
            <w:pPr>
              <w:pStyle w:val="TableBody"/>
              <w:keepNext w:val="0"/>
              <w:keepLines w:val="0"/>
              <w:rPr>
                <w:rFonts w:asciiTheme="majorBidi" w:hAnsiTheme="majorBidi" w:cstheme="majorBidi"/>
                <w:sz w:val="22"/>
                <w:szCs w:val="22"/>
              </w:rPr>
            </w:pPr>
            <w:r w:rsidRPr="00B9720F">
              <w:rPr>
                <w:rFonts w:asciiTheme="majorBidi" w:hAnsiTheme="majorBidi" w:cstheme="majorBidi"/>
                <w:sz w:val="22"/>
                <w:szCs w:val="22"/>
              </w:rPr>
              <w:t>APRM</w:t>
            </w:r>
          </w:p>
        </w:tc>
      </w:tr>
      <w:tr w:rsidR="0097700C" w:rsidRPr="0098293E" w14:paraId="0CE55373" w14:textId="77777777" w:rsidTr="006D31AA">
        <w:trPr>
          <w:cantSplit/>
        </w:trPr>
        <w:tc>
          <w:tcPr>
            <w:tcW w:w="988" w:type="pct"/>
            <w:shd w:val="clear" w:color="auto" w:fill="auto"/>
            <w:tcMar>
              <w:top w:w="0" w:type="dxa"/>
              <w:left w:w="108" w:type="dxa"/>
              <w:bottom w:w="0" w:type="dxa"/>
              <w:right w:w="108" w:type="dxa"/>
            </w:tcMar>
          </w:tcPr>
          <w:p w14:paraId="0CE5536D" w14:textId="77777777" w:rsidR="0097700C" w:rsidRPr="00B9720F" w:rsidRDefault="00B9720F" w:rsidP="006D31AA">
            <w:pPr>
              <w:pStyle w:val="TableBody"/>
              <w:keepNext w:val="0"/>
              <w:keepLines w:val="0"/>
              <w:rPr>
                <w:rFonts w:asciiTheme="majorBidi" w:hAnsiTheme="majorBidi" w:cstheme="majorBidi"/>
                <w:sz w:val="22"/>
                <w:szCs w:val="22"/>
              </w:rPr>
            </w:pPr>
            <w:r w:rsidRPr="00B9720F">
              <w:rPr>
                <w:rFonts w:asciiTheme="majorBidi" w:hAnsiTheme="majorBidi" w:cstheme="majorBidi"/>
                <w:sz w:val="22"/>
                <w:szCs w:val="22"/>
              </w:rPr>
              <w:t>SAP</w:t>
            </w:r>
          </w:p>
        </w:tc>
        <w:tc>
          <w:tcPr>
            <w:tcW w:w="1044" w:type="pct"/>
            <w:shd w:val="clear" w:color="auto" w:fill="auto"/>
            <w:tcMar>
              <w:top w:w="0" w:type="dxa"/>
              <w:left w:w="108" w:type="dxa"/>
              <w:bottom w:w="0" w:type="dxa"/>
              <w:right w:w="108" w:type="dxa"/>
            </w:tcMar>
          </w:tcPr>
          <w:p w14:paraId="0CE5536E" w14:textId="77777777" w:rsidR="00B9720F" w:rsidRPr="00B9720F" w:rsidRDefault="00B9720F" w:rsidP="00B9720F">
            <w:pPr>
              <w:autoSpaceDE w:val="0"/>
              <w:autoSpaceDN w:val="0"/>
              <w:rPr>
                <w:rFonts w:asciiTheme="majorBidi" w:eastAsia="Times New Roman" w:hAnsiTheme="majorBidi" w:cstheme="majorBidi"/>
              </w:rPr>
            </w:pPr>
            <w:r w:rsidRPr="00B9720F">
              <w:rPr>
                <w:rFonts w:asciiTheme="majorBidi" w:eastAsia="Times New Roman" w:hAnsiTheme="majorBidi" w:cstheme="majorBidi"/>
              </w:rPr>
              <w:t>SAP GL extract will contain also VoLTE CDRs</w:t>
            </w:r>
          </w:p>
          <w:p w14:paraId="0CE5536F" w14:textId="77777777" w:rsidR="0097700C" w:rsidRPr="00B9720F" w:rsidRDefault="0097700C" w:rsidP="006D31AA">
            <w:pPr>
              <w:pStyle w:val="TableBody"/>
              <w:keepNext w:val="0"/>
              <w:keepLines w:val="0"/>
              <w:rPr>
                <w:rFonts w:asciiTheme="majorBidi" w:hAnsiTheme="majorBidi" w:cstheme="majorBidi"/>
                <w:sz w:val="22"/>
                <w:szCs w:val="22"/>
              </w:rPr>
            </w:pPr>
          </w:p>
        </w:tc>
        <w:tc>
          <w:tcPr>
            <w:tcW w:w="957" w:type="pct"/>
            <w:shd w:val="clear" w:color="auto" w:fill="auto"/>
            <w:tcMar>
              <w:top w:w="0" w:type="dxa"/>
              <w:left w:w="108" w:type="dxa"/>
              <w:bottom w:w="0" w:type="dxa"/>
              <w:right w:w="108" w:type="dxa"/>
            </w:tcMar>
          </w:tcPr>
          <w:p w14:paraId="0CE55370" w14:textId="77777777" w:rsidR="0097700C" w:rsidRPr="00B9720F" w:rsidRDefault="00B9720F" w:rsidP="006D31AA">
            <w:pPr>
              <w:pStyle w:val="TableBody"/>
              <w:keepNext w:val="0"/>
              <w:keepLines w:val="0"/>
              <w:rPr>
                <w:rFonts w:asciiTheme="majorBidi" w:hAnsiTheme="majorBidi" w:cstheme="majorBidi"/>
                <w:sz w:val="22"/>
                <w:szCs w:val="22"/>
              </w:rPr>
            </w:pPr>
            <w:r w:rsidRPr="00B9720F">
              <w:rPr>
                <w:rFonts w:asciiTheme="majorBidi" w:hAnsiTheme="majorBidi" w:cstheme="majorBidi"/>
                <w:sz w:val="22"/>
                <w:szCs w:val="22"/>
              </w:rPr>
              <w:t>SAP</w:t>
            </w:r>
          </w:p>
        </w:tc>
        <w:tc>
          <w:tcPr>
            <w:tcW w:w="971" w:type="pct"/>
            <w:shd w:val="clear" w:color="auto" w:fill="auto"/>
            <w:tcMar>
              <w:top w:w="0" w:type="dxa"/>
              <w:left w:w="108" w:type="dxa"/>
              <w:bottom w:w="0" w:type="dxa"/>
              <w:right w:w="108" w:type="dxa"/>
            </w:tcMar>
          </w:tcPr>
          <w:p w14:paraId="0CE55371" w14:textId="77777777" w:rsidR="0097700C" w:rsidRPr="00B9720F" w:rsidRDefault="00B9720F" w:rsidP="006D31AA">
            <w:pPr>
              <w:pStyle w:val="TableBody"/>
              <w:keepNext w:val="0"/>
              <w:keepLines w:val="0"/>
              <w:rPr>
                <w:rFonts w:asciiTheme="majorBidi" w:hAnsiTheme="majorBidi" w:cstheme="majorBidi"/>
                <w:sz w:val="22"/>
                <w:szCs w:val="22"/>
              </w:rPr>
            </w:pPr>
            <w:r w:rsidRPr="00B9720F">
              <w:rPr>
                <w:rFonts w:asciiTheme="majorBidi" w:hAnsiTheme="majorBidi" w:cstheme="majorBidi"/>
                <w:sz w:val="22"/>
                <w:szCs w:val="22"/>
              </w:rPr>
              <w:t>APRM</w:t>
            </w:r>
          </w:p>
        </w:tc>
        <w:tc>
          <w:tcPr>
            <w:tcW w:w="1040" w:type="pct"/>
            <w:shd w:val="clear" w:color="auto" w:fill="auto"/>
            <w:tcMar>
              <w:top w:w="0" w:type="dxa"/>
              <w:left w:w="108" w:type="dxa"/>
              <w:bottom w:w="0" w:type="dxa"/>
              <w:right w:w="108" w:type="dxa"/>
            </w:tcMar>
          </w:tcPr>
          <w:p w14:paraId="0CE55372" w14:textId="77777777" w:rsidR="0097700C" w:rsidRPr="00B9720F" w:rsidRDefault="00B9720F" w:rsidP="006D31AA">
            <w:pPr>
              <w:pStyle w:val="TableBody"/>
              <w:keepNext w:val="0"/>
              <w:keepLines w:val="0"/>
              <w:rPr>
                <w:rFonts w:asciiTheme="majorBidi" w:hAnsiTheme="majorBidi" w:cstheme="majorBidi"/>
                <w:sz w:val="22"/>
                <w:szCs w:val="22"/>
              </w:rPr>
            </w:pPr>
            <w:r w:rsidRPr="00B9720F">
              <w:rPr>
                <w:rFonts w:asciiTheme="majorBidi" w:hAnsiTheme="majorBidi" w:cstheme="majorBidi"/>
                <w:sz w:val="22"/>
                <w:szCs w:val="22"/>
              </w:rPr>
              <w:t>SAP</w:t>
            </w:r>
          </w:p>
        </w:tc>
      </w:tr>
      <w:tr w:rsidR="0097700C" w:rsidRPr="0098293E" w14:paraId="0CE55379" w14:textId="77777777" w:rsidTr="006D31AA">
        <w:trPr>
          <w:cantSplit/>
        </w:trPr>
        <w:tc>
          <w:tcPr>
            <w:tcW w:w="988" w:type="pct"/>
            <w:shd w:val="clear" w:color="auto" w:fill="auto"/>
            <w:tcMar>
              <w:top w:w="0" w:type="dxa"/>
              <w:left w:w="108" w:type="dxa"/>
              <w:bottom w:w="0" w:type="dxa"/>
              <w:right w:w="108" w:type="dxa"/>
            </w:tcMar>
          </w:tcPr>
          <w:p w14:paraId="0CE55374" w14:textId="77777777" w:rsidR="0097700C" w:rsidRPr="0098293E" w:rsidRDefault="0097700C" w:rsidP="006D31AA">
            <w:pPr>
              <w:pStyle w:val="TableBody"/>
              <w:keepNext w:val="0"/>
              <w:keepLines w:val="0"/>
            </w:pPr>
          </w:p>
        </w:tc>
        <w:tc>
          <w:tcPr>
            <w:tcW w:w="1044" w:type="pct"/>
            <w:shd w:val="clear" w:color="auto" w:fill="auto"/>
            <w:tcMar>
              <w:top w:w="0" w:type="dxa"/>
              <w:left w:w="108" w:type="dxa"/>
              <w:bottom w:w="0" w:type="dxa"/>
              <w:right w:w="108" w:type="dxa"/>
            </w:tcMar>
          </w:tcPr>
          <w:p w14:paraId="0CE55375" w14:textId="77777777" w:rsidR="0097700C" w:rsidRPr="0098293E" w:rsidRDefault="0097700C" w:rsidP="006D31AA">
            <w:pPr>
              <w:pStyle w:val="TableBody"/>
              <w:keepNext w:val="0"/>
              <w:keepLines w:val="0"/>
            </w:pPr>
          </w:p>
        </w:tc>
        <w:tc>
          <w:tcPr>
            <w:tcW w:w="957" w:type="pct"/>
            <w:shd w:val="clear" w:color="auto" w:fill="auto"/>
            <w:tcMar>
              <w:top w:w="0" w:type="dxa"/>
              <w:left w:w="108" w:type="dxa"/>
              <w:bottom w:w="0" w:type="dxa"/>
              <w:right w:w="108" w:type="dxa"/>
            </w:tcMar>
          </w:tcPr>
          <w:p w14:paraId="0CE55376" w14:textId="77777777" w:rsidR="0097700C" w:rsidRPr="0098293E" w:rsidRDefault="0097700C" w:rsidP="006D31AA">
            <w:pPr>
              <w:pStyle w:val="TableBody"/>
              <w:keepNext w:val="0"/>
              <w:keepLines w:val="0"/>
            </w:pPr>
          </w:p>
        </w:tc>
        <w:tc>
          <w:tcPr>
            <w:tcW w:w="971" w:type="pct"/>
            <w:shd w:val="clear" w:color="auto" w:fill="auto"/>
            <w:tcMar>
              <w:top w:w="0" w:type="dxa"/>
              <w:left w:w="108" w:type="dxa"/>
              <w:bottom w:w="0" w:type="dxa"/>
              <w:right w:w="108" w:type="dxa"/>
            </w:tcMar>
          </w:tcPr>
          <w:p w14:paraId="0CE55377" w14:textId="77777777" w:rsidR="0097700C" w:rsidRPr="0098293E" w:rsidRDefault="0097700C" w:rsidP="006D31AA">
            <w:pPr>
              <w:pStyle w:val="TableBody"/>
              <w:keepNext w:val="0"/>
              <w:keepLines w:val="0"/>
            </w:pPr>
          </w:p>
        </w:tc>
        <w:tc>
          <w:tcPr>
            <w:tcW w:w="1040" w:type="pct"/>
            <w:shd w:val="clear" w:color="auto" w:fill="auto"/>
            <w:tcMar>
              <w:top w:w="0" w:type="dxa"/>
              <w:left w:w="108" w:type="dxa"/>
              <w:bottom w:w="0" w:type="dxa"/>
              <w:right w:w="108" w:type="dxa"/>
            </w:tcMar>
          </w:tcPr>
          <w:p w14:paraId="0CE55378" w14:textId="77777777" w:rsidR="0097700C" w:rsidRPr="0098293E" w:rsidRDefault="0097700C" w:rsidP="006D31AA">
            <w:pPr>
              <w:pStyle w:val="TableBody"/>
              <w:keepNext w:val="0"/>
              <w:keepLines w:val="0"/>
            </w:pPr>
          </w:p>
        </w:tc>
      </w:tr>
    </w:tbl>
    <w:p w14:paraId="0CE5537A" w14:textId="77777777" w:rsidR="0097700C" w:rsidRPr="0098293E" w:rsidRDefault="0097700C" w:rsidP="0097700C">
      <w:pPr>
        <w:pStyle w:val="BodyText"/>
      </w:pPr>
      <w:bookmarkStart w:id="552" w:name="_Toc142803200"/>
      <w:bookmarkStart w:id="553" w:name="_Toc142812203"/>
      <w:bookmarkStart w:id="554" w:name="_Toc142812299"/>
      <w:bookmarkStart w:id="555" w:name="_Toc142812395"/>
      <w:bookmarkStart w:id="556" w:name="_Toc142812491"/>
      <w:bookmarkStart w:id="557" w:name="_Toc142812587"/>
      <w:bookmarkStart w:id="558" w:name="_Toc142826548"/>
      <w:bookmarkStart w:id="559" w:name="_Toc142826871"/>
      <w:bookmarkEnd w:id="550"/>
      <w:bookmarkEnd w:id="551"/>
      <w:bookmarkEnd w:id="552"/>
      <w:bookmarkEnd w:id="553"/>
      <w:bookmarkEnd w:id="554"/>
      <w:bookmarkEnd w:id="555"/>
      <w:bookmarkEnd w:id="556"/>
      <w:bookmarkEnd w:id="557"/>
      <w:bookmarkEnd w:id="558"/>
      <w:bookmarkEnd w:id="559"/>
    </w:p>
    <w:p w14:paraId="0CE5537B" w14:textId="77777777" w:rsidR="00077C8B" w:rsidRPr="00006C16" w:rsidRDefault="00B50E55" w:rsidP="00B50E55">
      <w:pPr>
        <w:pStyle w:val="Heading2"/>
        <w:tabs>
          <w:tab w:val="left" w:pos="1440"/>
        </w:tabs>
        <w:sectPr w:rsidR="00077C8B" w:rsidRPr="00006C16" w:rsidSect="0098050A">
          <w:pgSz w:w="12240" w:h="15840" w:code="1"/>
          <w:pgMar w:top="1152" w:right="1771" w:bottom="1152" w:left="1771" w:header="1008" w:footer="1008" w:gutter="360"/>
          <w:cols w:space="708"/>
          <w:titlePg/>
          <w:docGrid w:linePitch="360"/>
        </w:sectPr>
      </w:pPr>
      <w:bookmarkStart w:id="560" w:name="_Toc462972602"/>
      <w:r w:rsidRPr="00006C16">
        <w:t>Impact on National Retailer Integration</w:t>
      </w:r>
      <w:r w:rsidR="00FD5CA1">
        <w:t xml:space="preserve"> – N/A</w:t>
      </w:r>
      <w:bookmarkEnd w:id="560"/>
    </w:p>
    <w:p w14:paraId="0CE5537C" w14:textId="77777777" w:rsidR="00077C8B" w:rsidRPr="00136C49" w:rsidRDefault="00077C8B" w:rsidP="00EB5FF4">
      <w:pPr>
        <w:pStyle w:val="Heading1"/>
      </w:pPr>
      <w:bookmarkStart w:id="561" w:name="_Toc475252602"/>
      <w:bookmarkStart w:id="562" w:name="_Toc508682809"/>
      <w:bookmarkStart w:id="563" w:name="_Toc521639093"/>
      <w:bookmarkStart w:id="564" w:name="_Toc33505791"/>
      <w:bookmarkStart w:id="565" w:name="_Toc68250370"/>
      <w:bookmarkStart w:id="566" w:name="_Ref306116874"/>
      <w:bookmarkStart w:id="567" w:name="_Ref306116876"/>
      <w:bookmarkStart w:id="568" w:name="_Toc462972603"/>
      <w:bookmarkStart w:id="569" w:name="Entered_By"/>
      <w:r w:rsidRPr="00136C49">
        <w:lastRenderedPageBreak/>
        <w:t>Data Model Changes</w:t>
      </w:r>
      <w:bookmarkEnd w:id="561"/>
      <w:bookmarkEnd w:id="562"/>
      <w:bookmarkEnd w:id="563"/>
      <w:bookmarkEnd w:id="564"/>
      <w:bookmarkEnd w:id="565"/>
      <w:bookmarkEnd w:id="566"/>
      <w:bookmarkEnd w:id="567"/>
      <w:r w:rsidR="00B9720F">
        <w:t xml:space="preserve"> – N/A</w:t>
      </w:r>
      <w:bookmarkEnd w:id="568"/>
    </w:p>
    <w:bookmarkEnd w:id="569"/>
    <w:p w14:paraId="0CE5537D" w14:textId="77777777" w:rsidR="009067D4" w:rsidRPr="00E23E53" w:rsidDel="00C93F42" w:rsidRDefault="009067D4" w:rsidP="00236B10">
      <w:pPr>
        <w:pStyle w:val="BodyText"/>
        <w:ind w:left="0"/>
        <w:rPr>
          <w:del w:id="570" w:author="Adrian Chiritescu" w:date="2016-09-28T19:29:00Z"/>
        </w:rPr>
      </w:pPr>
    </w:p>
    <w:p w14:paraId="0CE5537E" w14:textId="77777777" w:rsidR="006D05F4" w:rsidRPr="00136C49" w:rsidRDefault="006D05F4" w:rsidP="00077C8B">
      <w:pPr>
        <w:pStyle w:val="BodyText"/>
      </w:pPr>
    </w:p>
    <w:p w14:paraId="0CE5537F" w14:textId="77777777" w:rsidR="00C93F42" w:rsidRDefault="00C93F42" w:rsidP="00C93F42">
      <w:pPr>
        <w:pStyle w:val="Heading2"/>
        <w:rPr>
          <w:ins w:id="571" w:author="Adrian Chiritescu" w:date="2016-09-28T19:29:00Z"/>
        </w:rPr>
      </w:pPr>
      <w:bookmarkStart w:id="572" w:name="_Toc462972604"/>
      <w:bookmarkStart w:id="573" w:name="_Toc508682817"/>
      <w:bookmarkStart w:id="574" w:name="_Toc521639100"/>
      <w:bookmarkStart w:id="575" w:name="_Toc33505798"/>
      <w:bookmarkStart w:id="576" w:name="_Toc68250376"/>
      <w:ins w:id="577" w:author="Adrian Chiritescu" w:date="2016-09-28T19:29:00Z">
        <w:r>
          <w:t>Reference Changes</w:t>
        </w:r>
        <w:bookmarkEnd w:id="572"/>
      </w:ins>
    </w:p>
    <w:p w14:paraId="0CE55380" w14:textId="77777777" w:rsidR="00C93F42" w:rsidRDefault="00C93F42" w:rsidP="00C93F42">
      <w:pPr>
        <w:pStyle w:val="BodyText"/>
        <w:rPr>
          <w:ins w:id="578" w:author="Adrian Chiritescu" w:date="2016-09-28T19:29:00Z"/>
        </w:rPr>
      </w:pPr>
      <w:ins w:id="579" w:author="Adrian Chiritescu" w:date="2016-09-28T19:29:00Z">
        <w:r>
          <w:t>A new reference table to help identify VoLTE calls based on APN and/or CallTypeLevel2 will be added, the table describes the relationship between the partner and the relevant APNs used for VoLTE as well as indicates if CallTypeLevel2 marking for VoLTE is used or not.</w:t>
        </w:r>
      </w:ins>
    </w:p>
    <w:p w14:paraId="0CE55381" w14:textId="77777777" w:rsidR="00C93F42" w:rsidRDefault="00C93F42" w:rsidP="00C93F42">
      <w:pPr>
        <w:pStyle w:val="BodyText"/>
        <w:rPr>
          <w:ins w:id="580" w:author="Adrian Chiritescu" w:date="2016-09-28T19:29:00Z"/>
        </w:rPr>
      </w:pPr>
      <w:ins w:id="581" w:author="Adrian Chiritescu" w:date="2016-09-28T19:29:00Z">
        <w:r>
          <w:t>During mapping of INCOLLECT events to APRM output, ARCM will query the table in order to understand if the GPRS call is actually a VoLTE call or not.</w:t>
        </w:r>
      </w:ins>
    </w:p>
    <w:p w14:paraId="0CE55382" w14:textId="77777777" w:rsidR="00C93F42" w:rsidRDefault="00C93F42" w:rsidP="00C93F42">
      <w:pPr>
        <w:pStyle w:val="Caption"/>
        <w:keepNext/>
        <w:keepLines/>
        <w:suppressAutoHyphens/>
        <w:ind w:left="720"/>
        <w:rPr>
          <w:ins w:id="582" w:author="Adrian Chiritescu" w:date="2016-09-28T19:29:00Z"/>
        </w:rPr>
      </w:pPr>
      <w:ins w:id="583" w:author="Adrian Chiritescu" w:date="2016-09-28T19:29:00Z">
        <w:r>
          <w:t xml:space="preserve">Table </w:t>
        </w:r>
        <w:r>
          <w:fldChar w:fldCharType="begin"/>
        </w:r>
        <w:r>
          <w:instrText xml:space="preserve"> SEQ Table \* ARABIC </w:instrText>
        </w:r>
        <w:r>
          <w:fldChar w:fldCharType="separate"/>
        </w:r>
        <w:r>
          <w:rPr>
            <w:noProof/>
          </w:rPr>
          <w:t>1</w:t>
        </w:r>
        <w:r>
          <w:fldChar w:fldCharType="end"/>
        </w:r>
        <w:r>
          <w:t>: SMM9_BEARER_MAP</w:t>
        </w:r>
      </w:ins>
    </w:p>
    <w:tbl>
      <w:tblPr>
        <w:tblW w:w="8554"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138"/>
        <w:gridCol w:w="1397"/>
        <w:gridCol w:w="540"/>
        <w:gridCol w:w="4479"/>
      </w:tblGrid>
      <w:tr w:rsidR="00C93F42" w14:paraId="0CE55387" w14:textId="77777777" w:rsidTr="00C93F42">
        <w:trPr>
          <w:cantSplit/>
          <w:tblHeader/>
          <w:ins w:id="584" w:author="Adrian Chiritescu" w:date="2016-09-28T19:29:00Z"/>
        </w:trPr>
        <w:tc>
          <w:tcPr>
            <w:tcW w:w="2138" w:type="dxa"/>
            <w:tcBorders>
              <w:top w:val="single" w:sz="18" w:space="0" w:color="FFFFFF"/>
              <w:left w:val="single" w:sz="18" w:space="0" w:color="FFFFFF"/>
              <w:bottom w:val="single" w:sz="12" w:space="0" w:color="auto"/>
              <w:right w:val="single" w:sz="18" w:space="0" w:color="FFFFFF"/>
            </w:tcBorders>
            <w:shd w:val="clear" w:color="auto" w:fill="auto"/>
          </w:tcPr>
          <w:p w14:paraId="0CE55383" w14:textId="77777777" w:rsidR="00C93F42" w:rsidRDefault="00C93F42" w:rsidP="002825A1">
            <w:pPr>
              <w:pStyle w:val="TableHeader"/>
              <w:rPr>
                <w:ins w:id="585" w:author="Adrian Chiritescu" w:date="2016-09-28T19:29:00Z"/>
              </w:rPr>
            </w:pPr>
            <w:ins w:id="586" w:author="Adrian Chiritescu" w:date="2016-09-28T19:29:00Z">
              <w:r>
                <w:t>Column name</w:t>
              </w:r>
            </w:ins>
          </w:p>
        </w:tc>
        <w:tc>
          <w:tcPr>
            <w:tcW w:w="1397" w:type="dxa"/>
            <w:tcBorders>
              <w:top w:val="single" w:sz="18" w:space="0" w:color="FFFFFF"/>
              <w:left w:val="single" w:sz="18" w:space="0" w:color="FFFFFF"/>
              <w:bottom w:val="single" w:sz="12" w:space="0" w:color="auto"/>
              <w:right w:val="single" w:sz="18" w:space="0" w:color="FFFFFF"/>
            </w:tcBorders>
            <w:shd w:val="clear" w:color="auto" w:fill="auto"/>
          </w:tcPr>
          <w:p w14:paraId="0CE55384" w14:textId="77777777" w:rsidR="00C93F42" w:rsidRDefault="00C93F42" w:rsidP="002825A1">
            <w:pPr>
              <w:pStyle w:val="TableHeader"/>
              <w:rPr>
                <w:ins w:id="587" w:author="Adrian Chiritescu" w:date="2016-09-28T19:29:00Z"/>
              </w:rPr>
            </w:pPr>
            <w:ins w:id="588" w:author="Adrian Chiritescu" w:date="2016-09-28T19:29:00Z">
              <w:r>
                <w:t>Type</w:t>
              </w:r>
            </w:ins>
          </w:p>
        </w:tc>
        <w:tc>
          <w:tcPr>
            <w:tcW w:w="540" w:type="dxa"/>
            <w:tcBorders>
              <w:top w:val="single" w:sz="18" w:space="0" w:color="FFFFFF"/>
              <w:left w:val="single" w:sz="18" w:space="0" w:color="FFFFFF"/>
              <w:bottom w:val="single" w:sz="12" w:space="0" w:color="auto"/>
              <w:right w:val="single" w:sz="18" w:space="0" w:color="FFFFFF"/>
            </w:tcBorders>
            <w:shd w:val="clear" w:color="auto" w:fill="auto"/>
          </w:tcPr>
          <w:p w14:paraId="0CE55385" w14:textId="77777777" w:rsidR="00C93F42" w:rsidRDefault="00C93F42" w:rsidP="002825A1">
            <w:pPr>
              <w:pStyle w:val="TableHeader"/>
              <w:rPr>
                <w:ins w:id="589" w:author="Adrian Chiritescu" w:date="2016-09-28T19:29:00Z"/>
              </w:rPr>
            </w:pPr>
            <w:ins w:id="590" w:author="Adrian Chiritescu" w:date="2016-09-28T19:29:00Z">
              <w:r>
                <w:t>PK</w:t>
              </w:r>
            </w:ins>
          </w:p>
        </w:tc>
        <w:tc>
          <w:tcPr>
            <w:tcW w:w="4479" w:type="dxa"/>
            <w:tcBorders>
              <w:top w:val="single" w:sz="18" w:space="0" w:color="FFFFFF"/>
              <w:left w:val="single" w:sz="18" w:space="0" w:color="FFFFFF"/>
              <w:bottom w:val="single" w:sz="12" w:space="0" w:color="auto"/>
              <w:right w:val="single" w:sz="18" w:space="0" w:color="FFFFFF"/>
            </w:tcBorders>
            <w:shd w:val="clear" w:color="auto" w:fill="auto"/>
          </w:tcPr>
          <w:p w14:paraId="0CE55386" w14:textId="77777777" w:rsidR="00C93F42" w:rsidRDefault="00C93F42" w:rsidP="002825A1">
            <w:pPr>
              <w:pStyle w:val="TableHeader"/>
              <w:rPr>
                <w:ins w:id="591" w:author="Adrian Chiritescu" w:date="2016-09-28T19:29:00Z"/>
              </w:rPr>
            </w:pPr>
            <w:ins w:id="592" w:author="Adrian Chiritescu" w:date="2016-09-28T19:29:00Z">
              <w:r>
                <w:t>example</w:t>
              </w:r>
            </w:ins>
          </w:p>
        </w:tc>
      </w:tr>
      <w:tr w:rsidR="00C93F42" w14:paraId="0CE5538C" w14:textId="77777777" w:rsidTr="00C93F42">
        <w:trPr>
          <w:cantSplit/>
          <w:tblHeader/>
          <w:ins w:id="593" w:author="Adrian Chiritescu" w:date="2016-09-28T19:29:00Z"/>
        </w:trPr>
        <w:tc>
          <w:tcPr>
            <w:tcW w:w="2138" w:type="dxa"/>
            <w:tcBorders>
              <w:top w:val="single" w:sz="12" w:space="0" w:color="auto"/>
              <w:left w:val="single" w:sz="18" w:space="0" w:color="FFFFFF"/>
              <w:right w:val="single" w:sz="18" w:space="0" w:color="FFFFFF"/>
            </w:tcBorders>
            <w:shd w:val="clear" w:color="auto" w:fill="auto"/>
          </w:tcPr>
          <w:p w14:paraId="0CE55388" w14:textId="77777777" w:rsidR="00C93F42" w:rsidRDefault="00C93F42" w:rsidP="002825A1">
            <w:pPr>
              <w:pStyle w:val="TableBody"/>
              <w:keepNext w:val="0"/>
              <w:keepLines w:val="0"/>
              <w:rPr>
                <w:ins w:id="594" w:author="Adrian Chiritescu" w:date="2016-09-28T19:29:00Z"/>
              </w:rPr>
            </w:pPr>
            <w:ins w:id="595" w:author="Adrian Chiritescu" w:date="2016-09-28T19:29:00Z">
              <w:r>
                <w:t>TADIG_CODE</w:t>
              </w:r>
            </w:ins>
          </w:p>
        </w:tc>
        <w:tc>
          <w:tcPr>
            <w:tcW w:w="1397" w:type="dxa"/>
            <w:tcBorders>
              <w:top w:val="single" w:sz="12" w:space="0" w:color="auto"/>
              <w:left w:val="single" w:sz="18" w:space="0" w:color="FFFFFF"/>
              <w:right w:val="single" w:sz="18" w:space="0" w:color="FFFFFF"/>
            </w:tcBorders>
            <w:shd w:val="clear" w:color="auto" w:fill="auto"/>
          </w:tcPr>
          <w:p w14:paraId="0CE55389" w14:textId="77777777" w:rsidR="00C93F42" w:rsidRDefault="00C93F42" w:rsidP="002825A1">
            <w:pPr>
              <w:pStyle w:val="TableBody"/>
              <w:keepNext w:val="0"/>
              <w:keepLines w:val="0"/>
              <w:rPr>
                <w:ins w:id="596" w:author="Adrian Chiritescu" w:date="2016-09-28T19:29:00Z"/>
              </w:rPr>
            </w:pPr>
            <w:ins w:id="597" w:author="Adrian Chiritescu" w:date="2016-09-28T19:29:00Z">
              <w:r>
                <w:t>VARCHAR2</w:t>
              </w:r>
            </w:ins>
          </w:p>
        </w:tc>
        <w:tc>
          <w:tcPr>
            <w:tcW w:w="540" w:type="dxa"/>
            <w:tcBorders>
              <w:top w:val="single" w:sz="12" w:space="0" w:color="auto"/>
              <w:left w:val="single" w:sz="18" w:space="0" w:color="FFFFFF"/>
              <w:right w:val="single" w:sz="18" w:space="0" w:color="FFFFFF"/>
            </w:tcBorders>
            <w:shd w:val="clear" w:color="auto" w:fill="auto"/>
          </w:tcPr>
          <w:p w14:paraId="0CE5538A" w14:textId="77777777" w:rsidR="00C93F42" w:rsidRDefault="00C93F42" w:rsidP="002825A1">
            <w:pPr>
              <w:pStyle w:val="TableBody"/>
              <w:keepNext w:val="0"/>
              <w:keepLines w:val="0"/>
              <w:rPr>
                <w:ins w:id="598" w:author="Adrian Chiritescu" w:date="2016-09-28T19:29:00Z"/>
              </w:rPr>
            </w:pPr>
            <w:ins w:id="599" w:author="Adrian Chiritescu" w:date="2016-09-28T19:29:00Z">
              <w:r>
                <w:t>Y</w:t>
              </w:r>
            </w:ins>
          </w:p>
        </w:tc>
        <w:tc>
          <w:tcPr>
            <w:tcW w:w="4479" w:type="dxa"/>
            <w:tcBorders>
              <w:top w:val="single" w:sz="12" w:space="0" w:color="auto"/>
              <w:left w:val="single" w:sz="18" w:space="0" w:color="FFFFFF"/>
              <w:right w:val="single" w:sz="18" w:space="0" w:color="FFFFFF"/>
            </w:tcBorders>
            <w:shd w:val="clear" w:color="auto" w:fill="auto"/>
          </w:tcPr>
          <w:p w14:paraId="0CE5538B" w14:textId="77777777" w:rsidR="00C93F42" w:rsidRDefault="00C93F42" w:rsidP="002825A1">
            <w:pPr>
              <w:pStyle w:val="TableBody"/>
              <w:keepNext w:val="0"/>
              <w:keepLines w:val="0"/>
              <w:rPr>
                <w:ins w:id="600" w:author="Adrian Chiritescu" w:date="2016-09-28T19:29:00Z"/>
              </w:rPr>
            </w:pPr>
            <w:ins w:id="601" w:author="Adrian Chiritescu" w:date="2016-09-28T19:29:00Z">
              <w:r>
                <w:t>USACG</w:t>
              </w:r>
            </w:ins>
          </w:p>
        </w:tc>
      </w:tr>
      <w:tr w:rsidR="00C93F42" w14:paraId="0CE55391" w14:textId="77777777" w:rsidTr="00C93F42">
        <w:trPr>
          <w:cantSplit/>
          <w:tblHeader/>
          <w:ins w:id="602" w:author="Adrian Chiritescu" w:date="2016-09-28T19:29:00Z"/>
        </w:trPr>
        <w:tc>
          <w:tcPr>
            <w:tcW w:w="2138" w:type="dxa"/>
            <w:tcBorders>
              <w:left w:val="single" w:sz="18" w:space="0" w:color="FFFFFF"/>
              <w:right w:val="single" w:sz="18" w:space="0" w:color="FFFFFF"/>
            </w:tcBorders>
            <w:shd w:val="clear" w:color="auto" w:fill="auto"/>
          </w:tcPr>
          <w:p w14:paraId="0CE5538D" w14:textId="77777777" w:rsidR="00C93F42" w:rsidRDefault="00C93F42" w:rsidP="002825A1">
            <w:pPr>
              <w:pStyle w:val="TableBody"/>
              <w:keepNext w:val="0"/>
              <w:keepLines w:val="0"/>
              <w:rPr>
                <w:ins w:id="603" w:author="Adrian Chiritescu" w:date="2016-09-28T19:29:00Z"/>
              </w:rPr>
            </w:pPr>
            <w:ins w:id="604" w:author="Adrian Chiritescu" w:date="2016-09-28T19:29:00Z">
              <w:r>
                <w:t>BEARER_TYPE</w:t>
              </w:r>
            </w:ins>
          </w:p>
        </w:tc>
        <w:tc>
          <w:tcPr>
            <w:tcW w:w="1397" w:type="dxa"/>
            <w:tcBorders>
              <w:left w:val="single" w:sz="18" w:space="0" w:color="FFFFFF"/>
              <w:right w:val="single" w:sz="18" w:space="0" w:color="FFFFFF"/>
            </w:tcBorders>
            <w:shd w:val="clear" w:color="auto" w:fill="auto"/>
          </w:tcPr>
          <w:p w14:paraId="0CE5538E" w14:textId="77777777" w:rsidR="00C93F42" w:rsidRDefault="00C93F42" w:rsidP="002825A1">
            <w:pPr>
              <w:pStyle w:val="TableBody"/>
              <w:keepNext w:val="0"/>
              <w:keepLines w:val="0"/>
              <w:rPr>
                <w:ins w:id="605" w:author="Adrian Chiritescu" w:date="2016-09-28T19:29:00Z"/>
              </w:rPr>
            </w:pPr>
            <w:ins w:id="606" w:author="Adrian Chiritescu" w:date="2016-09-28T19:29:00Z">
              <w:r>
                <w:t>VARCHAR2</w:t>
              </w:r>
            </w:ins>
          </w:p>
        </w:tc>
        <w:tc>
          <w:tcPr>
            <w:tcW w:w="540" w:type="dxa"/>
            <w:tcBorders>
              <w:left w:val="single" w:sz="18" w:space="0" w:color="FFFFFF"/>
              <w:right w:val="single" w:sz="18" w:space="0" w:color="FFFFFF"/>
            </w:tcBorders>
            <w:shd w:val="clear" w:color="auto" w:fill="auto"/>
          </w:tcPr>
          <w:p w14:paraId="0CE5538F" w14:textId="77777777" w:rsidR="00C93F42" w:rsidRDefault="00C93F42" w:rsidP="002825A1">
            <w:pPr>
              <w:pStyle w:val="TableBody"/>
              <w:keepNext w:val="0"/>
              <w:keepLines w:val="0"/>
              <w:rPr>
                <w:ins w:id="607" w:author="Adrian Chiritescu" w:date="2016-09-28T19:29:00Z"/>
              </w:rPr>
            </w:pPr>
            <w:ins w:id="608" w:author="Adrian Chiritescu" w:date="2016-09-28T19:29:00Z">
              <w:r>
                <w:t>Y</w:t>
              </w:r>
            </w:ins>
          </w:p>
        </w:tc>
        <w:tc>
          <w:tcPr>
            <w:tcW w:w="4479" w:type="dxa"/>
            <w:tcBorders>
              <w:left w:val="single" w:sz="18" w:space="0" w:color="FFFFFF"/>
              <w:right w:val="single" w:sz="18" w:space="0" w:color="FFFFFF"/>
            </w:tcBorders>
            <w:shd w:val="clear" w:color="auto" w:fill="auto"/>
          </w:tcPr>
          <w:p w14:paraId="0CE55390" w14:textId="77777777" w:rsidR="00C93F42" w:rsidRDefault="00C93F42" w:rsidP="002825A1">
            <w:pPr>
              <w:pStyle w:val="TableBody"/>
              <w:keepNext w:val="0"/>
              <w:keepLines w:val="0"/>
              <w:rPr>
                <w:ins w:id="609" w:author="Adrian Chiritescu" w:date="2016-09-28T19:29:00Z"/>
              </w:rPr>
            </w:pPr>
            <w:ins w:id="610" w:author="Adrian Chiritescu" w:date="2016-09-28T19:29:00Z">
              <w:r>
                <w:t>A (apn) , C (callType2)</w:t>
              </w:r>
            </w:ins>
          </w:p>
        </w:tc>
      </w:tr>
      <w:tr w:rsidR="00C93F42" w14:paraId="0CE55396" w14:textId="77777777" w:rsidTr="00C93F42">
        <w:trPr>
          <w:cantSplit/>
          <w:tblHeader/>
          <w:ins w:id="611" w:author="Adrian Chiritescu" w:date="2016-09-28T19:29:00Z"/>
        </w:trPr>
        <w:tc>
          <w:tcPr>
            <w:tcW w:w="2138" w:type="dxa"/>
            <w:tcBorders>
              <w:left w:val="single" w:sz="18" w:space="0" w:color="FFFFFF"/>
              <w:right w:val="single" w:sz="18" w:space="0" w:color="FFFFFF"/>
            </w:tcBorders>
            <w:shd w:val="clear" w:color="auto" w:fill="auto"/>
          </w:tcPr>
          <w:p w14:paraId="0CE55392" w14:textId="77777777" w:rsidR="00C93F42" w:rsidRDefault="00C93F42" w:rsidP="002825A1">
            <w:pPr>
              <w:pStyle w:val="TableBody"/>
              <w:keepNext w:val="0"/>
              <w:keepLines w:val="0"/>
              <w:rPr>
                <w:ins w:id="612" w:author="Adrian Chiritescu" w:date="2016-09-28T19:29:00Z"/>
              </w:rPr>
            </w:pPr>
            <w:ins w:id="613" w:author="Adrian Chiritescu" w:date="2016-09-28T19:29:00Z">
              <w:r>
                <w:t>EFFECTIVE_DATE</w:t>
              </w:r>
            </w:ins>
          </w:p>
        </w:tc>
        <w:tc>
          <w:tcPr>
            <w:tcW w:w="1397" w:type="dxa"/>
            <w:tcBorders>
              <w:left w:val="single" w:sz="18" w:space="0" w:color="FFFFFF"/>
              <w:right w:val="single" w:sz="18" w:space="0" w:color="FFFFFF"/>
            </w:tcBorders>
            <w:shd w:val="clear" w:color="auto" w:fill="auto"/>
          </w:tcPr>
          <w:p w14:paraId="0CE55393" w14:textId="77777777" w:rsidR="00C93F42" w:rsidRDefault="00C93F42" w:rsidP="002825A1">
            <w:pPr>
              <w:pStyle w:val="TableBody"/>
              <w:keepNext w:val="0"/>
              <w:keepLines w:val="0"/>
              <w:rPr>
                <w:ins w:id="614" w:author="Adrian Chiritescu" w:date="2016-09-28T19:29:00Z"/>
              </w:rPr>
            </w:pPr>
            <w:ins w:id="615" w:author="Adrian Chiritescu" w:date="2016-09-28T19:29:00Z">
              <w:r>
                <w:t>DATE</w:t>
              </w:r>
            </w:ins>
          </w:p>
        </w:tc>
        <w:tc>
          <w:tcPr>
            <w:tcW w:w="540" w:type="dxa"/>
            <w:tcBorders>
              <w:left w:val="single" w:sz="18" w:space="0" w:color="FFFFFF"/>
              <w:right w:val="single" w:sz="18" w:space="0" w:color="FFFFFF"/>
            </w:tcBorders>
            <w:shd w:val="clear" w:color="auto" w:fill="auto"/>
          </w:tcPr>
          <w:p w14:paraId="0CE55394" w14:textId="77777777" w:rsidR="00C93F42" w:rsidRDefault="00C93F42" w:rsidP="002825A1">
            <w:pPr>
              <w:pStyle w:val="TableBody"/>
              <w:keepNext w:val="0"/>
              <w:keepLines w:val="0"/>
              <w:rPr>
                <w:ins w:id="616" w:author="Adrian Chiritescu" w:date="2016-09-28T19:29:00Z"/>
              </w:rPr>
            </w:pPr>
            <w:ins w:id="617" w:author="Adrian Chiritescu" w:date="2016-09-28T19:29:00Z">
              <w:r>
                <w:t>Y</w:t>
              </w:r>
            </w:ins>
          </w:p>
        </w:tc>
        <w:tc>
          <w:tcPr>
            <w:tcW w:w="4479" w:type="dxa"/>
            <w:tcBorders>
              <w:left w:val="single" w:sz="18" w:space="0" w:color="FFFFFF"/>
              <w:right w:val="single" w:sz="18" w:space="0" w:color="FFFFFF"/>
            </w:tcBorders>
            <w:shd w:val="clear" w:color="auto" w:fill="auto"/>
          </w:tcPr>
          <w:p w14:paraId="0CE55395" w14:textId="77777777" w:rsidR="00C93F42" w:rsidRDefault="00C93F42" w:rsidP="002825A1">
            <w:pPr>
              <w:pStyle w:val="TableBody"/>
              <w:keepNext w:val="0"/>
              <w:keepLines w:val="0"/>
              <w:rPr>
                <w:ins w:id="618" w:author="Adrian Chiritescu" w:date="2016-09-28T19:29:00Z"/>
              </w:rPr>
            </w:pPr>
          </w:p>
        </w:tc>
      </w:tr>
      <w:tr w:rsidR="00C93F42" w14:paraId="0CE5539B" w14:textId="77777777" w:rsidTr="00C93F42">
        <w:trPr>
          <w:cantSplit/>
          <w:tblHeader/>
          <w:ins w:id="619" w:author="Adrian Chiritescu" w:date="2016-09-28T19:29:00Z"/>
        </w:trPr>
        <w:tc>
          <w:tcPr>
            <w:tcW w:w="2138" w:type="dxa"/>
            <w:tcBorders>
              <w:left w:val="single" w:sz="18" w:space="0" w:color="FFFFFF"/>
              <w:right w:val="single" w:sz="18" w:space="0" w:color="FFFFFF"/>
            </w:tcBorders>
            <w:shd w:val="clear" w:color="auto" w:fill="auto"/>
          </w:tcPr>
          <w:p w14:paraId="0CE55397" w14:textId="77777777" w:rsidR="00C93F42" w:rsidRDefault="00C93F42" w:rsidP="002825A1">
            <w:pPr>
              <w:pStyle w:val="TableBody"/>
              <w:keepNext w:val="0"/>
              <w:keepLines w:val="0"/>
              <w:rPr>
                <w:ins w:id="620" w:author="Adrian Chiritescu" w:date="2016-09-28T19:29:00Z"/>
              </w:rPr>
            </w:pPr>
            <w:ins w:id="621" w:author="Adrian Chiritescu" w:date="2016-09-28T19:29:00Z">
              <w:r>
                <w:t>Control fields</w:t>
              </w:r>
            </w:ins>
          </w:p>
        </w:tc>
        <w:tc>
          <w:tcPr>
            <w:tcW w:w="1397" w:type="dxa"/>
            <w:tcBorders>
              <w:left w:val="single" w:sz="18" w:space="0" w:color="FFFFFF"/>
              <w:right w:val="single" w:sz="18" w:space="0" w:color="FFFFFF"/>
            </w:tcBorders>
            <w:shd w:val="clear" w:color="auto" w:fill="auto"/>
          </w:tcPr>
          <w:p w14:paraId="0CE55398" w14:textId="77777777" w:rsidR="00C93F42" w:rsidRDefault="00C93F42" w:rsidP="002825A1">
            <w:pPr>
              <w:pStyle w:val="TableBody"/>
              <w:keepNext w:val="0"/>
              <w:keepLines w:val="0"/>
              <w:rPr>
                <w:ins w:id="622" w:author="Adrian Chiritescu" w:date="2016-09-28T19:29:00Z"/>
              </w:rPr>
            </w:pPr>
          </w:p>
        </w:tc>
        <w:tc>
          <w:tcPr>
            <w:tcW w:w="540" w:type="dxa"/>
            <w:tcBorders>
              <w:left w:val="single" w:sz="18" w:space="0" w:color="FFFFFF"/>
              <w:right w:val="single" w:sz="18" w:space="0" w:color="FFFFFF"/>
            </w:tcBorders>
            <w:shd w:val="clear" w:color="auto" w:fill="auto"/>
          </w:tcPr>
          <w:p w14:paraId="0CE55399" w14:textId="77777777" w:rsidR="00C93F42" w:rsidRDefault="00C93F42" w:rsidP="002825A1">
            <w:pPr>
              <w:pStyle w:val="TableBody"/>
              <w:keepNext w:val="0"/>
              <w:keepLines w:val="0"/>
              <w:rPr>
                <w:ins w:id="623" w:author="Adrian Chiritescu" w:date="2016-09-28T19:29:00Z"/>
              </w:rPr>
            </w:pPr>
          </w:p>
        </w:tc>
        <w:tc>
          <w:tcPr>
            <w:tcW w:w="4479" w:type="dxa"/>
            <w:tcBorders>
              <w:left w:val="single" w:sz="18" w:space="0" w:color="FFFFFF"/>
              <w:right w:val="single" w:sz="18" w:space="0" w:color="FFFFFF"/>
            </w:tcBorders>
            <w:shd w:val="clear" w:color="auto" w:fill="auto"/>
          </w:tcPr>
          <w:p w14:paraId="0CE5539A" w14:textId="77777777" w:rsidR="00C93F42" w:rsidRDefault="00C93F42" w:rsidP="002825A1">
            <w:pPr>
              <w:pStyle w:val="TableBody"/>
              <w:keepNext w:val="0"/>
              <w:keepLines w:val="0"/>
              <w:rPr>
                <w:ins w:id="624" w:author="Adrian Chiritescu" w:date="2016-09-28T19:29:00Z"/>
              </w:rPr>
            </w:pPr>
            <w:ins w:id="625" w:author="Adrian Chiritescu" w:date="2016-09-28T19:29:00Z">
              <w:r>
                <w:t>Operator ID, app ID etc.</w:t>
              </w:r>
            </w:ins>
          </w:p>
        </w:tc>
      </w:tr>
      <w:tr w:rsidR="00C93F42" w14:paraId="0CE553A0" w14:textId="77777777" w:rsidTr="00C93F42">
        <w:trPr>
          <w:cantSplit/>
          <w:tblHeader/>
          <w:ins w:id="626" w:author="Adrian Chiritescu" w:date="2016-09-28T19:29:00Z"/>
        </w:trPr>
        <w:tc>
          <w:tcPr>
            <w:tcW w:w="2138" w:type="dxa"/>
            <w:tcBorders>
              <w:top w:val="single" w:sz="4" w:space="0" w:color="auto"/>
              <w:left w:val="single" w:sz="18" w:space="0" w:color="FFFFFF"/>
              <w:bottom w:val="single" w:sz="4" w:space="0" w:color="auto"/>
              <w:right w:val="single" w:sz="18" w:space="0" w:color="FFFFFF"/>
            </w:tcBorders>
            <w:shd w:val="clear" w:color="auto" w:fill="auto"/>
          </w:tcPr>
          <w:p w14:paraId="0CE5539C" w14:textId="77777777" w:rsidR="00C93F42" w:rsidRDefault="00C93F42" w:rsidP="002825A1">
            <w:pPr>
              <w:pStyle w:val="TableBody"/>
              <w:keepNext w:val="0"/>
              <w:keepLines w:val="0"/>
              <w:rPr>
                <w:ins w:id="627" w:author="Adrian Chiritescu" w:date="2016-09-28T19:29:00Z"/>
              </w:rPr>
            </w:pPr>
            <w:ins w:id="628" w:author="Adrian Chiritescu" w:date="2016-09-28T19:29:00Z">
              <w:r>
                <w:t>EXPIRATION_DATE</w:t>
              </w:r>
            </w:ins>
          </w:p>
        </w:tc>
        <w:tc>
          <w:tcPr>
            <w:tcW w:w="1397" w:type="dxa"/>
            <w:tcBorders>
              <w:top w:val="single" w:sz="4" w:space="0" w:color="auto"/>
              <w:left w:val="single" w:sz="18" w:space="0" w:color="FFFFFF"/>
              <w:bottom w:val="single" w:sz="4" w:space="0" w:color="auto"/>
              <w:right w:val="single" w:sz="18" w:space="0" w:color="FFFFFF"/>
            </w:tcBorders>
            <w:shd w:val="clear" w:color="auto" w:fill="auto"/>
          </w:tcPr>
          <w:p w14:paraId="0CE5539D" w14:textId="77777777" w:rsidR="00C93F42" w:rsidRDefault="00C93F42" w:rsidP="002825A1">
            <w:pPr>
              <w:pStyle w:val="TableBody"/>
              <w:keepNext w:val="0"/>
              <w:keepLines w:val="0"/>
              <w:rPr>
                <w:ins w:id="629" w:author="Adrian Chiritescu" w:date="2016-09-28T19:29:00Z"/>
              </w:rPr>
            </w:pPr>
            <w:ins w:id="630" w:author="Adrian Chiritescu" w:date="2016-09-28T19:29:00Z">
              <w:r>
                <w:t>DATE</w:t>
              </w:r>
            </w:ins>
          </w:p>
        </w:tc>
        <w:tc>
          <w:tcPr>
            <w:tcW w:w="540" w:type="dxa"/>
            <w:tcBorders>
              <w:top w:val="single" w:sz="4" w:space="0" w:color="auto"/>
              <w:left w:val="single" w:sz="18" w:space="0" w:color="FFFFFF"/>
              <w:bottom w:val="single" w:sz="4" w:space="0" w:color="auto"/>
              <w:right w:val="single" w:sz="18" w:space="0" w:color="FFFFFF"/>
            </w:tcBorders>
            <w:shd w:val="clear" w:color="auto" w:fill="auto"/>
          </w:tcPr>
          <w:p w14:paraId="0CE5539E" w14:textId="77777777" w:rsidR="00C93F42" w:rsidRDefault="00C93F42" w:rsidP="002825A1">
            <w:pPr>
              <w:pStyle w:val="TableBody"/>
              <w:keepNext w:val="0"/>
              <w:keepLines w:val="0"/>
              <w:rPr>
                <w:ins w:id="631" w:author="Adrian Chiritescu" w:date="2016-09-28T19:29:00Z"/>
              </w:rPr>
            </w:pPr>
          </w:p>
        </w:tc>
        <w:tc>
          <w:tcPr>
            <w:tcW w:w="4479" w:type="dxa"/>
            <w:tcBorders>
              <w:top w:val="single" w:sz="4" w:space="0" w:color="auto"/>
              <w:left w:val="single" w:sz="18" w:space="0" w:color="FFFFFF"/>
              <w:bottom w:val="single" w:sz="4" w:space="0" w:color="auto"/>
              <w:right w:val="single" w:sz="18" w:space="0" w:color="FFFFFF"/>
            </w:tcBorders>
            <w:shd w:val="clear" w:color="auto" w:fill="auto"/>
          </w:tcPr>
          <w:p w14:paraId="0CE5539F" w14:textId="77777777" w:rsidR="00C93F42" w:rsidRDefault="00C93F42" w:rsidP="002825A1">
            <w:pPr>
              <w:pStyle w:val="TableBody"/>
              <w:keepNext w:val="0"/>
              <w:keepLines w:val="0"/>
              <w:rPr>
                <w:ins w:id="632" w:author="Adrian Chiritescu" w:date="2016-09-28T19:29:00Z"/>
              </w:rPr>
            </w:pPr>
          </w:p>
        </w:tc>
      </w:tr>
      <w:tr w:rsidR="00C93F42" w14:paraId="0CE553A9" w14:textId="77777777" w:rsidTr="00C93F42">
        <w:trPr>
          <w:cantSplit/>
          <w:tblHeader/>
          <w:ins w:id="633" w:author="Adrian Chiritescu" w:date="2016-09-28T19:29:00Z"/>
        </w:trPr>
        <w:tc>
          <w:tcPr>
            <w:tcW w:w="2138" w:type="dxa"/>
            <w:tcBorders>
              <w:top w:val="single" w:sz="4" w:space="0" w:color="auto"/>
              <w:left w:val="single" w:sz="18" w:space="0" w:color="FFFFFF"/>
              <w:bottom w:val="single" w:sz="4" w:space="0" w:color="auto"/>
              <w:right w:val="single" w:sz="18" w:space="0" w:color="FFFFFF"/>
            </w:tcBorders>
            <w:shd w:val="clear" w:color="auto" w:fill="auto"/>
          </w:tcPr>
          <w:p w14:paraId="0CE553A1" w14:textId="77777777" w:rsidR="00C93F42" w:rsidRDefault="00C93F42" w:rsidP="002825A1">
            <w:pPr>
              <w:pStyle w:val="TableBody"/>
              <w:keepNext w:val="0"/>
              <w:keepLines w:val="0"/>
              <w:rPr>
                <w:ins w:id="634" w:author="Adrian Chiritescu" w:date="2016-09-28T19:29:00Z"/>
              </w:rPr>
            </w:pPr>
            <w:ins w:id="635" w:author="Adrian Chiritescu" w:date="2016-09-28T19:29:00Z">
              <w:r>
                <w:t>BEARER_VALUE</w:t>
              </w:r>
            </w:ins>
          </w:p>
        </w:tc>
        <w:tc>
          <w:tcPr>
            <w:tcW w:w="1397" w:type="dxa"/>
            <w:tcBorders>
              <w:top w:val="single" w:sz="4" w:space="0" w:color="auto"/>
              <w:left w:val="single" w:sz="18" w:space="0" w:color="FFFFFF"/>
              <w:bottom w:val="single" w:sz="4" w:space="0" w:color="auto"/>
              <w:right w:val="single" w:sz="18" w:space="0" w:color="FFFFFF"/>
            </w:tcBorders>
            <w:shd w:val="clear" w:color="auto" w:fill="auto"/>
          </w:tcPr>
          <w:p w14:paraId="0CE553A2" w14:textId="77777777" w:rsidR="00C93F42" w:rsidRDefault="00C93F42" w:rsidP="002825A1">
            <w:pPr>
              <w:pStyle w:val="TableBody"/>
              <w:keepNext w:val="0"/>
              <w:keepLines w:val="0"/>
              <w:rPr>
                <w:ins w:id="636" w:author="Adrian Chiritescu" w:date="2016-09-28T19:29:00Z"/>
              </w:rPr>
            </w:pPr>
            <w:ins w:id="637" w:author="Adrian Chiritescu" w:date="2016-09-28T19:29:00Z">
              <w:r>
                <w:t>VARCHAR2</w:t>
              </w:r>
            </w:ins>
          </w:p>
        </w:tc>
        <w:tc>
          <w:tcPr>
            <w:tcW w:w="540" w:type="dxa"/>
            <w:tcBorders>
              <w:top w:val="single" w:sz="4" w:space="0" w:color="auto"/>
              <w:left w:val="single" w:sz="18" w:space="0" w:color="FFFFFF"/>
              <w:bottom w:val="single" w:sz="4" w:space="0" w:color="auto"/>
              <w:right w:val="single" w:sz="18" w:space="0" w:color="FFFFFF"/>
            </w:tcBorders>
            <w:shd w:val="clear" w:color="auto" w:fill="auto"/>
          </w:tcPr>
          <w:p w14:paraId="0CE553A3" w14:textId="77777777" w:rsidR="00C93F42" w:rsidRDefault="00C93F42" w:rsidP="002825A1">
            <w:pPr>
              <w:pStyle w:val="TableBody"/>
              <w:keepNext w:val="0"/>
              <w:keepLines w:val="0"/>
              <w:rPr>
                <w:ins w:id="638" w:author="Adrian Chiritescu" w:date="2016-09-28T19:29:00Z"/>
              </w:rPr>
            </w:pPr>
          </w:p>
        </w:tc>
        <w:tc>
          <w:tcPr>
            <w:tcW w:w="4479" w:type="dxa"/>
            <w:tcBorders>
              <w:top w:val="single" w:sz="4" w:space="0" w:color="auto"/>
              <w:left w:val="single" w:sz="18" w:space="0" w:color="FFFFFF"/>
              <w:bottom w:val="single" w:sz="4" w:space="0" w:color="auto"/>
              <w:right w:val="single" w:sz="18" w:space="0" w:color="FFFFFF"/>
            </w:tcBorders>
            <w:shd w:val="clear" w:color="auto" w:fill="auto"/>
          </w:tcPr>
          <w:p w14:paraId="0CE553A4" w14:textId="77777777" w:rsidR="00C93F42" w:rsidRDefault="00C93F42" w:rsidP="002825A1">
            <w:pPr>
              <w:pStyle w:val="TableBody"/>
              <w:keepNext w:val="0"/>
              <w:keepLines w:val="0"/>
              <w:rPr>
                <w:ins w:id="639" w:author="Adrian Chiritescu" w:date="2016-09-28T19:29:00Z"/>
              </w:rPr>
            </w:pPr>
            <w:ins w:id="640" w:author="Adrian Chiritescu" w:date="2016-09-28T19:29:00Z">
              <w:r>
                <w:t xml:space="preserve">4G.uscc.com </w:t>
              </w:r>
            </w:ins>
          </w:p>
          <w:p w14:paraId="0CE553A5" w14:textId="77777777" w:rsidR="00C93F42" w:rsidRDefault="00C93F42" w:rsidP="002825A1">
            <w:pPr>
              <w:pStyle w:val="TableBody"/>
              <w:keepNext w:val="0"/>
              <w:keepLines w:val="0"/>
              <w:rPr>
                <w:ins w:id="641" w:author="Adrian Chiritescu" w:date="2016-09-28T19:29:00Z"/>
              </w:rPr>
            </w:pPr>
            <w:ins w:id="642" w:author="Adrian Chiritescu" w:date="2016-09-28T19:29:00Z">
              <w:r>
                <w:t xml:space="preserve">Video.uscc.com|voice4G.uscc.com </w:t>
              </w:r>
            </w:ins>
          </w:p>
          <w:p w14:paraId="0CE553A6" w14:textId="77777777" w:rsidR="00C93F42" w:rsidRDefault="00C93F42" w:rsidP="002825A1">
            <w:pPr>
              <w:pStyle w:val="TableBody"/>
              <w:keepNext w:val="0"/>
              <w:keepLines w:val="0"/>
              <w:rPr>
                <w:ins w:id="643" w:author="Adrian Chiritescu" w:date="2016-09-28T19:29:00Z"/>
              </w:rPr>
            </w:pPr>
            <w:ins w:id="644" w:author="Adrian Chiritescu" w:date="2016-09-28T19:29:00Z">
              <w:r>
                <w:t>22|23|24|25|26|27|28|29</w:t>
              </w:r>
            </w:ins>
          </w:p>
          <w:p w14:paraId="0CE553A7" w14:textId="77777777" w:rsidR="00C93F42" w:rsidRDefault="00C93F42" w:rsidP="002825A1">
            <w:pPr>
              <w:pStyle w:val="TableBody"/>
              <w:keepNext w:val="0"/>
              <w:keepLines w:val="0"/>
              <w:rPr>
                <w:ins w:id="645" w:author="Adrian Chiritescu" w:date="2016-09-28T19:29:00Z"/>
              </w:rPr>
            </w:pPr>
          </w:p>
          <w:p w14:paraId="0CE553A8" w14:textId="77777777" w:rsidR="00C93F42" w:rsidRDefault="00C93F42" w:rsidP="002825A1">
            <w:pPr>
              <w:pStyle w:val="TableBody"/>
              <w:keepNext w:val="0"/>
              <w:keepLines w:val="0"/>
              <w:rPr>
                <w:ins w:id="646" w:author="Adrian Chiritescu" w:date="2016-09-28T19:29:00Z"/>
              </w:rPr>
            </w:pPr>
            <w:ins w:id="647" w:author="Adrian Chiritescu" w:date="2016-09-28T19:29:00Z">
              <w:r>
                <w:t>Multiple values are separated by a pipe</w:t>
              </w:r>
            </w:ins>
          </w:p>
        </w:tc>
      </w:tr>
      <w:tr w:rsidR="00C93F42" w14:paraId="0CE553AF" w14:textId="77777777" w:rsidTr="00C93F42">
        <w:trPr>
          <w:cantSplit/>
          <w:tblHeader/>
          <w:ins w:id="648" w:author="Adrian Chiritescu" w:date="2016-09-28T19:29:00Z"/>
        </w:trPr>
        <w:tc>
          <w:tcPr>
            <w:tcW w:w="2138" w:type="dxa"/>
            <w:tcBorders>
              <w:top w:val="single" w:sz="4" w:space="0" w:color="auto"/>
              <w:left w:val="single" w:sz="18" w:space="0" w:color="FFFFFF"/>
              <w:bottom w:val="single" w:sz="4" w:space="0" w:color="auto"/>
              <w:right w:val="single" w:sz="18" w:space="0" w:color="FFFFFF"/>
            </w:tcBorders>
            <w:shd w:val="clear" w:color="auto" w:fill="auto"/>
          </w:tcPr>
          <w:p w14:paraId="0CE553AA" w14:textId="77777777" w:rsidR="00C93F42" w:rsidRDefault="00C93F42" w:rsidP="002825A1">
            <w:pPr>
              <w:pStyle w:val="TableBody"/>
              <w:keepNext w:val="0"/>
              <w:keepLines w:val="0"/>
              <w:rPr>
                <w:ins w:id="649" w:author="Adrian Chiritescu" w:date="2016-09-28T19:29:00Z"/>
              </w:rPr>
            </w:pPr>
            <w:ins w:id="650" w:author="Adrian Chiritescu" w:date="2016-09-28T19:29:00Z">
              <w:r>
                <w:t>BEARER_SERVICE</w:t>
              </w:r>
            </w:ins>
          </w:p>
        </w:tc>
        <w:tc>
          <w:tcPr>
            <w:tcW w:w="1397" w:type="dxa"/>
            <w:tcBorders>
              <w:top w:val="single" w:sz="4" w:space="0" w:color="auto"/>
              <w:left w:val="single" w:sz="18" w:space="0" w:color="FFFFFF"/>
              <w:bottom w:val="single" w:sz="4" w:space="0" w:color="auto"/>
              <w:right w:val="single" w:sz="18" w:space="0" w:color="FFFFFF"/>
            </w:tcBorders>
            <w:shd w:val="clear" w:color="auto" w:fill="auto"/>
          </w:tcPr>
          <w:p w14:paraId="0CE553AB" w14:textId="77777777" w:rsidR="00C93F42" w:rsidRDefault="00C93F42" w:rsidP="002825A1">
            <w:pPr>
              <w:pStyle w:val="TableBody"/>
              <w:keepNext w:val="0"/>
              <w:keepLines w:val="0"/>
              <w:rPr>
                <w:ins w:id="651" w:author="Adrian Chiritescu" w:date="2016-09-28T19:29:00Z"/>
              </w:rPr>
            </w:pPr>
            <w:ins w:id="652" w:author="Adrian Chiritescu" w:date="2016-09-28T19:29:00Z">
              <w:r>
                <w:t>VARCHAR1</w:t>
              </w:r>
            </w:ins>
          </w:p>
        </w:tc>
        <w:tc>
          <w:tcPr>
            <w:tcW w:w="540" w:type="dxa"/>
            <w:tcBorders>
              <w:top w:val="single" w:sz="4" w:space="0" w:color="auto"/>
              <w:left w:val="single" w:sz="18" w:space="0" w:color="FFFFFF"/>
              <w:bottom w:val="single" w:sz="4" w:space="0" w:color="auto"/>
              <w:right w:val="single" w:sz="18" w:space="0" w:color="FFFFFF"/>
            </w:tcBorders>
            <w:shd w:val="clear" w:color="auto" w:fill="auto"/>
          </w:tcPr>
          <w:p w14:paraId="0CE553AC" w14:textId="77777777" w:rsidR="00C93F42" w:rsidRDefault="00C93F42" w:rsidP="002825A1">
            <w:pPr>
              <w:pStyle w:val="TableBody"/>
              <w:keepNext w:val="0"/>
              <w:keepLines w:val="0"/>
              <w:rPr>
                <w:ins w:id="653" w:author="Adrian Chiritescu" w:date="2016-09-28T19:29:00Z"/>
              </w:rPr>
            </w:pPr>
          </w:p>
        </w:tc>
        <w:tc>
          <w:tcPr>
            <w:tcW w:w="4479" w:type="dxa"/>
            <w:tcBorders>
              <w:top w:val="single" w:sz="4" w:space="0" w:color="auto"/>
              <w:left w:val="single" w:sz="18" w:space="0" w:color="FFFFFF"/>
              <w:bottom w:val="single" w:sz="4" w:space="0" w:color="auto"/>
              <w:right w:val="single" w:sz="18" w:space="0" w:color="FFFFFF"/>
            </w:tcBorders>
            <w:shd w:val="clear" w:color="auto" w:fill="auto"/>
          </w:tcPr>
          <w:p w14:paraId="0CE553AD" w14:textId="77777777" w:rsidR="00C93F42" w:rsidRDefault="00C93F42" w:rsidP="002825A1">
            <w:pPr>
              <w:pStyle w:val="TableBody"/>
              <w:keepNext w:val="0"/>
              <w:keepLines w:val="0"/>
              <w:rPr>
                <w:ins w:id="654" w:author="Adrian Chiritescu" w:date="2016-09-28T19:29:00Z"/>
              </w:rPr>
            </w:pPr>
            <w:ins w:id="655" w:author="Adrian Chiritescu" w:date="2016-09-28T19:29:00Z">
              <w:r>
                <w:t>W – VoLTE</w:t>
              </w:r>
            </w:ins>
          </w:p>
          <w:p w14:paraId="0CE553AE" w14:textId="77777777" w:rsidR="00C93F42" w:rsidRDefault="00C93F42" w:rsidP="002825A1">
            <w:pPr>
              <w:pStyle w:val="TableBody"/>
              <w:keepNext w:val="0"/>
              <w:keepLines w:val="0"/>
              <w:rPr>
                <w:ins w:id="656" w:author="Adrian Chiritescu" w:date="2016-09-28T19:29:00Z"/>
              </w:rPr>
            </w:pPr>
            <w:ins w:id="657" w:author="Adrian Chiritescu" w:date="2016-09-28T19:29:00Z">
              <w:r>
                <w:t>Single letter , mapped directly to APRM service</w:t>
              </w:r>
            </w:ins>
          </w:p>
        </w:tc>
      </w:tr>
      <w:tr w:rsidR="00C93F42" w14:paraId="0CE553B4" w14:textId="77777777" w:rsidTr="00C93F42">
        <w:trPr>
          <w:cantSplit/>
          <w:tblHeader/>
          <w:ins w:id="658" w:author="Adrian Chiritescu" w:date="2016-09-28T19:29:00Z"/>
        </w:trPr>
        <w:tc>
          <w:tcPr>
            <w:tcW w:w="2138" w:type="dxa"/>
            <w:tcBorders>
              <w:left w:val="single" w:sz="18" w:space="0" w:color="FFFFFF"/>
              <w:bottom w:val="single" w:sz="18" w:space="0" w:color="FFFFFF"/>
              <w:right w:val="single" w:sz="18" w:space="0" w:color="FFFFFF"/>
            </w:tcBorders>
            <w:shd w:val="clear" w:color="auto" w:fill="auto"/>
          </w:tcPr>
          <w:p w14:paraId="0CE553B0" w14:textId="77777777" w:rsidR="00C93F42" w:rsidRDefault="00C93F42" w:rsidP="002825A1">
            <w:pPr>
              <w:pStyle w:val="TableBody"/>
              <w:keepNext w:val="0"/>
              <w:keepLines w:val="0"/>
              <w:rPr>
                <w:ins w:id="659" w:author="Adrian Chiritescu" w:date="2016-09-28T19:29:00Z"/>
              </w:rPr>
            </w:pPr>
            <w:ins w:id="660" w:author="Adrian Chiritescu" w:date="2016-09-28T19:29:00Z">
              <w:r>
                <w:t>DESCRIPTION</w:t>
              </w:r>
            </w:ins>
          </w:p>
        </w:tc>
        <w:tc>
          <w:tcPr>
            <w:tcW w:w="1397" w:type="dxa"/>
            <w:tcBorders>
              <w:left w:val="single" w:sz="18" w:space="0" w:color="FFFFFF"/>
              <w:bottom w:val="single" w:sz="18" w:space="0" w:color="FFFFFF"/>
              <w:right w:val="single" w:sz="18" w:space="0" w:color="FFFFFF"/>
            </w:tcBorders>
            <w:shd w:val="clear" w:color="auto" w:fill="auto"/>
          </w:tcPr>
          <w:p w14:paraId="0CE553B1" w14:textId="77777777" w:rsidR="00C93F42" w:rsidRDefault="00C93F42" w:rsidP="002825A1">
            <w:pPr>
              <w:pStyle w:val="TableBody"/>
              <w:keepNext w:val="0"/>
              <w:keepLines w:val="0"/>
              <w:rPr>
                <w:ins w:id="661" w:author="Adrian Chiritescu" w:date="2016-09-28T19:29:00Z"/>
              </w:rPr>
            </w:pPr>
            <w:ins w:id="662" w:author="Adrian Chiritescu" w:date="2016-09-28T19:29:00Z">
              <w:r>
                <w:t>VARCHAR2</w:t>
              </w:r>
            </w:ins>
          </w:p>
        </w:tc>
        <w:tc>
          <w:tcPr>
            <w:tcW w:w="540" w:type="dxa"/>
            <w:tcBorders>
              <w:left w:val="single" w:sz="18" w:space="0" w:color="FFFFFF"/>
              <w:bottom w:val="single" w:sz="18" w:space="0" w:color="FFFFFF"/>
              <w:right w:val="single" w:sz="18" w:space="0" w:color="FFFFFF"/>
            </w:tcBorders>
            <w:shd w:val="clear" w:color="auto" w:fill="auto"/>
          </w:tcPr>
          <w:p w14:paraId="0CE553B2" w14:textId="77777777" w:rsidR="00C93F42" w:rsidRDefault="00C93F42" w:rsidP="002825A1">
            <w:pPr>
              <w:pStyle w:val="TableBody"/>
              <w:keepNext w:val="0"/>
              <w:keepLines w:val="0"/>
              <w:rPr>
                <w:ins w:id="663" w:author="Adrian Chiritescu" w:date="2016-09-28T19:29:00Z"/>
              </w:rPr>
            </w:pPr>
          </w:p>
        </w:tc>
        <w:tc>
          <w:tcPr>
            <w:tcW w:w="4479" w:type="dxa"/>
            <w:tcBorders>
              <w:left w:val="single" w:sz="18" w:space="0" w:color="FFFFFF"/>
              <w:bottom w:val="single" w:sz="18" w:space="0" w:color="FFFFFF"/>
              <w:right w:val="single" w:sz="18" w:space="0" w:color="FFFFFF"/>
            </w:tcBorders>
            <w:shd w:val="clear" w:color="auto" w:fill="auto"/>
          </w:tcPr>
          <w:p w14:paraId="0CE553B3" w14:textId="77777777" w:rsidR="00C93F42" w:rsidRDefault="00C93F42" w:rsidP="002825A1">
            <w:pPr>
              <w:pStyle w:val="TableBody"/>
              <w:keepNext w:val="0"/>
              <w:keepLines w:val="0"/>
              <w:rPr>
                <w:ins w:id="664" w:author="Adrian Chiritescu" w:date="2016-09-28T19:29:00Z"/>
              </w:rPr>
            </w:pPr>
            <w:ins w:id="665" w:author="Adrian Chiritescu" w:date="2016-09-28T19:29:00Z">
              <w:r>
                <w:t>Cingular VoLTE over GPRS</w:t>
              </w:r>
            </w:ins>
          </w:p>
        </w:tc>
      </w:tr>
    </w:tbl>
    <w:p w14:paraId="0CE553B5" w14:textId="77777777" w:rsidR="00C4087F" w:rsidRPr="00136C49" w:rsidRDefault="00C4087F" w:rsidP="00C4087F">
      <w:pPr>
        <w:pStyle w:val="Heading1"/>
        <w:sectPr w:rsidR="00C4087F" w:rsidRPr="00136C49" w:rsidSect="006C2B38">
          <w:pgSz w:w="12240" w:h="15840" w:code="1"/>
          <w:pgMar w:top="1152" w:right="1771" w:bottom="1152" w:left="1771" w:header="1008" w:footer="1008" w:gutter="360"/>
          <w:cols w:space="708"/>
          <w:titlePg/>
          <w:docGrid w:linePitch="360"/>
        </w:sectPr>
      </w:pPr>
    </w:p>
    <w:p w14:paraId="0CE553B6" w14:textId="77777777" w:rsidR="00C05197" w:rsidRPr="00202EB3" w:rsidRDefault="00202EB3" w:rsidP="00202EB3">
      <w:pPr>
        <w:pStyle w:val="Heading1"/>
        <w:rPr>
          <w:rStyle w:val="BookTitle"/>
          <w:b/>
          <w:bCs/>
          <w:smallCaps/>
          <w:spacing w:val="0"/>
        </w:rPr>
      </w:pPr>
      <w:bookmarkStart w:id="666" w:name="_Ref310517947"/>
      <w:bookmarkStart w:id="667" w:name="_Toc462972605"/>
      <w:bookmarkEnd w:id="573"/>
      <w:bookmarkEnd w:id="574"/>
      <w:bookmarkEnd w:id="575"/>
      <w:bookmarkEnd w:id="576"/>
      <w:r w:rsidRPr="00202EB3">
        <w:lastRenderedPageBreak/>
        <w:t>Suggested Implementation Actions</w:t>
      </w:r>
      <w:bookmarkEnd w:id="666"/>
      <w:bookmarkEnd w:id="667"/>
      <w:r w:rsidR="00223256">
        <w:t xml:space="preserve"> </w:t>
      </w:r>
    </w:p>
    <w:p w14:paraId="0CE553B7" w14:textId="77777777" w:rsidR="00BE5A72" w:rsidRPr="00006C16" w:rsidRDefault="00BE5A72" w:rsidP="00BE4741">
      <w:pPr>
        <w:pStyle w:val="Heading2"/>
        <w:tabs>
          <w:tab w:val="left" w:pos="1440"/>
        </w:tabs>
      </w:pPr>
      <w:bookmarkStart w:id="668" w:name="_Toc462972606"/>
      <w:bookmarkStart w:id="669" w:name="_Toc365611223"/>
      <w:r w:rsidRPr="00006C16">
        <w:t>Implementation</w:t>
      </w:r>
      <w:r w:rsidR="006C2B38" w:rsidRPr="00006C16">
        <w:t xml:space="preserve"> Changes</w:t>
      </w:r>
      <w:bookmarkEnd w:id="668"/>
    </w:p>
    <w:p w14:paraId="0CE553B8" w14:textId="77777777" w:rsidR="00BE5A72" w:rsidRDefault="00BE5A72" w:rsidP="00BE5A72">
      <w:pPr>
        <w:pStyle w:val="Heading3"/>
      </w:pPr>
      <w:bookmarkStart w:id="670" w:name="_Toc462972607"/>
      <w:r w:rsidRPr="00006C16">
        <w:t>EPC</w:t>
      </w:r>
      <w:bookmarkEnd w:id="670"/>
    </w:p>
    <w:p w14:paraId="0CE553B9" w14:textId="77777777" w:rsidR="00D40467" w:rsidRPr="00D40467" w:rsidRDefault="00D40467" w:rsidP="00D40467">
      <w:pPr>
        <w:pStyle w:val="BodyText"/>
      </w:pPr>
      <w:r>
        <w:t>N/A</w:t>
      </w:r>
    </w:p>
    <w:p w14:paraId="0CE553BA" w14:textId="77777777" w:rsidR="00BE5A72" w:rsidRDefault="00BE5A72" w:rsidP="00BE5A72">
      <w:pPr>
        <w:pStyle w:val="Heading3"/>
      </w:pPr>
      <w:bookmarkStart w:id="671" w:name="_Toc462972608"/>
      <w:r w:rsidRPr="00006C16">
        <w:t>BPT</w:t>
      </w:r>
      <w:bookmarkEnd w:id="671"/>
      <w:r w:rsidR="00C8342D" w:rsidRPr="00006C16">
        <w:t xml:space="preserve"> </w:t>
      </w:r>
    </w:p>
    <w:tbl>
      <w:tblPr>
        <w:tblStyle w:val="TableGrid"/>
        <w:tblpPr w:leftFromText="180" w:rightFromText="180" w:vertAnchor="text" w:horzAnchor="margin" w:tblpY="149"/>
        <w:tblW w:w="8568" w:type="dxa"/>
        <w:tblLook w:val="04A0" w:firstRow="1" w:lastRow="0" w:firstColumn="1" w:lastColumn="0" w:noHBand="0" w:noVBand="1"/>
      </w:tblPr>
      <w:tblGrid>
        <w:gridCol w:w="1818"/>
        <w:gridCol w:w="1080"/>
        <w:gridCol w:w="5670"/>
      </w:tblGrid>
      <w:tr w:rsidR="009A45FA" w:rsidRPr="00542FA3" w14:paraId="0CE553BE" w14:textId="77777777" w:rsidTr="00226F35">
        <w:tc>
          <w:tcPr>
            <w:tcW w:w="1818" w:type="dxa"/>
          </w:tcPr>
          <w:p w14:paraId="0CE553BB" w14:textId="77777777" w:rsidR="009A45FA" w:rsidRPr="00542FA3" w:rsidRDefault="009A45FA" w:rsidP="00226F35">
            <w:pPr>
              <w:pStyle w:val="TableHeader"/>
            </w:pPr>
            <w:r w:rsidRPr="00542FA3">
              <w:t>Application</w:t>
            </w:r>
          </w:p>
        </w:tc>
        <w:tc>
          <w:tcPr>
            <w:tcW w:w="1080" w:type="dxa"/>
          </w:tcPr>
          <w:p w14:paraId="0CE553BC" w14:textId="77777777" w:rsidR="009A45FA" w:rsidRPr="00542FA3" w:rsidRDefault="009A45FA" w:rsidP="00226F35">
            <w:pPr>
              <w:pStyle w:val="TableHeader"/>
            </w:pPr>
            <w:r w:rsidRPr="00542FA3">
              <w:t>Yes / No</w:t>
            </w:r>
          </w:p>
        </w:tc>
        <w:tc>
          <w:tcPr>
            <w:tcW w:w="5670" w:type="dxa"/>
          </w:tcPr>
          <w:p w14:paraId="0CE553BD" w14:textId="77777777" w:rsidR="009A45FA" w:rsidRPr="00542FA3" w:rsidRDefault="009A45FA" w:rsidP="00226F35">
            <w:pPr>
              <w:pStyle w:val="TableHeader"/>
            </w:pPr>
            <w:r w:rsidRPr="00542FA3">
              <w:t>Description of Impact</w:t>
            </w:r>
          </w:p>
        </w:tc>
      </w:tr>
      <w:tr w:rsidR="009A45FA" w:rsidRPr="00542FA3" w14:paraId="0CE553C2" w14:textId="77777777" w:rsidTr="00226F35">
        <w:tc>
          <w:tcPr>
            <w:tcW w:w="1818" w:type="dxa"/>
          </w:tcPr>
          <w:p w14:paraId="0CE553BF" w14:textId="77777777" w:rsidR="009A45FA" w:rsidRPr="00542FA3" w:rsidRDefault="009A45FA" w:rsidP="00226F35">
            <w:pPr>
              <w:pStyle w:val="BodyText"/>
              <w:ind w:left="0"/>
            </w:pPr>
            <w:r w:rsidRPr="00542FA3">
              <w:t>AR</w:t>
            </w:r>
            <w:ins w:id="672" w:author="Adrian Chiritescu" w:date="2016-09-28T19:31:00Z">
              <w:r w:rsidR="00C93F42">
                <w:t>CM</w:t>
              </w:r>
            </w:ins>
            <w:r w:rsidRPr="00542FA3">
              <w:t xml:space="preserve"> BPT</w:t>
            </w:r>
          </w:p>
        </w:tc>
        <w:tc>
          <w:tcPr>
            <w:tcW w:w="1080" w:type="dxa"/>
          </w:tcPr>
          <w:p w14:paraId="0CE553C0" w14:textId="77777777" w:rsidR="009A45FA" w:rsidRPr="00542FA3" w:rsidRDefault="00D40467" w:rsidP="00226F35">
            <w:pPr>
              <w:pStyle w:val="BodyText"/>
              <w:ind w:left="0"/>
            </w:pPr>
            <w:del w:id="673" w:author="Adrian Chiritescu" w:date="2016-09-28T19:31:00Z">
              <w:r w:rsidDel="00C93F42">
                <w:delText>No</w:delText>
              </w:r>
            </w:del>
            <w:ins w:id="674" w:author="Adrian Chiritescu" w:date="2016-09-28T19:31:00Z">
              <w:r w:rsidR="00C93F42">
                <w:t>Yes</w:t>
              </w:r>
            </w:ins>
          </w:p>
        </w:tc>
        <w:tc>
          <w:tcPr>
            <w:tcW w:w="5670" w:type="dxa"/>
          </w:tcPr>
          <w:p w14:paraId="0CE553C1" w14:textId="77777777" w:rsidR="009A45FA" w:rsidRPr="00542FA3" w:rsidRDefault="00C93F42" w:rsidP="00D301FB">
            <w:pPr>
              <w:pStyle w:val="BodyText"/>
              <w:ind w:left="0"/>
            </w:pPr>
            <w:ins w:id="675" w:author="Adrian Chiritescu" w:date="2016-09-28T19:31:00Z">
              <w:r>
                <w:t>Reference table should contain information about type of identification (A</w:t>
              </w:r>
              <w:del w:id="676" w:author="Alex Livshitz" w:date="2016-09-29T21:20:00Z">
                <w:r w:rsidDel="00D301FB">
                  <w:delText>N</w:delText>
                </w:r>
              </w:del>
              <w:r>
                <w:t>P</w:t>
              </w:r>
            </w:ins>
            <w:ins w:id="677" w:author="Alex Livshitz" w:date="2016-09-29T21:20:00Z">
              <w:r w:rsidR="00D301FB">
                <w:t>N</w:t>
              </w:r>
            </w:ins>
            <w:ins w:id="678" w:author="Adrian Chiritescu" w:date="2016-09-28T19:31:00Z">
              <w:r>
                <w:t xml:space="preserve"> or QCI) per PLMN and its own values for identification of relevant LTE services</w:t>
              </w:r>
            </w:ins>
          </w:p>
        </w:tc>
      </w:tr>
      <w:tr w:rsidR="009A45FA" w:rsidRPr="00542FA3" w14:paraId="0CE553C6" w14:textId="77777777" w:rsidTr="00226F35">
        <w:tc>
          <w:tcPr>
            <w:tcW w:w="1818" w:type="dxa"/>
          </w:tcPr>
          <w:p w14:paraId="0CE553C3" w14:textId="77777777" w:rsidR="009A45FA" w:rsidRPr="00542FA3" w:rsidRDefault="009A45FA" w:rsidP="00226F35">
            <w:pPr>
              <w:pStyle w:val="BodyText"/>
              <w:ind w:left="0"/>
            </w:pPr>
            <w:r w:rsidRPr="00542FA3">
              <w:t>CRM BPT</w:t>
            </w:r>
          </w:p>
        </w:tc>
        <w:tc>
          <w:tcPr>
            <w:tcW w:w="1080" w:type="dxa"/>
          </w:tcPr>
          <w:p w14:paraId="0CE553C4" w14:textId="77777777" w:rsidR="009A45FA" w:rsidRPr="00542FA3" w:rsidRDefault="00D40467" w:rsidP="00226F35">
            <w:pPr>
              <w:pStyle w:val="BodyText"/>
              <w:ind w:left="0"/>
            </w:pPr>
            <w:r>
              <w:t>No</w:t>
            </w:r>
          </w:p>
        </w:tc>
        <w:tc>
          <w:tcPr>
            <w:tcW w:w="5670" w:type="dxa"/>
          </w:tcPr>
          <w:p w14:paraId="0CE553C5" w14:textId="77777777" w:rsidR="009A45FA" w:rsidRPr="00542FA3" w:rsidRDefault="009A45FA" w:rsidP="00226F35">
            <w:pPr>
              <w:pStyle w:val="BodyText"/>
              <w:ind w:left="0"/>
            </w:pPr>
          </w:p>
        </w:tc>
      </w:tr>
      <w:tr w:rsidR="009A45FA" w:rsidRPr="00542FA3" w14:paraId="0CE553CA" w14:textId="77777777" w:rsidTr="00226F35">
        <w:tc>
          <w:tcPr>
            <w:tcW w:w="1818" w:type="dxa"/>
          </w:tcPr>
          <w:p w14:paraId="0CE553C7" w14:textId="77777777" w:rsidR="009A45FA" w:rsidRPr="00542FA3" w:rsidRDefault="009A45FA" w:rsidP="00226F35">
            <w:pPr>
              <w:pStyle w:val="BodyText"/>
              <w:ind w:left="0"/>
            </w:pPr>
            <w:r w:rsidRPr="00542FA3">
              <w:t>OMS BPT</w:t>
            </w:r>
          </w:p>
        </w:tc>
        <w:tc>
          <w:tcPr>
            <w:tcW w:w="1080" w:type="dxa"/>
          </w:tcPr>
          <w:p w14:paraId="0CE553C8" w14:textId="77777777" w:rsidR="009A45FA" w:rsidRPr="00542FA3" w:rsidRDefault="00D40467" w:rsidP="00226F35">
            <w:pPr>
              <w:pStyle w:val="BodyText"/>
              <w:ind w:left="0"/>
            </w:pPr>
            <w:r>
              <w:t>No</w:t>
            </w:r>
          </w:p>
        </w:tc>
        <w:tc>
          <w:tcPr>
            <w:tcW w:w="5670" w:type="dxa"/>
          </w:tcPr>
          <w:p w14:paraId="0CE553C9" w14:textId="77777777" w:rsidR="009A45FA" w:rsidRPr="00542FA3" w:rsidRDefault="009A45FA" w:rsidP="00226F35">
            <w:pPr>
              <w:pStyle w:val="BodyText"/>
              <w:ind w:left="720"/>
            </w:pPr>
          </w:p>
        </w:tc>
      </w:tr>
      <w:tr w:rsidR="009A45FA" w:rsidRPr="00542FA3" w14:paraId="0CE553D0" w14:textId="77777777" w:rsidTr="00226F35">
        <w:tc>
          <w:tcPr>
            <w:tcW w:w="1818" w:type="dxa"/>
          </w:tcPr>
          <w:p w14:paraId="0CE553CB" w14:textId="77777777" w:rsidR="009A45FA" w:rsidRPr="00542FA3" w:rsidRDefault="009A45FA" w:rsidP="00226F35">
            <w:pPr>
              <w:pStyle w:val="BodyText"/>
              <w:ind w:left="0"/>
            </w:pPr>
            <w:r w:rsidRPr="00542FA3">
              <w:t>Billing BPT</w:t>
            </w:r>
          </w:p>
        </w:tc>
        <w:tc>
          <w:tcPr>
            <w:tcW w:w="1080" w:type="dxa"/>
          </w:tcPr>
          <w:p w14:paraId="0CE553CC" w14:textId="77777777" w:rsidR="00EF517B" w:rsidRDefault="00EF517B" w:rsidP="00226F35">
            <w:pPr>
              <w:pStyle w:val="BodyText"/>
              <w:ind w:left="0"/>
            </w:pPr>
            <w:r>
              <w:t>Yes</w:t>
            </w:r>
          </w:p>
          <w:p w14:paraId="0CE553CD" w14:textId="77777777" w:rsidR="009A45FA" w:rsidRPr="00542FA3" w:rsidRDefault="009A45FA" w:rsidP="00226F35">
            <w:pPr>
              <w:pStyle w:val="BodyText"/>
              <w:ind w:left="0"/>
            </w:pPr>
          </w:p>
        </w:tc>
        <w:tc>
          <w:tcPr>
            <w:tcW w:w="5670" w:type="dxa"/>
          </w:tcPr>
          <w:p w14:paraId="0CE553CE" w14:textId="77777777" w:rsidR="00EF517B" w:rsidRDefault="00EF517B" w:rsidP="00226F35">
            <w:pPr>
              <w:pStyle w:val="BodyText"/>
              <w:ind w:left="0"/>
            </w:pPr>
            <w:r>
              <w:t>Update the following tables with the new SID values:</w:t>
            </w:r>
          </w:p>
          <w:p w14:paraId="0CE553CF" w14:textId="77777777" w:rsidR="009A45FA" w:rsidRPr="00542FA3" w:rsidRDefault="00EF517B" w:rsidP="00226F35">
            <w:pPr>
              <w:pStyle w:val="BodyText"/>
              <w:ind w:left="0"/>
            </w:pPr>
            <w:r>
              <w:t>PC9_SID ,</w:t>
            </w:r>
            <w:r>
              <w:rPr>
                <w:color w:val="000000"/>
              </w:rPr>
              <w:t xml:space="preserve"> PC9_SID_LIST,</w:t>
            </w:r>
            <w:r>
              <w:t xml:space="preserve"> PC9_SERVE_AREA_TO_SID, PC9_INCOL_SID_PAIR, MF1_OUTCOL_SID_PAIR</w:t>
            </w:r>
          </w:p>
        </w:tc>
      </w:tr>
      <w:tr w:rsidR="009A45FA" w:rsidRPr="00542FA3" w14:paraId="0CE553D4" w14:textId="77777777" w:rsidTr="00226F35">
        <w:tc>
          <w:tcPr>
            <w:tcW w:w="1818" w:type="dxa"/>
          </w:tcPr>
          <w:p w14:paraId="0CE553D1" w14:textId="77777777" w:rsidR="009A45FA" w:rsidRPr="00542FA3" w:rsidRDefault="009A45FA" w:rsidP="00226F35">
            <w:pPr>
              <w:pStyle w:val="BodyText"/>
              <w:ind w:left="0"/>
            </w:pPr>
            <w:r w:rsidRPr="00542FA3">
              <w:t>MT BPT</w:t>
            </w:r>
          </w:p>
        </w:tc>
        <w:tc>
          <w:tcPr>
            <w:tcW w:w="1080" w:type="dxa"/>
          </w:tcPr>
          <w:p w14:paraId="0CE553D2" w14:textId="77777777" w:rsidR="009A45FA" w:rsidRPr="00542FA3" w:rsidRDefault="00D40467" w:rsidP="00226F35">
            <w:pPr>
              <w:pStyle w:val="BodyText"/>
              <w:ind w:left="0"/>
            </w:pPr>
            <w:r>
              <w:t>No</w:t>
            </w:r>
          </w:p>
        </w:tc>
        <w:tc>
          <w:tcPr>
            <w:tcW w:w="5670" w:type="dxa"/>
          </w:tcPr>
          <w:p w14:paraId="0CE553D3" w14:textId="77777777" w:rsidR="009A45FA" w:rsidRPr="00542FA3" w:rsidRDefault="009A45FA" w:rsidP="00226F35">
            <w:pPr>
              <w:pStyle w:val="BodyText"/>
              <w:ind w:left="0"/>
            </w:pPr>
          </w:p>
        </w:tc>
      </w:tr>
      <w:tr w:rsidR="009A45FA" w:rsidRPr="00542FA3" w14:paraId="0CE553D8" w14:textId="77777777" w:rsidTr="00226F35">
        <w:tc>
          <w:tcPr>
            <w:tcW w:w="1818" w:type="dxa"/>
          </w:tcPr>
          <w:p w14:paraId="0CE553D5" w14:textId="77777777" w:rsidR="009A45FA" w:rsidRPr="00542FA3" w:rsidRDefault="009A45FA" w:rsidP="00226F35">
            <w:pPr>
              <w:pStyle w:val="BodyText"/>
              <w:ind w:left="0"/>
            </w:pPr>
            <w:r w:rsidRPr="00542FA3">
              <w:t>Letters</w:t>
            </w:r>
          </w:p>
        </w:tc>
        <w:tc>
          <w:tcPr>
            <w:tcW w:w="1080" w:type="dxa"/>
          </w:tcPr>
          <w:p w14:paraId="0CE553D6" w14:textId="77777777" w:rsidR="009A45FA" w:rsidRPr="00542FA3" w:rsidRDefault="00D40467" w:rsidP="00226F35">
            <w:pPr>
              <w:pStyle w:val="BodyText"/>
              <w:ind w:left="0"/>
            </w:pPr>
            <w:r>
              <w:t>No</w:t>
            </w:r>
          </w:p>
        </w:tc>
        <w:tc>
          <w:tcPr>
            <w:tcW w:w="5670" w:type="dxa"/>
          </w:tcPr>
          <w:p w14:paraId="0CE553D7" w14:textId="77777777" w:rsidR="009A45FA" w:rsidRPr="00542FA3" w:rsidRDefault="009A45FA" w:rsidP="00226F35">
            <w:pPr>
              <w:pStyle w:val="BodyText"/>
              <w:ind w:left="0"/>
            </w:pPr>
          </w:p>
        </w:tc>
      </w:tr>
    </w:tbl>
    <w:p w14:paraId="0CE553D9" w14:textId="77777777" w:rsidR="00C8342D" w:rsidRDefault="00BE5A72" w:rsidP="00006C16">
      <w:pPr>
        <w:pStyle w:val="Heading3"/>
      </w:pPr>
      <w:bookmarkStart w:id="679" w:name="_Toc462972609"/>
      <w:r w:rsidRPr="00006C16">
        <w:t>JGL</w:t>
      </w:r>
      <w:bookmarkEnd w:id="679"/>
      <w:r w:rsidR="00C8342D" w:rsidRPr="00006C16">
        <w:t xml:space="preserve"> </w:t>
      </w:r>
    </w:p>
    <w:p w14:paraId="0CE553DA" w14:textId="77777777" w:rsidR="00D40467" w:rsidRPr="00D40467" w:rsidRDefault="00D40467" w:rsidP="00D40467">
      <w:pPr>
        <w:pStyle w:val="BodyText"/>
      </w:pPr>
      <w:r>
        <w:t>N/A</w:t>
      </w:r>
    </w:p>
    <w:p w14:paraId="0CE553DB" w14:textId="77777777" w:rsidR="009A45FA" w:rsidRPr="002B1039" w:rsidRDefault="009A45FA" w:rsidP="00F5507F">
      <w:pPr>
        <w:pStyle w:val="Heading3"/>
      </w:pPr>
      <w:bookmarkStart w:id="680" w:name="_Toc429441119"/>
      <w:bookmarkStart w:id="681" w:name="_Toc433109345"/>
      <w:bookmarkStart w:id="682" w:name="_Toc433303823"/>
      <w:bookmarkStart w:id="683" w:name="_Toc462972610"/>
      <w:r w:rsidRPr="00542FA3">
        <w:t>User Role Changes</w:t>
      </w:r>
      <w:bookmarkEnd w:id="680"/>
      <w:bookmarkEnd w:id="681"/>
      <w:bookmarkEnd w:id="682"/>
      <w:bookmarkEnd w:id="683"/>
      <w:r w:rsidRPr="00542FA3">
        <w:t xml:space="preserve"> </w:t>
      </w:r>
    </w:p>
    <w:tbl>
      <w:tblPr>
        <w:tblStyle w:val="TableGrid"/>
        <w:tblpPr w:leftFromText="180" w:rightFromText="180" w:vertAnchor="text" w:horzAnchor="margin" w:tblpY="149"/>
        <w:tblW w:w="8568" w:type="dxa"/>
        <w:tblLook w:val="04A0" w:firstRow="1" w:lastRow="0" w:firstColumn="1" w:lastColumn="0" w:noHBand="0" w:noVBand="1"/>
      </w:tblPr>
      <w:tblGrid>
        <w:gridCol w:w="1818"/>
        <w:gridCol w:w="1080"/>
        <w:gridCol w:w="5670"/>
      </w:tblGrid>
      <w:tr w:rsidR="009A45FA" w:rsidRPr="00542FA3" w14:paraId="0CE553DF" w14:textId="77777777" w:rsidTr="00226F35">
        <w:tc>
          <w:tcPr>
            <w:tcW w:w="1818" w:type="dxa"/>
          </w:tcPr>
          <w:p w14:paraId="0CE553DC" w14:textId="77777777" w:rsidR="009A45FA" w:rsidRPr="00542FA3" w:rsidRDefault="009A45FA" w:rsidP="00226F35">
            <w:pPr>
              <w:pStyle w:val="TableHeader"/>
            </w:pPr>
            <w:r w:rsidRPr="00542FA3">
              <w:t>Front Line System</w:t>
            </w:r>
          </w:p>
        </w:tc>
        <w:tc>
          <w:tcPr>
            <w:tcW w:w="1080" w:type="dxa"/>
          </w:tcPr>
          <w:p w14:paraId="0CE553DD" w14:textId="77777777" w:rsidR="009A45FA" w:rsidRPr="00542FA3" w:rsidRDefault="009A45FA" w:rsidP="00226F35">
            <w:pPr>
              <w:pStyle w:val="TableHeader"/>
            </w:pPr>
            <w:r w:rsidRPr="00542FA3">
              <w:t>Yes / No</w:t>
            </w:r>
          </w:p>
        </w:tc>
        <w:tc>
          <w:tcPr>
            <w:tcW w:w="5670" w:type="dxa"/>
          </w:tcPr>
          <w:p w14:paraId="0CE553DE" w14:textId="77777777" w:rsidR="009A45FA" w:rsidRPr="00542FA3" w:rsidRDefault="009A45FA" w:rsidP="00226F35">
            <w:pPr>
              <w:pStyle w:val="TableHeader"/>
            </w:pPr>
            <w:r w:rsidRPr="00542FA3">
              <w:t>Description of Impact</w:t>
            </w:r>
          </w:p>
        </w:tc>
      </w:tr>
      <w:tr w:rsidR="009A45FA" w:rsidRPr="00542FA3" w14:paraId="0CE553E3" w14:textId="77777777" w:rsidTr="00226F35">
        <w:tc>
          <w:tcPr>
            <w:tcW w:w="1818" w:type="dxa"/>
          </w:tcPr>
          <w:p w14:paraId="0CE553E0" w14:textId="77777777" w:rsidR="009A45FA" w:rsidRPr="00542FA3" w:rsidRDefault="009A45FA" w:rsidP="00226F35">
            <w:pPr>
              <w:pStyle w:val="BodyText"/>
              <w:ind w:left="0"/>
            </w:pPr>
            <w:r w:rsidRPr="00542FA3">
              <w:t>CIM</w:t>
            </w:r>
          </w:p>
        </w:tc>
        <w:tc>
          <w:tcPr>
            <w:tcW w:w="1080" w:type="dxa"/>
          </w:tcPr>
          <w:p w14:paraId="0CE553E1" w14:textId="77777777" w:rsidR="009A45FA" w:rsidRPr="00542FA3" w:rsidRDefault="00D40467" w:rsidP="00226F35">
            <w:pPr>
              <w:pStyle w:val="BodyText"/>
              <w:ind w:left="0"/>
            </w:pPr>
            <w:r>
              <w:t>No</w:t>
            </w:r>
          </w:p>
        </w:tc>
        <w:tc>
          <w:tcPr>
            <w:tcW w:w="5670" w:type="dxa"/>
          </w:tcPr>
          <w:p w14:paraId="0CE553E2" w14:textId="77777777" w:rsidR="009A45FA" w:rsidRPr="00542FA3" w:rsidRDefault="009A45FA" w:rsidP="00226F35">
            <w:pPr>
              <w:pStyle w:val="BodyText"/>
              <w:ind w:left="0"/>
            </w:pPr>
          </w:p>
        </w:tc>
      </w:tr>
      <w:tr w:rsidR="009A45FA" w:rsidRPr="00542FA3" w14:paraId="0CE553E7" w14:textId="77777777" w:rsidTr="00226F35">
        <w:tc>
          <w:tcPr>
            <w:tcW w:w="1818" w:type="dxa"/>
          </w:tcPr>
          <w:p w14:paraId="0CE553E4" w14:textId="77777777" w:rsidR="009A45FA" w:rsidRPr="00542FA3" w:rsidRDefault="009A45FA" w:rsidP="00226F35">
            <w:pPr>
              <w:pStyle w:val="BodyText"/>
              <w:ind w:left="0"/>
            </w:pPr>
            <w:r w:rsidRPr="00542FA3">
              <w:t>RIM</w:t>
            </w:r>
          </w:p>
        </w:tc>
        <w:tc>
          <w:tcPr>
            <w:tcW w:w="1080" w:type="dxa"/>
          </w:tcPr>
          <w:p w14:paraId="0CE553E5" w14:textId="77777777" w:rsidR="009A45FA" w:rsidRPr="00542FA3" w:rsidRDefault="00D40467" w:rsidP="00226F35">
            <w:pPr>
              <w:pStyle w:val="BodyText"/>
              <w:ind w:left="0"/>
            </w:pPr>
            <w:r>
              <w:t>No</w:t>
            </w:r>
          </w:p>
        </w:tc>
        <w:tc>
          <w:tcPr>
            <w:tcW w:w="5670" w:type="dxa"/>
          </w:tcPr>
          <w:p w14:paraId="0CE553E6" w14:textId="77777777" w:rsidR="009A45FA" w:rsidRPr="00542FA3" w:rsidRDefault="009A45FA" w:rsidP="00226F35">
            <w:pPr>
              <w:pStyle w:val="BodyText"/>
              <w:ind w:left="0"/>
            </w:pPr>
          </w:p>
        </w:tc>
      </w:tr>
      <w:tr w:rsidR="00336570" w:rsidRPr="00542FA3" w14:paraId="0CE553EB" w14:textId="77777777" w:rsidTr="00226F35">
        <w:tc>
          <w:tcPr>
            <w:tcW w:w="1818" w:type="dxa"/>
          </w:tcPr>
          <w:p w14:paraId="0CE553E8" w14:textId="77777777" w:rsidR="00336570" w:rsidRPr="00542FA3" w:rsidRDefault="00336570" w:rsidP="00226F35">
            <w:pPr>
              <w:pStyle w:val="BodyText"/>
              <w:ind w:left="0"/>
            </w:pPr>
            <w:r w:rsidRPr="00F5507F">
              <w:t>RIM Lite (RIM for Agents)</w:t>
            </w:r>
          </w:p>
        </w:tc>
        <w:tc>
          <w:tcPr>
            <w:tcW w:w="1080" w:type="dxa"/>
          </w:tcPr>
          <w:p w14:paraId="0CE553E9" w14:textId="77777777" w:rsidR="00336570" w:rsidRPr="00542FA3" w:rsidRDefault="00D40467" w:rsidP="00226F35">
            <w:pPr>
              <w:pStyle w:val="BodyText"/>
              <w:ind w:left="0"/>
            </w:pPr>
            <w:r>
              <w:t>No</w:t>
            </w:r>
          </w:p>
        </w:tc>
        <w:tc>
          <w:tcPr>
            <w:tcW w:w="5670" w:type="dxa"/>
          </w:tcPr>
          <w:p w14:paraId="0CE553EA" w14:textId="77777777" w:rsidR="00336570" w:rsidRPr="00542FA3" w:rsidRDefault="00336570" w:rsidP="00226F35">
            <w:pPr>
              <w:pStyle w:val="BodyText"/>
              <w:ind w:left="0"/>
            </w:pPr>
          </w:p>
        </w:tc>
      </w:tr>
      <w:tr w:rsidR="009A45FA" w:rsidRPr="001855F1" w14:paraId="0CE553EF" w14:textId="77777777" w:rsidTr="00226F35">
        <w:tc>
          <w:tcPr>
            <w:tcW w:w="1818" w:type="dxa"/>
          </w:tcPr>
          <w:p w14:paraId="0CE553EC" w14:textId="77777777" w:rsidR="009A45FA" w:rsidRPr="00542FA3" w:rsidRDefault="009A45FA" w:rsidP="00226F35">
            <w:pPr>
              <w:pStyle w:val="BodyText"/>
              <w:ind w:left="0"/>
            </w:pPr>
            <w:r w:rsidRPr="00542FA3">
              <w:t>MT</w:t>
            </w:r>
          </w:p>
        </w:tc>
        <w:tc>
          <w:tcPr>
            <w:tcW w:w="1080" w:type="dxa"/>
          </w:tcPr>
          <w:p w14:paraId="0CE553ED" w14:textId="77777777" w:rsidR="009A45FA" w:rsidRPr="00542FA3" w:rsidRDefault="00D40467" w:rsidP="00226F35">
            <w:pPr>
              <w:pStyle w:val="BodyText"/>
              <w:ind w:left="0"/>
            </w:pPr>
            <w:r>
              <w:t>No</w:t>
            </w:r>
          </w:p>
        </w:tc>
        <w:tc>
          <w:tcPr>
            <w:tcW w:w="5670" w:type="dxa"/>
          </w:tcPr>
          <w:p w14:paraId="0CE553EE" w14:textId="77777777" w:rsidR="009A45FA" w:rsidRPr="00542FA3" w:rsidRDefault="009A45FA" w:rsidP="00226F35">
            <w:pPr>
              <w:pStyle w:val="BodyText"/>
              <w:ind w:left="0"/>
            </w:pPr>
          </w:p>
        </w:tc>
      </w:tr>
    </w:tbl>
    <w:p w14:paraId="0CE553F0" w14:textId="77777777" w:rsidR="009A45FA" w:rsidRDefault="009A45FA" w:rsidP="009A45FA">
      <w:pPr>
        <w:pStyle w:val="BodyText"/>
        <w:rPr>
          <w:rtl/>
        </w:rPr>
      </w:pPr>
    </w:p>
    <w:p w14:paraId="0CE553F1" w14:textId="77777777" w:rsidR="009A45FA" w:rsidRPr="009A45FA" w:rsidRDefault="009A45FA" w:rsidP="009A45FA">
      <w:pPr>
        <w:pStyle w:val="BodyText"/>
      </w:pPr>
    </w:p>
    <w:p w14:paraId="0CE553F2" w14:textId="77777777" w:rsidR="00B70803" w:rsidRPr="00136C49" w:rsidRDefault="005F7E2A" w:rsidP="00B70803">
      <w:pPr>
        <w:pStyle w:val="Heading1"/>
      </w:pPr>
      <w:bookmarkStart w:id="684" w:name="_Toc462972611"/>
      <w:bookmarkEnd w:id="669"/>
      <w:r w:rsidRPr="00136C49">
        <w:lastRenderedPageBreak/>
        <w:t xml:space="preserve">Operational </w:t>
      </w:r>
      <w:r w:rsidR="00844435" w:rsidRPr="00136C49">
        <w:t>C</w:t>
      </w:r>
      <w:r w:rsidRPr="00136C49">
        <w:t>oncept</w:t>
      </w:r>
      <w:bookmarkEnd w:id="684"/>
    </w:p>
    <w:p w14:paraId="0CE553F3" w14:textId="77777777" w:rsidR="00C8342D" w:rsidRPr="00006C16" w:rsidRDefault="00C8342D" w:rsidP="00C8342D">
      <w:pPr>
        <w:pStyle w:val="Heading2"/>
        <w:tabs>
          <w:tab w:val="left" w:pos="1440"/>
        </w:tabs>
      </w:pPr>
      <w:bookmarkStart w:id="685" w:name="_Toc462972612"/>
      <w:bookmarkStart w:id="686" w:name="_Toc68250378"/>
      <w:r w:rsidRPr="00006C16">
        <w:t>Operational</w:t>
      </w:r>
      <w:r w:rsidR="009122ED" w:rsidRPr="00006C16">
        <w:t xml:space="preserve"> / SLA</w:t>
      </w:r>
      <w:r w:rsidRPr="00006C16">
        <w:t xml:space="preserve"> Impact</w:t>
      </w:r>
      <w:bookmarkEnd w:id="685"/>
    </w:p>
    <w:tbl>
      <w:tblPr>
        <w:tblW w:w="49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91"/>
        <w:gridCol w:w="6788"/>
      </w:tblGrid>
      <w:tr w:rsidR="00C8342D" w:rsidRPr="0098293E" w14:paraId="0CE553F6" w14:textId="77777777" w:rsidTr="00C8342D">
        <w:trPr>
          <w:cantSplit/>
          <w:tblHeader/>
        </w:trPr>
        <w:tc>
          <w:tcPr>
            <w:tcW w:w="997" w:type="pct"/>
            <w:tcBorders>
              <w:bottom w:val="single" w:sz="12" w:space="0" w:color="auto"/>
              <w:right w:val="single" w:sz="6" w:space="0" w:color="auto"/>
            </w:tcBorders>
            <w:shd w:val="clear" w:color="auto" w:fill="auto"/>
            <w:tcMar>
              <w:top w:w="0" w:type="dxa"/>
              <w:left w:w="108" w:type="dxa"/>
              <w:bottom w:w="0" w:type="dxa"/>
              <w:right w:w="108" w:type="dxa"/>
            </w:tcMar>
            <w:vAlign w:val="bottom"/>
            <w:hideMark/>
          </w:tcPr>
          <w:p w14:paraId="0CE553F4" w14:textId="77777777" w:rsidR="00C8342D" w:rsidRPr="006C2B38" w:rsidRDefault="00C8342D" w:rsidP="001D0879">
            <w:pPr>
              <w:pStyle w:val="TableHeader"/>
            </w:pPr>
            <w:r>
              <w:t>Impacted Area</w:t>
            </w:r>
          </w:p>
        </w:tc>
        <w:tc>
          <w:tcPr>
            <w:tcW w:w="4003" w:type="pct"/>
            <w:tcBorders>
              <w:left w:val="single" w:sz="6" w:space="0" w:color="auto"/>
              <w:bottom w:val="single" w:sz="12" w:space="0" w:color="auto"/>
              <w:right w:val="single" w:sz="6" w:space="0" w:color="auto"/>
            </w:tcBorders>
            <w:shd w:val="clear" w:color="auto" w:fill="auto"/>
            <w:tcMar>
              <w:top w:w="0" w:type="dxa"/>
              <w:left w:w="108" w:type="dxa"/>
              <w:bottom w:w="0" w:type="dxa"/>
              <w:right w:w="108" w:type="dxa"/>
            </w:tcMar>
            <w:vAlign w:val="bottom"/>
            <w:hideMark/>
          </w:tcPr>
          <w:p w14:paraId="0CE553F5" w14:textId="77777777" w:rsidR="00C8342D" w:rsidRPr="006C2B38" w:rsidRDefault="00C8342D" w:rsidP="001D0879">
            <w:pPr>
              <w:pStyle w:val="TableHeader"/>
            </w:pPr>
            <w:r>
              <w:t xml:space="preserve">Impact </w:t>
            </w:r>
            <w:r w:rsidRPr="006C2B38">
              <w:t>Description</w:t>
            </w:r>
          </w:p>
        </w:tc>
      </w:tr>
      <w:tr w:rsidR="00C8342D" w:rsidRPr="0098293E" w14:paraId="0CE553F9" w14:textId="77777777" w:rsidTr="00C8342D">
        <w:trPr>
          <w:cantSplit/>
        </w:trPr>
        <w:tc>
          <w:tcPr>
            <w:tcW w:w="997" w:type="pct"/>
            <w:tcBorders>
              <w:top w:val="single" w:sz="12" w:space="0" w:color="auto"/>
            </w:tcBorders>
            <w:shd w:val="clear" w:color="auto" w:fill="auto"/>
            <w:tcMar>
              <w:top w:w="0" w:type="dxa"/>
              <w:left w:w="108" w:type="dxa"/>
              <w:bottom w:w="0" w:type="dxa"/>
              <w:right w:w="108" w:type="dxa"/>
            </w:tcMar>
          </w:tcPr>
          <w:p w14:paraId="0CE553F7" w14:textId="77777777" w:rsidR="00C8342D" w:rsidRPr="0098293E" w:rsidRDefault="00C8342D" w:rsidP="001D0879">
            <w:pPr>
              <w:pStyle w:val="TableBody"/>
              <w:keepNext w:val="0"/>
              <w:keepLines w:val="0"/>
            </w:pPr>
            <w:r>
              <w:t>Stuck Order</w:t>
            </w:r>
          </w:p>
        </w:tc>
        <w:tc>
          <w:tcPr>
            <w:tcW w:w="4003" w:type="pct"/>
            <w:tcBorders>
              <w:top w:val="single" w:sz="12" w:space="0" w:color="auto"/>
            </w:tcBorders>
            <w:shd w:val="clear" w:color="auto" w:fill="auto"/>
            <w:tcMar>
              <w:top w:w="0" w:type="dxa"/>
              <w:left w:w="108" w:type="dxa"/>
              <w:bottom w:w="0" w:type="dxa"/>
              <w:right w:w="108" w:type="dxa"/>
            </w:tcMar>
          </w:tcPr>
          <w:p w14:paraId="0CE553F8" w14:textId="77777777" w:rsidR="00C8342D" w:rsidRPr="0098293E" w:rsidRDefault="00FD5CA1" w:rsidP="001D0879">
            <w:pPr>
              <w:pStyle w:val="TableBody"/>
              <w:keepNext w:val="0"/>
              <w:keepLines w:val="0"/>
            </w:pPr>
            <w:r>
              <w:t>No</w:t>
            </w:r>
          </w:p>
        </w:tc>
      </w:tr>
      <w:tr w:rsidR="00C8342D" w:rsidRPr="0098293E" w14:paraId="0CE553FC" w14:textId="77777777" w:rsidTr="00C8342D">
        <w:trPr>
          <w:cantSplit/>
        </w:trPr>
        <w:tc>
          <w:tcPr>
            <w:tcW w:w="997" w:type="pct"/>
            <w:shd w:val="clear" w:color="auto" w:fill="auto"/>
            <w:tcMar>
              <w:top w:w="0" w:type="dxa"/>
              <w:left w:w="108" w:type="dxa"/>
              <w:bottom w:w="0" w:type="dxa"/>
              <w:right w:w="108" w:type="dxa"/>
            </w:tcMar>
          </w:tcPr>
          <w:p w14:paraId="0CE553FA" w14:textId="77777777" w:rsidR="00C8342D" w:rsidRPr="0098293E" w:rsidRDefault="00C8342D" w:rsidP="001D0879">
            <w:pPr>
              <w:pStyle w:val="TableBody"/>
              <w:keepNext w:val="0"/>
              <w:keepLines w:val="0"/>
            </w:pPr>
            <w:r>
              <w:t xml:space="preserve">Billing EOD </w:t>
            </w:r>
          </w:p>
        </w:tc>
        <w:tc>
          <w:tcPr>
            <w:tcW w:w="4003" w:type="pct"/>
            <w:shd w:val="clear" w:color="auto" w:fill="auto"/>
            <w:tcMar>
              <w:top w:w="0" w:type="dxa"/>
              <w:left w:w="108" w:type="dxa"/>
              <w:bottom w:w="0" w:type="dxa"/>
              <w:right w:w="108" w:type="dxa"/>
            </w:tcMar>
          </w:tcPr>
          <w:p w14:paraId="0CE553FB" w14:textId="77777777" w:rsidR="00C8342D" w:rsidRPr="0098293E" w:rsidRDefault="00FD5CA1" w:rsidP="001D0879">
            <w:pPr>
              <w:pStyle w:val="TableBody"/>
              <w:keepNext w:val="0"/>
              <w:keepLines w:val="0"/>
            </w:pPr>
            <w:r>
              <w:t>No</w:t>
            </w:r>
          </w:p>
        </w:tc>
      </w:tr>
      <w:tr w:rsidR="00C8342D" w:rsidRPr="0098293E" w14:paraId="0CE553FF" w14:textId="77777777" w:rsidTr="00C8342D">
        <w:trPr>
          <w:cantSplit/>
        </w:trPr>
        <w:tc>
          <w:tcPr>
            <w:tcW w:w="997" w:type="pct"/>
            <w:shd w:val="clear" w:color="auto" w:fill="auto"/>
            <w:tcMar>
              <w:top w:w="0" w:type="dxa"/>
              <w:left w:w="108" w:type="dxa"/>
              <w:bottom w:w="0" w:type="dxa"/>
              <w:right w:w="108" w:type="dxa"/>
            </w:tcMar>
          </w:tcPr>
          <w:p w14:paraId="0CE553FD" w14:textId="77777777" w:rsidR="00C8342D" w:rsidRPr="0098293E" w:rsidRDefault="00C8342D" w:rsidP="001D0879">
            <w:pPr>
              <w:pStyle w:val="TableBody"/>
              <w:keepNext w:val="0"/>
              <w:keepLines w:val="0"/>
            </w:pPr>
            <w:r>
              <w:t>Tables Clean Up</w:t>
            </w:r>
          </w:p>
        </w:tc>
        <w:tc>
          <w:tcPr>
            <w:tcW w:w="4003" w:type="pct"/>
            <w:shd w:val="clear" w:color="auto" w:fill="auto"/>
            <w:tcMar>
              <w:top w:w="0" w:type="dxa"/>
              <w:left w:w="108" w:type="dxa"/>
              <w:bottom w:w="0" w:type="dxa"/>
              <w:right w:w="108" w:type="dxa"/>
            </w:tcMar>
          </w:tcPr>
          <w:p w14:paraId="0CE553FE" w14:textId="77777777" w:rsidR="00C8342D" w:rsidRPr="0098293E" w:rsidRDefault="00FD5CA1" w:rsidP="001D0879">
            <w:pPr>
              <w:pStyle w:val="TableBody"/>
              <w:keepNext w:val="0"/>
              <w:keepLines w:val="0"/>
            </w:pPr>
            <w:r>
              <w:t>No</w:t>
            </w:r>
          </w:p>
        </w:tc>
      </w:tr>
      <w:tr w:rsidR="00C8342D" w:rsidRPr="0098293E" w14:paraId="0CE55402" w14:textId="77777777" w:rsidTr="00C8342D">
        <w:trPr>
          <w:cantSplit/>
        </w:trPr>
        <w:tc>
          <w:tcPr>
            <w:tcW w:w="997" w:type="pct"/>
            <w:shd w:val="clear" w:color="auto" w:fill="auto"/>
            <w:tcMar>
              <w:top w:w="0" w:type="dxa"/>
              <w:left w:w="108" w:type="dxa"/>
              <w:bottom w:w="0" w:type="dxa"/>
              <w:right w:w="108" w:type="dxa"/>
            </w:tcMar>
          </w:tcPr>
          <w:p w14:paraId="0CE55400" w14:textId="77777777" w:rsidR="00C8342D" w:rsidRPr="0098293E" w:rsidRDefault="00C8342D" w:rsidP="001D0879">
            <w:pPr>
              <w:pStyle w:val="TableBody"/>
              <w:keepNext w:val="0"/>
              <w:keepLines w:val="0"/>
            </w:pPr>
            <w:r>
              <w:t>TRB</w:t>
            </w:r>
          </w:p>
        </w:tc>
        <w:tc>
          <w:tcPr>
            <w:tcW w:w="4003" w:type="pct"/>
            <w:shd w:val="clear" w:color="auto" w:fill="auto"/>
            <w:tcMar>
              <w:top w:w="0" w:type="dxa"/>
              <w:left w:w="108" w:type="dxa"/>
              <w:bottom w:w="0" w:type="dxa"/>
              <w:right w:w="108" w:type="dxa"/>
            </w:tcMar>
          </w:tcPr>
          <w:p w14:paraId="0CE55401" w14:textId="77777777" w:rsidR="00C8342D" w:rsidRPr="0098293E" w:rsidRDefault="00FD5CA1" w:rsidP="001D0879">
            <w:pPr>
              <w:pStyle w:val="TableBody"/>
              <w:keepNext w:val="0"/>
              <w:keepLines w:val="0"/>
            </w:pPr>
            <w:r>
              <w:t>No</w:t>
            </w:r>
          </w:p>
        </w:tc>
      </w:tr>
      <w:tr w:rsidR="00C8342D" w:rsidRPr="0098293E" w14:paraId="0CE55405" w14:textId="77777777" w:rsidTr="00C8342D">
        <w:trPr>
          <w:cantSplit/>
        </w:trPr>
        <w:tc>
          <w:tcPr>
            <w:tcW w:w="997" w:type="pct"/>
            <w:shd w:val="clear" w:color="auto" w:fill="auto"/>
            <w:tcMar>
              <w:top w:w="0" w:type="dxa"/>
              <w:left w:w="108" w:type="dxa"/>
              <w:bottom w:w="0" w:type="dxa"/>
              <w:right w:w="108" w:type="dxa"/>
            </w:tcMar>
          </w:tcPr>
          <w:p w14:paraId="0CE55403" w14:textId="77777777" w:rsidR="00C8342D" w:rsidRPr="0098293E" w:rsidRDefault="009122ED" w:rsidP="001D0879">
            <w:pPr>
              <w:pStyle w:val="TableBody"/>
              <w:keepNext w:val="0"/>
              <w:keepLines w:val="0"/>
            </w:pPr>
            <w:r>
              <w:t>BT Performance</w:t>
            </w:r>
          </w:p>
        </w:tc>
        <w:tc>
          <w:tcPr>
            <w:tcW w:w="4003" w:type="pct"/>
            <w:shd w:val="clear" w:color="auto" w:fill="auto"/>
            <w:tcMar>
              <w:top w:w="0" w:type="dxa"/>
              <w:left w:w="108" w:type="dxa"/>
              <w:bottom w:w="0" w:type="dxa"/>
              <w:right w:w="108" w:type="dxa"/>
            </w:tcMar>
          </w:tcPr>
          <w:p w14:paraId="0CE55404" w14:textId="77777777" w:rsidR="00C8342D" w:rsidRPr="0098293E" w:rsidRDefault="00FD5CA1" w:rsidP="001D0879">
            <w:pPr>
              <w:pStyle w:val="TableBody"/>
              <w:keepNext w:val="0"/>
              <w:keepLines w:val="0"/>
            </w:pPr>
            <w:r>
              <w:t>No</w:t>
            </w:r>
          </w:p>
        </w:tc>
      </w:tr>
      <w:tr w:rsidR="009122ED" w:rsidRPr="0098293E" w14:paraId="0CE55408" w14:textId="77777777" w:rsidTr="00C8342D">
        <w:trPr>
          <w:cantSplit/>
        </w:trPr>
        <w:tc>
          <w:tcPr>
            <w:tcW w:w="997" w:type="pct"/>
            <w:shd w:val="clear" w:color="auto" w:fill="auto"/>
            <w:tcMar>
              <w:top w:w="0" w:type="dxa"/>
              <w:left w:w="108" w:type="dxa"/>
              <w:bottom w:w="0" w:type="dxa"/>
              <w:right w:w="108" w:type="dxa"/>
            </w:tcMar>
          </w:tcPr>
          <w:p w14:paraId="0CE55406" w14:textId="77777777" w:rsidR="009122ED" w:rsidRDefault="009122ED" w:rsidP="001D0879">
            <w:pPr>
              <w:pStyle w:val="TableBody"/>
              <w:keepNext w:val="0"/>
              <w:keepLines w:val="0"/>
            </w:pPr>
            <w:r>
              <w:t>BT Success Rate</w:t>
            </w:r>
          </w:p>
        </w:tc>
        <w:tc>
          <w:tcPr>
            <w:tcW w:w="4003" w:type="pct"/>
            <w:shd w:val="clear" w:color="auto" w:fill="auto"/>
            <w:tcMar>
              <w:top w:w="0" w:type="dxa"/>
              <w:left w:w="108" w:type="dxa"/>
              <w:bottom w:w="0" w:type="dxa"/>
              <w:right w:w="108" w:type="dxa"/>
            </w:tcMar>
          </w:tcPr>
          <w:p w14:paraId="0CE55407" w14:textId="77777777" w:rsidR="009122ED" w:rsidRPr="0098293E" w:rsidRDefault="00FD5CA1" w:rsidP="001D0879">
            <w:pPr>
              <w:pStyle w:val="TableBody"/>
              <w:keepNext w:val="0"/>
              <w:keepLines w:val="0"/>
            </w:pPr>
            <w:r>
              <w:t>No</w:t>
            </w:r>
          </w:p>
        </w:tc>
      </w:tr>
      <w:tr w:rsidR="009122ED" w:rsidRPr="0098293E" w14:paraId="0CE5540B" w14:textId="77777777" w:rsidTr="00C8342D">
        <w:trPr>
          <w:cantSplit/>
        </w:trPr>
        <w:tc>
          <w:tcPr>
            <w:tcW w:w="997" w:type="pct"/>
            <w:shd w:val="clear" w:color="auto" w:fill="auto"/>
            <w:tcMar>
              <w:top w:w="0" w:type="dxa"/>
              <w:left w:w="108" w:type="dxa"/>
              <w:bottom w:w="0" w:type="dxa"/>
              <w:right w:w="108" w:type="dxa"/>
            </w:tcMar>
          </w:tcPr>
          <w:p w14:paraId="0CE55409" w14:textId="77777777" w:rsidR="009122ED" w:rsidRDefault="009122ED" w:rsidP="001D0879">
            <w:pPr>
              <w:pStyle w:val="TableBody"/>
              <w:keepNext w:val="0"/>
              <w:keepLines w:val="0"/>
            </w:pPr>
          </w:p>
        </w:tc>
        <w:tc>
          <w:tcPr>
            <w:tcW w:w="4003" w:type="pct"/>
            <w:shd w:val="clear" w:color="auto" w:fill="auto"/>
            <w:tcMar>
              <w:top w:w="0" w:type="dxa"/>
              <w:left w:w="108" w:type="dxa"/>
              <w:bottom w:w="0" w:type="dxa"/>
              <w:right w:w="108" w:type="dxa"/>
            </w:tcMar>
          </w:tcPr>
          <w:p w14:paraId="0CE5540A" w14:textId="77777777" w:rsidR="009122ED" w:rsidRPr="0098293E" w:rsidRDefault="009122ED" w:rsidP="001D0879">
            <w:pPr>
              <w:pStyle w:val="TableBody"/>
              <w:keepNext w:val="0"/>
              <w:keepLines w:val="0"/>
            </w:pPr>
          </w:p>
        </w:tc>
      </w:tr>
    </w:tbl>
    <w:p w14:paraId="0CE5540C" w14:textId="77777777" w:rsidR="00C8342D" w:rsidRDefault="00C8342D" w:rsidP="00C8342D">
      <w:pPr>
        <w:pStyle w:val="BodyText"/>
        <w:ind w:left="0"/>
        <w:rPr>
          <w:highlight w:val="yellow"/>
        </w:rPr>
      </w:pPr>
    </w:p>
    <w:p w14:paraId="0CE5540D" w14:textId="77777777" w:rsidR="006C2B38" w:rsidRDefault="006C2B38" w:rsidP="006C2B38">
      <w:pPr>
        <w:pStyle w:val="Heading2"/>
        <w:tabs>
          <w:tab w:val="left" w:pos="1440"/>
        </w:tabs>
      </w:pPr>
      <w:bookmarkStart w:id="687" w:name="_Toc462972613"/>
      <w:r w:rsidRPr="00006C16">
        <w:t xml:space="preserve">Dormant Functionality </w:t>
      </w:r>
      <w:r w:rsidR="00006C16">
        <w:t>(On/Off Flag)</w:t>
      </w:r>
      <w:bookmarkEnd w:id="687"/>
    </w:p>
    <w:p w14:paraId="0CE5540E" w14:textId="77777777" w:rsidR="000D1A7D" w:rsidRPr="000D1A7D" w:rsidRDefault="000D1A7D" w:rsidP="000D1A7D">
      <w:pPr>
        <w:pStyle w:val="BodyText"/>
      </w:pPr>
      <w:r>
        <w:t>N/A</w:t>
      </w:r>
    </w:p>
    <w:p w14:paraId="0CE5540F" w14:textId="77777777" w:rsidR="005471C9" w:rsidRPr="00006C16" w:rsidRDefault="005471C9" w:rsidP="00C8342D">
      <w:pPr>
        <w:pStyle w:val="BodyText"/>
      </w:pPr>
    </w:p>
    <w:p w14:paraId="0CE55410" w14:textId="77777777" w:rsidR="00C4087F" w:rsidRPr="00136C49" w:rsidRDefault="00C4087F" w:rsidP="00B70803">
      <w:pPr>
        <w:pStyle w:val="Heading1"/>
        <w:numPr>
          <w:ilvl w:val="0"/>
          <w:numId w:val="0"/>
        </w:numPr>
        <w:sectPr w:rsidR="00C4087F" w:rsidRPr="00136C49" w:rsidSect="00371BEE">
          <w:pgSz w:w="12240" w:h="15840" w:code="1"/>
          <w:pgMar w:top="1152" w:right="1771" w:bottom="1152" w:left="1771" w:header="1008" w:footer="1008" w:gutter="360"/>
          <w:cols w:space="708"/>
          <w:titlePg/>
          <w:docGrid w:linePitch="360"/>
        </w:sectPr>
      </w:pPr>
    </w:p>
    <w:p w14:paraId="0CE55411" w14:textId="77777777" w:rsidR="00686757" w:rsidRPr="00006C16" w:rsidRDefault="00693817" w:rsidP="00686757">
      <w:pPr>
        <w:pStyle w:val="Heading2"/>
        <w:tabs>
          <w:tab w:val="left" w:pos="1440"/>
        </w:tabs>
      </w:pPr>
      <w:bookmarkStart w:id="688" w:name="_Toc462972614"/>
      <w:bookmarkStart w:id="689" w:name="_Toc365611222"/>
      <w:r w:rsidRPr="00006C16">
        <w:lastRenderedPageBreak/>
        <w:t>Impacted Components</w:t>
      </w:r>
      <w:bookmarkEnd w:id="688"/>
      <w:r w:rsidR="00686757" w:rsidRPr="00006C16">
        <w:t xml:space="preserve"> </w:t>
      </w:r>
      <w:bookmarkEnd w:id="689"/>
    </w:p>
    <w:p w14:paraId="0CE55412" w14:textId="77777777" w:rsidR="00686757" w:rsidRPr="0098293E" w:rsidRDefault="00686757" w:rsidP="00686757">
      <w:pPr>
        <w:pStyle w:val="BodyText"/>
      </w:pPr>
      <w:r w:rsidRPr="00006C16">
        <w:t>The following table lists the applicat</w:t>
      </w:r>
      <w:r w:rsidR="00693817" w:rsidRPr="00006C16">
        <w:t xml:space="preserve">ions and areas that will have an </w:t>
      </w:r>
      <w:r w:rsidR="00A24116" w:rsidRPr="00006C16">
        <w:t xml:space="preserve">operational </w:t>
      </w:r>
      <w:r w:rsidRPr="00006C16">
        <w:t>impact: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1"/>
        <w:gridCol w:w="888"/>
        <w:gridCol w:w="1155"/>
        <w:gridCol w:w="2504"/>
        <w:gridCol w:w="1080"/>
        <w:gridCol w:w="1596"/>
        <w:gridCol w:w="1022"/>
        <w:gridCol w:w="1289"/>
        <w:gridCol w:w="600"/>
        <w:gridCol w:w="1892"/>
        <w:gridCol w:w="945"/>
      </w:tblGrid>
      <w:tr w:rsidR="009160D8" w:rsidRPr="0098293E" w14:paraId="0CE5541E" w14:textId="77777777" w:rsidTr="00E92ECC">
        <w:trPr>
          <w:cantSplit/>
          <w:tblHeader/>
        </w:trPr>
        <w:tc>
          <w:tcPr>
            <w:tcW w:w="781" w:type="dxa"/>
            <w:tcBorders>
              <w:top w:val="single" w:sz="4" w:space="0" w:color="auto"/>
              <w:left w:val="single" w:sz="4" w:space="0" w:color="auto"/>
              <w:bottom w:val="single" w:sz="12" w:space="0" w:color="auto"/>
              <w:right w:val="single" w:sz="4" w:space="0" w:color="auto"/>
            </w:tcBorders>
            <w:vAlign w:val="bottom"/>
          </w:tcPr>
          <w:p w14:paraId="0CE55413" w14:textId="77777777" w:rsidR="00887D8A" w:rsidRPr="00BE5A72" w:rsidRDefault="00887D8A" w:rsidP="00686757">
            <w:pPr>
              <w:pStyle w:val="TableHeader"/>
              <w:rPr>
                <w:highlight w:val="cyan"/>
              </w:rPr>
            </w:pPr>
          </w:p>
        </w:tc>
        <w:tc>
          <w:tcPr>
            <w:tcW w:w="888" w:type="dxa"/>
            <w:tcBorders>
              <w:top w:val="single" w:sz="4" w:space="0" w:color="auto"/>
              <w:left w:val="single" w:sz="4" w:space="0" w:color="auto"/>
              <w:bottom w:val="single" w:sz="12" w:space="0" w:color="auto"/>
              <w:right w:val="single" w:sz="4" w:space="0" w:color="auto"/>
            </w:tcBorders>
            <w:vAlign w:val="bottom"/>
            <w:hideMark/>
          </w:tcPr>
          <w:p w14:paraId="0CE55414" w14:textId="77777777" w:rsidR="00887D8A" w:rsidRPr="00C522D0" w:rsidRDefault="00887D8A" w:rsidP="00686757">
            <w:pPr>
              <w:pStyle w:val="TableHeader"/>
            </w:pPr>
            <w:r w:rsidRPr="00C522D0">
              <w:t xml:space="preserve">New Process </w:t>
            </w:r>
            <w:r w:rsidRPr="00C522D0">
              <w:rPr>
                <w:sz w:val="14"/>
                <w:szCs w:val="14"/>
              </w:rPr>
              <w:t>(Job, Daemon, and so on)</w:t>
            </w:r>
          </w:p>
        </w:tc>
        <w:tc>
          <w:tcPr>
            <w:tcW w:w="1155" w:type="dxa"/>
            <w:tcBorders>
              <w:top w:val="single" w:sz="4" w:space="0" w:color="auto"/>
              <w:left w:val="single" w:sz="4" w:space="0" w:color="auto"/>
              <w:bottom w:val="single" w:sz="12" w:space="0" w:color="auto"/>
              <w:right w:val="single" w:sz="4" w:space="0" w:color="auto"/>
            </w:tcBorders>
            <w:vAlign w:val="bottom"/>
            <w:hideMark/>
          </w:tcPr>
          <w:p w14:paraId="0CE55415" w14:textId="77777777" w:rsidR="00887D8A" w:rsidRPr="00C522D0" w:rsidRDefault="00887D8A" w:rsidP="00686757">
            <w:pPr>
              <w:pStyle w:val="TableHeader"/>
            </w:pPr>
            <w:r w:rsidRPr="00C522D0">
              <w:t xml:space="preserve">Data Model Change in Application Tables </w:t>
            </w:r>
            <w:r w:rsidRPr="00C522D0">
              <w:rPr>
                <w:sz w:val="14"/>
                <w:szCs w:val="14"/>
              </w:rPr>
              <w:t>(New Tables or Columns in Existing Tables)</w:t>
            </w:r>
          </w:p>
        </w:tc>
        <w:tc>
          <w:tcPr>
            <w:tcW w:w="2504" w:type="dxa"/>
            <w:tcBorders>
              <w:top w:val="single" w:sz="4" w:space="0" w:color="auto"/>
              <w:left w:val="single" w:sz="4" w:space="0" w:color="auto"/>
              <w:bottom w:val="single" w:sz="12" w:space="0" w:color="auto"/>
              <w:right w:val="single" w:sz="4" w:space="0" w:color="auto"/>
            </w:tcBorders>
            <w:vAlign w:val="bottom"/>
            <w:hideMark/>
          </w:tcPr>
          <w:p w14:paraId="0CE55416" w14:textId="77777777" w:rsidR="00887D8A" w:rsidRPr="00C522D0" w:rsidRDefault="00887D8A" w:rsidP="00686757">
            <w:pPr>
              <w:pStyle w:val="TableHeader"/>
            </w:pPr>
            <w:r w:rsidRPr="00C522D0">
              <w:t>Increase of Volume on an Existing Table</w:t>
            </w:r>
          </w:p>
        </w:tc>
        <w:tc>
          <w:tcPr>
            <w:tcW w:w="1080" w:type="dxa"/>
            <w:tcBorders>
              <w:top w:val="single" w:sz="4" w:space="0" w:color="auto"/>
              <w:left w:val="single" w:sz="4" w:space="0" w:color="auto"/>
              <w:bottom w:val="single" w:sz="12" w:space="0" w:color="auto"/>
              <w:right w:val="single" w:sz="4" w:space="0" w:color="auto"/>
            </w:tcBorders>
            <w:vAlign w:val="bottom"/>
            <w:hideMark/>
          </w:tcPr>
          <w:p w14:paraId="0CE55417" w14:textId="77777777" w:rsidR="00887D8A" w:rsidRPr="00C522D0" w:rsidRDefault="00887D8A" w:rsidP="00686757">
            <w:pPr>
              <w:pStyle w:val="TableHeader"/>
            </w:pPr>
            <w:r w:rsidRPr="00C522D0">
              <w:t xml:space="preserve">Addition to Bill Format </w:t>
            </w:r>
            <w:r w:rsidRPr="00C522D0">
              <w:rPr>
                <w:sz w:val="14"/>
                <w:szCs w:val="14"/>
              </w:rPr>
              <w:t>(New Section, Line Item, and so on)</w:t>
            </w:r>
          </w:p>
        </w:tc>
        <w:tc>
          <w:tcPr>
            <w:tcW w:w="1596" w:type="dxa"/>
            <w:tcBorders>
              <w:top w:val="single" w:sz="4" w:space="0" w:color="auto"/>
              <w:left w:val="single" w:sz="4" w:space="0" w:color="auto"/>
              <w:bottom w:val="single" w:sz="12" w:space="0" w:color="auto"/>
              <w:right w:val="single" w:sz="4" w:space="0" w:color="auto"/>
            </w:tcBorders>
            <w:vAlign w:val="bottom"/>
            <w:hideMark/>
          </w:tcPr>
          <w:p w14:paraId="0CE55418" w14:textId="77777777" w:rsidR="00887D8A" w:rsidRPr="00C522D0" w:rsidRDefault="00887D8A" w:rsidP="00686757">
            <w:pPr>
              <w:pStyle w:val="TableHeader"/>
            </w:pPr>
            <w:r w:rsidRPr="00C522D0">
              <w:t xml:space="preserve">New Output File </w:t>
            </w:r>
            <w:r w:rsidRPr="00C522D0">
              <w:rPr>
                <w:sz w:val="14"/>
                <w:szCs w:val="14"/>
              </w:rPr>
              <w:t>(Even if Intermediate)</w:t>
            </w:r>
          </w:p>
        </w:tc>
        <w:tc>
          <w:tcPr>
            <w:tcW w:w="1022" w:type="dxa"/>
            <w:tcBorders>
              <w:top w:val="single" w:sz="4" w:space="0" w:color="auto"/>
              <w:left w:val="single" w:sz="4" w:space="0" w:color="auto"/>
              <w:bottom w:val="single" w:sz="12" w:space="0" w:color="auto"/>
              <w:right w:val="single" w:sz="4" w:space="0" w:color="auto"/>
            </w:tcBorders>
            <w:vAlign w:val="bottom"/>
            <w:hideMark/>
          </w:tcPr>
          <w:p w14:paraId="0CE55419" w14:textId="77777777" w:rsidR="00887D8A" w:rsidRPr="00C522D0" w:rsidRDefault="00887D8A" w:rsidP="00686757">
            <w:pPr>
              <w:pStyle w:val="TableHeader"/>
            </w:pPr>
            <w:r w:rsidRPr="00C522D0">
              <w:t>Existing Output Files with New Data Elements or Increased Volume</w:t>
            </w:r>
          </w:p>
        </w:tc>
        <w:tc>
          <w:tcPr>
            <w:tcW w:w="1289" w:type="dxa"/>
            <w:tcBorders>
              <w:top w:val="single" w:sz="4" w:space="0" w:color="auto"/>
              <w:left w:val="single" w:sz="4" w:space="0" w:color="auto"/>
              <w:bottom w:val="single" w:sz="12" w:space="0" w:color="auto"/>
              <w:right w:val="single" w:sz="4" w:space="0" w:color="auto"/>
            </w:tcBorders>
            <w:vAlign w:val="bottom"/>
            <w:hideMark/>
          </w:tcPr>
          <w:p w14:paraId="0CE5541A" w14:textId="77777777" w:rsidR="00887D8A" w:rsidRPr="00C522D0" w:rsidRDefault="00887D8A" w:rsidP="00686757">
            <w:pPr>
              <w:pStyle w:val="TableHeader"/>
            </w:pPr>
            <w:r w:rsidRPr="00C522D0">
              <w:t xml:space="preserve">New Input Files from </w:t>
            </w:r>
            <w:r w:rsidR="00A440EE">
              <w:t>USCC</w:t>
            </w:r>
            <w:r w:rsidRPr="00C522D0">
              <w:t xml:space="preserve"> or Third-party due to New Functionality</w:t>
            </w:r>
          </w:p>
        </w:tc>
        <w:tc>
          <w:tcPr>
            <w:tcW w:w="600" w:type="dxa"/>
            <w:tcBorders>
              <w:top w:val="single" w:sz="4" w:space="0" w:color="auto"/>
              <w:left w:val="single" w:sz="4" w:space="0" w:color="auto"/>
              <w:bottom w:val="single" w:sz="12" w:space="0" w:color="auto"/>
              <w:right w:val="single" w:sz="4" w:space="0" w:color="auto"/>
            </w:tcBorders>
            <w:vAlign w:val="bottom"/>
            <w:hideMark/>
          </w:tcPr>
          <w:p w14:paraId="0CE5541B" w14:textId="77777777" w:rsidR="00887D8A" w:rsidRPr="00C522D0" w:rsidRDefault="00887D8A" w:rsidP="00686757">
            <w:pPr>
              <w:pStyle w:val="TableHeader"/>
            </w:pPr>
            <w:r w:rsidRPr="00C522D0">
              <w:t>New APIs</w:t>
            </w:r>
          </w:p>
        </w:tc>
        <w:tc>
          <w:tcPr>
            <w:tcW w:w="1892" w:type="dxa"/>
            <w:tcBorders>
              <w:top w:val="single" w:sz="4" w:space="0" w:color="auto"/>
              <w:left w:val="single" w:sz="4" w:space="0" w:color="auto"/>
              <w:bottom w:val="single" w:sz="12" w:space="0" w:color="auto"/>
              <w:right w:val="single" w:sz="4" w:space="0" w:color="auto"/>
            </w:tcBorders>
            <w:vAlign w:val="bottom"/>
            <w:hideMark/>
          </w:tcPr>
          <w:p w14:paraId="0CE5541C" w14:textId="77777777" w:rsidR="00887D8A" w:rsidRPr="00C522D0" w:rsidRDefault="00887D8A" w:rsidP="00686757">
            <w:pPr>
              <w:pStyle w:val="TableHeader"/>
            </w:pPr>
            <w:r w:rsidRPr="00C522D0">
              <w:t>Changes/Additions to API/WS/Tuxedo/TRB due to New Functionality and Additional Volume</w:t>
            </w:r>
          </w:p>
        </w:tc>
        <w:tc>
          <w:tcPr>
            <w:tcW w:w="945" w:type="dxa"/>
            <w:tcBorders>
              <w:top w:val="single" w:sz="4" w:space="0" w:color="auto"/>
              <w:left w:val="single" w:sz="4" w:space="0" w:color="auto"/>
              <w:bottom w:val="single" w:sz="12" w:space="0" w:color="auto"/>
              <w:right w:val="single" w:sz="4" w:space="0" w:color="auto"/>
            </w:tcBorders>
          </w:tcPr>
          <w:p w14:paraId="0CE5541D" w14:textId="77777777" w:rsidR="00887D8A" w:rsidRPr="00C522D0" w:rsidRDefault="00887D8A" w:rsidP="00686757">
            <w:pPr>
              <w:pStyle w:val="TableHeader"/>
            </w:pPr>
            <w:r w:rsidRPr="00A440EE">
              <w:t>Screen Changes</w:t>
            </w:r>
          </w:p>
        </w:tc>
      </w:tr>
      <w:tr w:rsidR="009160D8" w:rsidRPr="0098293E" w14:paraId="0CE5542C" w14:textId="77777777" w:rsidTr="00E92ECC">
        <w:trPr>
          <w:cantSplit/>
        </w:trPr>
        <w:tc>
          <w:tcPr>
            <w:tcW w:w="781" w:type="dxa"/>
            <w:tcBorders>
              <w:top w:val="single" w:sz="12" w:space="0" w:color="auto"/>
              <w:left w:val="single" w:sz="4" w:space="0" w:color="auto"/>
              <w:bottom w:val="single" w:sz="4" w:space="0" w:color="auto"/>
              <w:right w:val="single" w:sz="4" w:space="0" w:color="auto"/>
            </w:tcBorders>
          </w:tcPr>
          <w:p w14:paraId="0CE5541F" w14:textId="77777777" w:rsidR="009160D8" w:rsidRPr="0098293E" w:rsidRDefault="009160D8" w:rsidP="009160D8">
            <w:pPr>
              <w:pStyle w:val="TableBody"/>
              <w:keepNext w:val="0"/>
              <w:keepLines w:val="0"/>
            </w:pPr>
            <w:r>
              <w:t>APRM</w:t>
            </w:r>
          </w:p>
        </w:tc>
        <w:tc>
          <w:tcPr>
            <w:tcW w:w="888" w:type="dxa"/>
            <w:tcBorders>
              <w:top w:val="single" w:sz="12" w:space="0" w:color="auto"/>
              <w:left w:val="single" w:sz="4" w:space="0" w:color="auto"/>
              <w:bottom w:val="single" w:sz="4" w:space="0" w:color="auto"/>
              <w:right w:val="single" w:sz="4" w:space="0" w:color="auto"/>
            </w:tcBorders>
          </w:tcPr>
          <w:p w14:paraId="0CE55420" w14:textId="77777777" w:rsidR="009160D8" w:rsidRPr="0098293E" w:rsidRDefault="009160D8" w:rsidP="009160D8">
            <w:pPr>
              <w:pStyle w:val="TableBody"/>
              <w:keepNext w:val="0"/>
              <w:keepLines w:val="0"/>
            </w:pPr>
            <w:r>
              <w:t>No</w:t>
            </w:r>
          </w:p>
        </w:tc>
        <w:tc>
          <w:tcPr>
            <w:tcW w:w="1155" w:type="dxa"/>
            <w:tcBorders>
              <w:top w:val="single" w:sz="12" w:space="0" w:color="auto"/>
              <w:left w:val="single" w:sz="4" w:space="0" w:color="auto"/>
              <w:bottom w:val="single" w:sz="4" w:space="0" w:color="auto"/>
              <w:right w:val="single" w:sz="4" w:space="0" w:color="auto"/>
            </w:tcBorders>
          </w:tcPr>
          <w:p w14:paraId="0CE55421" w14:textId="77777777" w:rsidR="009160D8" w:rsidRPr="0098293E" w:rsidRDefault="009160D8" w:rsidP="009160D8">
            <w:pPr>
              <w:pStyle w:val="TableBody"/>
              <w:keepNext w:val="0"/>
              <w:keepLines w:val="0"/>
            </w:pPr>
            <w:r>
              <w:t>No</w:t>
            </w:r>
          </w:p>
        </w:tc>
        <w:tc>
          <w:tcPr>
            <w:tcW w:w="2504" w:type="dxa"/>
            <w:tcBorders>
              <w:top w:val="single" w:sz="12" w:space="0" w:color="auto"/>
              <w:left w:val="single" w:sz="4" w:space="0" w:color="auto"/>
              <w:bottom w:val="single" w:sz="4" w:space="0" w:color="auto"/>
              <w:right w:val="single" w:sz="4" w:space="0" w:color="auto"/>
            </w:tcBorders>
          </w:tcPr>
          <w:p w14:paraId="0CE55422" w14:textId="77777777" w:rsidR="009160D8" w:rsidRDefault="009160D8" w:rsidP="009160D8">
            <w:pPr>
              <w:pStyle w:val="TableBody"/>
              <w:keepNext w:val="0"/>
              <w:keepLines w:val="0"/>
              <w:rPr>
                <w:rFonts w:ascii="Courier" w:hAnsi="Courier" w:cs="Courier"/>
                <w:color w:val="000000"/>
                <w:lang w:bidi="ar-SA"/>
              </w:rPr>
            </w:pPr>
            <w:r>
              <w:rPr>
                <w:rFonts w:ascii="Courier" w:hAnsi="Courier" w:cs="Courier"/>
                <w:color w:val="000000"/>
                <w:highlight w:val="white"/>
                <w:lang w:bidi="ar-SA"/>
              </w:rPr>
              <w:t>PRM_ROM_OUTCOL_EVENTS</w:t>
            </w:r>
          </w:p>
          <w:p w14:paraId="0CE55423" w14:textId="77777777" w:rsidR="009160D8" w:rsidRDefault="009160D8" w:rsidP="009160D8">
            <w:pPr>
              <w:pStyle w:val="TableBody"/>
              <w:keepNext w:val="0"/>
              <w:keepLines w:val="0"/>
              <w:rPr>
                <w:rFonts w:ascii="Courier" w:hAnsi="Courier" w:cs="Courier"/>
                <w:color w:val="000000"/>
                <w:lang w:bidi="ar-SA"/>
              </w:rPr>
            </w:pPr>
            <w:r>
              <w:rPr>
                <w:rFonts w:ascii="Courier" w:hAnsi="Courier" w:cs="Courier"/>
                <w:color w:val="000000"/>
                <w:highlight w:val="white"/>
                <w:lang w:bidi="ar-SA"/>
              </w:rPr>
              <w:t>PRM_ROM_OUTCOL_EXT_DATAKEY</w:t>
            </w:r>
          </w:p>
          <w:p w14:paraId="0CE55424" w14:textId="77777777" w:rsidR="009160D8" w:rsidRPr="0098293E" w:rsidRDefault="009160D8" w:rsidP="009160D8">
            <w:pPr>
              <w:pStyle w:val="TableBody"/>
              <w:keepNext w:val="0"/>
              <w:keepLines w:val="0"/>
            </w:pPr>
            <w:r>
              <w:rPr>
                <w:rFonts w:ascii="Courier" w:hAnsi="Courier" w:cs="Courier"/>
                <w:color w:val="000000"/>
                <w:highlight w:val="white"/>
                <w:lang w:bidi="ar-SA"/>
              </w:rPr>
              <w:t>PRM_ROM_INCOL_EVENTS</w:t>
            </w:r>
          </w:p>
        </w:tc>
        <w:tc>
          <w:tcPr>
            <w:tcW w:w="1080" w:type="dxa"/>
            <w:tcBorders>
              <w:top w:val="single" w:sz="12" w:space="0" w:color="auto"/>
              <w:left w:val="single" w:sz="4" w:space="0" w:color="auto"/>
              <w:bottom w:val="single" w:sz="4" w:space="0" w:color="auto"/>
              <w:right w:val="single" w:sz="4" w:space="0" w:color="auto"/>
            </w:tcBorders>
          </w:tcPr>
          <w:p w14:paraId="0CE55425" w14:textId="77777777" w:rsidR="009160D8" w:rsidRPr="0098293E" w:rsidRDefault="009160D8" w:rsidP="009160D8">
            <w:pPr>
              <w:pStyle w:val="TableBody"/>
              <w:keepNext w:val="0"/>
              <w:keepLines w:val="0"/>
            </w:pPr>
            <w:r>
              <w:t>No</w:t>
            </w:r>
          </w:p>
        </w:tc>
        <w:tc>
          <w:tcPr>
            <w:tcW w:w="1596" w:type="dxa"/>
            <w:tcBorders>
              <w:top w:val="single" w:sz="12" w:space="0" w:color="auto"/>
              <w:left w:val="single" w:sz="4" w:space="0" w:color="auto"/>
              <w:bottom w:val="single" w:sz="4" w:space="0" w:color="auto"/>
              <w:right w:val="single" w:sz="4" w:space="0" w:color="auto"/>
            </w:tcBorders>
          </w:tcPr>
          <w:p w14:paraId="0CE55426" w14:textId="77777777" w:rsidR="009160D8" w:rsidRPr="0098293E" w:rsidRDefault="00E92ECC" w:rsidP="00E92ECC">
            <w:pPr>
              <w:pStyle w:val="TableBody"/>
              <w:keepNext w:val="0"/>
              <w:keepLines w:val="0"/>
            </w:pPr>
            <w:r>
              <w:t>SAP extract Inbound and Outbound will contains also VoLTE data (it’s not a new file)</w:t>
            </w:r>
          </w:p>
        </w:tc>
        <w:tc>
          <w:tcPr>
            <w:tcW w:w="1022" w:type="dxa"/>
            <w:tcBorders>
              <w:top w:val="single" w:sz="12" w:space="0" w:color="auto"/>
              <w:left w:val="single" w:sz="4" w:space="0" w:color="auto"/>
              <w:bottom w:val="single" w:sz="4" w:space="0" w:color="auto"/>
              <w:right w:val="single" w:sz="4" w:space="0" w:color="auto"/>
            </w:tcBorders>
          </w:tcPr>
          <w:p w14:paraId="0CE55427" w14:textId="77777777" w:rsidR="009160D8" w:rsidRPr="0098293E" w:rsidRDefault="009160D8" w:rsidP="009160D8">
            <w:pPr>
              <w:pStyle w:val="TableBody"/>
              <w:keepNext w:val="0"/>
              <w:keepLines w:val="0"/>
            </w:pPr>
            <w:r>
              <w:t>No</w:t>
            </w:r>
          </w:p>
        </w:tc>
        <w:tc>
          <w:tcPr>
            <w:tcW w:w="1289" w:type="dxa"/>
            <w:tcBorders>
              <w:top w:val="single" w:sz="12" w:space="0" w:color="auto"/>
              <w:left w:val="single" w:sz="4" w:space="0" w:color="auto"/>
              <w:bottom w:val="single" w:sz="4" w:space="0" w:color="auto"/>
              <w:right w:val="single" w:sz="4" w:space="0" w:color="auto"/>
            </w:tcBorders>
          </w:tcPr>
          <w:p w14:paraId="0CE55428" w14:textId="77777777" w:rsidR="009160D8" w:rsidRPr="0098293E" w:rsidRDefault="00E92ECC" w:rsidP="009160D8">
            <w:pPr>
              <w:pStyle w:val="TableBody"/>
              <w:keepNext w:val="0"/>
              <w:keepLines w:val="0"/>
            </w:pPr>
            <w:r>
              <w:t>OUTD files from NDC will contain new values for the VoLTE events</w:t>
            </w:r>
          </w:p>
        </w:tc>
        <w:tc>
          <w:tcPr>
            <w:tcW w:w="600" w:type="dxa"/>
            <w:tcBorders>
              <w:top w:val="single" w:sz="12" w:space="0" w:color="auto"/>
              <w:left w:val="single" w:sz="4" w:space="0" w:color="auto"/>
              <w:bottom w:val="single" w:sz="4" w:space="0" w:color="auto"/>
              <w:right w:val="single" w:sz="4" w:space="0" w:color="auto"/>
            </w:tcBorders>
          </w:tcPr>
          <w:p w14:paraId="0CE55429" w14:textId="77777777" w:rsidR="009160D8" w:rsidRPr="0098293E" w:rsidRDefault="009160D8" w:rsidP="009160D8">
            <w:pPr>
              <w:pStyle w:val="TableBody"/>
            </w:pPr>
            <w:r>
              <w:t>No</w:t>
            </w:r>
          </w:p>
        </w:tc>
        <w:tc>
          <w:tcPr>
            <w:tcW w:w="1892" w:type="dxa"/>
            <w:tcBorders>
              <w:top w:val="single" w:sz="12" w:space="0" w:color="auto"/>
              <w:left w:val="single" w:sz="4" w:space="0" w:color="auto"/>
              <w:bottom w:val="single" w:sz="4" w:space="0" w:color="auto"/>
              <w:right w:val="single" w:sz="4" w:space="0" w:color="auto"/>
            </w:tcBorders>
          </w:tcPr>
          <w:p w14:paraId="0CE5542A" w14:textId="77777777" w:rsidR="009160D8" w:rsidRPr="0098293E" w:rsidRDefault="009160D8" w:rsidP="009160D8">
            <w:pPr>
              <w:pStyle w:val="TableBody"/>
            </w:pPr>
            <w:r>
              <w:t>No</w:t>
            </w:r>
          </w:p>
        </w:tc>
        <w:tc>
          <w:tcPr>
            <w:tcW w:w="945" w:type="dxa"/>
            <w:tcBorders>
              <w:top w:val="single" w:sz="12" w:space="0" w:color="auto"/>
              <w:left w:val="single" w:sz="4" w:space="0" w:color="auto"/>
              <w:bottom w:val="single" w:sz="4" w:space="0" w:color="auto"/>
              <w:right w:val="single" w:sz="4" w:space="0" w:color="auto"/>
            </w:tcBorders>
          </w:tcPr>
          <w:p w14:paraId="0CE5542B" w14:textId="77777777" w:rsidR="009160D8" w:rsidRPr="0098293E" w:rsidRDefault="009160D8" w:rsidP="009160D8">
            <w:pPr>
              <w:pStyle w:val="TableBody"/>
            </w:pPr>
            <w:r>
              <w:t>No</w:t>
            </w:r>
          </w:p>
        </w:tc>
      </w:tr>
      <w:tr w:rsidR="009160D8" w:rsidRPr="0098293E" w14:paraId="0CE55438" w14:textId="77777777" w:rsidTr="00E92ECC">
        <w:trPr>
          <w:cantSplit/>
        </w:trPr>
        <w:tc>
          <w:tcPr>
            <w:tcW w:w="781" w:type="dxa"/>
            <w:tcBorders>
              <w:top w:val="single" w:sz="4" w:space="0" w:color="auto"/>
              <w:left w:val="single" w:sz="4" w:space="0" w:color="auto"/>
              <w:bottom w:val="single" w:sz="4" w:space="0" w:color="auto"/>
              <w:right w:val="single" w:sz="4" w:space="0" w:color="auto"/>
            </w:tcBorders>
          </w:tcPr>
          <w:p w14:paraId="0CE5542D" w14:textId="77777777" w:rsidR="009160D8" w:rsidRPr="0098293E" w:rsidRDefault="009160D8" w:rsidP="009160D8">
            <w:pPr>
              <w:pStyle w:val="TableBody"/>
              <w:keepNext w:val="0"/>
              <w:keepLines w:val="0"/>
            </w:pPr>
            <w:r>
              <w:t>ARCM</w:t>
            </w:r>
          </w:p>
        </w:tc>
        <w:tc>
          <w:tcPr>
            <w:tcW w:w="888" w:type="dxa"/>
            <w:tcBorders>
              <w:top w:val="single" w:sz="4" w:space="0" w:color="auto"/>
              <w:left w:val="single" w:sz="4" w:space="0" w:color="auto"/>
              <w:bottom w:val="single" w:sz="4" w:space="0" w:color="auto"/>
              <w:right w:val="single" w:sz="4" w:space="0" w:color="auto"/>
            </w:tcBorders>
          </w:tcPr>
          <w:p w14:paraId="0CE5542E" w14:textId="77777777" w:rsidR="009160D8" w:rsidRPr="0098293E" w:rsidRDefault="00D34C13" w:rsidP="009160D8">
            <w:pPr>
              <w:pStyle w:val="TableBody"/>
              <w:keepNext w:val="0"/>
              <w:keepLines w:val="0"/>
            </w:pPr>
            <w:r>
              <w:t>No</w:t>
            </w:r>
          </w:p>
        </w:tc>
        <w:tc>
          <w:tcPr>
            <w:tcW w:w="1155" w:type="dxa"/>
            <w:tcBorders>
              <w:top w:val="single" w:sz="4" w:space="0" w:color="auto"/>
              <w:left w:val="single" w:sz="4" w:space="0" w:color="auto"/>
              <w:bottom w:val="single" w:sz="4" w:space="0" w:color="auto"/>
              <w:right w:val="single" w:sz="4" w:space="0" w:color="auto"/>
            </w:tcBorders>
          </w:tcPr>
          <w:p w14:paraId="0CE5542F" w14:textId="77777777" w:rsidR="009160D8" w:rsidRPr="0098293E" w:rsidRDefault="00D34C13" w:rsidP="009160D8">
            <w:pPr>
              <w:pStyle w:val="TableBody"/>
              <w:keepNext w:val="0"/>
              <w:keepLines w:val="0"/>
            </w:pPr>
            <w:r>
              <w:t>No</w:t>
            </w:r>
          </w:p>
        </w:tc>
        <w:tc>
          <w:tcPr>
            <w:tcW w:w="2504" w:type="dxa"/>
            <w:tcBorders>
              <w:top w:val="single" w:sz="4" w:space="0" w:color="auto"/>
              <w:left w:val="single" w:sz="4" w:space="0" w:color="auto"/>
              <w:bottom w:val="single" w:sz="4" w:space="0" w:color="auto"/>
              <w:right w:val="single" w:sz="4" w:space="0" w:color="auto"/>
            </w:tcBorders>
          </w:tcPr>
          <w:p w14:paraId="0CE55430" w14:textId="77777777" w:rsidR="009160D8" w:rsidRPr="0098293E" w:rsidRDefault="00F72999" w:rsidP="009160D8">
            <w:pPr>
              <w:pStyle w:val="TableBody"/>
              <w:keepNext w:val="0"/>
              <w:keepLines w:val="0"/>
            </w:pPr>
            <w:r>
              <w:t xml:space="preserve">ARCM tables - </w:t>
            </w:r>
            <w:r w:rsidR="00D34C13">
              <w:t>Volume driven</w:t>
            </w:r>
          </w:p>
        </w:tc>
        <w:tc>
          <w:tcPr>
            <w:tcW w:w="1080" w:type="dxa"/>
            <w:tcBorders>
              <w:top w:val="single" w:sz="4" w:space="0" w:color="auto"/>
              <w:left w:val="single" w:sz="4" w:space="0" w:color="auto"/>
              <w:bottom w:val="single" w:sz="4" w:space="0" w:color="auto"/>
              <w:right w:val="single" w:sz="4" w:space="0" w:color="auto"/>
            </w:tcBorders>
          </w:tcPr>
          <w:p w14:paraId="0CE55431" w14:textId="77777777" w:rsidR="009160D8" w:rsidRPr="0098293E" w:rsidRDefault="00D34C13" w:rsidP="009160D8">
            <w:pPr>
              <w:pStyle w:val="TableBody"/>
              <w:keepNext w:val="0"/>
              <w:keepLines w:val="0"/>
            </w:pPr>
            <w:r>
              <w:t>No</w:t>
            </w:r>
          </w:p>
        </w:tc>
        <w:tc>
          <w:tcPr>
            <w:tcW w:w="1596" w:type="dxa"/>
            <w:tcBorders>
              <w:top w:val="single" w:sz="4" w:space="0" w:color="auto"/>
              <w:left w:val="single" w:sz="4" w:space="0" w:color="auto"/>
              <w:bottom w:val="single" w:sz="4" w:space="0" w:color="auto"/>
              <w:right w:val="single" w:sz="4" w:space="0" w:color="auto"/>
            </w:tcBorders>
          </w:tcPr>
          <w:p w14:paraId="0CE55432" w14:textId="77777777" w:rsidR="009160D8" w:rsidRPr="0098293E" w:rsidRDefault="00D34C13" w:rsidP="009160D8">
            <w:pPr>
              <w:pStyle w:val="TableBody"/>
              <w:keepNext w:val="0"/>
              <w:keepLines w:val="0"/>
            </w:pPr>
            <w:r>
              <w:t>Yes – new TAP version</w:t>
            </w:r>
          </w:p>
        </w:tc>
        <w:tc>
          <w:tcPr>
            <w:tcW w:w="1022" w:type="dxa"/>
            <w:tcBorders>
              <w:top w:val="single" w:sz="4" w:space="0" w:color="auto"/>
              <w:left w:val="single" w:sz="4" w:space="0" w:color="auto"/>
              <w:bottom w:val="single" w:sz="4" w:space="0" w:color="auto"/>
              <w:right w:val="single" w:sz="4" w:space="0" w:color="auto"/>
            </w:tcBorders>
          </w:tcPr>
          <w:p w14:paraId="0CE55433" w14:textId="77777777" w:rsidR="009160D8" w:rsidRPr="0098293E" w:rsidRDefault="00D34C13" w:rsidP="009160D8">
            <w:pPr>
              <w:pStyle w:val="TableBody"/>
              <w:keepNext w:val="0"/>
              <w:keepLines w:val="0"/>
            </w:pPr>
            <w:r>
              <w:t>No</w:t>
            </w:r>
          </w:p>
        </w:tc>
        <w:tc>
          <w:tcPr>
            <w:tcW w:w="1289" w:type="dxa"/>
            <w:tcBorders>
              <w:top w:val="single" w:sz="4" w:space="0" w:color="auto"/>
              <w:left w:val="single" w:sz="4" w:space="0" w:color="auto"/>
              <w:bottom w:val="single" w:sz="4" w:space="0" w:color="auto"/>
              <w:right w:val="single" w:sz="4" w:space="0" w:color="auto"/>
            </w:tcBorders>
          </w:tcPr>
          <w:p w14:paraId="0CE55434" w14:textId="77777777" w:rsidR="009160D8" w:rsidRPr="0098293E" w:rsidRDefault="00D34C13" w:rsidP="009160D8">
            <w:pPr>
              <w:pStyle w:val="TableBody"/>
              <w:keepNext w:val="0"/>
              <w:keepLines w:val="0"/>
            </w:pPr>
            <w:r>
              <w:t>Yes – new TAP version</w:t>
            </w:r>
          </w:p>
        </w:tc>
        <w:tc>
          <w:tcPr>
            <w:tcW w:w="600" w:type="dxa"/>
            <w:tcBorders>
              <w:top w:val="single" w:sz="4" w:space="0" w:color="auto"/>
              <w:left w:val="single" w:sz="4" w:space="0" w:color="auto"/>
              <w:bottom w:val="single" w:sz="4" w:space="0" w:color="auto"/>
              <w:right w:val="single" w:sz="4" w:space="0" w:color="auto"/>
            </w:tcBorders>
          </w:tcPr>
          <w:p w14:paraId="0CE55435" w14:textId="77777777" w:rsidR="009160D8" w:rsidRPr="0098293E" w:rsidRDefault="00D34C13" w:rsidP="009160D8">
            <w:pPr>
              <w:pStyle w:val="TableBody"/>
            </w:pPr>
            <w:r>
              <w:t>No</w:t>
            </w:r>
          </w:p>
        </w:tc>
        <w:tc>
          <w:tcPr>
            <w:tcW w:w="1892" w:type="dxa"/>
            <w:tcBorders>
              <w:top w:val="single" w:sz="4" w:space="0" w:color="auto"/>
              <w:left w:val="single" w:sz="4" w:space="0" w:color="auto"/>
              <w:bottom w:val="single" w:sz="4" w:space="0" w:color="auto"/>
              <w:right w:val="single" w:sz="4" w:space="0" w:color="auto"/>
            </w:tcBorders>
          </w:tcPr>
          <w:p w14:paraId="0CE55436" w14:textId="77777777" w:rsidR="009160D8" w:rsidRPr="0098293E" w:rsidRDefault="00D34C13" w:rsidP="009160D8">
            <w:pPr>
              <w:pStyle w:val="TableBody"/>
            </w:pPr>
            <w:r>
              <w:t>No</w:t>
            </w:r>
          </w:p>
        </w:tc>
        <w:tc>
          <w:tcPr>
            <w:tcW w:w="945" w:type="dxa"/>
            <w:tcBorders>
              <w:top w:val="single" w:sz="4" w:space="0" w:color="auto"/>
              <w:left w:val="single" w:sz="4" w:space="0" w:color="auto"/>
              <w:bottom w:val="single" w:sz="4" w:space="0" w:color="auto"/>
              <w:right w:val="single" w:sz="4" w:space="0" w:color="auto"/>
            </w:tcBorders>
          </w:tcPr>
          <w:p w14:paraId="0CE55437" w14:textId="77777777" w:rsidR="009160D8" w:rsidRPr="0098293E" w:rsidRDefault="00D34C13" w:rsidP="009160D8">
            <w:pPr>
              <w:pStyle w:val="TableBody"/>
            </w:pPr>
            <w:r>
              <w:t>No</w:t>
            </w:r>
          </w:p>
        </w:tc>
      </w:tr>
      <w:tr w:rsidR="009160D8" w:rsidRPr="0098293E" w14:paraId="0CE55444" w14:textId="77777777" w:rsidTr="00E92ECC">
        <w:trPr>
          <w:cantSplit/>
        </w:trPr>
        <w:tc>
          <w:tcPr>
            <w:tcW w:w="781" w:type="dxa"/>
            <w:tcBorders>
              <w:top w:val="single" w:sz="4" w:space="0" w:color="auto"/>
              <w:left w:val="single" w:sz="4" w:space="0" w:color="auto"/>
              <w:bottom w:val="single" w:sz="4" w:space="0" w:color="auto"/>
              <w:right w:val="single" w:sz="4" w:space="0" w:color="auto"/>
            </w:tcBorders>
          </w:tcPr>
          <w:p w14:paraId="0CE55439" w14:textId="77777777" w:rsidR="009160D8" w:rsidRPr="0098293E" w:rsidRDefault="009160D8" w:rsidP="009160D8">
            <w:pPr>
              <w:pStyle w:val="TableBody"/>
              <w:keepNext w:val="0"/>
              <w:keepLines w:val="0"/>
            </w:pPr>
          </w:p>
        </w:tc>
        <w:tc>
          <w:tcPr>
            <w:tcW w:w="888" w:type="dxa"/>
            <w:tcBorders>
              <w:top w:val="single" w:sz="4" w:space="0" w:color="auto"/>
              <w:left w:val="single" w:sz="4" w:space="0" w:color="auto"/>
              <w:bottom w:val="single" w:sz="4" w:space="0" w:color="auto"/>
              <w:right w:val="single" w:sz="4" w:space="0" w:color="auto"/>
            </w:tcBorders>
          </w:tcPr>
          <w:p w14:paraId="0CE5543A" w14:textId="77777777" w:rsidR="009160D8" w:rsidRPr="0098293E" w:rsidRDefault="009160D8" w:rsidP="009160D8">
            <w:pPr>
              <w:pStyle w:val="TableBody"/>
              <w:keepNext w:val="0"/>
              <w:keepLines w:val="0"/>
            </w:pPr>
          </w:p>
        </w:tc>
        <w:tc>
          <w:tcPr>
            <w:tcW w:w="1155" w:type="dxa"/>
            <w:tcBorders>
              <w:top w:val="single" w:sz="4" w:space="0" w:color="auto"/>
              <w:left w:val="single" w:sz="4" w:space="0" w:color="auto"/>
              <w:bottom w:val="single" w:sz="4" w:space="0" w:color="auto"/>
              <w:right w:val="single" w:sz="4" w:space="0" w:color="auto"/>
            </w:tcBorders>
          </w:tcPr>
          <w:p w14:paraId="0CE5543B" w14:textId="77777777" w:rsidR="009160D8" w:rsidRPr="0098293E" w:rsidRDefault="009160D8" w:rsidP="009160D8">
            <w:pPr>
              <w:pStyle w:val="TableBody"/>
              <w:keepNext w:val="0"/>
              <w:keepLines w:val="0"/>
            </w:pPr>
          </w:p>
        </w:tc>
        <w:tc>
          <w:tcPr>
            <w:tcW w:w="2504" w:type="dxa"/>
            <w:tcBorders>
              <w:top w:val="single" w:sz="4" w:space="0" w:color="auto"/>
              <w:left w:val="single" w:sz="4" w:space="0" w:color="auto"/>
              <w:bottom w:val="single" w:sz="4" w:space="0" w:color="auto"/>
              <w:right w:val="single" w:sz="4" w:space="0" w:color="auto"/>
            </w:tcBorders>
          </w:tcPr>
          <w:p w14:paraId="0CE5543C" w14:textId="77777777" w:rsidR="009160D8" w:rsidRPr="0098293E" w:rsidRDefault="009160D8" w:rsidP="009160D8">
            <w:pPr>
              <w:pStyle w:val="TableBody"/>
              <w:keepNext w:val="0"/>
              <w:keepLines w:val="0"/>
            </w:pPr>
          </w:p>
        </w:tc>
        <w:tc>
          <w:tcPr>
            <w:tcW w:w="1080" w:type="dxa"/>
            <w:tcBorders>
              <w:top w:val="single" w:sz="4" w:space="0" w:color="auto"/>
              <w:left w:val="single" w:sz="4" w:space="0" w:color="auto"/>
              <w:bottom w:val="single" w:sz="4" w:space="0" w:color="auto"/>
              <w:right w:val="single" w:sz="4" w:space="0" w:color="auto"/>
            </w:tcBorders>
          </w:tcPr>
          <w:p w14:paraId="0CE5543D" w14:textId="77777777" w:rsidR="009160D8" w:rsidRPr="0098293E" w:rsidRDefault="009160D8" w:rsidP="009160D8">
            <w:pPr>
              <w:pStyle w:val="TableBody"/>
              <w:keepNext w:val="0"/>
              <w:keepLines w:val="0"/>
            </w:pPr>
          </w:p>
        </w:tc>
        <w:tc>
          <w:tcPr>
            <w:tcW w:w="1596" w:type="dxa"/>
            <w:tcBorders>
              <w:top w:val="single" w:sz="4" w:space="0" w:color="auto"/>
              <w:left w:val="single" w:sz="4" w:space="0" w:color="auto"/>
              <w:bottom w:val="single" w:sz="4" w:space="0" w:color="auto"/>
              <w:right w:val="single" w:sz="4" w:space="0" w:color="auto"/>
            </w:tcBorders>
          </w:tcPr>
          <w:p w14:paraId="0CE5543E" w14:textId="77777777" w:rsidR="009160D8" w:rsidRPr="0098293E" w:rsidRDefault="009160D8" w:rsidP="009160D8">
            <w:pPr>
              <w:pStyle w:val="TableBody"/>
              <w:keepNext w:val="0"/>
              <w:keepLines w:val="0"/>
            </w:pPr>
          </w:p>
        </w:tc>
        <w:tc>
          <w:tcPr>
            <w:tcW w:w="1022" w:type="dxa"/>
            <w:tcBorders>
              <w:top w:val="single" w:sz="4" w:space="0" w:color="auto"/>
              <w:left w:val="single" w:sz="4" w:space="0" w:color="auto"/>
              <w:bottom w:val="single" w:sz="4" w:space="0" w:color="auto"/>
              <w:right w:val="single" w:sz="4" w:space="0" w:color="auto"/>
            </w:tcBorders>
          </w:tcPr>
          <w:p w14:paraId="0CE5543F" w14:textId="77777777" w:rsidR="009160D8" w:rsidRPr="0098293E" w:rsidRDefault="009160D8" w:rsidP="009160D8">
            <w:pPr>
              <w:pStyle w:val="TableBody"/>
              <w:keepNext w:val="0"/>
              <w:keepLines w:val="0"/>
            </w:pPr>
          </w:p>
        </w:tc>
        <w:tc>
          <w:tcPr>
            <w:tcW w:w="1289" w:type="dxa"/>
            <w:tcBorders>
              <w:top w:val="single" w:sz="4" w:space="0" w:color="auto"/>
              <w:left w:val="single" w:sz="4" w:space="0" w:color="auto"/>
              <w:bottom w:val="single" w:sz="4" w:space="0" w:color="auto"/>
              <w:right w:val="single" w:sz="4" w:space="0" w:color="auto"/>
            </w:tcBorders>
          </w:tcPr>
          <w:p w14:paraId="0CE55440" w14:textId="77777777" w:rsidR="009160D8" w:rsidRPr="0098293E" w:rsidRDefault="009160D8" w:rsidP="009160D8">
            <w:pPr>
              <w:pStyle w:val="TableBody"/>
              <w:keepNext w:val="0"/>
              <w:keepLines w:val="0"/>
            </w:pPr>
          </w:p>
        </w:tc>
        <w:tc>
          <w:tcPr>
            <w:tcW w:w="600" w:type="dxa"/>
            <w:tcBorders>
              <w:top w:val="single" w:sz="4" w:space="0" w:color="auto"/>
              <w:left w:val="single" w:sz="4" w:space="0" w:color="auto"/>
              <w:bottom w:val="single" w:sz="4" w:space="0" w:color="auto"/>
              <w:right w:val="single" w:sz="4" w:space="0" w:color="auto"/>
            </w:tcBorders>
          </w:tcPr>
          <w:p w14:paraId="0CE55441" w14:textId="77777777" w:rsidR="009160D8" w:rsidRPr="0098293E" w:rsidRDefault="009160D8" w:rsidP="009160D8">
            <w:pPr>
              <w:pStyle w:val="TableBody"/>
            </w:pPr>
          </w:p>
        </w:tc>
        <w:tc>
          <w:tcPr>
            <w:tcW w:w="1892" w:type="dxa"/>
            <w:tcBorders>
              <w:top w:val="single" w:sz="4" w:space="0" w:color="auto"/>
              <w:left w:val="single" w:sz="4" w:space="0" w:color="auto"/>
              <w:bottom w:val="single" w:sz="4" w:space="0" w:color="auto"/>
              <w:right w:val="single" w:sz="4" w:space="0" w:color="auto"/>
            </w:tcBorders>
          </w:tcPr>
          <w:p w14:paraId="0CE55442" w14:textId="77777777" w:rsidR="009160D8" w:rsidRPr="0098293E" w:rsidRDefault="009160D8" w:rsidP="009160D8">
            <w:pPr>
              <w:pStyle w:val="TableBody"/>
            </w:pPr>
          </w:p>
        </w:tc>
        <w:tc>
          <w:tcPr>
            <w:tcW w:w="945" w:type="dxa"/>
            <w:tcBorders>
              <w:top w:val="single" w:sz="4" w:space="0" w:color="auto"/>
              <w:left w:val="single" w:sz="4" w:space="0" w:color="auto"/>
              <w:bottom w:val="single" w:sz="4" w:space="0" w:color="auto"/>
              <w:right w:val="single" w:sz="4" w:space="0" w:color="auto"/>
            </w:tcBorders>
          </w:tcPr>
          <w:p w14:paraId="0CE55443" w14:textId="77777777" w:rsidR="009160D8" w:rsidRPr="0098293E" w:rsidRDefault="009160D8" w:rsidP="009160D8">
            <w:pPr>
              <w:pStyle w:val="TableBody"/>
            </w:pPr>
          </w:p>
        </w:tc>
      </w:tr>
      <w:tr w:rsidR="009160D8" w:rsidRPr="0098293E" w14:paraId="0CE55450" w14:textId="77777777" w:rsidTr="00E92ECC">
        <w:trPr>
          <w:cantSplit/>
        </w:trPr>
        <w:tc>
          <w:tcPr>
            <w:tcW w:w="781" w:type="dxa"/>
            <w:tcBorders>
              <w:top w:val="single" w:sz="4" w:space="0" w:color="auto"/>
              <w:left w:val="single" w:sz="4" w:space="0" w:color="auto"/>
              <w:bottom w:val="single" w:sz="4" w:space="0" w:color="auto"/>
              <w:right w:val="single" w:sz="4" w:space="0" w:color="auto"/>
            </w:tcBorders>
          </w:tcPr>
          <w:p w14:paraId="0CE55445" w14:textId="77777777" w:rsidR="009160D8" w:rsidRPr="0098293E" w:rsidRDefault="009160D8" w:rsidP="009160D8">
            <w:pPr>
              <w:pStyle w:val="TableBody"/>
              <w:keepNext w:val="0"/>
              <w:keepLines w:val="0"/>
            </w:pPr>
          </w:p>
        </w:tc>
        <w:tc>
          <w:tcPr>
            <w:tcW w:w="888" w:type="dxa"/>
            <w:tcBorders>
              <w:top w:val="single" w:sz="4" w:space="0" w:color="auto"/>
              <w:left w:val="single" w:sz="4" w:space="0" w:color="auto"/>
              <w:bottom w:val="single" w:sz="4" w:space="0" w:color="auto"/>
              <w:right w:val="single" w:sz="4" w:space="0" w:color="auto"/>
            </w:tcBorders>
          </w:tcPr>
          <w:p w14:paraId="0CE55446" w14:textId="77777777" w:rsidR="009160D8" w:rsidRPr="0098293E" w:rsidRDefault="009160D8" w:rsidP="009160D8">
            <w:pPr>
              <w:pStyle w:val="TableBody"/>
              <w:keepNext w:val="0"/>
              <w:keepLines w:val="0"/>
            </w:pPr>
          </w:p>
        </w:tc>
        <w:tc>
          <w:tcPr>
            <w:tcW w:w="1155" w:type="dxa"/>
            <w:tcBorders>
              <w:top w:val="single" w:sz="4" w:space="0" w:color="auto"/>
              <w:left w:val="single" w:sz="4" w:space="0" w:color="auto"/>
              <w:bottom w:val="single" w:sz="4" w:space="0" w:color="auto"/>
              <w:right w:val="single" w:sz="4" w:space="0" w:color="auto"/>
            </w:tcBorders>
          </w:tcPr>
          <w:p w14:paraId="0CE55447" w14:textId="77777777" w:rsidR="009160D8" w:rsidRPr="0098293E" w:rsidRDefault="009160D8" w:rsidP="009160D8">
            <w:pPr>
              <w:pStyle w:val="TableBody"/>
              <w:keepNext w:val="0"/>
              <w:keepLines w:val="0"/>
            </w:pPr>
          </w:p>
        </w:tc>
        <w:tc>
          <w:tcPr>
            <w:tcW w:w="2504" w:type="dxa"/>
            <w:tcBorders>
              <w:top w:val="single" w:sz="4" w:space="0" w:color="auto"/>
              <w:left w:val="single" w:sz="4" w:space="0" w:color="auto"/>
              <w:bottom w:val="single" w:sz="4" w:space="0" w:color="auto"/>
              <w:right w:val="single" w:sz="4" w:space="0" w:color="auto"/>
            </w:tcBorders>
          </w:tcPr>
          <w:p w14:paraId="0CE55448" w14:textId="77777777" w:rsidR="009160D8" w:rsidRPr="0098293E" w:rsidRDefault="009160D8" w:rsidP="009160D8">
            <w:pPr>
              <w:pStyle w:val="TableBody"/>
              <w:keepNext w:val="0"/>
              <w:keepLines w:val="0"/>
            </w:pPr>
          </w:p>
        </w:tc>
        <w:tc>
          <w:tcPr>
            <w:tcW w:w="1080" w:type="dxa"/>
            <w:tcBorders>
              <w:top w:val="single" w:sz="4" w:space="0" w:color="auto"/>
              <w:left w:val="single" w:sz="4" w:space="0" w:color="auto"/>
              <w:bottom w:val="single" w:sz="4" w:space="0" w:color="auto"/>
              <w:right w:val="single" w:sz="4" w:space="0" w:color="auto"/>
            </w:tcBorders>
          </w:tcPr>
          <w:p w14:paraId="0CE55449" w14:textId="77777777" w:rsidR="009160D8" w:rsidRPr="0098293E" w:rsidRDefault="009160D8" w:rsidP="009160D8">
            <w:pPr>
              <w:pStyle w:val="TableBody"/>
              <w:keepNext w:val="0"/>
              <w:keepLines w:val="0"/>
            </w:pPr>
          </w:p>
        </w:tc>
        <w:tc>
          <w:tcPr>
            <w:tcW w:w="1596" w:type="dxa"/>
            <w:tcBorders>
              <w:top w:val="single" w:sz="4" w:space="0" w:color="auto"/>
              <w:left w:val="single" w:sz="4" w:space="0" w:color="auto"/>
              <w:bottom w:val="single" w:sz="4" w:space="0" w:color="auto"/>
              <w:right w:val="single" w:sz="4" w:space="0" w:color="auto"/>
            </w:tcBorders>
          </w:tcPr>
          <w:p w14:paraId="0CE5544A" w14:textId="77777777" w:rsidR="009160D8" w:rsidRPr="0098293E" w:rsidRDefault="009160D8" w:rsidP="009160D8">
            <w:pPr>
              <w:pStyle w:val="TableBody"/>
              <w:keepNext w:val="0"/>
              <w:keepLines w:val="0"/>
            </w:pPr>
          </w:p>
        </w:tc>
        <w:tc>
          <w:tcPr>
            <w:tcW w:w="1022" w:type="dxa"/>
            <w:tcBorders>
              <w:top w:val="single" w:sz="4" w:space="0" w:color="auto"/>
              <w:left w:val="single" w:sz="4" w:space="0" w:color="auto"/>
              <w:bottom w:val="single" w:sz="4" w:space="0" w:color="auto"/>
              <w:right w:val="single" w:sz="4" w:space="0" w:color="auto"/>
            </w:tcBorders>
          </w:tcPr>
          <w:p w14:paraId="0CE5544B" w14:textId="77777777" w:rsidR="009160D8" w:rsidRPr="0098293E" w:rsidRDefault="009160D8" w:rsidP="009160D8">
            <w:pPr>
              <w:pStyle w:val="TableBody"/>
              <w:keepNext w:val="0"/>
              <w:keepLines w:val="0"/>
            </w:pPr>
          </w:p>
        </w:tc>
        <w:tc>
          <w:tcPr>
            <w:tcW w:w="1289" w:type="dxa"/>
            <w:tcBorders>
              <w:top w:val="single" w:sz="4" w:space="0" w:color="auto"/>
              <w:left w:val="single" w:sz="4" w:space="0" w:color="auto"/>
              <w:bottom w:val="single" w:sz="4" w:space="0" w:color="auto"/>
              <w:right w:val="single" w:sz="4" w:space="0" w:color="auto"/>
            </w:tcBorders>
          </w:tcPr>
          <w:p w14:paraId="0CE5544C" w14:textId="77777777" w:rsidR="009160D8" w:rsidRPr="0098293E" w:rsidRDefault="009160D8" w:rsidP="009160D8">
            <w:pPr>
              <w:pStyle w:val="TableBody"/>
              <w:keepNext w:val="0"/>
              <w:keepLines w:val="0"/>
            </w:pPr>
          </w:p>
        </w:tc>
        <w:tc>
          <w:tcPr>
            <w:tcW w:w="600" w:type="dxa"/>
            <w:tcBorders>
              <w:top w:val="single" w:sz="4" w:space="0" w:color="auto"/>
              <w:left w:val="single" w:sz="4" w:space="0" w:color="auto"/>
              <w:bottom w:val="single" w:sz="4" w:space="0" w:color="auto"/>
              <w:right w:val="single" w:sz="4" w:space="0" w:color="auto"/>
            </w:tcBorders>
          </w:tcPr>
          <w:p w14:paraId="0CE5544D" w14:textId="77777777" w:rsidR="009160D8" w:rsidRPr="0098293E" w:rsidRDefault="009160D8" w:rsidP="009160D8">
            <w:pPr>
              <w:pStyle w:val="TableBody"/>
            </w:pPr>
          </w:p>
        </w:tc>
        <w:tc>
          <w:tcPr>
            <w:tcW w:w="1892" w:type="dxa"/>
            <w:tcBorders>
              <w:top w:val="single" w:sz="4" w:space="0" w:color="auto"/>
              <w:left w:val="single" w:sz="4" w:space="0" w:color="auto"/>
              <w:bottom w:val="single" w:sz="4" w:space="0" w:color="auto"/>
              <w:right w:val="single" w:sz="4" w:space="0" w:color="auto"/>
            </w:tcBorders>
          </w:tcPr>
          <w:p w14:paraId="0CE5544E" w14:textId="77777777" w:rsidR="009160D8" w:rsidRPr="0098293E" w:rsidRDefault="009160D8" w:rsidP="009160D8">
            <w:pPr>
              <w:pStyle w:val="TableBody"/>
            </w:pPr>
          </w:p>
        </w:tc>
        <w:tc>
          <w:tcPr>
            <w:tcW w:w="945" w:type="dxa"/>
            <w:tcBorders>
              <w:top w:val="single" w:sz="4" w:space="0" w:color="auto"/>
              <w:left w:val="single" w:sz="4" w:space="0" w:color="auto"/>
              <w:bottom w:val="single" w:sz="4" w:space="0" w:color="auto"/>
              <w:right w:val="single" w:sz="4" w:space="0" w:color="auto"/>
            </w:tcBorders>
          </w:tcPr>
          <w:p w14:paraId="0CE5544F" w14:textId="77777777" w:rsidR="009160D8" w:rsidRPr="0098293E" w:rsidRDefault="009160D8" w:rsidP="009160D8">
            <w:pPr>
              <w:pStyle w:val="TableBody"/>
            </w:pPr>
          </w:p>
        </w:tc>
      </w:tr>
      <w:tr w:rsidR="009160D8" w:rsidRPr="0098293E" w14:paraId="0CE5545C" w14:textId="77777777" w:rsidTr="00E92ECC">
        <w:trPr>
          <w:cantSplit/>
        </w:trPr>
        <w:tc>
          <w:tcPr>
            <w:tcW w:w="781" w:type="dxa"/>
            <w:tcBorders>
              <w:top w:val="single" w:sz="4" w:space="0" w:color="auto"/>
              <w:left w:val="single" w:sz="4" w:space="0" w:color="auto"/>
              <w:bottom w:val="single" w:sz="4" w:space="0" w:color="auto"/>
              <w:right w:val="single" w:sz="4" w:space="0" w:color="auto"/>
            </w:tcBorders>
          </w:tcPr>
          <w:p w14:paraId="0CE55451" w14:textId="77777777" w:rsidR="009160D8" w:rsidRPr="0098293E" w:rsidRDefault="009160D8" w:rsidP="009160D8">
            <w:pPr>
              <w:pStyle w:val="TableBody"/>
              <w:keepNext w:val="0"/>
              <w:keepLines w:val="0"/>
            </w:pPr>
          </w:p>
        </w:tc>
        <w:tc>
          <w:tcPr>
            <w:tcW w:w="888" w:type="dxa"/>
            <w:tcBorders>
              <w:top w:val="single" w:sz="4" w:space="0" w:color="auto"/>
              <w:left w:val="single" w:sz="4" w:space="0" w:color="auto"/>
              <w:bottom w:val="single" w:sz="4" w:space="0" w:color="auto"/>
              <w:right w:val="single" w:sz="4" w:space="0" w:color="auto"/>
            </w:tcBorders>
          </w:tcPr>
          <w:p w14:paraId="0CE55452" w14:textId="77777777" w:rsidR="009160D8" w:rsidRPr="0098293E" w:rsidRDefault="009160D8" w:rsidP="009160D8">
            <w:pPr>
              <w:pStyle w:val="TableBody"/>
              <w:keepNext w:val="0"/>
              <w:keepLines w:val="0"/>
            </w:pPr>
          </w:p>
        </w:tc>
        <w:tc>
          <w:tcPr>
            <w:tcW w:w="1155" w:type="dxa"/>
            <w:tcBorders>
              <w:top w:val="single" w:sz="4" w:space="0" w:color="auto"/>
              <w:left w:val="single" w:sz="4" w:space="0" w:color="auto"/>
              <w:bottom w:val="single" w:sz="4" w:space="0" w:color="auto"/>
              <w:right w:val="single" w:sz="4" w:space="0" w:color="auto"/>
            </w:tcBorders>
          </w:tcPr>
          <w:p w14:paraId="0CE55453" w14:textId="77777777" w:rsidR="009160D8" w:rsidRPr="0098293E" w:rsidRDefault="009160D8" w:rsidP="009160D8">
            <w:pPr>
              <w:pStyle w:val="TableBody"/>
              <w:keepNext w:val="0"/>
              <w:keepLines w:val="0"/>
            </w:pPr>
          </w:p>
        </w:tc>
        <w:tc>
          <w:tcPr>
            <w:tcW w:w="2504" w:type="dxa"/>
            <w:tcBorders>
              <w:top w:val="single" w:sz="4" w:space="0" w:color="auto"/>
              <w:left w:val="single" w:sz="4" w:space="0" w:color="auto"/>
              <w:bottom w:val="single" w:sz="4" w:space="0" w:color="auto"/>
              <w:right w:val="single" w:sz="4" w:space="0" w:color="auto"/>
            </w:tcBorders>
          </w:tcPr>
          <w:p w14:paraId="0CE55454" w14:textId="77777777" w:rsidR="009160D8" w:rsidRPr="0098293E" w:rsidRDefault="009160D8" w:rsidP="009160D8">
            <w:pPr>
              <w:pStyle w:val="TableBody"/>
              <w:keepNext w:val="0"/>
              <w:keepLines w:val="0"/>
            </w:pPr>
          </w:p>
        </w:tc>
        <w:tc>
          <w:tcPr>
            <w:tcW w:w="1080" w:type="dxa"/>
            <w:tcBorders>
              <w:top w:val="single" w:sz="4" w:space="0" w:color="auto"/>
              <w:left w:val="single" w:sz="4" w:space="0" w:color="auto"/>
              <w:bottom w:val="single" w:sz="4" w:space="0" w:color="auto"/>
              <w:right w:val="single" w:sz="4" w:space="0" w:color="auto"/>
            </w:tcBorders>
          </w:tcPr>
          <w:p w14:paraId="0CE55455" w14:textId="77777777" w:rsidR="009160D8" w:rsidRPr="0098293E" w:rsidRDefault="009160D8" w:rsidP="009160D8">
            <w:pPr>
              <w:pStyle w:val="TableBody"/>
              <w:keepNext w:val="0"/>
              <w:keepLines w:val="0"/>
            </w:pPr>
          </w:p>
        </w:tc>
        <w:tc>
          <w:tcPr>
            <w:tcW w:w="1596" w:type="dxa"/>
            <w:tcBorders>
              <w:top w:val="single" w:sz="4" w:space="0" w:color="auto"/>
              <w:left w:val="single" w:sz="4" w:space="0" w:color="auto"/>
              <w:bottom w:val="single" w:sz="4" w:space="0" w:color="auto"/>
              <w:right w:val="single" w:sz="4" w:space="0" w:color="auto"/>
            </w:tcBorders>
          </w:tcPr>
          <w:p w14:paraId="0CE55456" w14:textId="77777777" w:rsidR="009160D8" w:rsidRPr="0098293E" w:rsidRDefault="009160D8" w:rsidP="009160D8">
            <w:pPr>
              <w:pStyle w:val="TableBody"/>
              <w:keepNext w:val="0"/>
              <w:keepLines w:val="0"/>
            </w:pPr>
          </w:p>
        </w:tc>
        <w:tc>
          <w:tcPr>
            <w:tcW w:w="1022" w:type="dxa"/>
            <w:tcBorders>
              <w:top w:val="single" w:sz="4" w:space="0" w:color="auto"/>
              <w:left w:val="single" w:sz="4" w:space="0" w:color="auto"/>
              <w:bottom w:val="single" w:sz="4" w:space="0" w:color="auto"/>
              <w:right w:val="single" w:sz="4" w:space="0" w:color="auto"/>
            </w:tcBorders>
          </w:tcPr>
          <w:p w14:paraId="0CE55457" w14:textId="77777777" w:rsidR="009160D8" w:rsidRPr="0098293E" w:rsidRDefault="009160D8" w:rsidP="009160D8">
            <w:pPr>
              <w:pStyle w:val="TableBody"/>
              <w:keepNext w:val="0"/>
              <w:keepLines w:val="0"/>
            </w:pPr>
          </w:p>
        </w:tc>
        <w:tc>
          <w:tcPr>
            <w:tcW w:w="1289" w:type="dxa"/>
            <w:tcBorders>
              <w:top w:val="single" w:sz="4" w:space="0" w:color="auto"/>
              <w:left w:val="single" w:sz="4" w:space="0" w:color="auto"/>
              <w:bottom w:val="single" w:sz="4" w:space="0" w:color="auto"/>
              <w:right w:val="single" w:sz="4" w:space="0" w:color="auto"/>
            </w:tcBorders>
          </w:tcPr>
          <w:p w14:paraId="0CE55458" w14:textId="77777777" w:rsidR="009160D8" w:rsidRPr="0098293E" w:rsidRDefault="009160D8" w:rsidP="009160D8">
            <w:pPr>
              <w:pStyle w:val="TableBody"/>
              <w:keepNext w:val="0"/>
              <w:keepLines w:val="0"/>
            </w:pPr>
          </w:p>
        </w:tc>
        <w:tc>
          <w:tcPr>
            <w:tcW w:w="600" w:type="dxa"/>
            <w:tcBorders>
              <w:top w:val="single" w:sz="4" w:space="0" w:color="auto"/>
              <w:left w:val="single" w:sz="4" w:space="0" w:color="auto"/>
              <w:bottom w:val="single" w:sz="4" w:space="0" w:color="auto"/>
              <w:right w:val="single" w:sz="4" w:space="0" w:color="auto"/>
            </w:tcBorders>
          </w:tcPr>
          <w:p w14:paraId="0CE55459" w14:textId="77777777" w:rsidR="009160D8" w:rsidRPr="0098293E" w:rsidRDefault="009160D8" w:rsidP="009160D8">
            <w:pPr>
              <w:pStyle w:val="TableBody"/>
            </w:pPr>
          </w:p>
        </w:tc>
        <w:tc>
          <w:tcPr>
            <w:tcW w:w="1892" w:type="dxa"/>
            <w:tcBorders>
              <w:top w:val="single" w:sz="4" w:space="0" w:color="auto"/>
              <w:left w:val="single" w:sz="4" w:space="0" w:color="auto"/>
              <w:bottom w:val="single" w:sz="4" w:space="0" w:color="auto"/>
              <w:right w:val="single" w:sz="4" w:space="0" w:color="auto"/>
            </w:tcBorders>
          </w:tcPr>
          <w:p w14:paraId="0CE5545A" w14:textId="77777777" w:rsidR="009160D8" w:rsidRPr="0098293E" w:rsidRDefault="009160D8" w:rsidP="009160D8">
            <w:pPr>
              <w:pStyle w:val="TableBody"/>
            </w:pPr>
          </w:p>
        </w:tc>
        <w:tc>
          <w:tcPr>
            <w:tcW w:w="945" w:type="dxa"/>
            <w:tcBorders>
              <w:top w:val="single" w:sz="4" w:space="0" w:color="auto"/>
              <w:left w:val="single" w:sz="4" w:space="0" w:color="auto"/>
              <w:bottom w:val="single" w:sz="4" w:space="0" w:color="auto"/>
              <w:right w:val="single" w:sz="4" w:space="0" w:color="auto"/>
            </w:tcBorders>
          </w:tcPr>
          <w:p w14:paraId="0CE5545B" w14:textId="77777777" w:rsidR="009160D8" w:rsidRPr="0098293E" w:rsidRDefault="009160D8" w:rsidP="009160D8">
            <w:pPr>
              <w:pStyle w:val="TableBody"/>
            </w:pPr>
          </w:p>
        </w:tc>
      </w:tr>
      <w:tr w:rsidR="009160D8" w:rsidRPr="0098293E" w14:paraId="0CE55468" w14:textId="77777777" w:rsidTr="00E92ECC">
        <w:trPr>
          <w:cantSplit/>
        </w:trPr>
        <w:tc>
          <w:tcPr>
            <w:tcW w:w="781" w:type="dxa"/>
            <w:tcBorders>
              <w:top w:val="single" w:sz="4" w:space="0" w:color="auto"/>
              <w:left w:val="single" w:sz="4" w:space="0" w:color="auto"/>
              <w:bottom w:val="single" w:sz="4" w:space="0" w:color="auto"/>
              <w:right w:val="single" w:sz="4" w:space="0" w:color="auto"/>
            </w:tcBorders>
          </w:tcPr>
          <w:p w14:paraId="0CE5545D" w14:textId="77777777" w:rsidR="009160D8" w:rsidRPr="0098293E" w:rsidRDefault="009160D8" w:rsidP="009160D8">
            <w:pPr>
              <w:pStyle w:val="TableBody"/>
              <w:keepNext w:val="0"/>
              <w:keepLines w:val="0"/>
            </w:pPr>
          </w:p>
        </w:tc>
        <w:tc>
          <w:tcPr>
            <w:tcW w:w="888" w:type="dxa"/>
            <w:tcBorders>
              <w:top w:val="single" w:sz="4" w:space="0" w:color="auto"/>
              <w:left w:val="single" w:sz="4" w:space="0" w:color="auto"/>
              <w:bottom w:val="single" w:sz="4" w:space="0" w:color="auto"/>
              <w:right w:val="single" w:sz="4" w:space="0" w:color="auto"/>
            </w:tcBorders>
          </w:tcPr>
          <w:p w14:paraId="0CE5545E" w14:textId="77777777" w:rsidR="009160D8" w:rsidRPr="0098293E" w:rsidRDefault="009160D8" w:rsidP="009160D8">
            <w:pPr>
              <w:pStyle w:val="TableBody"/>
              <w:keepNext w:val="0"/>
              <w:keepLines w:val="0"/>
            </w:pPr>
          </w:p>
        </w:tc>
        <w:tc>
          <w:tcPr>
            <w:tcW w:w="1155" w:type="dxa"/>
            <w:tcBorders>
              <w:top w:val="single" w:sz="4" w:space="0" w:color="auto"/>
              <w:left w:val="single" w:sz="4" w:space="0" w:color="auto"/>
              <w:bottom w:val="single" w:sz="4" w:space="0" w:color="auto"/>
              <w:right w:val="single" w:sz="4" w:space="0" w:color="auto"/>
            </w:tcBorders>
          </w:tcPr>
          <w:p w14:paraId="0CE5545F" w14:textId="77777777" w:rsidR="009160D8" w:rsidRPr="0098293E" w:rsidRDefault="009160D8" w:rsidP="009160D8">
            <w:pPr>
              <w:pStyle w:val="TableBody"/>
              <w:keepNext w:val="0"/>
              <w:keepLines w:val="0"/>
            </w:pPr>
          </w:p>
        </w:tc>
        <w:tc>
          <w:tcPr>
            <w:tcW w:w="2504" w:type="dxa"/>
            <w:tcBorders>
              <w:top w:val="single" w:sz="4" w:space="0" w:color="auto"/>
              <w:left w:val="single" w:sz="4" w:space="0" w:color="auto"/>
              <w:bottom w:val="single" w:sz="4" w:space="0" w:color="auto"/>
              <w:right w:val="single" w:sz="4" w:space="0" w:color="auto"/>
            </w:tcBorders>
          </w:tcPr>
          <w:p w14:paraId="0CE55460" w14:textId="77777777" w:rsidR="009160D8" w:rsidRPr="0098293E" w:rsidRDefault="009160D8" w:rsidP="009160D8">
            <w:pPr>
              <w:pStyle w:val="TableBody"/>
              <w:keepNext w:val="0"/>
              <w:keepLines w:val="0"/>
            </w:pPr>
          </w:p>
        </w:tc>
        <w:tc>
          <w:tcPr>
            <w:tcW w:w="1080" w:type="dxa"/>
            <w:tcBorders>
              <w:top w:val="single" w:sz="4" w:space="0" w:color="auto"/>
              <w:left w:val="single" w:sz="4" w:space="0" w:color="auto"/>
              <w:bottom w:val="single" w:sz="4" w:space="0" w:color="auto"/>
              <w:right w:val="single" w:sz="4" w:space="0" w:color="auto"/>
            </w:tcBorders>
          </w:tcPr>
          <w:p w14:paraId="0CE55461" w14:textId="77777777" w:rsidR="009160D8" w:rsidRPr="0098293E" w:rsidRDefault="009160D8" w:rsidP="009160D8">
            <w:pPr>
              <w:pStyle w:val="TableBody"/>
              <w:keepNext w:val="0"/>
              <w:keepLines w:val="0"/>
            </w:pPr>
          </w:p>
        </w:tc>
        <w:tc>
          <w:tcPr>
            <w:tcW w:w="1596" w:type="dxa"/>
            <w:tcBorders>
              <w:top w:val="single" w:sz="4" w:space="0" w:color="auto"/>
              <w:left w:val="single" w:sz="4" w:space="0" w:color="auto"/>
              <w:bottom w:val="single" w:sz="4" w:space="0" w:color="auto"/>
              <w:right w:val="single" w:sz="4" w:space="0" w:color="auto"/>
            </w:tcBorders>
          </w:tcPr>
          <w:p w14:paraId="0CE55462" w14:textId="77777777" w:rsidR="009160D8" w:rsidRPr="0098293E" w:rsidRDefault="009160D8" w:rsidP="009160D8">
            <w:pPr>
              <w:pStyle w:val="TableBody"/>
              <w:keepNext w:val="0"/>
              <w:keepLines w:val="0"/>
            </w:pPr>
          </w:p>
        </w:tc>
        <w:tc>
          <w:tcPr>
            <w:tcW w:w="1022" w:type="dxa"/>
            <w:tcBorders>
              <w:top w:val="single" w:sz="4" w:space="0" w:color="auto"/>
              <w:left w:val="single" w:sz="4" w:space="0" w:color="auto"/>
              <w:bottom w:val="single" w:sz="4" w:space="0" w:color="auto"/>
              <w:right w:val="single" w:sz="4" w:space="0" w:color="auto"/>
            </w:tcBorders>
          </w:tcPr>
          <w:p w14:paraId="0CE55463" w14:textId="77777777" w:rsidR="009160D8" w:rsidRPr="0098293E" w:rsidRDefault="009160D8" w:rsidP="009160D8">
            <w:pPr>
              <w:pStyle w:val="TableBody"/>
              <w:keepNext w:val="0"/>
              <w:keepLines w:val="0"/>
            </w:pPr>
          </w:p>
        </w:tc>
        <w:tc>
          <w:tcPr>
            <w:tcW w:w="1289" w:type="dxa"/>
            <w:tcBorders>
              <w:top w:val="single" w:sz="4" w:space="0" w:color="auto"/>
              <w:left w:val="single" w:sz="4" w:space="0" w:color="auto"/>
              <w:bottom w:val="single" w:sz="4" w:space="0" w:color="auto"/>
              <w:right w:val="single" w:sz="4" w:space="0" w:color="auto"/>
            </w:tcBorders>
          </w:tcPr>
          <w:p w14:paraId="0CE55464" w14:textId="77777777" w:rsidR="009160D8" w:rsidRPr="0098293E" w:rsidRDefault="009160D8" w:rsidP="009160D8">
            <w:pPr>
              <w:pStyle w:val="TableBody"/>
              <w:keepNext w:val="0"/>
              <w:keepLines w:val="0"/>
            </w:pPr>
          </w:p>
        </w:tc>
        <w:tc>
          <w:tcPr>
            <w:tcW w:w="600" w:type="dxa"/>
            <w:tcBorders>
              <w:top w:val="single" w:sz="4" w:space="0" w:color="auto"/>
              <w:left w:val="single" w:sz="4" w:space="0" w:color="auto"/>
              <w:bottom w:val="single" w:sz="4" w:space="0" w:color="auto"/>
              <w:right w:val="single" w:sz="4" w:space="0" w:color="auto"/>
            </w:tcBorders>
          </w:tcPr>
          <w:p w14:paraId="0CE55465" w14:textId="77777777" w:rsidR="009160D8" w:rsidRPr="0098293E" w:rsidRDefault="009160D8" w:rsidP="009160D8">
            <w:pPr>
              <w:pStyle w:val="TableBody"/>
            </w:pPr>
          </w:p>
        </w:tc>
        <w:tc>
          <w:tcPr>
            <w:tcW w:w="1892" w:type="dxa"/>
            <w:tcBorders>
              <w:top w:val="single" w:sz="4" w:space="0" w:color="auto"/>
              <w:left w:val="single" w:sz="4" w:space="0" w:color="auto"/>
              <w:bottom w:val="single" w:sz="4" w:space="0" w:color="auto"/>
              <w:right w:val="single" w:sz="4" w:space="0" w:color="auto"/>
            </w:tcBorders>
          </w:tcPr>
          <w:p w14:paraId="0CE55466" w14:textId="77777777" w:rsidR="009160D8" w:rsidRPr="0098293E" w:rsidRDefault="009160D8" w:rsidP="009160D8">
            <w:pPr>
              <w:pStyle w:val="TableBody"/>
            </w:pPr>
          </w:p>
        </w:tc>
        <w:tc>
          <w:tcPr>
            <w:tcW w:w="945" w:type="dxa"/>
            <w:tcBorders>
              <w:top w:val="single" w:sz="4" w:space="0" w:color="auto"/>
              <w:left w:val="single" w:sz="4" w:space="0" w:color="auto"/>
              <w:bottom w:val="single" w:sz="4" w:space="0" w:color="auto"/>
              <w:right w:val="single" w:sz="4" w:space="0" w:color="auto"/>
            </w:tcBorders>
          </w:tcPr>
          <w:p w14:paraId="0CE55467" w14:textId="77777777" w:rsidR="009160D8" w:rsidRPr="0098293E" w:rsidRDefault="009160D8" w:rsidP="009160D8">
            <w:pPr>
              <w:pStyle w:val="TableBody"/>
            </w:pPr>
          </w:p>
        </w:tc>
      </w:tr>
      <w:tr w:rsidR="009160D8" w:rsidRPr="0098293E" w14:paraId="0CE55474" w14:textId="77777777" w:rsidTr="00E92ECC">
        <w:trPr>
          <w:cantSplit/>
        </w:trPr>
        <w:tc>
          <w:tcPr>
            <w:tcW w:w="781" w:type="dxa"/>
            <w:tcBorders>
              <w:top w:val="single" w:sz="4" w:space="0" w:color="auto"/>
              <w:left w:val="single" w:sz="4" w:space="0" w:color="auto"/>
              <w:bottom w:val="single" w:sz="4" w:space="0" w:color="auto"/>
              <w:right w:val="single" w:sz="4" w:space="0" w:color="auto"/>
            </w:tcBorders>
          </w:tcPr>
          <w:p w14:paraId="0CE55469" w14:textId="77777777" w:rsidR="009160D8" w:rsidRPr="0098293E" w:rsidRDefault="009160D8" w:rsidP="009160D8">
            <w:pPr>
              <w:pStyle w:val="TableBody"/>
              <w:keepNext w:val="0"/>
              <w:keepLines w:val="0"/>
            </w:pPr>
          </w:p>
        </w:tc>
        <w:tc>
          <w:tcPr>
            <w:tcW w:w="888" w:type="dxa"/>
            <w:tcBorders>
              <w:top w:val="single" w:sz="4" w:space="0" w:color="auto"/>
              <w:left w:val="single" w:sz="4" w:space="0" w:color="auto"/>
              <w:bottom w:val="single" w:sz="4" w:space="0" w:color="auto"/>
              <w:right w:val="single" w:sz="4" w:space="0" w:color="auto"/>
            </w:tcBorders>
          </w:tcPr>
          <w:p w14:paraId="0CE5546A" w14:textId="77777777" w:rsidR="009160D8" w:rsidRPr="0098293E" w:rsidRDefault="009160D8" w:rsidP="009160D8">
            <w:pPr>
              <w:pStyle w:val="TableBody"/>
              <w:keepNext w:val="0"/>
              <w:keepLines w:val="0"/>
            </w:pPr>
          </w:p>
        </w:tc>
        <w:tc>
          <w:tcPr>
            <w:tcW w:w="1155" w:type="dxa"/>
            <w:tcBorders>
              <w:top w:val="single" w:sz="4" w:space="0" w:color="auto"/>
              <w:left w:val="single" w:sz="4" w:space="0" w:color="auto"/>
              <w:bottom w:val="single" w:sz="4" w:space="0" w:color="auto"/>
              <w:right w:val="single" w:sz="4" w:space="0" w:color="auto"/>
            </w:tcBorders>
          </w:tcPr>
          <w:p w14:paraId="0CE5546B" w14:textId="77777777" w:rsidR="009160D8" w:rsidRPr="0098293E" w:rsidRDefault="009160D8" w:rsidP="009160D8">
            <w:pPr>
              <w:pStyle w:val="TableBody"/>
              <w:keepNext w:val="0"/>
              <w:keepLines w:val="0"/>
            </w:pPr>
          </w:p>
        </w:tc>
        <w:tc>
          <w:tcPr>
            <w:tcW w:w="2504" w:type="dxa"/>
            <w:tcBorders>
              <w:top w:val="single" w:sz="4" w:space="0" w:color="auto"/>
              <w:left w:val="single" w:sz="4" w:space="0" w:color="auto"/>
              <w:bottom w:val="single" w:sz="4" w:space="0" w:color="auto"/>
              <w:right w:val="single" w:sz="4" w:space="0" w:color="auto"/>
            </w:tcBorders>
          </w:tcPr>
          <w:p w14:paraId="0CE5546C" w14:textId="77777777" w:rsidR="009160D8" w:rsidRPr="0098293E" w:rsidRDefault="009160D8" w:rsidP="009160D8">
            <w:pPr>
              <w:pStyle w:val="TableBody"/>
              <w:keepNext w:val="0"/>
              <w:keepLines w:val="0"/>
            </w:pPr>
          </w:p>
        </w:tc>
        <w:tc>
          <w:tcPr>
            <w:tcW w:w="1080" w:type="dxa"/>
            <w:tcBorders>
              <w:top w:val="single" w:sz="4" w:space="0" w:color="auto"/>
              <w:left w:val="single" w:sz="4" w:space="0" w:color="auto"/>
              <w:bottom w:val="single" w:sz="4" w:space="0" w:color="auto"/>
              <w:right w:val="single" w:sz="4" w:space="0" w:color="auto"/>
            </w:tcBorders>
          </w:tcPr>
          <w:p w14:paraId="0CE5546D" w14:textId="77777777" w:rsidR="009160D8" w:rsidRPr="0098293E" w:rsidRDefault="009160D8" w:rsidP="009160D8">
            <w:pPr>
              <w:pStyle w:val="TableBody"/>
              <w:keepNext w:val="0"/>
              <w:keepLines w:val="0"/>
            </w:pPr>
          </w:p>
        </w:tc>
        <w:tc>
          <w:tcPr>
            <w:tcW w:w="1596" w:type="dxa"/>
            <w:tcBorders>
              <w:top w:val="single" w:sz="4" w:space="0" w:color="auto"/>
              <w:left w:val="single" w:sz="4" w:space="0" w:color="auto"/>
              <w:bottom w:val="single" w:sz="4" w:space="0" w:color="auto"/>
              <w:right w:val="single" w:sz="4" w:space="0" w:color="auto"/>
            </w:tcBorders>
          </w:tcPr>
          <w:p w14:paraId="0CE5546E" w14:textId="77777777" w:rsidR="009160D8" w:rsidRPr="0098293E" w:rsidRDefault="009160D8" w:rsidP="009160D8">
            <w:pPr>
              <w:pStyle w:val="TableBody"/>
              <w:keepNext w:val="0"/>
              <w:keepLines w:val="0"/>
            </w:pPr>
          </w:p>
        </w:tc>
        <w:tc>
          <w:tcPr>
            <w:tcW w:w="1022" w:type="dxa"/>
            <w:tcBorders>
              <w:top w:val="single" w:sz="4" w:space="0" w:color="auto"/>
              <w:left w:val="single" w:sz="4" w:space="0" w:color="auto"/>
              <w:bottom w:val="single" w:sz="4" w:space="0" w:color="auto"/>
              <w:right w:val="single" w:sz="4" w:space="0" w:color="auto"/>
            </w:tcBorders>
          </w:tcPr>
          <w:p w14:paraId="0CE5546F" w14:textId="77777777" w:rsidR="009160D8" w:rsidRPr="0098293E" w:rsidRDefault="009160D8" w:rsidP="009160D8">
            <w:pPr>
              <w:pStyle w:val="TableBody"/>
              <w:keepNext w:val="0"/>
              <w:keepLines w:val="0"/>
            </w:pPr>
          </w:p>
        </w:tc>
        <w:tc>
          <w:tcPr>
            <w:tcW w:w="1289" w:type="dxa"/>
            <w:tcBorders>
              <w:top w:val="single" w:sz="4" w:space="0" w:color="auto"/>
              <w:left w:val="single" w:sz="4" w:space="0" w:color="auto"/>
              <w:bottom w:val="single" w:sz="4" w:space="0" w:color="auto"/>
              <w:right w:val="single" w:sz="4" w:space="0" w:color="auto"/>
            </w:tcBorders>
          </w:tcPr>
          <w:p w14:paraId="0CE55470" w14:textId="77777777" w:rsidR="009160D8" w:rsidRPr="0098293E" w:rsidRDefault="009160D8" w:rsidP="009160D8">
            <w:pPr>
              <w:pStyle w:val="TableBody"/>
              <w:keepNext w:val="0"/>
              <w:keepLines w:val="0"/>
            </w:pPr>
          </w:p>
        </w:tc>
        <w:tc>
          <w:tcPr>
            <w:tcW w:w="600" w:type="dxa"/>
            <w:tcBorders>
              <w:top w:val="single" w:sz="4" w:space="0" w:color="auto"/>
              <w:left w:val="single" w:sz="4" w:space="0" w:color="auto"/>
              <w:bottom w:val="single" w:sz="4" w:space="0" w:color="auto"/>
              <w:right w:val="single" w:sz="4" w:space="0" w:color="auto"/>
            </w:tcBorders>
          </w:tcPr>
          <w:p w14:paraId="0CE55471" w14:textId="77777777" w:rsidR="009160D8" w:rsidRPr="0098293E" w:rsidRDefault="009160D8" w:rsidP="009160D8">
            <w:pPr>
              <w:pStyle w:val="TableBody"/>
            </w:pPr>
          </w:p>
        </w:tc>
        <w:tc>
          <w:tcPr>
            <w:tcW w:w="1892" w:type="dxa"/>
            <w:tcBorders>
              <w:top w:val="single" w:sz="4" w:space="0" w:color="auto"/>
              <w:left w:val="single" w:sz="4" w:space="0" w:color="auto"/>
              <w:bottom w:val="single" w:sz="4" w:space="0" w:color="auto"/>
              <w:right w:val="single" w:sz="4" w:space="0" w:color="auto"/>
            </w:tcBorders>
          </w:tcPr>
          <w:p w14:paraId="0CE55472" w14:textId="77777777" w:rsidR="009160D8" w:rsidRPr="0098293E" w:rsidRDefault="009160D8" w:rsidP="009160D8">
            <w:pPr>
              <w:pStyle w:val="TableBody"/>
            </w:pPr>
          </w:p>
        </w:tc>
        <w:tc>
          <w:tcPr>
            <w:tcW w:w="945" w:type="dxa"/>
            <w:tcBorders>
              <w:top w:val="single" w:sz="4" w:space="0" w:color="auto"/>
              <w:left w:val="single" w:sz="4" w:space="0" w:color="auto"/>
              <w:bottom w:val="single" w:sz="4" w:space="0" w:color="auto"/>
              <w:right w:val="single" w:sz="4" w:space="0" w:color="auto"/>
            </w:tcBorders>
          </w:tcPr>
          <w:p w14:paraId="0CE55473" w14:textId="77777777" w:rsidR="009160D8" w:rsidRPr="0098293E" w:rsidRDefault="009160D8" w:rsidP="009160D8">
            <w:pPr>
              <w:pStyle w:val="TableBody"/>
            </w:pPr>
          </w:p>
        </w:tc>
      </w:tr>
    </w:tbl>
    <w:p w14:paraId="0CE55475" w14:textId="77777777" w:rsidR="00686757" w:rsidRPr="0098293E" w:rsidRDefault="00686757" w:rsidP="00686757">
      <w:pPr>
        <w:sectPr w:rsidR="00686757" w:rsidRPr="0098293E">
          <w:headerReference w:type="default" r:id="rId43"/>
          <w:footerReference w:type="default" r:id="rId44"/>
          <w:pgSz w:w="15840" w:h="12240" w:orient="landscape"/>
          <w:pgMar w:top="1771" w:right="1152" w:bottom="1771" w:left="1152" w:header="1008" w:footer="1008" w:gutter="360"/>
          <w:cols w:space="720"/>
        </w:sectPr>
      </w:pPr>
    </w:p>
    <w:p w14:paraId="0CE55476" w14:textId="77777777" w:rsidR="001D0879" w:rsidRPr="00136C49" w:rsidRDefault="001D0879" w:rsidP="001D0879">
      <w:pPr>
        <w:pStyle w:val="Heading1"/>
      </w:pPr>
      <w:bookmarkStart w:id="690" w:name="_Toc462972615"/>
      <w:r w:rsidRPr="00136C49">
        <w:lastRenderedPageBreak/>
        <w:t>Impact on Infrastructure</w:t>
      </w:r>
      <w:bookmarkEnd w:id="690"/>
      <w:r w:rsidR="00FD5CA1">
        <w:t xml:space="preserve"> </w:t>
      </w:r>
    </w:p>
    <w:p w14:paraId="0CE55477" w14:textId="77777777" w:rsidR="001D0879" w:rsidRDefault="001D0879" w:rsidP="001D0879">
      <w:pPr>
        <w:pStyle w:val="Heading2"/>
      </w:pPr>
      <w:bookmarkStart w:id="691" w:name="_Toc462972616"/>
      <w:r w:rsidRPr="00006C16">
        <w:t>Changes and Upgrades</w:t>
      </w:r>
      <w:bookmarkEnd w:id="691"/>
    </w:p>
    <w:p w14:paraId="0CE55478" w14:textId="77777777" w:rsidR="002A1A9E" w:rsidRDefault="002A1A9E" w:rsidP="002A1A9E">
      <w:pPr>
        <w:pStyle w:val="BodyText"/>
      </w:pPr>
      <w:r>
        <w:t>Projected volumes:</w:t>
      </w:r>
    </w:p>
    <w:p w14:paraId="0CE55479" w14:textId="77777777" w:rsidR="002A1A9E" w:rsidRDefault="002A1A9E" w:rsidP="002A1A9E"/>
    <w:tbl>
      <w:tblPr>
        <w:tblW w:w="7260" w:type="dxa"/>
        <w:tblCellMar>
          <w:left w:w="0" w:type="dxa"/>
          <w:right w:w="0" w:type="dxa"/>
        </w:tblCellMar>
        <w:tblLook w:val="04A0" w:firstRow="1" w:lastRow="0" w:firstColumn="1" w:lastColumn="0" w:noHBand="0" w:noVBand="1"/>
      </w:tblPr>
      <w:tblGrid>
        <w:gridCol w:w="1985"/>
        <w:gridCol w:w="2066"/>
        <w:gridCol w:w="3209"/>
      </w:tblGrid>
      <w:tr w:rsidR="002A1A9E" w14:paraId="0CE5547E" w14:textId="77777777" w:rsidTr="002A1A9E">
        <w:trPr>
          <w:trHeight w:val="720"/>
        </w:trPr>
        <w:tc>
          <w:tcPr>
            <w:tcW w:w="1985" w:type="dxa"/>
            <w:tcBorders>
              <w:top w:val="single" w:sz="8" w:space="0" w:color="FFFFFF"/>
              <w:left w:val="single" w:sz="8" w:space="0" w:color="FFFFFF"/>
              <w:bottom w:val="single" w:sz="8" w:space="0" w:color="FFFFFF"/>
              <w:right w:val="single" w:sz="8" w:space="0" w:color="FFFFFF"/>
            </w:tcBorders>
            <w:shd w:val="clear" w:color="auto" w:fill="DADADA"/>
            <w:tcMar>
              <w:top w:w="15" w:type="dxa"/>
              <w:left w:w="144" w:type="dxa"/>
              <w:bottom w:w="0" w:type="dxa"/>
              <w:right w:w="144" w:type="dxa"/>
            </w:tcMar>
            <w:vAlign w:val="center"/>
            <w:hideMark/>
          </w:tcPr>
          <w:p w14:paraId="0CE5547A" w14:textId="77777777" w:rsidR="002A1A9E" w:rsidRDefault="002A1A9E">
            <w:pPr>
              <w:textAlignment w:val="top"/>
              <w:rPr>
                <w:rFonts w:ascii="Arial" w:hAnsi="Arial" w:cs="Arial"/>
                <w:sz w:val="36"/>
                <w:szCs w:val="36"/>
              </w:rPr>
            </w:pPr>
            <w:r>
              <w:rPr>
                <w:b/>
                <w:bCs/>
                <w:color w:val="000000"/>
                <w:sz w:val="20"/>
                <w:szCs w:val="20"/>
              </w:rPr>
              <w:t>Element/Source</w:t>
            </w:r>
          </w:p>
        </w:tc>
        <w:tc>
          <w:tcPr>
            <w:tcW w:w="2066" w:type="dxa"/>
            <w:tcBorders>
              <w:top w:val="single" w:sz="8" w:space="0" w:color="FFFFFF"/>
              <w:left w:val="nil"/>
              <w:bottom w:val="single" w:sz="8" w:space="0" w:color="FFFFFF"/>
              <w:right w:val="single" w:sz="8" w:space="0" w:color="FFFFFF"/>
            </w:tcBorders>
            <w:shd w:val="clear" w:color="auto" w:fill="DADADA"/>
            <w:tcMar>
              <w:top w:w="15" w:type="dxa"/>
              <w:left w:w="144" w:type="dxa"/>
              <w:bottom w:w="0" w:type="dxa"/>
              <w:right w:w="144" w:type="dxa"/>
            </w:tcMar>
            <w:vAlign w:val="center"/>
            <w:hideMark/>
          </w:tcPr>
          <w:p w14:paraId="0CE5547B" w14:textId="77777777" w:rsidR="002A1A9E" w:rsidRDefault="002A1A9E">
            <w:pPr>
              <w:textAlignment w:val="bottom"/>
              <w:rPr>
                <w:rFonts w:ascii="Arial" w:hAnsi="Arial" w:cs="Arial"/>
                <w:sz w:val="36"/>
                <w:szCs w:val="36"/>
              </w:rPr>
            </w:pPr>
            <w:r>
              <w:rPr>
                <w:b/>
                <w:bCs/>
                <w:color w:val="000000"/>
                <w:sz w:val="20"/>
                <w:szCs w:val="20"/>
              </w:rPr>
              <w:t xml:space="preserve">Included in Phase 2? </w:t>
            </w:r>
          </w:p>
        </w:tc>
        <w:tc>
          <w:tcPr>
            <w:tcW w:w="3209" w:type="dxa"/>
            <w:tcBorders>
              <w:top w:val="single" w:sz="8" w:space="0" w:color="FFFFFF"/>
              <w:left w:val="nil"/>
              <w:bottom w:val="single" w:sz="8" w:space="0" w:color="FFFFFF"/>
              <w:right w:val="single" w:sz="8" w:space="0" w:color="FFFFFF"/>
            </w:tcBorders>
            <w:shd w:val="clear" w:color="auto" w:fill="DADADA"/>
            <w:tcMar>
              <w:top w:w="15" w:type="dxa"/>
              <w:left w:w="144" w:type="dxa"/>
              <w:bottom w:w="0" w:type="dxa"/>
              <w:right w:w="144" w:type="dxa"/>
            </w:tcMar>
            <w:vAlign w:val="center"/>
            <w:hideMark/>
          </w:tcPr>
          <w:p w14:paraId="0CE5547C" w14:textId="77777777" w:rsidR="002A1A9E" w:rsidRDefault="002A1A9E">
            <w:pPr>
              <w:textAlignment w:val="bottom"/>
              <w:rPr>
                <w:rFonts w:ascii="Arial" w:hAnsi="Arial" w:cs="Arial"/>
                <w:sz w:val="36"/>
                <w:szCs w:val="36"/>
              </w:rPr>
            </w:pPr>
            <w:r>
              <w:rPr>
                <w:b/>
                <w:bCs/>
                <w:color w:val="000000"/>
                <w:sz w:val="20"/>
                <w:szCs w:val="20"/>
              </w:rPr>
              <w:t>Records/Day</w:t>
            </w:r>
          </w:p>
          <w:p w14:paraId="0CE5547D" w14:textId="77777777" w:rsidR="002A1A9E" w:rsidRDefault="002A1A9E">
            <w:pPr>
              <w:textAlignment w:val="bottom"/>
              <w:rPr>
                <w:rFonts w:ascii="Arial" w:hAnsi="Arial" w:cs="Arial"/>
                <w:sz w:val="36"/>
                <w:szCs w:val="36"/>
              </w:rPr>
            </w:pPr>
            <w:r>
              <w:rPr>
                <w:b/>
                <w:bCs/>
                <w:color w:val="000000"/>
                <w:sz w:val="20"/>
                <w:szCs w:val="20"/>
              </w:rPr>
              <w:t xml:space="preserve">(VoLTE Roaming Impact) </w:t>
            </w:r>
          </w:p>
        </w:tc>
      </w:tr>
      <w:tr w:rsidR="002A1A9E" w14:paraId="0CE55483" w14:textId="77777777" w:rsidTr="002A1A9E">
        <w:trPr>
          <w:trHeight w:val="810"/>
        </w:trPr>
        <w:tc>
          <w:tcPr>
            <w:tcW w:w="1985" w:type="dxa"/>
            <w:tcBorders>
              <w:top w:val="nil"/>
              <w:left w:val="single" w:sz="8" w:space="0" w:color="FFFFFF"/>
              <w:bottom w:val="single" w:sz="8" w:space="0" w:color="FFFFFF"/>
              <w:right w:val="single" w:sz="8" w:space="0" w:color="FFFFFF"/>
            </w:tcBorders>
            <w:shd w:val="clear" w:color="auto" w:fill="E7E9EC"/>
            <w:tcMar>
              <w:top w:w="15" w:type="dxa"/>
              <w:left w:w="144" w:type="dxa"/>
              <w:bottom w:w="0" w:type="dxa"/>
              <w:right w:w="144" w:type="dxa"/>
            </w:tcMar>
            <w:vAlign w:val="center"/>
            <w:hideMark/>
          </w:tcPr>
          <w:p w14:paraId="0CE5547F" w14:textId="77777777" w:rsidR="002A1A9E" w:rsidRDefault="002A1A9E">
            <w:pPr>
              <w:rPr>
                <w:rFonts w:ascii="Arial" w:hAnsi="Arial" w:cs="Arial"/>
                <w:sz w:val="36"/>
                <w:szCs w:val="36"/>
              </w:rPr>
            </w:pPr>
            <w:r>
              <w:rPr>
                <w:b/>
                <w:bCs/>
                <w:color w:val="000000"/>
                <w:sz w:val="24"/>
                <w:szCs w:val="24"/>
              </w:rPr>
              <w:t>PGW</w:t>
            </w:r>
          </w:p>
          <w:p w14:paraId="0CE55480" w14:textId="77777777" w:rsidR="002A1A9E" w:rsidRDefault="002A1A9E">
            <w:pPr>
              <w:rPr>
                <w:rFonts w:ascii="Arial" w:hAnsi="Arial" w:cs="Arial"/>
                <w:sz w:val="36"/>
                <w:szCs w:val="36"/>
              </w:rPr>
            </w:pPr>
            <w:r>
              <w:rPr>
                <w:color w:val="000000"/>
                <w:sz w:val="24"/>
                <w:szCs w:val="24"/>
              </w:rPr>
              <w:t>(Voice + Data)</w:t>
            </w:r>
          </w:p>
        </w:tc>
        <w:tc>
          <w:tcPr>
            <w:tcW w:w="2066" w:type="dxa"/>
            <w:tcBorders>
              <w:top w:val="nil"/>
              <w:left w:val="nil"/>
              <w:bottom w:val="single" w:sz="8" w:space="0" w:color="FFFFFF"/>
              <w:right w:val="single" w:sz="8" w:space="0" w:color="FFFFFF"/>
            </w:tcBorders>
            <w:shd w:val="clear" w:color="auto" w:fill="E7E9EC"/>
            <w:tcMar>
              <w:top w:w="15" w:type="dxa"/>
              <w:left w:w="144" w:type="dxa"/>
              <w:bottom w:w="0" w:type="dxa"/>
              <w:right w:w="144" w:type="dxa"/>
            </w:tcMar>
            <w:vAlign w:val="center"/>
            <w:hideMark/>
          </w:tcPr>
          <w:p w14:paraId="0CE55481" w14:textId="77777777" w:rsidR="002A1A9E" w:rsidRDefault="002A1A9E">
            <w:pPr>
              <w:rPr>
                <w:rFonts w:ascii="Arial" w:hAnsi="Arial" w:cs="Arial"/>
                <w:sz w:val="36"/>
                <w:szCs w:val="36"/>
              </w:rPr>
            </w:pPr>
            <w:r>
              <w:rPr>
                <w:color w:val="000000"/>
                <w:sz w:val="24"/>
                <w:szCs w:val="24"/>
              </w:rPr>
              <w:t>Yes</w:t>
            </w:r>
          </w:p>
        </w:tc>
        <w:tc>
          <w:tcPr>
            <w:tcW w:w="3209" w:type="dxa"/>
            <w:tcBorders>
              <w:top w:val="nil"/>
              <w:left w:val="nil"/>
              <w:bottom w:val="single" w:sz="8" w:space="0" w:color="FFFFFF"/>
              <w:right w:val="single" w:sz="8" w:space="0" w:color="FFFFFF"/>
            </w:tcBorders>
            <w:shd w:val="clear" w:color="auto" w:fill="E7E9EC"/>
            <w:tcMar>
              <w:top w:w="15" w:type="dxa"/>
              <w:left w:w="144" w:type="dxa"/>
              <w:bottom w:w="0" w:type="dxa"/>
              <w:right w:w="144" w:type="dxa"/>
            </w:tcMar>
            <w:vAlign w:val="center"/>
            <w:hideMark/>
          </w:tcPr>
          <w:p w14:paraId="0CE55482" w14:textId="77777777" w:rsidR="002A1A9E" w:rsidRDefault="002A1A9E">
            <w:pPr>
              <w:rPr>
                <w:rFonts w:ascii="Arial" w:hAnsi="Arial" w:cs="Arial"/>
                <w:sz w:val="36"/>
                <w:szCs w:val="36"/>
              </w:rPr>
            </w:pPr>
            <w:r>
              <w:rPr>
                <w:color w:val="000000"/>
                <w:sz w:val="24"/>
                <w:szCs w:val="24"/>
              </w:rPr>
              <w:t>800,000</w:t>
            </w:r>
          </w:p>
        </w:tc>
      </w:tr>
      <w:tr w:rsidR="002A1A9E" w14:paraId="0CE55488" w14:textId="77777777" w:rsidTr="002A1A9E">
        <w:trPr>
          <w:trHeight w:val="660"/>
        </w:trPr>
        <w:tc>
          <w:tcPr>
            <w:tcW w:w="1985" w:type="dxa"/>
            <w:tcBorders>
              <w:top w:val="nil"/>
              <w:left w:val="single" w:sz="8" w:space="0" w:color="FFFFFF"/>
              <w:bottom w:val="single" w:sz="8" w:space="0" w:color="FFFFFF"/>
              <w:right w:val="single" w:sz="8" w:space="0" w:color="FFFFFF"/>
            </w:tcBorders>
            <w:shd w:val="clear" w:color="auto" w:fill="E7E9EC"/>
            <w:tcMar>
              <w:top w:w="15" w:type="dxa"/>
              <w:left w:w="144" w:type="dxa"/>
              <w:bottom w:w="0" w:type="dxa"/>
              <w:right w:w="144" w:type="dxa"/>
            </w:tcMar>
            <w:vAlign w:val="center"/>
            <w:hideMark/>
          </w:tcPr>
          <w:p w14:paraId="0CE55484" w14:textId="77777777" w:rsidR="002A1A9E" w:rsidRDefault="002A1A9E">
            <w:pPr>
              <w:textAlignment w:val="bottom"/>
              <w:rPr>
                <w:rFonts w:ascii="Arial" w:hAnsi="Arial" w:cs="Arial"/>
                <w:sz w:val="36"/>
                <w:szCs w:val="36"/>
              </w:rPr>
            </w:pPr>
            <w:r>
              <w:rPr>
                <w:b/>
                <w:bCs/>
                <w:color w:val="000000"/>
                <w:sz w:val="24"/>
                <w:szCs w:val="24"/>
              </w:rPr>
              <w:t>TAS</w:t>
            </w:r>
          </w:p>
          <w:p w14:paraId="0CE55485" w14:textId="77777777" w:rsidR="002A1A9E" w:rsidRDefault="002A1A9E">
            <w:pPr>
              <w:textAlignment w:val="bottom"/>
              <w:rPr>
                <w:rFonts w:ascii="Arial" w:hAnsi="Arial" w:cs="Arial"/>
                <w:sz w:val="36"/>
                <w:szCs w:val="36"/>
              </w:rPr>
            </w:pPr>
            <w:r>
              <w:rPr>
                <w:color w:val="000000"/>
                <w:sz w:val="24"/>
                <w:szCs w:val="24"/>
              </w:rPr>
              <w:t>(VoLTE Voice)</w:t>
            </w:r>
          </w:p>
        </w:tc>
        <w:tc>
          <w:tcPr>
            <w:tcW w:w="2066" w:type="dxa"/>
            <w:tcBorders>
              <w:top w:val="nil"/>
              <w:left w:val="nil"/>
              <w:bottom w:val="single" w:sz="8" w:space="0" w:color="FFFFFF"/>
              <w:right w:val="single" w:sz="8" w:space="0" w:color="FFFFFF"/>
            </w:tcBorders>
            <w:shd w:val="clear" w:color="auto" w:fill="E7E9EC"/>
            <w:tcMar>
              <w:top w:w="15" w:type="dxa"/>
              <w:left w:w="144" w:type="dxa"/>
              <w:bottom w:w="0" w:type="dxa"/>
              <w:right w:w="144" w:type="dxa"/>
            </w:tcMar>
            <w:vAlign w:val="center"/>
            <w:hideMark/>
          </w:tcPr>
          <w:p w14:paraId="0CE55486" w14:textId="77777777" w:rsidR="002A1A9E" w:rsidRDefault="002A1A9E">
            <w:pPr>
              <w:textAlignment w:val="top"/>
              <w:rPr>
                <w:rFonts w:ascii="Arial" w:hAnsi="Arial" w:cs="Arial"/>
                <w:sz w:val="36"/>
                <w:szCs w:val="36"/>
              </w:rPr>
            </w:pPr>
            <w:r>
              <w:rPr>
                <w:color w:val="000000"/>
                <w:sz w:val="24"/>
                <w:szCs w:val="24"/>
              </w:rPr>
              <w:t>Yes</w:t>
            </w:r>
          </w:p>
        </w:tc>
        <w:tc>
          <w:tcPr>
            <w:tcW w:w="3209" w:type="dxa"/>
            <w:tcBorders>
              <w:top w:val="nil"/>
              <w:left w:val="nil"/>
              <w:bottom w:val="single" w:sz="8" w:space="0" w:color="FFFFFF"/>
              <w:right w:val="single" w:sz="8" w:space="0" w:color="FFFFFF"/>
            </w:tcBorders>
            <w:shd w:val="clear" w:color="auto" w:fill="E7E9EC"/>
            <w:tcMar>
              <w:top w:w="15" w:type="dxa"/>
              <w:left w:w="144" w:type="dxa"/>
              <w:bottom w:w="0" w:type="dxa"/>
              <w:right w:w="144" w:type="dxa"/>
            </w:tcMar>
            <w:vAlign w:val="center"/>
            <w:hideMark/>
          </w:tcPr>
          <w:p w14:paraId="0CE55487" w14:textId="77777777" w:rsidR="002A1A9E" w:rsidRDefault="002A1A9E">
            <w:pPr>
              <w:textAlignment w:val="top"/>
              <w:rPr>
                <w:rFonts w:ascii="Arial" w:hAnsi="Arial" w:cs="Arial"/>
                <w:sz w:val="36"/>
                <w:szCs w:val="36"/>
              </w:rPr>
            </w:pPr>
            <w:r>
              <w:rPr>
                <w:color w:val="000000"/>
                <w:sz w:val="24"/>
                <w:szCs w:val="24"/>
              </w:rPr>
              <w:t>800,000</w:t>
            </w:r>
          </w:p>
        </w:tc>
      </w:tr>
      <w:tr w:rsidR="002A1A9E" w14:paraId="0CE5548D" w14:textId="77777777" w:rsidTr="002A1A9E">
        <w:trPr>
          <w:trHeight w:val="660"/>
        </w:trPr>
        <w:tc>
          <w:tcPr>
            <w:tcW w:w="1985" w:type="dxa"/>
            <w:tcBorders>
              <w:top w:val="nil"/>
              <w:left w:val="single" w:sz="8" w:space="0" w:color="FFFFFF"/>
              <w:bottom w:val="single" w:sz="8" w:space="0" w:color="FFFFFF"/>
              <w:right w:val="single" w:sz="8" w:space="0" w:color="FFFFFF"/>
            </w:tcBorders>
            <w:shd w:val="clear" w:color="auto" w:fill="E7E9EC"/>
            <w:tcMar>
              <w:top w:w="15" w:type="dxa"/>
              <w:left w:w="144" w:type="dxa"/>
              <w:bottom w:w="0" w:type="dxa"/>
              <w:right w:w="144" w:type="dxa"/>
            </w:tcMar>
            <w:vAlign w:val="center"/>
            <w:hideMark/>
          </w:tcPr>
          <w:p w14:paraId="0CE55489" w14:textId="77777777" w:rsidR="002A1A9E" w:rsidRDefault="002A1A9E">
            <w:pPr>
              <w:textAlignment w:val="bottom"/>
              <w:rPr>
                <w:rFonts w:ascii="Arial" w:hAnsi="Arial" w:cs="Arial"/>
                <w:sz w:val="36"/>
                <w:szCs w:val="36"/>
              </w:rPr>
            </w:pPr>
            <w:r>
              <w:rPr>
                <w:b/>
                <w:bCs/>
                <w:color w:val="000000"/>
                <w:sz w:val="24"/>
                <w:szCs w:val="24"/>
              </w:rPr>
              <w:t>TAP IN</w:t>
            </w:r>
          </w:p>
          <w:p w14:paraId="0CE5548A" w14:textId="77777777" w:rsidR="002A1A9E" w:rsidRDefault="002A1A9E">
            <w:pPr>
              <w:textAlignment w:val="bottom"/>
              <w:rPr>
                <w:rFonts w:ascii="Arial" w:hAnsi="Arial" w:cs="Arial"/>
                <w:sz w:val="36"/>
                <w:szCs w:val="36"/>
              </w:rPr>
            </w:pPr>
            <w:r>
              <w:rPr>
                <w:color w:val="000000"/>
                <w:sz w:val="24"/>
                <w:szCs w:val="24"/>
              </w:rPr>
              <w:t xml:space="preserve">(LTE + VoLTE) </w:t>
            </w:r>
          </w:p>
        </w:tc>
        <w:tc>
          <w:tcPr>
            <w:tcW w:w="2066" w:type="dxa"/>
            <w:tcBorders>
              <w:top w:val="nil"/>
              <w:left w:val="nil"/>
              <w:bottom w:val="single" w:sz="8" w:space="0" w:color="FFFFFF"/>
              <w:right w:val="single" w:sz="8" w:space="0" w:color="FFFFFF"/>
            </w:tcBorders>
            <w:shd w:val="clear" w:color="auto" w:fill="E7E9EC"/>
            <w:tcMar>
              <w:top w:w="15" w:type="dxa"/>
              <w:left w:w="144" w:type="dxa"/>
              <w:bottom w:w="0" w:type="dxa"/>
              <w:right w:w="144" w:type="dxa"/>
            </w:tcMar>
            <w:vAlign w:val="center"/>
            <w:hideMark/>
          </w:tcPr>
          <w:p w14:paraId="0CE5548B" w14:textId="77777777" w:rsidR="002A1A9E" w:rsidRDefault="002A1A9E">
            <w:pPr>
              <w:textAlignment w:val="top"/>
              <w:rPr>
                <w:rFonts w:ascii="Arial" w:hAnsi="Arial" w:cs="Arial"/>
                <w:sz w:val="36"/>
                <w:szCs w:val="36"/>
              </w:rPr>
            </w:pPr>
            <w:r>
              <w:rPr>
                <w:color w:val="000000"/>
                <w:sz w:val="24"/>
                <w:szCs w:val="24"/>
              </w:rPr>
              <w:t>Yes</w:t>
            </w:r>
          </w:p>
        </w:tc>
        <w:tc>
          <w:tcPr>
            <w:tcW w:w="3209" w:type="dxa"/>
            <w:tcBorders>
              <w:top w:val="nil"/>
              <w:left w:val="nil"/>
              <w:bottom w:val="single" w:sz="8" w:space="0" w:color="FFFFFF"/>
              <w:right w:val="single" w:sz="8" w:space="0" w:color="FFFFFF"/>
            </w:tcBorders>
            <w:shd w:val="clear" w:color="auto" w:fill="E7E9EC"/>
            <w:tcMar>
              <w:top w:w="15" w:type="dxa"/>
              <w:left w:w="144" w:type="dxa"/>
              <w:bottom w:w="0" w:type="dxa"/>
              <w:right w:w="144" w:type="dxa"/>
            </w:tcMar>
            <w:vAlign w:val="center"/>
            <w:hideMark/>
          </w:tcPr>
          <w:p w14:paraId="0CE5548C" w14:textId="77777777" w:rsidR="002A1A9E" w:rsidRDefault="002A1A9E">
            <w:pPr>
              <w:textAlignment w:val="top"/>
              <w:rPr>
                <w:rFonts w:ascii="Arial" w:hAnsi="Arial" w:cs="Arial"/>
                <w:sz w:val="36"/>
                <w:szCs w:val="36"/>
              </w:rPr>
            </w:pPr>
            <w:r>
              <w:rPr>
                <w:color w:val="000000"/>
                <w:sz w:val="24"/>
                <w:szCs w:val="24"/>
              </w:rPr>
              <w:t>800,000</w:t>
            </w:r>
          </w:p>
        </w:tc>
      </w:tr>
      <w:tr w:rsidR="002A1A9E" w14:paraId="0CE55492" w14:textId="77777777" w:rsidTr="002A1A9E">
        <w:trPr>
          <w:trHeight w:val="660"/>
        </w:trPr>
        <w:tc>
          <w:tcPr>
            <w:tcW w:w="1985" w:type="dxa"/>
            <w:tcBorders>
              <w:top w:val="nil"/>
              <w:left w:val="single" w:sz="8" w:space="0" w:color="FFFFFF"/>
              <w:bottom w:val="single" w:sz="8" w:space="0" w:color="FFFFFF"/>
              <w:right w:val="single" w:sz="8" w:space="0" w:color="FFFFFF"/>
            </w:tcBorders>
            <w:shd w:val="clear" w:color="auto" w:fill="E7E9EC"/>
            <w:tcMar>
              <w:top w:w="15" w:type="dxa"/>
              <w:left w:w="144" w:type="dxa"/>
              <w:bottom w:w="0" w:type="dxa"/>
              <w:right w:w="144" w:type="dxa"/>
            </w:tcMar>
            <w:vAlign w:val="center"/>
            <w:hideMark/>
          </w:tcPr>
          <w:p w14:paraId="0CE5548E" w14:textId="77777777" w:rsidR="002A1A9E" w:rsidRDefault="002A1A9E">
            <w:pPr>
              <w:textAlignment w:val="bottom"/>
              <w:rPr>
                <w:rFonts w:ascii="Arial" w:hAnsi="Arial" w:cs="Arial"/>
                <w:sz w:val="36"/>
                <w:szCs w:val="36"/>
              </w:rPr>
            </w:pPr>
            <w:r>
              <w:rPr>
                <w:b/>
                <w:bCs/>
                <w:color w:val="000000"/>
                <w:sz w:val="24"/>
                <w:szCs w:val="24"/>
              </w:rPr>
              <w:t>TAP OUT</w:t>
            </w:r>
          </w:p>
          <w:p w14:paraId="0CE5548F" w14:textId="77777777" w:rsidR="002A1A9E" w:rsidRDefault="002A1A9E">
            <w:pPr>
              <w:textAlignment w:val="bottom"/>
              <w:rPr>
                <w:rFonts w:ascii="Arial" w:hAnsi="Arial" w:cs="Arial"/>
                <w:sz w:val="36"/>
                <w:szCs w:val="36"/>
              </w:rPr>
            </w:pPr>
            <w:r>
              <w:rPr>
                <w:color w:val="000000"/>
                <w:sz w:val="24"/>
                <w:szCs w:val="24"/>
              </w:rPr>
              <w:t>(LTE + VoLTE)</w:t>
            </w:r>
          </w:p>
        </w:tc>
        <w:tc>
          <w:tcPr>
            <w:tcW w:w="2066" w:type="dxa"/>
            <w:tcBorders>
              <w:top w:val="nil"/>
              <w:left w:val="nil"/>
              <w:bottom w:val="single" w:sz="8" w:space="0" w:color="FFFFFF"/>
              <w:right w:val="single" w:sz="8" w:space="0" w:color="FFFFFF"/>
            </w:tcBorders>
            <w:shd w:val="clear" w:color="auto" w:fill="E7E9EC"/>
            <w:tcMar>
              <w:top w:w="15" w:type="dxa"/>
              <w:left w:w="144" w:type="dxa"/>
              <w:bottom w:w="0" w:type="dxa"/>
              <w:right w:w="144" w:type="dxa"/>
            </w:tcMar>
            <w:vAlign w:val="center"/>
            <w:hideMark/>
          </w:tcPr>
          <w:p w14:paraId="0CE55490" w14:textId="77777777" w:rsidR="002A1A9E" w:rsidRDefault="002A1A9E">
            <w:pPr>
              <w:textAlignment w:val="top"/>
              <w:rPr>
                <w:rFonts w:ascii="Arial" w:hAnsi="Arial" w:cs="Arial"/>
                <w:sz w:val="36"/>
                <w:szCs w:val="36"/>
              </w:rPr>
            </w:pPr>
            <w:r>
              <w:rPr>
                <w:color w:val="000000"/>
                <w:sz w:val="24"/>
                <w:szCs w:val="24"/>
              </w:rPr>
              <w:t>Yes</w:t>
            </w:r>
          </w:p>
        </w:tc>
        <w:tc>
          <w:tcPr>
            <w:tcW w:w="3209" w:type="dxa"/>
            <w:tcBorders>
              <w:top w:val="nil"/>
              <w:left w:val="nil"/>
              <w:bottom w:val="single" w:sz="8" w:space="0" w:color="FFFFFF"/>
              <w:right w:val="single" w:sz="8" w:space="0" w:color="FFFFFF"/>
            </w:tcBorders>
            <w:shd w:val="clear" w:color="auto" w:fill="E7E9EC"/>
            <w:tcMar>
              <w:top w:w="15" w:type="dxa"/>
              <w:left w:w="144" w:type="dxa"/>
              <w:bottom w:w="0" w:type="dxa"/>
              <w:right w:w="144" w:type="dxa"/>
            </w:tcMar>
            <w:vAlign w:val="center"/>
            <w:hideMark/>
          </w:tcPr>
          <w:p w14:paraId="0CE55491" w14:textId="77777777" w:rsidR="002A1A9E" w:rsidRDefault="002A1A9E">
            <w:pPr>
              <w:textAlignment w:val="top"/>
              <w:rPr>
                <w:rFonts w:ascii="Arial" w:hAnsi="Arial" w:cs="Arial"/>
                <w:sz w:val="36"/>
                <w:szCs w:val="36"/>
              </w:rPr>
            </w:pPr>
            <w:r>
              <w:rPr>
                <w:color w:val="000000"/>
                <w:sz w:val="24"/>
                <w:szCs w:val="24"/>
              </w:rPr>
              <w:t>500,000</w:t>
            </w:r>
          </w:p>
        </w:tc>
      </w:tr>
      <w:tr w:rsidR="002A1A9E" w14:paraId="0CE55496" w14:textId="77777777" w:rsidTr="002A1A9E">
        <w:trPr>
          <w:trHeight w:val="660"/>
        </w:trPr>
        <w:tc>
          <w:tcPr>
            <w:tcW w:w="1985" w:type="dxa"/>
            <w:tcBorders>
              <w:top w:val="nil"/>
              <w:left w:val="single" w:sz="8" w:space="0" w:color="FFFFFF"/>
              <w:bottom w:val="single" w:sz="8" w:space="0" w:color="FFFFFF"/>
              <w:right w:val="single" w:sz="8" w:space="0" w:color="FFFFFF"/>
            </w:tcBorders>
            <w:shd w:val="clear" w:color="auto" w:fill="E7E9EC"/>
            <w:tcMar>
              <w:top w:w="15" w:type="dxa"/>
              <w:left w:w="144" w:type="dxa"/>
              <w:bottom w:w="0" w:type="dxa"/>
              <w:right w:w="144" w:type="dxa"/>
            </w:tcMar>
            <w:vAlign w:val="center"/>
            <w:hideMark/>
          </w:tcPr>
          <w:p w14:paraId="0CE55493" w14:textId="77777777" w:rsidR="002A1A9E" w:rsidRDefault="002A1A9E">
            <w:pPr>
              <w:textAlignment w:val="bottom"/>
              <w:rPr>
                <w:rFonts w:ascii="Arial" w:hAnsi="Arial" w:cs="Arial"/>
                <w:sz w:val="36"/>
                <w:szCs w:val="36"/>
              </w:rPr>
            </w:pPr>
            <w:r>
              <w:rPr>
                <w:b/>
                <w:bCs/>
                <w:color w:val="000000"/>
                <w:sz w:val="24"/>
                <w:szCs w:val="24"/>
              </w:rPr>
              <w:t>CIBER IN</w:t>
            </w:r>
          </w:p>
        </w:tc>
        <w:tc>
          <w:tcPr>
            <w:tcW w:w="2066" w:type="dxa"/>
            <w:tcBorders>
              <w:top w:val="nil"/>
              <w:left w:val="nil"/>
              <w:bottom w:val="single" w:sz="8" w:space="0" w:color="FFFFFF"/>
              <w:right w:val="single" w:sz="8" w:space="0" w:color="FFFFFF"/>
            </w:tcBorders>
            <w:shd w:val="clear" w:color="auto" w:fill="E7E9EC"/>
            <w:tcMar>
              <w:top w:w="15" w:type="dxa"/>
              <w:left w:w="144" w:type="dxa"/>
              <w:bottom w:w="0" w:type="dxa"/>
              <w:right w:w="144" w:type="dxa"/>
            </w:tcMar>
            <w:vAlign w:val="center"/>
            <w:hideMark/>
          </w:tcPr>
          <w:p w14:paraId="0CE55494" w14:textId="77777777" w:rsidR="002A1A9E" w:rsidRDefault="002A1A9E">
            <w:pPr>
              <w:textAlignment w:val="top"/>
              <w:rPr>
                <w:rFonts w:ascii="Arial" w:hAnsi="Arial" w:cs="Arial"/>
                <w:sz w:val="36"/>
                <w:szCs w:val="36"/>
              </w:rPr>
            </w:pPr>
            <w:r>
              <w:rPr>
                <w:color w:val="000000"/>
                <w:sz w:val="24"/>
                <w:szCs w:val="24"/>
              </w:rPr>
              <w:t>Yes</w:t>
            </w:r>
          </w:p>
        </w:tc>
        <w:tc>
          <w:tcPr>
            <w:tcW w:w="3209" w:type="dxa"/>
            <w:tcBorders>
              <w:top w:val="nil"/>
              <w:left w:val="nil"/>
              <w:bottom w:val="single" w:sz="8" w:space="0" w:color="FFFFFF"/>
              <w:right w:val="single" w:sz="8" w:space="0" w:color="FFFFFF"/>
            </w:tcBorders>
            <w:shd w:val="clear" w:color="auto" w:fill="E7E9EC"/>
            <w:tcMar>
              <w:top w:w="15" w:type="dxa"/>
              <w:left w:w="144" w:type="dxa"/>
              <w:bottom w:w="0" w:type="dxa"/>
              <w:right w:w="144" w:type="dxa"/>
            </w:tcMar>
            <w:vAlign w:val="center"/>
            <w:hideMark/>
          </w:tcPr>
          <w:p w14:paraId="0CE55495" w14:textId="77777777" w:rsidR="002A1A9E" w:rsidRDefault="002A1A9E">
            <w:pPr>
              <w:textAlignment w:val="top"/>
              <w:rPr>
                <w:rFonts w:ascii="Arial" w:hAnsi="Arial" w:cs="Arial"/>
                <w:sz w:val="36"/>
                <w:szCs w:val="36"/>
              </w:rPr>
            </w:pPr>
            <w:r>
              <w:rPr>
                <w:color w:val="000000"/>
                <w:sz w:val="24"/>
                <w:szCs w:val="24"/>
              </w:rPr>
              <w:t>-800,000</w:t>
            </w:r>
          </w:p>
        </w:tc>
      </w:tr>
      <w:tr w:rsidR="002A1A9E" w14:paraId="0CE5549A" w14:textId="77777777" w:rsidTr="002A1A9E">
        <w:trPr>
          <w:trHeight w:val="660"/>
        </w:trPr>
        <w:tc>
          <w:tcPr>
            <w:tcW w:w="1985" w:type="dxa"/>
            <w:tcBorders>
              <w:top w:val="nil"/>
              <w:left w:val="single" w:sz="8" w:space="0" w:color="FFFFFF"/>
              <w:bottom w:val="single" w:sz="8" w:space="0" w:color="FFFFFF"/>
              <w:right w:val="single" w:sz="8" w:space="0" w:color="FFFFFF"/>
            </w:tcBorders>
            <w:shd w:val="clear" w:color="auto" w:fill="E7E9EC"/>
            <w:tcMar>
              <w:top w:w="15" w:type="dxa"/>
              <w:left w:w="144" w:type="dxa"/>
              <w:bottom w:w="0" w:type="dxa"/>
              <w:right w:w="144" w:type="dxa"/>
            </w:tcMar>
            <w:vAlign w:val="center"/>
            <w:hideMark/>
          </w:tcPr>
          <w:p w14:paraId="0CE55497" w14:textId="77777777" w:rsidR="002A1A9E" w:rsidRDefault="002A1A9E">
            <w:pPr>
              <w:textAlignment w:val="bottom"/>
              <w:rPr>
                <w:rFonts w:ascii="Arial" w:hAnsi="Arial" w:cs="Arial"/>
                <w:sz w:val="36"/>
                <w:szCs w:val="36"/>
              </w:rPr>
            </w:pPr>
            <w:r>
              <w:rPr>
                <w:b/>
                <w:bCs/>
                <w:color w:val="000000"/>
                <w:sz w:val="24"/>
                <w:szCs w:val="24"/>
              </w:rPr>
              <w:t>CIBER OUT</w:t>
            </w:r>
          </w:p>
        </w:tc>
        <w:tc>
          <w:tcPr>
            <w:tcW w:w="2066" w:type="dxa"/>
            <w:tcBorders>
              <w:top w:val="nil"/>
              <w:left w:val="nil"/>
              <w:bottom w:val="single" w:sz="8" w:space="0" w:color="FFFFFF"/>
              <w:right w:val="single" w:sz="8" w:space="0" w:color="FFFFFF"/>
            </w:tcBorders>
            <w:shd w:val="clear" w:color="auto" w:fill="E7E9EC"/>
            <w:tcMar>
              <w:top w:w="15" w:type="dxa"/>
              <w:left w:w="144" w:type="dxa"/>
              <w:bottom w:w="0" w:type="dxa"/>
              <w:right w:w="144" w:type="dxa"/>
            </w:tcMar>
            <w:vAlign w:val="center"/>
            <w:hideMark/>
          </w:tcPr>
          <w:p w14:paraId="0CE55498" w14:textId="77777777" w:rsidR="002A1A9E" w:rsidRDefault="002A1A9E">
            <w:pPr>
              <w:textAlignment w:val="top"/>
              <w:rPr>
                <w:rFonts w:ascii="Arial" w:hAnsi="Arial" w:cs="Arial"/>
                <w:sz w:val="36"/>
                <w:szCs w:val="36"/>
              </w:rPr>
            </w:pPr>
            <w:r>
              <w:rPr>
                <w:color w:val="000000"/>
                <w:sz w:val="24"/>
                <w:szCs w:val="24"/>
              </w:rPr>
              <w:t>Yes</w:t>
            </w:r>
          </w:p>
        </w:tc>
        <w:tc>
          <w:tcPr>
            <w:tcW w:w="3209" w:type="dxa"/>
            <w:tcBorders>
              <w:top w:val="nil"/>
              <w:left w:val="nil"/>
              <w:bottom w:val="single" w:sz="8" w:space="0" w:color="FFFFFF"/>
              <w:right w:val="single" w:sz="8" w:space="0" w:color="FFFFFF"/>
            </w:tcBorders>
            <w:shd w:val="clear" w:color="auto" w:fill="E7E9EC"/>
            <w:tcMar>
              <w:top w:w="15" w:type="dxa"/>
              <w:left w:w="144" w:type="dxa"/>
              <w:bottom w:w="0" w:type="dxa"/>
              <w:right w:w="144" w:type="dxa"/>
            </w:tcMar>
            <w:vAlign w:val="center"/>
            <w:hideMark/>
          </w:tcPr>
          <w:p w14:paraId="0CE55499" w14:textId="77777777" w:rsidR="002A1A9E" w:rsidRDefault="002A1A9E">
            <w:pPr>
              <w:textAlignment w:val="top"/>
              <w:rPr>
                <w:rFonts w:ascii="Arial" w:hAnsi="Arial" w:cs="Arial"/>
                <w:sz w:val="36"/>
                <w:szCs w:val="36"/>
              </w:rPr>
            </w:pPr>
            <w:r>
              <w:rPr>
                <w:color w:val="000000"/>
                <w:sz w:val="24"/>
                <w:szCs w:val="24"/>
              </w:rPr>
              <w:t>No Change</w:t>
            </w:r>
          </w:p>
        </w:tc>
      </w:tr>
    </w:tbl>
    <w:p w14:paraId="0CE5549B" w14:textId="77777777" w:rsidR="002A1A9E" w:rsidRDefault="002A1A9E" w:rsidP="002A1A9E">
      <w:pPr>
        <w:pStyle w:val="BodyText"/>
      </w:pPr>
    </w:p>
    <w:p w14:paraId="0CE5549C" w14:textId="77777777" w:rsidR="00405C63" w:rsidDel="002A7C4D" w:rsidRDefault="00405C63" w:rsidP="002A1A9E">
      <w:pPr>
        <w:pStyle w:val="BodyText"/>
        <w:rPr>
          <w:del w:id="692" w:author="Adrian Chiritescu" w:date="2016-09-28T16:52:00Z"/>
        </w:rPr>
      </w:pPr>
      <w:r>
        <w:t>There is no hardware impact</w:t>
      </w:r>
      <w:ins w:id="693" w:author="Adrian Chiritescu" w:date="2016-09-28T16:51:00Z">
        <w:r w:rsidR="00907934">
          <w:t xml:space="preserve"> other than storage</w:t>
        </w:r>
      </w:ins>
      <w:r>
        <w:t xml:space="preserve"> identified due to the above projected volumes. </w:t>
      </w:r>
      <w:del w:id="694" w:author="Adrian Chiritescu" w:date="2016-09-28T16:52:00Z">
        <w:r w:rsidDel="002A7C4D">
          <w:delText>The sizing set up in R3 LTE Data Roaming project (see below) covers this additional volume of CDRs</w:delText>
        </w:r>
        <w:r w:rsidR="00863331" w:rsidDel="002A7C4D">
          <w:delText>.</w:delText>
        </w:r>
      </w:del>
    </w:p>
    <w:p w14:paraId="0CE5549D" w14:textId="77777777" w:rsidR="00863331" w:rsidRDefault="00863331" w:rsidP="002A1A9E">
      <w:pPr>
        <w:pStyle w:val="BodyText"/>
      </w:pPr>
    </w:p>
    <w:p w14:paraId="0CE5549E" w14:textId="77777777" w:rsidR="00863331" w:rsidRDefault="00863331" w:rsidP="002A1A9E">
      <w:pPr>
        <w:pStyle w:val="BodyText"/>
      </w:pPr>
      <w:r>
        <w:t>Sizing set up as per R3 LTE Data:</w:t>
      </w:r>
    </w:p>
    <w:tbl>
      <w:tblPr>
        <w:tblW w:w="6069"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909"/>
        <w:gridCol w:w="2160"/>
      </w:tblGrid>
      <w:tr w:rsidR="00863331" w14:paraId="0CE554A1" w14:textId="77777777" w:rsidTr="00863331">
        <w:trPr>
          <w:trHeight w:val="288"/>
        </w:trPr>
        <w:tc>
          <w:tcPr>
            <w:tcW w:w="3909" w:type="dxa"/>
            <w:noWrap/>
            <w:tcMar>
              <w:top w:w="0" w:type="dxa"/>
              <w:left w:w="108" w:type="dxa"/>
              <w:bottom w:w="0" w:type="dxa"/>
              <w:right w:w="108" w:type="dxa"/>
            </w:tcMar>
            <w:vAlign w:val="center"/>
            <w:hideMark/>
          </w:tcPr>
          <w:p w14:paraId="0CE5549F" w14:textId="77777777" w:rsidR="00863331" w:rsidRDefault="00863331">
            <w:pPr>
              <w:rPr>
                <w:color w:val="000000"/>
              </w:rPr>
            </w:pPr>
            <w:r>
              <w:rPr>
                <w:color w:val="000000"/>
              </w:rPr>
              <w:t>InCollect Daily Number of Events</w:t>
            </w:r>
          </w:p>
        </w:tc>
        <w:tc>
          <w:tcPr>
            <w:tcW w:w="2160" w:type="dxa"/>
            <w:noWrap/>
            <w:tcMar>
              <w:top w:w="0" w:type="dxa"/>
              <w:left w:w="108" w:type="dxa"/>
              <w:bottom w:w="0" w:type="dxa"/>
              <w:right w:w="108" w:type="dxa"/>
            </w:tcMar>
            <w:vAlign w:val="center"/>
            <w:hideMark/>
          </w:tcPr>
          <w:p w14:paraId="0CE554A0" w14:textId="77777777" w:rsidR="00863331" w:rsidRDefault="00863331">
            <w:pPr>
              <w:jc w:val="center"/>
              <w:rPr>
                <w:color w:val="000000"/>
              </w:rPr>
            </w:pPr>
            <w:r>
              <w:rPr>
                <w:color w:val="000000"/>
              </w:rPr>
              <w:t>8,900,000</w:t>
            </w:r>
          </w:p>
        </w:tc>
      </w:tr>
      <w:tr w:rsidR="00863331" w14:paraId="0CE554A4" w14:textId="77777777" w:rsidTr="00863331">
        <w:trPr>
          <w:trHeight w:val="288"/>
        </w:trPr>
        <w:tc>
          <w:tcPr>
            <w:tcW w:w="3909" w:type="dxa"/>
            <w:noWrap/>
            <w:tcMar>
              <w:top w:w="0" w:type="dxa"/>
              <w:left w:w="108" w:type="dxa"/>
              <w:bottom w:w="0" w:type="dxa"/>
              <w:right w:w="108" w:type="dxa"/>
            </w:tcMar>
            <w:vAlign w:val="center"/>
            <w:hideMark/>
          </w:tcPr>
          <w:p w14:paraId="0CE554A2" w14:textId="77777777" w:rsidR="00863331" w:rsidRDefault="00863331">
            <w:pPr>
              <w:rPr>
                <w:color w:val="000000"/>
              </w:rPr>
            </w:pPr>
            <w:r>
              <w:rPr>
                <w:color w:val="000000"/>
              </w:rPr>
              <w:t>OutCollect Daily Number of Events</w:t>
            </w:r>
          </w:p>
        </w:tc>
        <w:tc>
          <w:tcPr>
            <w:tcW w:w="2160" w:type="dxa"/>
            <w:noWrap/>
            <w:tcMar>
              <w:top w:w="0" w:type="dxa"/>
              <w:left w:w="108" w:type="dxa"/>
              <w:bottom w:w="0" w:type="dxa"/>
              <w:right w:w="108" w:type="dxa"/>
            </w:tcMar>
            <w:vAlign w:val="center"/>
            <w:hideMark/>
          </w:tcPr>
          <w:p w14:paraId="0CE554A3" w14:textId="77777777" w:rsidR="00863331" w:rsidRDefault="00863331">
            <w:pPr>
              <w:jc w:val="center"/>
              <w:rPr>
                <w:color w:val="000000"/>
              </w:rPr>
            </w:pPr>
            <w:r>
              <w:rPr>
                <w:color w:val="000000"/>
              </w:rPr>
              <w:t>4,300,000</w:t>
            </w:r>
          </w:p>
        </w:tc>
      </w:tr>
    </w:tbl>
    <w:p w14:paraId="0CE554A5" w14:textId="77777777" w:rsidR="00863331" w:rsidRDefault="00863331" w:rsidP="002A1A9E">
      <w:pPr>
        <w:pStyle w:val="BodyText"/>
      </w:pPr>
    </w:p>
    <w:p w14:paraId="0CE554A6" w14:textId="77777777" w:rsidR="00863331" w:rsidRDefault="00863331" w:rsidP="002A1A9E">
      <w:pPr>
        <w:pStyle w:val="BodyText"/>
      </w:pPr>
      <w:r>
        <w:t>Approximated current volumes in production:</w:t>
      </w:r>
    </w:p>
    <w:tbl>
      <w:tblPr>
        <w:tblW w:w="6069"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909"/>
        <w:gridCol w:w="2160"/>
      </w:tblGrid>
      <w:tr w:rsidR="00863331" w14:paraId="0CE554A9" w14:textId="77777777" w:rsidTr="00EF517B">
        <w:trPr>
          <w:trHeight w:val="288"/>
        </w:trPr>
        <w:tc>
          <w:tcPr>
            <w:tcW w:w="3909" w:type="dxa"/>
            <w:noWrap/>
            <w:tcMar>
              <w:top w:w="0" w:type="dxa"/>
              <w:left w:w="108" w:type="dxa"/>
              <w:bottom w:w="0" w:type="dxa"/>
              <w:right w:w="108" w:type="dxa"/>
            </w:tcMar>
            <w:vAlign w:val="center"/>
            <w:hideMark/>
          </w:tcPr>
          <w:p w14:paraId="0CE554A7" w14:textId="77777777" w:rsidR="00863331" w:rsidRDefault="00863331" w:rsidP="00EF517B">
            <w:pPr>
              <w:rPr>
                <w:color w:val="000000"/>
              </w:rPr>
            </w:pPr>
            <w:r>
              <w:rPr>
                <w:color w:val="000000"/>
              </w:rPr>
              <w:t>InCollect Daily Number of Events</w:t>
            </w:r>
          </w:p>
        </w:tc>
        <w:tc>
          <w:tcPr>
            <w:tcW w:w="2160" w:type="dxa"/>
            <w:noWrap/>
            <w:tcMar>
              <w:top w:w="0" w:type="dxa"/>
              <w:left w:w="108" w:type="dxa"/>
              <w:bottom w:w="0" w:type="dxa"/>
              <w:right w:w="108" w:type="dxa"/>
            </w:tcMar>
            <w:vAlign w:val="center"/>
            <w:hideMark/>
          </w:tcPr>
          <w:p w14:paraId="0CE554A8" w14:textId="77777777" w:rsidR="00863331" w:rsidRDefault="00863331" w:rsidP="00EF517B">
            <w:pPr>
              <w:jc w:val="center"/>
              <w:rPr>
                <w:color w:val="000000"/>
              </w:rPr>
            </w:pPr>
            <w:r>
              <w:rPr>
                <w:color w:val="000000"/>
              </w:rPr>
              <w:t>~2,400,000</w:t>
            </w:r>
          </w:p>
        </w:tc>
      </w:tr>
      <w:tr w:rsidR="00863331" w14:paraId="0CE554AC" w14:textId="77777777" w:rsidTr="00EF517B">
        <w:trPr>
          <w:trHeight w:val="288"/>
        </w:trPr>
        <w:tc>
          <w:tcPr>
            <w:tcW w:w="3909" w:type="dxa"/>
            <w:noWrap/>
            <w:tcMar>
              <w:top w:w="0" w:type="dxa"/>
              <w:left w:w="108" w:type="dxa"/>
              <w:bottom w:w="0" w:type="dxa"/>
              <w:right w:w="108" w:type="dxa"/>
            </w:tcMar>
            <w:vAlign w:val="center"/>
            <w:hideMark/>
          </w:tcPr>
          <w:p w14:paraId="0CE554AA" w14:textId="77777777" w:rsidR="00863331" w:rsidRDefault="00863331" w:rsidP="00EF517B">
            <w:pPr>
              <w:rPr>
                <w:color w:val="000000"/>
              </w:rPr>
            </w:pPr>
            <w:r>
              <w:rPr>
                <w:color w:val="000000"/>
              </w:rPr>
              <w:t>OutCollect Daily Number of Events</w:t>
            </w:r>
          </w:p>
        </w:tc>
        <w:tc>
          <w:tcPr>
            <w:tcW w:w="2160" w:type="dxa"/>
            <w:noWrap/>
            <w:tcMar>
              <w:top w:w="0" w:type="dxa"/>
              <w:left w:w="108" w:type="dxa"/>
              <w:bottom w:w="0" w:type="dxa"/>
              <w:right w:w="108" w:type="dxa"/>
            </w:tcMar>
            <w:vAlign w:val="center"/>
            <w:hideMark/>
          </w:tcPr>
          <w:p w14:paraId="0CE554AB" w14:textId="77777777" w:rsidR="00863331" w:rsidRDefault="00863331" w:rsidP="00EF517B">
            <w:pPr>
              <w:jc w:val="center"/>
              <w:rPr>
                <w:color w:val="000000"/>
              </w:rPr>
            </w:pPr>
            <w:r>
              <w:rPr>
                <w:color w:val="000000"/>
              </w:rPr>
              <w:t>~500,000</w:t>
            </w:r>
          </w:p>
        </w:tc>
      </w:tr>
    </w:tbl>
    <w:p w14:paraId="0CE554AD" w14:textId="77777777" w:rsidR="00863331" w:rsidRPr="002A1A9E" w:rsidRDefault="00863331" w:rsidP="002A1A9E">
      <w:pPr>
        <w:pStyle w:val="BodyText"/>
      </w:pPr>
    </w:p>
    <w:p w14:paraId="0CE554AE" w14:textId="77777777" w:rsidR="001D0879" w:rsidRPr="00006C16" w:rsidRDefault="001D0879" w:rsidP="001D0879">
      <w:pPr>
        <w:pStyle w:val="Heading3"/>
      </w:pPr>
      <w:bookmarkStart w:id="695" w:name="_Toc462972617"/>
      <w:r w:rsidRPr="00006C16">
        <w:lastRenderedPageBreak/>
        <w:t>Hardware</w:t>
      </w:r>
      <w:r w:rsidR="00EF517B">
        <w:t xml:space="preserve"> – N/A</w:t>
      </w:r>
      <w:bookmarkEnd w:id="695"/>
    </w:p>
    <w:p w14:paraId="0CE554AF" w14:textId="77777777" w:rsidR="001D0879" w:rsidRDefault="001D0879" w:rsidP="001D0879">
      <w:pPr>
        <w:pStyle w:val="Heading4"/>
        <w:rPr>
          <w:ins w:id="696" w:author="Adrian Chiritescu" w:date="2016-09-28T16:52:00Z"/>
        </w:rPr>
      </w:pPr>
      <w:r w:rsidRPr="00006C16">
        <w:t>Processing</w:t>
      </w:r>
    </w:p>
    <w:p w14:paraId="0CE554B0" w14:textId="77777777" w:rsidR="002A7C4D" w:rsidRPr="002A7C4D" w:rsidRDefault="002A7C4D" w:rsidP="002A7C4D">
      <w:pPr>
        <w:pStyle w:val="BodyText"/>
      </w:pPr>
      <w:ins w:id="697" w:author="Adrian Chiritescu" w:date="2016-09-28T16:52:00Z">
        <w:r>
          <w:t>N/A</w:t>
        </w:r>
      </w:ins>
    </w:p>
    <w:p w14:paraId="0CE554B1" w14:textId="77777777" w:rsidR="001D0879" w:rsidRDefault="001D0879" w:rsidP="001D0879">
      <w:pPr>
        <w:pStyle w:val="Heading4"/>
        <w:rPr>
          <w:ins w:id="698" w:author="Adrian Chiritescu" w:date="2016-09-28T16:52:00Z"/>
        </w:rPr>
      </w:pPr>
      <w:r w:rsidRPr="00006C16">
        <w:t>Storage</w:t>
      </w:r>
    </w:p>
    <w:p w14:paraId="0CE554B2" w14:textId="77777777" w:rsidR="002A7C4D" w:rsidRDefault="002A7C4D" w:rsidP="002A7C4D">
      <w:pPr>
        <w:pStyle w:val="BodyText"/>
        <w:rPr>
          <w:ins w:id="699" w:author="Adrian Chiritescu" w:date="2016-09-28T16:57:00Z"/>
        </w:rPr>
      </w:pPr>
    </w:p>
    <w:p w14:paraId="0CE554B3" w14:textId="77777777" w:rsidR="002A7C4D" w:rsidRDefault="002A7C4D" w:rsidP="002A7C4D">
      <w:pPr>
        <w:pStyle w:val="BodyText"/>
        <w:rPr>
          <w:ins w:id="700" w:author="Adrian Chiritescu" w:date="2016-09-28T16:53:00Z"/>
        </w:rPr>
      </w:pPr>
      <w:ins w:id="701" w:author="Adrian Chiritescu" w:date="2016-09-28T16:52:00Z">
        <w:r>
          <w:t xml:space="preserve">Suggested TACT additional </w:t>
        </w:r>
      </w:ins>
      <w:ins w:id="702" w:author="Adrian Chiritescu" w:date="2016-09-28T16:53:00Z">
        <w:r>
          <w:t>capacity requirement</w:t>
        </w:r>
      </w:ins>
      <w:ins w:id="703" w:author="Adrian Chiritescu" w:date="2016-09-28T16:52:00Z">
        <w:r>
          <w:t>:</w:t>
        </w:r>
      </w:ins>
    </w:p>
    <w:tbl>
      <w:tblPr>
        <w:tblW w:w="8539" w:type="dxa"/>
        <w:tblInd w:w="118" w:type="dxa"/>
        <w:tblLook w:val="04A0" w:firstRow="1" w:lastRow="0" w:firstColumn="1" w:lastColumn="0" w:noHBand="0" w:noVBand="1"/>
      </w:tblPr>
      <w:tblGrid>
        <w:gridCol w:w="3620"/>
        <w:gridCol w:w="690"/>
        <w:gridCol w:w="961"/>
        <w:gridCol w:w="1054"/>
        <w:gridCol w:w="1423"/>
        <w:gridCol w:w="791"/>
      </w:tblGrid>
      <w:tr w:rsidR="002A7C4D" w:rsidRPr="002A7C4D" w14:paraId="0CE554B5" w14:textId="77777777" w:rsidTr="002A7C4D">
        <w:trPr>
          <w:trHeight w:val="315"/>
          <w:ins w:id="704" w:author="Adrian Chiritescu" w:date="2016-09-28T16:56:00Z"/>
        </w:trPr>
        <w:tc>
          <w:tcPr>
            <w:tcW w:w="8539" w:type="dxa"/>
            <w:gridSpan w:val="6"/>
            <w:tcBorders>
              <w:top w:val="single" w:sz="8" w:space="0" w:color="BFBFBF"/>
              <w:left w:val="single" w:sz="8" w:space="0" w:color="BFBFBF"/>
              <w:bottom w:val="single" w:sz="8" w:space="0" w:color="BFBFBF"/>
              <w:right w:val="single" w:sz="8" w:space="0" w:color="BFBFBF"/>
            </w:tcBorders>
            <w:shd w:val="clear" w:color="auto" w:fill="auto"/>
            <w:noWrap/>
            <w:vAlign w:val="center"/>
            <w:hideMark/>
          </w:tcPr>
          <w:p w14:paraId="0CE554B4" w14:textId="77777777" w:rsidR="002A7C4D" w:rsidRPr="002A7C4D" w:rsidRDefault="002A7C4D" w:rsidP="002A7C4D">
            <w:pPr>
              <w:jc w:val="center"/>
              <w:rPr>
                <w:ins w:id="705" w:author="Adrian Chiritescu" w:date="2016-09-28T16:56:00Z"/>
                <w:rFonts w:eastAsia="Times New Roman"/>
                <w:color w:val="000000"/>
                <w:lang w:bidi="ar-SA"/>
              </w:rPr>
            </w:pPr>
            <w:ins w:id="706" w:author="Adrian Chiritescu" w:date="2016-09-28T16:56:00Z">
              <w:r w:rsidRPr="002A7C4D">
                <w:rPr>
                  <w:rFonts w:eastAsia="Times New Roman"/>
                  <w:color w:val="000000"/>
                  <w:lang w:bidi="ar-SA"/>
                </w:rPr>
                <w:t>Prod</w:t>
              </w:r>
            </w:ins>
          </w:p>
        </w:tc>
      </w:tr>
      <w:tr w:rsidR="002A7C4D" w:rsidRPr="002A7C4D" w14:paraId="0CE554BC" w14:textId="77777777" w:rsidTr="002A7C4D">
        <w:trPr>
          <w:trHeight w:val="315"/>
          <w:ins w:id="707" w:author="Adrian Chiritescu" w:date="2016-09-28T16:56:00Z"/>
        </w:trPr>
        <w:tc>
          <w:tcPr>
            <w:tcW w:w="3620" w:type="dxa"/>
            <w:tcBorders>
              <w:top w:val="nil"/>
              <w:left w:val="single" w:sz="8" w:space="0" w:color="BFBFBF"/>
              <w:bottom w:val="single" w:sz="8" w:space="0" w:color="BFBFBF"/>
              <w:right w:val="single" w:sz="8" w:space="0" w:color="BFBFBF"/>
            </w:tcBorders>
            <w:shd w:val="clear" w:color="auto" w:fill="auto"/>
            <w:noWrap/>
            <w:hideMark/>
          </w:tcPr>
          <w:p w14:paraId="0CE554B6" w14:textId="77777777" w:rsidR="002A7C4D" w:rsidRPr="002A7C4D" w:rsidRDefault="002A7C4D" w:rsidP="002A7C4D">
            <w:pPr>
              <w:rPr>
                <w:ins w:id="708" w:author="Adrian Chiritescu" w:date="2016-09-28T16:56:00Z"/>
                <w:rFonts w:ascii="Times New Roman" w:eastAsia="Times New Roman" w:hAnsi="Times New Roman" w:cs="Times New Roman"/>
                <w:color w:val="000000"/>
                <w:sz w:val="20"/>
                <w:szCs w:val="20"/>
                <w:lang w:bidi="ar-SA"/>
              </w:rPr>
            </w:pPr>
          </w:p>
        </w:tc>
        <w:tc>
          <w:tcPr>
            <w:tcW w:w="690" w:type="dxa"/>
            <w:tcBorders>
              <w:top w:val="nil"/>
              <w:left w:val="nil"/>
              <w:bottom w:val="single" w:sz="8" w:space="0" w:color="BFBFBF"/>
              <w:right w:val="single" w:sz="8" w:space="0" w:color="BFBFBF"/>
            </w:tcBorders>
            <w:shd w:val="clear" w:color="auto" w:fill="auto"/>
            <w:noWrap/>
            <w:vAlign w:val="center"/>
            <w:hideMark/>
          </w:tcPr>
          <w:p w14:paraId="0CE554B7" w14:textId="77777777" w:rsidR="002A7C4D" w:rsidRPr="002A7C4D" w:rsidRDefault="002A7C4D" w:rsidP="002A7C4D">
            <w:pPr>
              <w:jc w:val="center"/>
              <w:rPr>
                <w:ins w:id="709" w:author="Adrian Chiritescu" w:date="2016-09-28T16:56:00Z"/>
                <w:rFonts w:eastAsia="Times New Roman"/>
                <w:color w:val="000000"/>
                <w:lang w:bidi="ar-SA"/>
              </w:rPr>
            </w:pPr>
            <w:ins w:id="710" w:author="Adrian Chiritescu" w:date="2016-09-28T16:56:00Z">
              <w:r w:rsidRPr="002A7C4D">
                <w:rPr>
                  <w:rFonts w:eastAsia="Times New Roman"/>
                  <w:color w:val="000000"/>
                  <w:lang w:bidi="ar-SA"/>
                </w:rPr>
                <w:t>DB</w:t>
              </w:r>
            </w:ins>
          </w:p>
        </w:tc>
        <w:tc>
          <w:tcPr>
            <w:tcW w:w="961" w:type="dxa"/>
            <w:tcBorders>
              <w:top w:val="nil"/>
              <w:left w:val="nil"/>
              <w:bottom w:val="single" w:sz="8" w:space="0" w:color="BFBFBF"/>
              <w:right w:val="single" w:sz="8" w:space="0" w:color="BFBFBF"/>
            </w:tcBorders>
            <w:shd w:val="clear" w:color="auto" w:fill="auto"/>
            <w:noWrap/>
            <w:vAlign w:val="center"/>
            <w:hideMark/>
          </w:tcPr>
          <w:p w14:paraId="0CE554B8" w14:textId="77777777" w:rsidR="002A7C4D" w:rsidRPr="002A7C4D" w:rsidRDefault="002A7C4D" w:rsidP="002A7C4D">
            <w:pPr>
              <w:jc w:val="center"/>
              <w:rPr>
                <w:ins w:id="711" w:author="Adrian Chiritescu" w:date="2016-09-28T16:56:00Z"/>
                <w:rFonts w:eastAsia="Times New Roman"/>
                <w:color w:val="000000"/>
                <w:lang w:bidi="ar-SA"/>
              </w:rPr>
            </w:pPr>
            <w:ins w:id="712" w:author="Adrian Chiritescu" w:date="2016-09-28T16:56:00Z">
              <w:r w:rsidRPr="002A7C4D">
                <w:rPr>
                  <w:rFonts w:eastAsia="Times New Roman"/>
                  <w:color w:val="000000"/>
                  <w:lang w:bidi="ar-SA"/>
                </w:rPr>
                <w:t>DB Area</w:t>
              </w:r>
            </w:ins>
          </w:p>
        </w:tc>
        <w:tc>
          <w:tcPr>
            <w:tcW w:w="1054" w:type="dxa"/>
            <w:tcBorders>
              <w:top w:val="nil"/>
              <w:left w:val="nil"/>
              <w:bottom w:val="single" w:sz="8" w:space="0" w:color="BFBFBF"/>
              <w:right w:val="single" w:sz="8" w:space="0" w:color="BFBFBF"/>
            </w:tcBorders>
            <w:shd w:val="clear" w:color="auto" w:fill="auto"/>
            <w:noWrap/>
            <w:vAlign w:val="center"/>
            <w:hideMark/>
          </w:tcPr>
          <w:p w14:paraId="0CE554B9" w14:textId="77777777" w:rsidR="002A7C4D" w:rsidRPr="002A7C4D" w:rsidRDefault="002A7C4D" w:rsidP="002A7C4D">
            <w:pPr>
              <w:jc w:val="center"/>
              <w:rPr>
                <w:ins w:id="713" w:author="Adrian Chiritescu" w:date="2016-09-28T16:56:00Z"/>
                <w:rFonts w:eastAsia="Times New Roman"/>
                <w:color w:val="000000"/>
                <w:lang w:bidi="ar-SA"/>
              </w:rPr>
            </w:pPr>
            <w:ins w:id="714" w:author="Adrian Chiritescu" w:date="2016-09-28T16:56:00Z">
              <w:r w:rsidRPr="002A7C4D">
                <w:rPr>
                  <w:rFonts w:eastAsia="Times New Roman"/>
                  <w:color w:val="000000"/>
                  <w:lang w:bidi="ar-SA"/>
                </w:rPr>
                <w:t>Flat File</w:t>
              </w:r>
            </w:ins>
          </w:p>
        </w:tc>
        <w:tc>
          <w:tcPr>
            <w:tcW w:w="1423" w:type="dxa"/>
            <w:tcBorders>
              <w:top w:val="nil"/>
              <w:left w:val="nil"/>
              <w:bottom w:val="single" w:sz="8" w:space="0" w:color="BFBFBF"/>
              <w:right w:val="single" w:sz="8" w:space="0" w:color="BFBFBF"/>
            </w:tcBorders>
            <w:shd w:val="clear" w:color="auto" w:fill="auto"/>
            <w:noWrap/>
            <w:vAlign w:val="center"/>
            <w:hideMark/>
          </w:tcPr>
          <w:p w14:paraId="0CE554BA" w14:textId="77777777" w:rsidR="002A7C4D" w:rsidRPr="002A7C4D" w:rsidRDefault="002A7C4D" w:rsidP="002A7C4D">
            <w:pPr>
              <w:jc w:val="center"/>
              <w:rPr>
                <w:ins w:id="715" w:author="Adrian Chiritescu" w:date="2016-09-28T16:56:00Z"/>
                <w:rFonts w:eastAsia="Times New Roman"/>
                <w:color w:val="000000"/>
                <w:lang w:bidi="ar-SA"/>
              </w:rPr>
            </w:pPr>
            <w:ins w:id="716" w:author="Adrian Chiritescu" w:date="2016-09-28T16:56:00Z">
              <w:r w:rsidRPr="002A7C4D">
                <w:rPr>
                  <w:rFonts w:eastAsia="Times New Roman"/>
                  <w:color w:val="000000"/>
                  <w:lang w:bidi="ar-SA"/>
                </w:rPr>
                <w:t>DB History</w:t>
              </w:r>
            </w:ins>
          </w:p>
        </w:tc>
        <w:tc>
          <w:tcPr>
            <w:tcW w:w="791" w:type="dxa"/>
            <w:tcBorders>
              <w:top w:val="nil"/>
              <w:left w:val="nil"/>
              <w:bottom w:val="single" w:sz="8" w:space="0" w:color="BFBFBF"/>
              <w:right w:val="single" w:sz="8" w:space="0" w:color="BFBFBF"/>
            </w:tcBorders>
            <w:shd w:val="clear" w:color="auto" w:fill="auto"/>
            <w:noWrap/>
            <w:vAlign w:val="center"/>
            <w:hideMark/>
          </w:tcPr>
          <w:p w14:paraId="0CE554BB" w14:textId="77777777" w:rsidR="002A7C4D" w:rsidRPr="002A7C4D" w:rsidRDefault="002A7C4D" w:rsidP="002A7C4D">
            <w:pPr>
              <w:jc w:val="center"/>
              <w:rPr>
                <w:ins w:id="717" w:author="Adrian Chiritescu" w:date="2016-09-28T16:56:00Z"/>
                <w:rFonts w:eastAsia="Times New Roman"/>
                <w:color w:val="000000"/>
                <w:lang w:bidi="ar-SA"/>
              </w:rPr>
            </w:pPr>
            <w:ins w:id="718" w:author="Adrian Chiritescu" w:date="2016-09-28T16:56:00Z">
              <w:r w:rsidRPr="002A7C4D">
                <w:rPr>
                  <w:rFonts w:eastAsia="Times New Roman"/>
                  <w:color w:val="000000"/>
                  <w:lang w:bidi="ar-SA"/>
                </w:rPr>
                <w:t>Total:</w:t>
              </w:r>
            </w:ins>
          </w:p>
        </w:tc>
      </w:tr>
      <w:tr w:rsidR="002A7C4D" w:rsidRPr="002A7C4D" w14:paraId="0CE554C3" w14:textId="77777777" w:rsidTr="002A7C4D">
        <w:trPr>
          <w:trHeight w:val="315"/>
          <w:ins w:id="719" w:author="Adrian Chiritescu" w:date="2016-09-28T16:56:00Z"/>
        </w:trPr>
        <w:tc>
          <w:tcPr>
            <w:tcW w:w="3620" w:type="dxa"/>
            <w:tcBorders>
              <w:top w:val="nil"/>
              <w:left w:val="single" w:sz="8" w:space="0" w:color="BFBFBF"/>
              <w:bottom w:val="single" w:sz="8" w:space="0" w:color="BFBFBF"/>
              <w:right w:val="single" w:sz="8" w:space="0" w:color="BFBFBF"/>
            </w:tcBorders>
            <w:shd w:val="clear" w:color="auto" w:fill="auto"/>
            <w:noWrap/>
            <w:vAlign w:val="center"/>
            <w:hideMark/>
          </w:tcPr>
          <w:p w14:paraId="0CE554BD" w14:textId="77777777" w:rsidR="002A7C4D" w:rsidRPr="002A7C4D" w:rsidRDefault="002A7C4D" w:rsidP="002A7C4D">
            <w:pPr>
              <w:rPr>
                <w:ins w:id="720" w:author="Adrian Chiritescu" w:date="2016-09-28T16:56:00Z"/>
                <w:rFonts w:eastAsia="Times New Roman"/>
                <w:color w:val="000000"/>
                <w:lang w:bidi="ar-SA"/>
              </w:rPr>
            </w:pPr>
            <w:ins w:id="721" w:author="Adrian Chiritescu" w:date="2016-09-28T16:56:00Z">
              <w:r w:rsidRPr="002A7C4D">
                <w:rPr>
                  <w:rFonts w:eastAsia="Times New Roman"/>
                  <w:color w:val="000000"/>
                  <w:lang w:bidi="ar-SA"/>
                </w:rPr>
                <w:t>Amdocs Partner Settlement Manager</w:t>
              </w:r>
            </w:ins>
          </w:p>
        </w:tc>
        <w:tc>
          <w:tcPr>
            <w:tcW w:w="690" w:type="dxa"/>
            <w:tcBorders>
              <w:top w:val="nil"/>
              <w:left w:val="nil"/>
              <w:bottom w:val="single" w:sz="8" w:space="0" w:color="BFBFBF"/>
              <w:right w:val="single" w:sz="8" w:space="0" w:color="BFBFBF"/>
            </w:tcBorders>
            <w:shd w:val="clear" w:color="auto" w:fill="auto"/>
            <w:noWrap/>
            <w:vAlign w:val="center"/>
            <w:hideMark/>
          </w:tcPr>
          <w:p w14:paraId="0CE554BE" w14:textId="77777777" w:rsidR="002A7C4D" w:rsidRPr="002A7C4D" w:rsidRDefault="002A7C4D" w:rsidP="002A7C4D">
            <w:pPr>
              <w:jc w:val="center"/>
              <w:rPr>
                <w:ins w:id="722" w:author="Adrian Chiritescu" w:date="2016-09-28T16:56:00Z"/>
                <w:rFonts w:eastAsia="Times New Roman"/>
                <w:color w:val="000000"/>
                <w:lang w:bidi="ar-SA"/>
              </w:rPr>
            </w:pPr>
            <w:ins w:id="723" w:author="Adrian Chiritescu" w:date="2016-09-28T16:56:00Z">
              <w:r w:rsidRPr="002A7C4D">
                <w:rPr>
                  <w:rFonts w:eastAsia="Times New Roman"/>
                  <w:color w:val="000000"/>
                  <w:lang w:bidi="ar-SA"/>
                </w:rPr>
                <w:t>845</w:t>
              </w:r>
            </w:ins>
          </w:p>
        </w:tc>
        <w:tc>
          <w:tcPr>
            <w:tcW w:w="961" w:type="dxa"/>
            <w:tcBorders>
              <w:top w:val="nil"/>
              <w:left w:val="nil"/>
              <w:bottom w:val="single" w:sz="8" w:space="0" w:color="BFBFBF"/>
              <w:right w:val="single" w:sz="8" w:space="0" w:color="BFBFBF"/>
            </w:tcBorders>
            <w:shd w:val="clear" w:color="auto" w:fill="auto"/>
            <w:noWrap/>
            <w:vAlign w:val="center"/>
            <w:hideMark/>
          </w:tcPr>
          <w:p w14:paraId="0CE554BF" w14:textId="77777777" w:rsidR="002A7C4D" w:rsidRPr="002A7C4D" w:rsidRDefault="002A7C4D" w:rsidP="002A7C4D">
            <w:pPr>
              <w:jc w:val="center"/>
              <w:rPr>
                <w:ins w:id="724" w:author="Adrian Chiritescu" w:date="2016-09-28T16:56:00Z"/>
                <w:rFonts w:eastAsia="Times New Roman"/>
                <w:color w:val="000000"/>
                <w:lang w:bidi="ar-SA"/>
              </w:rPr>
            </w:pPr>
            <w:ins w:id="725" w:author="Adrian Chiritescu" w:date="2016-09-28T16:56:00Z">
              <w:r w:rsidRPr="002A7C4D">
                <w:rPr>
                  <w:rFonts w:eastAsia="Times New Roman"/>
                  <w:color w:val="000000"/>
                  <w:lang w:bidi="ar-SA"/>
                </w:rPr>
                <w:t>222</w:t>
              </w:r>
            </w:ins>
          </w:p>
        </w:tc>
        <w:tc>
          <w:tcPr>
            <w:tcW w:w="1054" w:type="dxa"/>
            <w:tcBorders>
              <w:top w:val="nil"/>
              <w:left w:val="nil"/>
              <w:bottom w:val="single" w:sz="8" w:space="0" w:color="BFBFBF"/>
              <w:right w:val="single" w:sz="8" w:space="0" w:color="BFBFBF"/>
            </w:tcBorders>
            <w:shd w:val="clear" w:color="auto" w:fill="auto"/>
            <w:noWrap/>
            <w:vAlign w:val="center"/>
            <w:hideMark/>
          </w:tcPr>
          <w:p w14:paraId="0CE554C0" w14:textId="77777777" w:rsidR="002A7C4D" w:rsidRPr="002A7C4D" w:rsidRDefault="002A7C4D" w:rsidP="002A7C4D">
            <w:pPr>
              <w:jc w:val="center"/>
              <w:rPr>
                <w:ins w:id="726" w:author="Adrian Chiritescu" w:date="2016-09-28T16:56:00Z"/>
                <w:rFonts w:eastAsia="Times New Roman"/>
                <w:color w:val="000000"/>
                <w:lang w:bidi="ar-SA"/>
              </w:rPr>
            </w:pPr>
            <w:ins w:id="727" w:author="Adrian Chiritescu" w:date="2016-09-28T16:56:00Z">
              <w:r w:rsidRPr="002A7C4D">
                <w:rPr>
                  <w:rFonts w:eastAsia="Times New Roman"/>
                  <w:color w:val="000000"/>
                  <w:lang w:bidi="ar-SA"/>
                </w:rPr>
                <w:t>312</w:t>
              </w:r>
            </w:ins>
          </w:p>
        </w:tc>
        <w:tc>
          <w:tcPr>
            <w:tcW w:w="1423" w:type="dxa"/>
            <w:tcBorders>
              <w:top w:val="nil"/>
              <w:left w:val="nil"/>
              <w:bottom w:val="single" w:sz="8" w:space="0" w:color="BFBFBF"/>
              <w:right w:val="single" w:sz="8" w:space="0" w:color="BFBFBF"/>
            </w:tcBorders>
            <w:shd w:val="clear" w:color="auto" w:fill="auto"/>
            <w:noWrap/>
            <w:vAlign w:val="center"/>
            <w:hideMark/>
          </w:tcPr>
          <w:p w14:paraId="0CE554C1" w14:textId="77777777" w:rsidR="002A7C4D" w:rsidRPr="002A7C4D" w:rsidRDefault="002A7C4D" w:rsidP="002A7C4D">
            <w:pPr>
              <w:jc w:val="center"/>
              <w:rPr>
                <w:ins w:id="728" w:author="Adrian Chiritescu" w:date="2016-09-28T16:56:00Z"/>
                <w:rFonts w:eastAsia="Times New Roman"/>
                <w:color w:val="000000"/>
                <w:lang w:bidi="ar-SA"/>
              </w:rPr>
            </w:pPr>
            <w:ins w:id="729" w:author="Adrian Chiritescu" w:date="2016-09-28T16:56:00Z">
              <w:r w:rsidRPr="002A7C4D">
                <w:rPr>
                  <w:rFonts w:eastAsia="Times New Roman"/>
                  <w:color w:val="000000"/>
                  <w:lang w:bidi="ar-SA"/>
                </w:rPr>
                <w:t>0</w:t>
              </w:r>
            </w:ins>
          </w:p>
        </w:tc>
        <w:tc>
          <w:tcPr>
            <w:tcW w:w="791" w:type="dxa"/>
            <w:tcBorders>
              <w:top w:val="nil"/>
              <w:left w:val="nil"/>
              <w:bottom w:val="single" w:sz="8" w:space="0" w:color="BFBFBF"/>
              <w:right w:val="single" w:sz="8" w:space="0" w:color="BFBFBF"/>
            </w:tcBorders>
            <w:shd w:val="clear" w:color="auto" w:fill="auto"/>
            <w:noWrap/>
            <w:vAlign w:val="center"/>
            <w:hideMark/>
          </w:tcPr>
          <w:p w14:paraId="0CE554C2" w14:textId="77777777" w:rsidR="002A7C4D" w:rsidRPr="002A7C4D" w:rsidRDefault="002A7C4D" w:rsidP="002A7C4D">
            <w:pPr>
              <w:jc w:val="center"/>
              <w:rPr>
                <w:ins w:id="730" w:author="Adrian Chiritescu" w:date="2016-09-28T16:56:00Z"/>
                <w:rFonts w:eastAsia="Times New Roman"/>
                <w:color w:val="000000"/>
                <w:lang w:bidi="ar-SA"/>
              </w:rPr>
            </w:pPr>
            <w:ins w:id="731" w:author="Adrian Chiritescu" w:date="2016-09-28T16:56:00Z">
              <w:r w:rsidRPr="002A7C4D">
                <w:rPr>
                  <w:rFonts w:eastAsia="Times New Roman"/>
                  <w:color w:val="000000"/>
                  <w:lang w:bidi="ar-SA"/>
                </w:rPr>
                <w:t>1,379</w:t>
              </w:r>
            </w:ins>
          </w:p>
        </w:tc>
      </w:tr>
      <w:tr w:rsidR="002A7C4D" w:rsidRPr="002A7C4D" w14:paraId="0CE554CA" w14:textId="77777777" w:rsidTr="002A7C4D">
        <w:trPr>
          <w:trHeight w:val="315"/>
          <w:ins w:id="732" w:author="Adrian Chiritescu" w:date="2016-09-28T16:56:00Z"/>
        </w:trPr>
        <w:tc>
          <w:tcPr>
            <w:tcW w:w="3620" w:type="dxa"/>
            <w:tcBorders>
              <w:top w:val="nil"/>
              <w:left w:val="single" w:sz="8" w:space="0" w:color="BFBFBF"/>
              <w:bottom w:val="single" w:sz="8" w:space="0" w:color="BFBFBF"/>
              <w:right w:val="single" w:sz="8" w:space="0" w:color="BFBFBF"/>
            </w:tcBorders>
            <w:shd w:val="clear" w:color="auto" w:fill="auto"/>
            <w:noWrap/>
            <w:vAlign w:val="center"/>
            <w:hideMark/>
          </w:tcPr>
          <w:p w14:paraId="0CE554C4" w14:textId="77777777" w:rsidR="002A7C4D" w:rsidRPr="002A7C4D" w:rsidRDefault="002A7C4D" w:rsidP="002A7C4D">
            <w:pPr>
              <w:rPr>
                <w:ins w:id="733" w:author="Adrian Chiritescu" w:date="2016-09-28T16:56:00Z"/>
                <w:rFonts w:eastAsia="Times New Roman"/>
                <w:color w:val="000000"/>
                <w:lang w:bidi="ar-SA"/>
              </w:rPr>
            </w:pPr>
            <w:ins w:id="734" w:author="Adrian Chiritescu" w:date="2016-09-28T16:56:00Z">
              <w:r w:rsidRPr="002A7C4D">
                <w:rPr>
                  <w:rFonts w:eastAsia="Times New Roman"/>
                  <w:color w:val="000000"/>
                  <w:lang w:bidi="ar-SA"/>
                </w:rPr>
                <w:t>Event Server</w:t>
              </w:r>
            </w:ins>
          </w:p>
        </w:tc>
        <w:tc>
          <w:tcPr>
            <w:tcW w:w="690" w:type="dxa"/>
            <w:tcBorders>
              <w:top w:val="nil"/>
              <w:left w:val="nil"/>
              <w:bottom w:val="single" w:sz="8" w:space="0" w:color="BFBFBF"/>
              <w:right w:val="single" w:sz="8" w:space="0" w:color="BFBFBF"/>
            </w:tcBorders>
            <w:shd w:val="clear" w:color="auto" w:fill="auto"/>
            <w:noWrap/>
            <w:vAlign w:val="center"/>
            <w:hideMark/>
          </w:tcPr>
          <w:p w14:paraId="0CE554C5" w14:textId="77777777" w:rsidR="002A7C4D" w:rsidRPr="002A7C4D" w:rsidRDefault="002A7C4D" w:rsidP="002A7C4D">
            <w:pPr>
              <w:jc w:val="center"/>
              <w:rPr>
                <w:ins w:id="735" w:author="Adrian Chiritescu" w:date="2016-09-28T16:56:00Z"/>
                <w:rFonts w:eastAsia="Times New Roman"/>
                <w:color w:val="000000"/>
                <w:lang w:bidi="ar-SA"/>
              </w:rPr>
            </w:pPr>
            <w:ins w:id="736" w:author="Adrian Chiritescu" w:date="2016-09-28T16:56:00Z">
              <w:r w:rsidRPr="002A7C4D">
                <w:rPr>
                  <w:rFonts w:eastAsia="Times New Roman"/>
                  <w:color w:val="000000"/>
                  <w:lang w:bidi="ar-SA"/>
                </w:rPr>
                <w:t>54</w:t>
              </w:r>
            </w:ins>
          </w:p>
        </w:tc>
        <w:tc>
          <w:tcPr>
            <w:tcW w:w="961" w:type="dxa"/>
            <w:tcBorders>
              <w:top w:val="nil"/>
              <w:left w:val="nil"/>
              <w:bottom w:val="single" w:sz="8" w:space="0" w:color="BFBFBF"/>
              <w:right w:val="single" w:sz="8" w:space="0" w:color="BFBFBF"/>
            </w:tcBorders>
            <w:shd w:val="clear" w:color="auto" w:fill="auto"/>
            <w:noWrap/>
            <w:vAlign w:val="center"/>
            <w:hideMark/>
          </w:tcPr>
          <w:p w14:paraId="0CE554C6" w14:textId="77777777" w:rsidR="002A7C4D" w:rsidRPr="002A7C4D" w:rsidRDefault="002A7C4D" w:rsidP="002A7C4D">
            <w:pPr>
              <w:jc w:val="center"/>
              <w:rPr>
                <w:ins w:id="737" w:author="Adrian Chiritescu" w:date="2016-09-28T16:56:00Z"/>
                <w:rFonts w:eastAsia="Times New Roman"/>
                <w:color w:val="000000"/>
                <w:lang w:bidi="ar-SA"/>
              </w:rPr>
            </w:pPr>
            <w:ins w:id="738" w:author="Adrian Chiritescu" w:date="2016-09-28T16:56:00Z">
              <w:r w:rsidRPr="002A7C4D">
                <w:rPr>
                  <w:rFonts w:eastAsia="Times New Roman"/>
                  <w:color w:val="000000"/>
                  <w:lang w:bidi="ar-SA"/>
                </w:rPr>
                <w:t>18</w:t>
              </w:r>
            </w:ins>
          </w:p>
        </w:tc>
        <w:tc>
          <w:tcPr>
            <w:tcW w:w="1054" w:type="dxa"/>
            <w:tcBorders>
              <w:top w:val="nil"/>
              <w:left w:val="nil"/>
              <w:bottom w:val="single" w:sz="8" w:space="0" w:color="BFBFBF"/>
              <w:right w:val="single" w:sz="8" w:space="0" w:color="BFBFBF"/>
            </w:tcBorders>
            <w:shd w:val="clear" w:color="auto" w:fill="auto"/>
            <w:noWrap/>
            <w:vAlign w:val="center"/>
            <w:hideMark/>
          </w:tcPr>
          <w:p w14:paraId="0CE554C7" w14:textId="77777777" w:rsidR="002A7C4D" w:rsidRPr="002A7C4D" w:rsidRDefault="002A7C4D" w:rsidP="002A7C4D">
            <w:pPr>
              <w:jc w:val="center"/>
              <w:rPr>
                <w:ins w:id="739" w:author="Adrian Chiritescu" w:date="2016-09-28T16:56:00Z"/>
                <w:rFonts w:eastAsia="Times New Roman"/>
                <w:color w:val="000000"/>
                <w:lang w:bidi="ar-SA"/>
              </w:rPr>
            </w:pPr>
            <w:ins w:id="740" w:author="Adrian Chiritescu" w:date="2016-09-28T16:56:00Z">
              <w:r w:rsidRPr="002A7C4D">
                <w:rPr>
                  <w:rFonts w:eastAsia="Times New Roman"/>
                  <w:color w:val="000000"/>
                  <w:lang w:bidi="ar-SA"/>
                </w:rPr>
                <w:t>0</w:t>
              </w:r>
            </w:ins>
          </w:p>
        </w:tc>
        <w:tc>
          <w:tcPr>
            <w:tcW w:w="1423" w:type="dxa"/>
            <w:tcBorders>
              <w:top w:val="nil"/>
              <w:left w:val="nil"/>
              <w:bottom w:val="single" w:sz="8" w:space="0" w:color="BFBFBF"/>
              <w:right w:val="single" w:sz="8" w:space="0" w:color="BFBFBF"/>
            </w:tcBorders>
            <w:shd w:val="clear" w:color="auto" w:fill="auto"/>
            <w:noWrap/>
            <w:vAlign w:val="center"/>
            <w:hideMark/>
          </w:tcPr>
          <w:p w14:paraId="0CE554C8" w14:textId="77777777" w:rsidR="002A7C4D" w:rsidRPr="002A7C4D" w:rsidRDefault="002A7C4D" w:rsidP="002A7C4D">
            <w:pPr>
              <w:jc w:val="center"/>
              <w:rPr>
                <w:ins w:id="741" w:author="Adrian Chiritescu" w:date="2016-09-28T16:56:00Z"/>
                <w:rFonts w:eastAsia="Times New Roman"/>
                <w:color w:val="000000"/>
                <w:lang w:bidi="ar-SA"/>
              </w:rPr>
            </w:pPr>
            <w:ins w:id="742" w:author="Adrian Chiritescu" w:date="2016-09-28T16:56:00Z">
              <w:r w:rsidRPr="002A7C4D">
                <w:rPr>
                  <w:rFonts w:eastAsia="Times New Roman"/>
                  <w:color w:val="000000"/>
                  <w:lang w:bidi="ar-SA"/>
                </w:rPr>
                <w:t>137</w:t>
              </w:r>
            </w:ins>
          </w:p>
        </w:tc>
        <w:tc>
          <w:tcPr>
            <w:tcW w:w="791" w:type="dxa"/>
            <w:tcBorders>
              <w:top w:val="nil"/>
              <w:left w:val="nil"/>
              <w:bottom w:val="single" w:sz="8" w:space="0" w:color="BFBFBF"/>
              <w:right w:val="single" w:sz="8" w:space="0" w:color="BFBFBF"/>
            </w:tcBorders>
            <w:shd w:val="clear" w:color="auto" w:fill="auto"/>
            <w:noWrap/>
            <w:vAlign w:val="center"/>
            <w:hideMark/>
          </w:tcPr>
          <w:p w14:paraId="0CE554C9" w14:textId="77777777" w:rsidR="002A7C4D" w:rsidRPr="002A7C4D" w:rsidRDefault="002A7C4D" w:rsidP="002A7C4D">
            <w:pPr>
              <w:jc w:val="center"/>
              <w:rPr>
                <w:ins w:id="743" w:author="Adrian Chiritescu" w:date="2016-09-28T16:56:00Z"/>
                <w:rFonts w:eastAsia="Times New Roman"/>
                <w:color w:val="000000"/>
                <w:lang w:bidi="ar-SA"/>
              </w:rPr>
            </w:pPr>
            <w:ins w:id="744" w:author="Adrian Chiritescu" w:date="2016-09-28T16:56:00Z">
              <w:r w:rsidRPr="002A7C4D">
                <w:rPr>
                  <w:rFonts w:eastAsia="Times New Roman"/>
                  <w:color w:val="000000"/>
                  <w:lang w:bidi="ar-SA"/>
                </w:rPr>
                <w:t>209</w:t>
              </w:r>
            </w:ins>
          </w:p>
        </w:tc>
      </w:tr>
    </w:tbl>
    <w:p w14:paraId="0CE554CB" w14:textId="77777777" w:rsidR="002A7C4D" w:rsidRDefault="002A7C4D" w:rsidP="002A7C4D">
      <w:pPr>
        <w:pStyle w:val="BodyText"/>
        <w:rPr>
          <w:ins w:id="745" w:author="Adrian Chiritescu" w:date="2016-09-28T16:57:00Z"/>
        </w:rPr>
      </w:pPr>
    </w:p>
    <w:tbl>
      <w:tblPr>
        <w:tblW w:w="8539" w:type="dxa"/>
        <w:tblInd w:w="118" w:type="dxa"/>
        <w:tblLook w:val="04A0" w:firstRow="1" w:lastRow="0" w:firstColumn="1" w:lastColumn="0" w:noHBand="0" w:noVBand="1"/>
      </w:tblPr>
      <w:tblGrid>
        <w:gridCol w:w="3620"/>
        <w:gridCol w:w="690"/>
        <w:gridCol w:w="961"/>
        <w:gridCol w:w="1054"/>
        <w:gridCol w:w="1423"/>
        <w:gridCol w:w="791"/>
      </w:tblGrid>
      <w:tr w:rsidR="002A7C4D" w:rsidRPr="002A7C4D" w14:paraId="0CE554CD" w14:textId="77777777" w:rsidTr="002825A1">
        <w:trPr>
          <w:trHeight w:val="315"/>
          <w:ins w:id="746" w:author="Adrian Chiritescu" w:date="2016-09-28T16:57:00Z"/>
        </w:trPr>
        <w:tc>
          <w:tcPr>
            <w:tcW w:w="8539" w:type="dxa"/>
            <w:gridSpan w:val="6"/>
            <w:tcBorders>
              <w:top w:val="single" w:sz="8" w:space="0" w:color="BFBFBF"/>
              <w:left w:val="single" w:sz="8" w:space="0" w:color="BFBFBF"/>
              <w:bottom w:val="single" w:sz="8" w:space="0" w:color="BFBFBF"/>
              <w:right w:val="single" w:sz="8" w:space="0" w:color="BFBFBF"/>
            </w:tcBorders>
            <w:shd w:val="clear" w:color="auto" w:fill="auto"/>
            <w:noWrap/>
            <w:vAlign w:val="center"/>
            <w:hideMark/>
          </w:tcPr>
          <w:p w14:paraId="0CE554CC" w14:textId="77777777" w:rsidR="002A7C4D" w:rsidRPr="002A7C4D" w:rsidRDefault="002A7C4D" w:rsidP="002A7C4D">
            <w:pPr>
              <w:jc w:val="center"/>
              <w:rPr>
                <w:ins w:id="747" w:author="Adrian Chiritescu" w:date="2016-09-28T16:57:00Z"/>
                <w:rFonts w:eastAsia="Times New Roman"/>
                <w:color w:val="000000"/>
                <w:lang w:bidi="ar-SA"/>
              </w:rPr>
            </w:pPr>
            <w:ins w:id="748" w:author="Adrian Chiritescu" w:date="2016-09-28T16:57:00Z">
              <w:r w:rsidRPr="002A7C4D">
                <w:rPr>
                  <w:rFonts w:eastAsia="Times New Roman"/>
                  <w:color w:val="000000"/>
                  <w:lang w:bidi="ar-SA"/>
                </w:rPr>
                <w:t>P</w:t>
              </w:r>
              <w:r>
                <w:rPr>
                  <w:rFonts w:eastAsia="Times New Roman"/>
                  <w:color w:val="000000"/>
                  <w:lang w:bidi="ar-SA"/>
                </w:rPr>
                <w:t>ET</w:t>
              </w:r>
            </w:ins>
          </w:p>
        </w:tc>
      </w:tr>
      <w:tr w:rsidR="002A7C4D" w:rsidRPr="002A7C4D" w14:paraId="0CE554D4" w14:textId="77777777" w:rsidTr="002825A1">
        <w:trPr>
          <w:trHeight w:val="315"/>
          <w:ins w:id="749" w:author="Adrian Chiritescu" w:date="2016-09-28T16:57:00Z"/>
        </w:trPr>
        <w:tc>
          <w:tcPr>
            <w:tcW w:w="3620" w:type="dxa"/>
            <w:tcBorders>
              <w:top w:val="nil"/>
              <w:left w:val="single" w:sz="8" w:space="0" w:color="BFBFBF"/>
              <w:bottom w:val="single" w:sz="8" w:space="0" w:color="BFBFBF"/>
              <w:right w:val="single" w:sz="8" w:space="0" w:color="BFBFBF"/>
            </w:tcBorders>
            <w:shd w:val="clear" w:color="auto" w:fill="auto"/>
            <w:noWrap/>
            <w:hideMark/>
          </w:tcPr>
          <w:p w14:paraId="0CE554CE" w14:textId="77777777" w:rsidR="002A7C4D" w:rsidRPr="002A7C4D" w:rsidRDefault="002A7C4D" w:rsidP="002825A1">
            <w:pPr>
              <w:rPr>
                <w:ins w:id="750" w:author="Adrian Chiritescu" w:date="2016-09-28T16:57:00Z"/>
                <w:rFonts w:ascii="Times New Roman" w:eastAsia="Times New Roman" w:hAnsi="Times New Roman" w:cs="Times New Roman"/>
                <w:color w:val="000000"/>
                <w:sz w:val="20"/>
                <w:szCs w:val="20"/>
                <w:lang w:bidi="ar-SA"/>
              </w:rPr>
            </w:pPr>
          </w:p>
        </w:tc>
        <w:tc>
          <w:tcPr>
            <w:tcW w:w="690" w:type="dxa"/>
            <w:tcBorders>
              <w:top w:val="nil"/>
              <w:left w:val="nil"/>
              <w:bottom w:val="single" w:sz="8" w:space="0" w:color="BFBFBF"/>
              <w:right w:val="single" w:sz="8" w:space="0" w:color="BFBFBF"/>
            </w:tcBorders>
            <w:shd w:val="clear" w:color="auto" w:fill="auto"/>
            <w:noWrap/>
            <w:vAlign w:val="center"/>
            <w:hideMark/>
          </w:tcPr>
          <w:p w14:paraId="0CE554CF" w14:textId="77777777" w:rsidR="002A7C4D" w:rsidRPr="002A7C4D" w:rsidRDefault="002A7C4D" w:rsidP="002825A1">
            <w:pPr>
              <w:jc w:val="center"/>
              <w:rPr>
                <w:ins w:id="751" w:author="Adrian Chiritescu" w:date="2016-09-28T16:57:00Z"/>
                <w:rFonts w:eastAsia="Times New Roman"/>
                <w:color w:val="000000"/>
                <w:lang w:bidi="ar-SA"/>
              </w:rPr>
            </w:pPr>
            <w:ins w:id="752" w:author="Adrian Chiritescu" w:date="2016-09-28T16:57:00Z">
              <w:r w:rsidRPr="002A7C4D">
                <w:rPr>
                  <w:rFonts w:eastAsia="Times New Roman"/>
                  <w:color w:val="000000"/>
                  <w:lang w:bidi="ar-SA"/>
                </w:rPr>
                <w:t>DB</w:t>
              </w:r>
            </w:ins>
          </w:p>
        </w:tc>
        <w:tc>
          <w:tcPr>
            <w:tcW w:w="961" w:type="dxa"/>
            <w:tcBorders>
              <w:top w:val="nil"/>
              <w:left w:val="nil"/>
              <w:bottom w:val="single" w:sz="8" w:space="0" w:color="BFBFBF"/>
              <w:right w:val="single" w:sz="8" w:space="0" w:color="BFBFBF"/>
            </w:tcBorders>
            <w:shd w:val="clear" w:color="auto" w:fill="auto"/>
            <w:noWrap/>
            <w:vAlign w:val="center"/>
            <w:hideMark/>
          </w:tcPr>
          <w:p w14:paraId="0CE554D0" w14:textId="77777777" w:rsidR="002A7C4D" w:rsidRPr="002A7C4D" w:rsidRDefault="002A7C4D" w:rsidP="002825A1">
            <w:pPr>
              <w:jc w:val="center"/>
              <w:rPr>
                <w:ins w:id="753" w:author="Adrian Chiritescu" w:date="2016-09-28T16:57:00Z"/>
                <w:rFonts w:eastAsia="Times New Roman"/>
                <w:color w:val="000000"/>
                <w:lang w:bidi="ar-SA"/>
              </w:rPr>
            </w:pPr>
            <w:ins w:id="754" w:author="Adrian Chiritescu" w:date="2016-09-28T16:57:00Z">
              <w:r w:rsidRPr="002A7C4D">
                <w:rPr>
                  <w:rFonts w:eastAsia="Times New Roman"/>
                  <w:color w:val="000000"/>
                  <w:lang w:bidi="ar-SA"/>
                </w:rPr>
                <w:t>DB Area</w:t>
              </w:r>
            </w:ins>
          </w:p>
        </w:tc>
        <w:tc>
          <w:tcPr>
            <w:tcW w:w="1054" w:type="dxa"/>
            <w:tcBorders>
              <w:top w:val="nil"/>
              <w:left w:val="nil"/>
              <w:bottom w:val="single" w:sz="8" w:space="0" w:color="BFBFBF"/>
              <w:right w:val="single" w:sz="8" w:space="0" w:color="BFBFBF"/>
            </w:tcBorders>
            <w:shd w:val="clear" w:color="auto" w:fill="auto"/>
            <w:noWrap/>
            <w:vAlign w:val="center"/>
            <w:hideMark/>
          </w:tcPr>
          <w:p w14:paraId="0CE554D1" w14:textId="77777777" w:rsidR="002A7C4D" w:rsidRPr="002A7C4D" w:rsidRDefault="002A7C4D" w:rsidP="002825A1">
            <w:pPr>
              <w:jc w:val="center"/>
              <w:rPr>
                <w:ins w:id="755" w:author="Adrian Chiritescu" w:date="2016-09-28T16:57:00Z"/>
                <w:rFonts w:eastAsia="Times New Roman"/>
                <w:color w:val="000000"/>
                <w:lang w:bidi="ar-SA"/>
              </w:rPr>
            </w:pPr>
            <w:ins w:id="756" w:author="Adrian Chiritescu" w:date="2016-09-28T16:57:00Z">
              <w:r w:rsidRPr="002A7C4D">
                <w:rPr>
                  <w:rFonts w:eastAsia="Times New Roman"/>
                  <w:color w:val="000000"/>
                  <w:lang w:bidi="ar-SA"/>
                </w:rPr>
                <w:t>Flat File</w:t>
              </w:r>
            </w:ins>
          </w:p>
        </w:tc>
        <w:tc>
          <w:tcPr>
            <w:tcW w:w="1423" w:type="dxa"/>
            <w:tcBorders>
              <w:top w:val="nil"/>
              <w:left w:val="nil"/>
              <w:bottom w:val="single" w:sz="8" w:space="0" w:color="BFBFBF"/>
              <w:right w:val="single" w:sz="8" w:space="0" w:color="BFBFBF"/>
            </w:tcBorders>
            <w:shd w:val="clear" w:color="auto" w:fill="auto"/>
            <w:noWrap/>
            <w:vAlign w:val="center"/>
            <w:hideMark/>
          </w:tcPr>
          <w:p w14:paraId="0CE554D2" w14:textId="77777777" w:rsidR="002A7C4D" w:rsidRPr="002A7C4D" w:rsidRDefault="002A7C4D" w:rsidP="002825A1">
            <w:pPr>
              <w:jc w:val="center"/>
              <w:rPr>
                <w:ins w:id="757" w:author="Adrian Chiritescu" w:date="2016-09-28T16:57:00Z"/>
                <w:rFonts w:eastAsia="Times New Roman"/>
                <w:color w:val="000000"/>
                <w:lang w:bidi="ar-SA"/>
              </w:rPr>
            </w:pPr>
            <w:ins w:id="758" w:author="Adrian Chiritescu" w:date="2016-09-28T16:57:00Z">
              <w:r w:rsidRPr="002A7C4D">
                <w:rPr>
                  <w:rFonts w:eastAsia="Times New Roman"/>
                  <w:color w:val="000000"/>
                  <w:lang w:bidi="ar-SA"/>
                </w:rPr>
                <w:t>DB History</w:t>
              </w:r>
            </w:ins>
          </w:p>
        </w:tc>
        <w:tc>
          <w:tcPr>
            <w:tcW w:w="791" w:type="dxa"/>
            <w:tcBorders>
              <w:top w:val="nil"/>
              <w:left w:val="nil"/>
              <w:bottom w:val="single" w:sz="8" w:space="0" w:color="BFBFBF"/>
              <w:right w:val="single" w:sz="8" w:space="0" w:color="BFBFBF"/>
            </w:tcBorders>
            <w:shd w:val="clear" w:color="auto" w:fill="auto"/>
            <w:noWrap/>
            <w:vAlign w:val="center"/>
            <w:hideMark/>
          </w:tcPr>
          <w:p w14:paraId="0CE554D3" w14:textId="77777777" w:rsidR="002A7C4D" w:rsidRPr="002A7C4D" w:rsidRDefault="002A7C4D" w:rsidP="002825A1">
            <w:pPr>
              <w:jc w:val="center"/>
              <w:rPr>
                <w:ins w:id="759" w:author="Adrian Chiritescu" w:date="2016-09-28T16:57:00Z"/>
                <w:rFonts w:eastAsia="Times New Roman"/>
                <w:color w:val="000000"/>
                <w:lang w:bidi="ar-SA"/>
              </w:rPr>
            </w:pPr>
            <w:ins w:id="760" w:author="Adrian Chiritescu" w:date="2016-09-28T16:57:00Z">
              <w:r w:rsidRPr="002A7C4D">
                <w:rPr>
                  <w:rFonts w:eastAsia="Times New Roman"/>
                  <w:color w:val="000000"/>
                  <w:lang w:bidi="ar-SA"/>
                </w:rPr>
                <w:t>Total:</w:t>
              </w:r>
            </w:ins>
          </w:p>
        </w:tc>
      </w:tr>
      <w:tr w:rsidR="002A7C4D" w:rsidRPr="002A7C4D" w14:paraId="0CE554DB" w14:textId="77777777" w:rsidTr="002825A1">
        <w:trPr>
          <w:trHeight w:val="315"/>
          <w:ins w:id="761" w:author="Adrian Chiritescu" w:date="2016-09-28T16:57:00Z"/>
        </w:trPr>
        <w:tc>
          <w:tcPr>
            <w:tcW w:w="3620" w:type="dxa"/>
            <w:tcBorders>
              <w:top w:val="nil"/>
              <w:left w:val="single" w:sz="8" w:space="0" w:color="BFBFBF"/>
              <w:bottom w:val="single" w:sz="8" w:space="0" w:color="BFBFBF"/>
              <w:right w:val="single" w:sz="8" w:space="0" w:color="BFBFBF"/>
            </w:tcBorders>
            <w:shd w:val="clear" w:color="auto" w:fill="auto"/>
            <w:noWrap/>
            <w:vAlign w:val="center"/>
            <w:hideMark/>
          </w:tcPr>
          <w:p w14:paraId="0CE554D5" w14:textId="77777777" w:rsidR="002A7C4D" w:rsidRPr="002A7C4D" w:rsidRDefault="002A7C4D" w:rsidP="002A7C4D">
            <w:pPr>
              <w:rPr>
                <w:ins w:id="762" w:author="Adrian Chiritescu" w:date="2016-09-28T16:57:00Z"/>
                <w:rFonts w:eastAsia="Times New Roman"/>
                <w:color w:val="000000"/>
                <w:lang w:bidi="ar-SA"/>
              </w:rPr>
            </w:pPr>
            <w:ins w:id="763" w:author="Adrian Chiritescu" w:date="2016-09-28T16:57:00Z">
              <w:r w:rsidRPr="002A7C4D">
                <w:rPr>
                  <w:rFonts w:eastAsia="Times New Roman"/>
                  <w:color w:val="000000"/>
                  <w:lang w:bidi="ar-SA"/>
                </w:rPr>
                <w:t>Amdocs Partner Settlement Manager</w:t>
              </w:r>
            </w:ins>
          </w:p>
        </w:tc>
        <w:tc>
          <w:tcPr>
            <w:tcW w:w="690" w:type="dxa"/>
            <w:tcBorders>
              <w:top w:val="nil"/>
              <w:left w:val="nil"/>
              <w:bottom w:val="single" w:sz="8" w:space="0" w:color="BFBFBF"/>
              <w:right w:val="single" w:sz="8" w:space="0" w:color="BFBFBF"/>
            </w:tcBorders>
            <w:shd w:val="clear" w:color="auto" w:fill="auto"/>
            <w:noWrap/>
            <w:vAlign w:val="center"/>
            <w:hideMark/>
          </w:tcPr>
          <w:p w14:paraId="0CE554D6" w14:textId="77777777" w:rsidR="002A7C4D" w:rsidRPr="002A7C4D" w:rsidRDefault="002A7C4D" w:rsidP="002A7C4D">
            <w:pPr>
              <w:jc w:val="center"/>
              <w:rPr>
                <w:ins w:id="764" w:author="Adrian Chiritescu" w:date="2016-09-28T16:57:00Z"/>
                <w:rFonts w:eastAsia="Times New Roman"/>
                <w:color w:val="000000"/>
                <w:lang w:bidi="ar-SA"/>
              </w:rPr>
            </w:pPr>
            <w:ins w:id="765" w:author="Adrian Chiritescu" w:date="2016-09-28T16:57:00Z">
              <w:r>
                <w:rPr>
                  <w:color w:val="000000"/>
                </w:rPr>
                <w:t>845</w:t>
              </w:r>
            </w:ins>
          </w:p>
        </w:tc>
        <w:tc>
          <w:tcPr>
            <w:tcW w:w="961" w:type="dxa"/>
            <w:tcBorders>
              <w:top w:val="nil"/>
              <w:left w:val="nil"/>
              <w:bottom w:val="single" w:sz="8" w:space="0" w:color="BFBFBF"/>
              <w:right w:val="single" w:sz="8" w:space="0" w:color="BFBFBF"/>
            </w:tcBorders>
            <w:shd w:val="clear" w:color="auto" w:fill="auto"/>
            <w:noWrap/>
            <w:vAlign w:val="center"/>
            <w:hideMark/>
          </w:tcPr>
          <w:p w14:paraId="0CE554D7" w14:textId="77777777" w:rsidR="002A7C4D" w:rsidRPr="002A7C4D" w:rsidRDefault="002A7C4D" w:rsidP="002A7C4D">
            <w:pPr>
              <w:jc w:val="center"/>
              <w:rPr>
                <w:ins w:id="766" w:author="Adrian Chiritescu" w:date="2016-09-28T16:57:00Z"/>
                <w:rFonts w:eastAsia="Times New Roman"/>
                <w:color w:val="000000"/>
                <w:lang w:bidi="ar-SA"/>
              </w:rPr>
            </w:pPr>
            <w:ins w:id="767" w:author="Adrian Chiritescu" w:date="2016-09-28T16:57:00Z">
              <w:r>
                <w:rPr>
                  <w:color w:val="000000"/>
                </w:rPr>
                <w:t>222</w:t>
              </w:r>
            </w:ins>
          </w:p>
        </w:tc>
        <w:tc>
          <w:tcPr>
            <w:tcW w:w="1054" w:type="dxa"/>
            <w:tcBorders>
              <w:top w:val="nil"/>
              <w:left w:val="nil"/>
              <w:bottom w:val="single" w:sz="8" w:space="0" w:color="BFBFBF"/>
              <w:right w:val="single" w:sz="8" w:space="0" w:color="BFBFBF"/>
            </w:tcBorders>
            <w:shd w:val="clear" w:color="auto" w:fill="auto"/>
            <w:noWrap/>
            <w:vAlign w:val="center"/>
            <w:hideMark/>
          </w:tcPr>
          <w:p w14:paraId="0CE554D8" w14:textId="77777777" w:rsidR="002A7C4D" w:rsidRPr="002A7C4D" w:rsidRDefault="002A7C4D" w:rsidP="002A7C4D">
            <w:pPr>
              <w:jc w:val="center"/>
              <w:rPr>
                <w:ins w:id="768" w:author="Adrian Chiritescu" w:date="2016-09-28T16:57:00Z"/>
                <w:rFonts w:eastAsia="Times New Roman"/>
                <w:color w:val="000000"/>
                <w:lang w:bidi="ar-SA"/>
              </w:rPr>
            </w:pPr>
            <w:ins w:id="769" w:author="Adrian Chiritescu" w:date="2016-09-28T16:57:00Z">
              <w:r>
                <w:rPr>
                  <w:color w:val="000000"/>
                </w:rPr>
                <w:t>78</w:t>
              </w:r>
            </w:ins>
          </w:p>
        </w:tc>
        <w:tc>
          <w:tcPr>
            <w:tcW w:w="1423" w:type="dxa"/>
            <w:tcBorders>
              <w:top w:val="nil"/>
              <w:left w:val="nil"/>
              <w:bottom w:val="single" w:sz="8" w:space="0" w:color="BFBFBF"/>
              <w:right w:val="single" w:sz="8" w:space="0" w:color="BFBFBF"/>
            </w:tcBorders>
            <w:shd w:val="clear" w:color="auto" w:fill="auto"/>
            <w:noWrap/>
            <w:vAlign w:val="center"/>
            <w:hideMark/>
          </w:tcPr>
          <w:p w14:paraId="0CE554D9" w14:textId="77777777" w:rsidR="002A7C4D" w:rsidRPr="002A7C4D" w:rsidRDefault="002A7C4D" w:rsidP="002A7C4D">
            <w:pPr>
              <w:jc w:val="center"/>
              <w:rPr>
                <w:ins w:id="770" w:author="Adrian Chiritescu" w:date="2016-09-28T16:57:00Z"/>
                <w:rFonts w:eastAsia="Times New Roman"/>
                <w:color w:val="000000"/>
                <w:lang w:bidi="ar-SA"/>
              </w:rPr>
            </w:pPr>
            <w:ins w:id="771" w:author="Adrian Chiritescu" w:date="2016-09-28T16:57:00Z">
              <w:r>
                <w:rPr>
                  <w:color w:val="000000"/>
                </w:rPr>
                <w:t>0</w:t>
              </w:r>
            </w:ins>
          </w:p>
        </w:tc>
        <w:tc>
          <w:tcPr>
            <w:tcW w:w="791" w:type="dxa"/>
            <w:tcBorders>
              <w:top w:val="nil"/>
              <w:left w:val="nil"/>
              <w:bottom w:val="single" w:sz="8" w:space="0" w:color="BFBFBF"/>
              <w:right w:val="single" w:sz="8" w:space="0" w:color="BFBFBF"/>
            </w:tcBorders>
            <w:shd w:val="clear" w:color="auto" w:fill="auto"/>
            <w:noWrap/>
            <w:vAlign w:val="center"/>
            <w:hideMark/>
          </w:tcPr>
          <w:p w14:paraId="0CE554DA" w14:textId="77777777" w:rsidR="002A7C4D" w:rsidRPr="002A7C4D" w:rsidRDefault="002A7C4D" w:rsidP="002A7C4D">
            <w:pPr>
              <w:jc w:val="center"/>
              <w:rPr>
                <w:ins w:id="772" w:author="Adrian Chiritescu" w:date="2016-09-28T16:57:00Z"/>
                <w:rFonts w:eastAsia="Times New Roman"/>
                <w:color w:val="000000"/>
                <w:lang w:bidi="ar-SA"/>
              </w:rPr>
            </w:pPr>
            <w:ins w:id="773" w:author="Adrian Chiritescu" w:date="2016-09-28T16:57:00Z">
              <w:r>
                <w:rPr>
                  <w:color w:val="000000"/>
                </w:rPr>
                <w:t>1,145</w:t>
              </w:r>
            </w:ins>
          </w:p>
        </w:tc>
      </w:tr>
      <w:tr w:rsidR="002A7C4D" w:rsidRPr="002A7C4D" w14:paraId="0CE554E2" w14:textId="77777777" w:rsidTr="002825A1">
        <w:trPr>
          <w:trHeight w:val="315"/>
          <w:ins w:id="774" w:author="Adrian Chiritescu" w:date="2016-09-28T16:57:00Z"/>
        </w:trPr>
        <w:tc>
          <w:tcPr>
            <w:tcW w:w="3620" w:type="dxa"/>
            <w:tcBorders>
              <w:top w:val="nil"/>
              <w:left w:val="single" w:sz="8" w:space="0" w:color="BFBFBF"/>
              <w:bottom w:val="single" w:sz="8" w:space="0" w:color="BFBFBF"/>
              <w:right w:val="single" w:sz="8" w:space="0" w:color="BFBFBF"/>
            </w:tcBorders>
            <w:shd w:val="clear" w:color="auto" w:fill="auto"/>
            <w:noWrap/>
            <w:vAlign w:val="center"/>
            <w:hideMark/>
          </w:tcPr>
          <w:p w14:paraId="0CE554DC" w14:textId="77777777" w:rsidR="002A7C4D" w:rsidRPr="002A7C4D" w:rsidRDefault="002A7C4D" w:rsidP="002A7C4D">
            <w:pPr>
              <w:rPr>
                <w:ins w:id="775" w:author="Adrian Chiritescu" w:date="2016-09-28T16:57:00Z"/>
                <w:rFonts w:eastAsia="Times New Roman"/>
                <w:color w:val="000000"/>
                <w:lang w:bidi="ar-SA"/>
              </w:rPr>
            </w:pPr>
            <w:ins w:id="776" w:author="Adrian Chiritescu" w:date="2016-09-28T16:57:00Z">
              <w:r w:rsidRPr="002A7C4D">
                <w:rPr>
                  <w:rFonts w:eastAsia="Times New Roman"/>
                  <w:color w:val="000000"/>
                  <w:lang w:bidi="ar-SA"/>
                </w:rPr>
                <w:t>Event Server</w:t>
              </w:r>
            </w:ins>
          </w:p>
        </w:tc>
        <w:tc>
          <w:tcPr>
            <w:tcW w:w="690" w:type="dxa"/>
            <w:tcBorders>
              <w:top w:val="nil"/>
              <w:left w:val="nil"/>
              <w:bottom w:val="single" w:sz="8" w:space="0" w:color="BFBFBF"/>
              <w:right w:val="single" w:sz="8" w:space="0" w:color="BFBFBF"/>
            </w:tcBorders>
            <w:shd w:val="clear" w:color="auto" w:fill="auto"/>
            <w:noWrap/>
            <w:vAlign w:val="center"/>
            <w:hideMark/>
          </w:tcPr>
          <w:p w14:paraId="0CE554DD" w14:textId="77777777" w:rsidR="002A7C4D" w:rsidRPr="002A7C4D" w:rsidRDefault="002A7C4D" w:rsidP="002A7C4D">
            <w:pPr>
              <w:jc w:val="center"/>
              <w:rPr>
                <w:ins w:id="777" w:author="Adrian Chiritescu" w:date="2016-09-28T16:57:00Z"/>
                <w:rFonts w:eastAsia="Times New Roman"/>
                <w:color w:val="000000"/>
                <w:lang w:bidi="ar-SA"/>
              </w:rPr>
            </w:pPr>
            <w:ins w:id="778" w:author="Adrian Chiritescu" w:date="2016-09-28T16:57:00Z">
              <w:r>
                <w:rPr>
                  <w:color w:val="000000"/>
                </w:rPr>
                <w:t>54</w:t>
              </w:r>
            </w:ins>
          </w:p>
        </w:tc>
        <w:tc>
          <w:tcPr>
            <w:tcW w:w="961" w:type="dxa"/>
            <w:tcBorders>
              <w:top w:val="nil"/>
              <w:left w:val="nil"/>
              <w:bottom w:val="single" w:sz="8" w:space="0" w:color="BFBFBF"/>
              <w:right w:val="single" w:sz="8" w:space="0" w:color="BFBFBF"/>
            </w:tcBorders>
            <w:shd w:val="clear" w:color="auto" w:fill="auto"/>
            <w:noWrap/>
            <w:vAlign w:val="center"/>
            <w:hideMark/>
          </w:tcPr>
          <w:p w14:paraId="0CE554DE" w14:textId="77777777" w:rsidR="002A7C4D" w:rsidRPr="002A7C4D" w:rsidRDefault="002A7C4D" w:rsidP="002A7C4D">
            <w:pPr>
              <w:jc w:val="center"/>
              <w:rPr>
                <w:ins w:id="779" w:author="Adrian Chiritescu" w:date="2016-09-28T16:57:00Z"/>
                <w:rFonts w:eastAsia="Times New Roman"/>
                <w:color w:val="000000"/>
                <w:lang w:bidi="ar-SA"/>
              </w:rPr>
            </w:pPr>
            <w:ins w:id="780" w:author="Adrian Chiritescu" w:date="2016-09-28T16:57:00Z">
              <w:r>
                <w:rPr>
                  <w:color w:val="000000"/>
                </w:rPr>
                <w:t>18</w:t>
              </w:r>
            </w:ins>
          </w:p>
        </w:tc>
        <w:tc>
          <w:tcPr>
            <w:tcW w:w="1054" w:type="dxa"/>
            <w:tcBorders>
              <w:top w:val="nil"/>
              <w:left w:val="nil"/>
              <w:bottom w:val="single" w:sz="8" w:space="0" w:color="BFBFBF"/>
              <w:right w:val="single" w:sz="8" w:space="0" w:color="BFBFBF"/>
            </w:tcBorders>
            <w:shd w:val="clear" w:color="auto" w:fill="auto"/>
            <w:noWrap/>
            <w:vAlign w:val="center"/>
            <w:hideMark/>
          </w:tcPr>
          <w:p w14:paraId="0CE554DF" w14:textId="77777777" w:rsidR="002A7C4D" w:rsidRPr="002A7C4D" w:rsidRDefault="002A7C4D" w:rsidP="002A7C4D">
            <w:pPr>
              <w:jc w:val="center"/>
              <w:rPr>
                <w:ins w:id="781" w:author="Adrian Chiritescu" w:date="2016-09-28T16:57:00Z"/>
                <w:rFonts w:eastAsia="Times New Roman"/>
                <w:color w:val="000000"/>
                <w:lang w:bidi="ar-SA"/>
              </w:rPr>
            </w:pPr>
            <w:ins w:id="782" w:author="Adrian Chiritescu" w:date="2016-09-28T16:57:00Z">
              <w:r>
                <w:rPr>
                  <w:color w:val="000000"/>
                </w:rPr>
                <w:t>0</w:t>
              </w:r>
            </w:ins>
          </w:p>
        </w:tc>
        <w:tc>
          <w:tcPr>
            <w:tcW w:w="1423" w:type="dxa"/>
            <w:tcBorders>
              <w:top w:val="nil"/>
              <w:left w:val="nil"/>
              <w:bottom w:val="single" w:sz="8" w:space="0" w:color="BFBFBF"/>
              <w:right w:val="single" w:sz="8" w:space="0" w:color="BFBFBF"/>
            </w:tcBorders>
            <w:shd w:val="clear" w:color="auto" w:fill="auto"/>
            <w:noWrap/>
            <w:vAlign w:val="center"/>
            <w:hideMark/>
          </w:tcPr>
          <w:p w14:paraId="0CE554E0" w14:textId="77777777" w:rsidR="002A7C4D" w:rsidRPr="002A7C4D" w:rsidRDefault="002A7C4D" w:rsidP="002A7C4D">
            <w:pPr>
              <w:jc w:val="center"/>
              <w:rPr>
                <w:ins w:id="783" w:author="Adrian Chiritescu" w:date="2016-09-28T16:57:00Z"/>
                <w:rFonts w:eastAsia="Times New Roman"/>
                <w:color w:val="000000"/>
                <w:lang w:bidi="ar-SA"/>
              </w:rPr>
            </w:pPr>
            <w:ins w:id="784" w:author="Adrian Chiritescu" w:date="2016-09-28T16:57:00Z">
              <w:r>
                <w:rPr>
                  <w:color w:val="000000"/>
                </w:rPr>
                <w:t>23</w:t>
              </w:r>
            </w:ins>
          </w:p>
        </w:tc>
        <w:tc>
          <w:tcPr>
            <w:tcW w:w="791" w:type="dxa"/>
            <w:tcBorders>
              <w:top w:val="nil"/>
              <w:left w:val="nil"/>
              <w:bottom w:val="single" w:sz="8" w:space="0" w:color="BFBFBF"/>
              <w:right w:val="single" w:sz="8" w:space="0" w:color="BFBFBF"/>
            </w:tcBorders>
            <w:shd w:val="clear" w:color="auto" w:fill="auto"/>
            <w:noWrap/>
            <w:vAlign w:val="center"/>
            <w:hideMark/>
          </w:tcPr>
          <w:p w14:paraId="0CE554E1" w14:textId="77777777" w:rsidR="002A7C4D" w:rsidRPr="002A7C4D" w:rsidRDefault="002A7C4D" w:rsidP="002A7C4D">
            <w:pPr>
              <w:jc w:val="center"/>
              <w:rPr>
                <w:ins w:id="785" w:author="Adrian Chiritescu" w:date="2016-09-28T16:57:00Z"/>
                <w:rFonts w:eastAsia="Times New Roman"/>
                <w:color w:val="000000"/>
                <w:lang w:bidi="ar-SA"/>
              </w:rPr>
            </w:pPr>
            <w:ins w:id="786" w:author="Adrian Chiritescu" w:date="2016-09-28T16:57:00Z">
              <w:r>
                <w:rPr>
                  <w:color w:val="000000"/>
                </w:rPr>
                <w:t>95</w:t>
              </w:r>
            </w:ins>
          </w:p>
        </w:tc>
      </w:tr>
    </w:tbl>
    <w:p w14:paraId="0CE554E3" w14:textId="77777777" w:rsidR="002A7C4D" w:rsidRDefault="002A7C4D" w:rsidP="002A7C4D">
      <w:pPr>
        <w:pStyle w:val="BodyText"/>
        <w:rPr>
          <w:ins w:id="787" w:author="Adrian Chiritescu" w:date="2016-09-28T16:52:00Z"/>
        </w:rPr>
      </w:pPr>
    </w:p>
    <w:p w14:paraId="0CE554E4" w14:textId="77777777" w:rsidR="002A7C4D" w:rsidRPr="002A7C4D" w:rsidRDefault="002A7C4D" w:rsidP="002A7C4D">
      <w:pPr>
        <w:pStyle w:val="BodyText"/>
      </w:pPr>
    </w:p>
    <w:p w14:paraId="0CE554E5" w14:textId="77777777" w:rsidR="001D0879" w:rsidRPr="00006C16" w:rsidRDefault="001D0879" w:rsidP="001D0879">
      <w:pPr>
        <w:pStyle w:val="Heading3"/>
      </w:pPr>
      <w:bookmarkStart w:id="788" w:name="_Toc462972618"/>
      <w:r w:rsidRPr="00006C16">
        <w:t>Software</w:t>
      </w:r>
      <w:bookmarkEnd w:id="788"/>
      <w:r w:rsidRPr="00006C16">
        <w:t xml:space="preserve"> </w:t>
      </w:r>
    </w:p>
    <w:p w14:paraId="0CE554E6" w14:textId="77777777" w:rsidR="001D0879" w:rsidRPr="00006C16" w:rsidRDefault="001D0879" w:rsidP="001D0879">
      <w:pPr>
        <w:pStyle w:val="Heading4"/>
      </w:pPr>
      <w:r w:rsidRPr="00006C16">
        <w:t xml:space="preserve">Licenses </w:t>
      </w:r>
    </w:p>
    <w:p w14:paraId="0CE554E7" w14:textId="77777777" w:rsidR="001D0879" w:rsidRPr="00006C16" w:rsidRDefault="001D0879" w:rsidP="001D0879">
      <w:pPr>
        <w:pStyle w:val="Heading2"/>
      </w:pPr>
      <w:bookmarkStart w:id="789" w:name="_Toc462972619"/>
      <w:r w:rsidRPr="00006C16">
        <w:t>Third Party</w:t>
      </w:r>
      <w:bookmarkEnd w:id="789"/>
    </w:p>
    <w:p w14:paraId="0CE554E8" w14:textId="77777777" w:rsidR="001D0879" w:rsidRPr="00006C16" w:rsidRDefault="001D0879" w:rsidP="001D0879">
      <w:pPr>
        <w:pStyle w:val="Heading3"/>
      </w:pPr>
      <w:bookmarkStart w:id="790" w:name="_Toc462972620"/>
      <w:r w:rsidRPr="00006C16">
        <w:t>Hardware</w:t>
      </w:r>
      <w:bookmarkEnd w:id="790"/>
    </w:p>
    <w:p w14:paraId="0CE554E9" w14:textId="77777777" w:rsidR="001D0879" w:rsidRDefault="001D0879" w:rsidP="001D0879">
      <w:pPr>
        <w:pStyle w:val="Heading3"/>
      </w:pPr>
      <w:bookmarkStart w:id="791" w:name="_Toc462972621"/>
      <w:r w:rsidRPr="00006C16">
        <w:t>Software</w:t>
      </w:r>
      <w:bookmarkEnd w:id="791"/>
    </w:p>
    <w:p w14:paraId="0CE554EA" w14:textId="77777777" w:rsidR="00B9720F" w:rsidRDefault="00B9720F" w:rsidP="00B9720F">
      <w:pPr>
        <w:pStyle w:val="BodyText"/>
      </w:pPr>
    </w:p>
    <w:p w14:paraId="0CE554EB" w14:textId="77777777" w:rsidR="00AE6A4D" w:rsidRPr="00006C16" w:rsidRDefault="00EA106F" w:rsidP="00AE6A4D">
      <w:pPr>
        <w:pStyle w:val="Heading1"/>
      </w:pPr>
      <w:bookmarkStart w:id="792" w:name="_Toc462972622"/>
      <w:r w:rsidRPr="00006C16">
        <w:lastRenderedPageBreak/>
        <w:t>Upgrade of Production Data</w:t>
      </w:r>
      <w:r w:rsidR="00FD5CA1">
        <w:t xml:space="preserve"> –</w:t>
      </w:r>
      <w:bookmarkEnd w:id="792"/>
      <w:r w:rsidR="00FD5CA1">
        <w:t xml:space="preserve"> </w:t>
      </w:r>
    </w:p>
    <w:p w14:paraId="0CE554EC" w14:textId="77777777" w:rsidR="00315767" w:rsidRDefault="00686757" w:rsidP="007D3F5F">
      <w:pPr>
        <w:pStyle w:val="Heading2"/>
      </w:pPr>
      <w:bookmarkStart w:id="793" w:name="_Toc462972623"/>
      <w:r w:rsidRPr="00006C16">
        <w:t>Existing Customer</w:t>
      </w:r>
      <w:r w:rsidR="00BE4741" w:rsidRPr="00006C16">
        <w:t>s</w:t>
      </w:r>
      <w:r w:rsidR="007D3F5F" w:rsidRPr="00006C16">
        <w:t xml:space="preserve"> Impact</w:t>
      </w:r>
      <w:bookmarkEnd w:id="793"/>
      <w:r w:rsidR="007D3F5F" w:rsidRPr="00006C16">
        <w:t xml:space="preserve"> </w:t>
      </w:r>
    </w:p>
    <w:p w14:paraId="0CE554ED" w14:textId="77777777" w:rsidR="00755AEE" w:rsidRDefault="00755AEE" w:rsidP="00755AEE">
      <w:pPr>
        <w:pStyle w:val="BodyText"/>
      </w:pPr>
      <w:r>
        <w:t>N/A</w:t>
      </w:r>
    </w:p>
    <w:p w14:paraId="0CE554EE" w14:textId="77777777" w:rsidR="00755AEE" w:rsidRDefault="00755AEE" w:rsidP="00755AEE">
      <w:pPr>
        <w:pStyle w:val="Heading2"/>
      </w:pPr>
      <w:bookmarkStart w:id="794" w:name="_Toc462972624"/>
      <w:r>
        <w:t>Wholesale impact</w:t>
      </w:r>
      <w:bookmarkEnd w:id="794"/>
    </w:p>
    <w:p w14:paraId="0CE554EF" w14:textId="77777777" w:rsidR="00755AEE" w:rsidRDefault="00755AEE" w:rsidP="00755AEE">
      <w:pPr>
        <w:pStyle w:val="BodyText"/>
        <w:numPr>
          <w:ilvl w:val="0"/>
          <w:numId w:val="28"/>
        </w:numPr>
      </w:pPr>
      <w:r>
        <w:t>For existing partners joining VoLTE agreement, there is a low possibility of having duplicates events coming into the system and not being identified as such due to change in the TD57 duplicate check rules for GPRS calls</w:t>
      </w:r>
    </w:p>
    <w:p w14:paraId="0CE554F0" w14:textId="77777777" w:rsidR="00755AEE" w:rsidRDefault="00755AEE" w:rsidP="00755AEE">
      <w:pPr>
        <w:pStyle w:val="BodyText"/>
        <w:numPr>
          <w:ilvl w:val="0"/>
          <w:numId w:val="28"/>
        </w:numPr>
      </w:pPr>
      <w:r>
        <w:t>Such duplicates will lead to USCC being charged twice by the roaming partner</w:t>
      </w:r>
    </w:p>
    <w:p w14:paraId="0CE554F1" w14:textId="77777777" w:rsidR="00755AEE" w:rsidRPr="00755AEE" w:rsidRDefault="00755AEE" w:rsidP="0061771E">
      <w:pPr>
        <w:pStyle w:val="BodyText"/>
        <w:numPr>
          <w:ilvl w:val="0"/>
          <w:numId w:val="28"/>
        </w:numPr>
      </w:pPr>
      <w:r>
        <w:t>This risk will only be applicable while the retention period of the Duplicate Check functionality is not passed</w:t>
      </w:r>
    </w:p>
    <w:p w14:paraId="0CE554F2" w14:textId="77777777" w:rsidR="00693CF7" w:rsidRPr="00E42CA4" w:rsidRDefault="00693CF7" w:rsidP="00693CF7">
      <w:pPr>
        <w:pStyle w:val="Heading2"/>
      </w:pPr>
      <w:bookmarkStart w:id="795" w:name="_Toc462972625"/>
      <w:r w:rsidRPr="00E42CA4">
        <w:t xml:space="preserve">Adding VoLTE services </w:t>
      </w:r>
      <w:r>
        <w:t xml:space="preserve">to an </w:t>
      </w:r>
      <w:r w:rsidRPr="00E42CA4">
        <w:t xml:space="preserve">existing </w:t>
      </w:r>
      <w:r>
        <w:t xml:space="preserve">partner </w:t>
      </w:r>
      <w:r w:rsidRPr="00E42CA4">
        <w:t>agreement (ARCM and APRM)</w:t>
      </w:r>
      <w:bookmarkEnd w:id="795"/>
    </w:p>
    <w:p w14:paraId="0CE554F3" w14:textId="77777777" w:rsidR="00693CF7" w:rsidRPr="00282C65" w:rsidRDefault="00693CF7" w:rsidP="00693CF7">
      <w:pPr>
        <w:pStyle w:val="BodyText"/>
        <w:rPr>
          <w:u w:val="single"/>
        </w:rPr>
      </w:pPr>
      <w:r w:rsidRPr="00282C65">
        <w:rPr>
          <w:u w:val="single"/>
        </w:rPr>
        <w:t>ARCM steps:</w:t>
      </w:r>
    </w:p>
    <w:p w14:paraId="0CE554F4" w14:textId="77777777" w:rsidR="003B706B" w:rsidRDefault="003B706B" w:rsidP="009B1E14">
      <w:pPr>
        <w:pStyle w:val="BodyText"/>
        <w:numPr>
          <w:ilvl w:val="0"/>
          <w:numId w:val="28"/>
        </w:numPr>
      </w:pPr>
      <w:r>
        <w:t>The existing pair for the roaming partner should be modified to support the VoLTE service (in ARCM console)</w:t>
      </w:r>
    </w:p>
    <w:p w14:paraId="0CE554F5" w14:textId="77777777" w:rsidR="00693CF7" w:rsidRDefault="00D56042" w:rsidP="00282C65">
      <w:pPr>
        <w:pStyle w:val="BodyText"/>
        <w:numPr>
          <w:ilvl w:val="0"/>
          <w:numId w:val="28"/>
        </w:numPr>
      </w:pPr>
      <w:r>
        <w:t xml:space="preserve">The </w:t>
      </w:r>
      <w:r w:rsidR="00693CF7">
        <w:t>Profile should be saved, approved and deployed in order for the changes to be effective (active) in production</w:t>
      </w:r>
    </w:p>
    <w:p w14:paraId="0CE554F6" w14:textId="77777777" w:rsidR="00693CF7" w:rsidRDefault="00693CF7" w:rsidP="00282C65">
      <w:pPr>
        <w:pStyle w:val="BodyText"/>
        <w:numPr>
          <w:ilvl w:val="1"/>
          <w:numId w:val="28"/>
        </w:numPr>
      </w:pPr>
      <w:r>
        <w:t>Make sure the effective date of the processing profile is proper: events arriving in the system should not have a datetime stamp prior to the effective date of the profile</w:t>
      </w:r>
    </w:p>
    <w:p w14:paraId="0CE554F7" w14:textId="77777777" w:rsidR="003B706B" w:rsidRDefault="003B706B" w:rsidP="003B706B">
      <w:pPr>
        <w:pStyle w:val="BodyText"/>
        <w:numPr>
          <w:ilvl w:val="0"/>
          <w:numId w:val="28"/>
        </w:numPr>
      </w:pPr>
      <w:r>
        <w:t>The processing flow of both TAPIN and TAPOUT will not be impacted by the VoLTE change. The current LTE Data files should be processed successfully as per today</w:t>
      </w:r>
    </w:p>
    <w:p w14:paraId="0CE554F8" w14:textId="77777777" w:rsidR="00693CF7" w:rsidRDefault="00693CF7" w:rsidP="00693CF7">
      <w:pPr>
        <w:pStyle w:val="BodyText"/>
        <w:rPr>
          <w:u w:val="single"/>
        </w:rPr>
      </w:pPr>
      <w:r w:rsidRPr="00282C65">
        <w:rPr>
          <w:u w:val="single"/>
        </w:rPr>
        <w:t>APRM steps:</w:t>
      </w:r>
    </w:p>
    <w:p w14:paraId="0CE554F9" w14:textId="77777777" w:rsidR="00282C65" w:rsidRPr="00282C65" w:rsidRDefault="00282C65" w:rsidP="009B1E14">
      <w:pPr>
        <w:pStyle w:val="BodyText"/>
        <w:numPr>
          <w:ilvl w:val="0"/>
          <w:numId w:val="28"/>
        </w:numPr>
      </w:pPr>
      <w:r w:rsidRPr="00282C65">
        <w:t>Rate plan should be created for the Outcollect products with the specific rate for the partner for the VoLTE products</w:t>
      </w:r>
    </w:p>
    <w:p w14:paraId="0CE554FA" w14:textId="77777777" w:rsidR="00282C65" w:rsidRPr="00282C65" w:rsidRDefault="00282C65" w:rsidP="00282C65">
      <w:pPr>
        <w:pStyle w:val="BodyText"/>
        <w:numPr>
          <w:ilvl w:val="1"/>
          <w:numId w:val="28"/>
        </w:numPr>
      </w:pPr>
      <w:r w:rsidRPr="00282C65">
        <w:t>Incollect products have a generic guiding rate plan (no rating is performed in Incollect flow)</w:t>
      </w:r>
    </w:p>
    <w:p w14:paraId="0CE554FB" w14:textId="77777777" w:rsidR="00282C65" w:rsidRPr="00282C65" w:rsidRDefault="00282C65" w:rsidP="00282C65">
      <w:pPr>
        <w:pStyle w:val="BodyText"/>
        <w:numPr>
          <w:ilvl w:val="0"/>
          <w:numId w:val="28"/>
        </w:numPr>
      </w:pPr>
      <w:r w:rsidRPr="00282C65">
        <w:t>In APRM Online GUI (main module), the agreement of the partner should be opened in “Edit” mode</w:t>
      </w:r>
    </w:p>
    <w:p w14:paraId="0CE554FC" w14:textId="77777777" w:rsidR="00282C65" w:rsidRPr="00282C65" w:rsidRDefault="00282C65" w:rsidP="00282C65">
      <w:pPr>
        <w:pStyle w:val="BodyText"/>
        <w:numPr>
          <w:ilvl w:val="0"/>
          <w:numId w:val="28"/>
        </w:numPr>
      </w:pPr>
      <w:r w:rsidRPr="00282C65">
        <w:t>By using the “Handle products” button, the VoLTE products should be included in the agreement</w:t>
      </w:r>
    </w:p>
    <w:p w14:paraId="0CE554FD" w14:textId="77777777" w:rsidR="00282C65" w:rsidRPr="00282C65" w:rsidRDefault="00282C65" w:rsidP="00282C65">
      <w:pPr>
        <w:pStyle w:val="BodyText"/>
        <w:numPr>
          <w:ilvl w:val="0"/>
          <w:numId w:val="28"/>
        </w:numPr>
      </w:pPr>
      <w:r w:rsidRPr="00282C65">
        <w:lastRenderedPageBreak/>
        <w:t>Rate plans (which are created prior) should be attached to the VoLTE products added in the agreement</w:t>
      </w:r>
    </w:p>
    <w:p w14:paraId="0CE554FE" w14:textId="77777777" w:rsidR="00282C65" w:rsidRPr="00282C65" w:rsidRDefault="00282C65" w:rsidP="00282C65">
      <w:pPr>
        <w:pStyle w:val="BodyText"/>
        <w:numPr>
          <w:ilvl w:val="0"/>
          <w:numId w:val="28"/>
        </w:numPr>
      </w:pPr>
      <w:r w:rsidRPr="00282C65">
        <w:t>An effective date needs to be selected (the date when the agreement with the partner for VoLTE services is beginning)</w:t>
      </w:r>
    </w:p>
    <w:p w14:paraId="0CE554FF" w14:textId="77777777" w:rsidR="00282C65" w:rsidRPr="00282C65" w:rsidRDefault="00282C65" w:rsidP="00282C65">
      <w:pPr>
        <w:pStyle w:val="BodyText"/>
        <w:numPr>
          <w:ilvl w:val="0"/>
          <w:numId w:val="28"/>
        </w:numPr>
      </w:pPr>
      <w:r w:rsidRPr="00282C65">
        <w:t>Agreement should be Saved</w:t>
      </w:r>
    </w:p>
    <w:p w14:paraId="0CE55500" w14:textId="77777777" w:rsidR="00282C65" w:rsidRPr="00282C65" w:rsidRDefault="00282C65" w:rsidP="00282C65">
      <w:pPr>
        <w:pStyle w:val="BodyText"/>
      </w:pPr>
      <w:r w:rsidRPr="00282C65">
        <w:t xml:space="preserve">Note </w:t>
      </w:r>
      <w:r>
        <w:t>that the changes performed in APRM GUI are valid for event processing only after the EOD MAP when the Release job is ran – basically, next day.</w:t>
      </w:r>
    </w:p>
    <w:p w14:paraId="0CE55501" w14:textId="77777777" w:rsidR="00A24116" w:rsidRDefault="00A24116" w:rsidP="00A24116">
      <w:pPr>
        <w:pStyle w:val="BodyText"/>
        <w:rPr>
          <w:highlight w:val="yellow"/>
        </w:rPr>
      </w:pPr>
    </w:p>
    <w:p w14:paraId="0CE55502" w14:textId="77777777" w:rsidR="00C4087F" w:rsidRDefault="00C4087F" w:rsidP="00C4087F">
      <w:pPr>
        <w:pStyle w:val="Heading1"/>
      </w:pPr>
      <w:bookmarkStart w:id="796" w:name="_Toc462972626"/>
      <w:r w:rsidRPr="00136C49">
        <w:lastRenderedPageBreak/>
        <w:t>Test Guidelines</w:t>
      </w:r>
      <w:bookmarkEnd w:id="686"/>
      <w:bookmarkEnd w:id="796"/>
    </w:p>
    <w:p w14:paraId="0CE55503" w14:textId="77777777" w:rsidR="0066504B" w:rsidRPr="00006C16" w:rsidRDefault="0066504B" w:rsidP="00363E40">
      <w:pPr>
        <w:pStyle w:val="Heading2"/>
        <w:tabs>
          <w:tab w:val="left" w:pos="1440"/>
        </w:tabs>
      </w:pPr>
      <w:bookmarkStart w:id="797" w:name="_Toc462972627"/>
      <w:r w:rsidRPr="00006C16">
        <w:t>Business Testing</w:t>
      </w:r>
      <w:bookmarkEnd w:id="797"/>
    </w:p>
    <w:p w14:paraId="0CE55504" w14:textId="77777777" w:rsidR="00297121" w:rsidRDefault="007E6928" w:rsidP="00297121">
      <w:pPr>
        <w:pStyle w:val="Heading3"/>
      </w:pPr>
      <w:bookmarkStart w:id="798" w:name="_Toc462972628"/>
      <w:r>
        <w:t>APRM</w:t>
      </w:r>
      <w:bookmarkEnd w:id="798"/>
    </w:p>
    <w:p w14:paraId="0CE55505" w14:textId="77777777" w:rsidR="00760575" w:rsidRDefault="00760575" w:rsidP="00760575">
      <w:pPr>
        <w:pStyle w:val="BodyText"/>
        <w:ind w:left="720"/>
        <w:rPr>
          <w:u w:val="single"/>
        </w:rPr>
      </w:pPr>
      <w:r w:rsidRPr="00645BC3">
        <w:rPr>
          <w:u w:val="single"/>
        </w:rPr>
        <w:t>Outbound Roaming</w:t>
      </w:r>
    </w:p>
    <w:p w14:paraId="0CE55506" w14:textId="77777777" w:rsidR="00760575" w:rsidRDefault="00760575" w:rsidP="00FD44D0">
      <w:pPr>
        <w:pStyle w:val="BodyText"/>
        <w:numPr>
          <w:ilvl w:val="0"/>
          <w:numId w:val="18"/>
        </w:numPr>
      </w:pPr>
      <w:r>
        <w:t>Place INCS file containing VoLTE events in APRM input directory</w:t>
      </w:r>
    </w:p>
    <w:p w14:paraId="0CE55507" w14:textId="77777777" w:rsidR="00760575" w:rsidRDefault="00760575" w:rsidP="00760575">
      <w:pPr>
        <w:pStyle w:val="BodyText"/>
        <w:ind w:left="720"/>
      </w:pPr>
      <w:r>
        <w:t>Expected results: INCS file should be picked up and processed by APRM. Charges should be present in APRM usage tables</w:t>
      </w:r>
    </w:p>
    <w:p w14:paraId="0CE55508" w14:textId="77777777" w:rsidR="00760575" w:rsidRDefault="00760575" w:rsidP="00FD44D0">
      <w:pPr>
        <w:pStyle w:val="BodyText"/>
        <w:numPr>
          <w:ilvl w:val="0"/>
          <w:numId w:val="18"/>
        </w:numPr>
      </w:pPr>
      <w:r>
        <w:t>Run Invoicing and SAP Extract for Incollect (on 4</w:t>
      </w:r>
      <w:r w:rsidRPr="00760575">
        <w:rPr>
          <w:vertAlign w:val="superscript"/>
        </w:rPr>
        <w:t>th</w:t>
      </w:r>
      <w:r>
        <w:t xml:space="preserve"> of the calendar month)</w:t>
      </w:r>
    </w:p>
    <w:p w14:paraId="0CE55509" w14:textId="77777777" w:rsidR="00760575" w:rsidRDefault="00760575" w:rsidP="00760575">
      <w:pPr>
        <w:pStyle w:val="BodyText"/>
        <w:ind w:left="720"/>
        <w:rPr>
          <w:u w:val="single"/>
        </w:rPr>
      </w:pPr>
      <w:r>
        <w:t>Expected results</w:t>
      </w:r>
      <w:r w:rsidRPr="00760575">
        <w:t>: In</w:t>
      </w:r>
      <w:r>
        <w:t>voice and SAP extract should be generated at specific locations. Invoice can also be viewed from APRM GUI</w:t>
      </w:r>
      <w:r w:rsidR="008B0520">
        <w:t>. SAP extract should have the correct GL codes for the new VoLTE services</w:t>
      </w:r>
    </w:p>
    <w:p w14:paraId="0CE5550A" w14:textId="77777777" w:rsidR="00760575" w:rsidRDefault="00760575" w:rsidP="00760575">
      <w:pPr>
        <w:pStyle w:val="BodyText"/>
        <w:ind w:left="720"/>
        <w:rPr>
          <w:u w:val="single"/>
        </w:rPr>
      </w:pPr>
      <w:r w:rsidRPr="00645BC3">
        <w:rPr>
          <w:u w:val="single"/>
        </w:rPr>
        <w:t>Inbound Roaming</w:t>
      </w:r>
    </w:p>
    <w:p w14:paraId="0CE5550B" w14:textId="77777777" w:rsidR="00760575" w:rsidRDefault="00760575" w:rsidP="00760575">
      <w:pPr>
        <w:pStyle w:val="BodyText"/>
        <w:ind w:left="720"/>
      </w:pPr>
      <w:r>
        <w:t xml:space="preserve">1)  Place </w:t>
      </w:r>
      <w:r w:rsidR="008B0520">
        <w:t>OUTD</w:t>
      </w:r>
      <w:r>
        <w:t xml:space="preserve"> file </w:t>
      </w:r>
      <w:r w:rsidR="008B0520">
        <w:t xml:space="preserve">(from NDC) </w:t>
      </w:r>
      <w:r>
        <w:t>containing VoLTE events in APRM input directory</w:t>
      </w:r>
    </w:p>
    <w:p w14:paraId="0CE5550C" w14:textId="77777777" w:rsidR="00760575" w:rsidRDefault="00760575" w:rsidP="00760575">
      <w:pPr>
        <w:pStyle w:val="BodyText"/>
        <w:ind w:left="720"/>
      </w:pPr>
      <w:r>
        <w:t xml:space="preserve">Expected results: </w:t>
      </w:r>
      <w:r w:rsidR="008B0520">
        <w:t>OUTD</w:t>
      </w:r>
      <w:r>
        <w:t xml:space="preserve"> file should be picked up and processed by APRM. Charges should be present in APRM usage tables</w:t>
      </w:r>
      <w:r w:rsidR="008B0520">
        <w:t xml:space="preserve">. Charges should match correctly against the rates setup for the specific events and the volume (charging parameter) </w:t>
      </w:r>
    </w:p>
    <w:p w14:paraId="0CE5550D" w14:textId="77777777" w:rsidR="00760575" w:rsidRDefault="00760575" w:rsidP="00FD44D0">
      <w:pPr>
        <w:pStyle w:val="BodyText"/>
        <w:numPr>
          <w:ilvl w:val="0"/>
          <w:numId w:val="19"/>
        </w:numPr>
      </w:pPr>
      <w:r>
        <w:t xml:space="preserve">Run Invoicing and SAP Extract for </w:t>
      </w:r>
      <w:r w:rsidR="008B0520">
        <w:t>Outcollect</w:t>
      </w:r>
      <w:r>
        <w:t xml:space="preserve"> (on 4</w:t>
      </w:r>
      <w:r w:rsidRPr="00760575">
        <w:rPr>
          <w:vertAlign w:val="superscript"/>
        </w:rPr>
        <w:t>th</w:t>
      </w:r>
      <w:r>
        <w:t xml:space="preserve"> of the calendar month)</w:t>
      </w:r>
    </w:p>
    <w:p w14:paraId="0CE5550E" w14:textId="77777777" w:rsidR="00760575" w:rsidRDefault="00760575" w:rsidP="00760575">
      <w:pPr>
        <w:pStyle w:val="BodyText"/>
        <w:ind w:left="720"/>
        <w:rPr>
          <w:u w:val="single"/>
        </w:rPr>
      </w:pPr>
      <w:r>
        <w:t>Expected results</w:t>
      </w:r>
      <w:r w:rsidRPr="00760575">
        <w:t>: In</w:t>
      </w:r>
      <w:r>
        <w:t>voice and SAP extract should be generated at specific locations. Invoice can also be viewed from APRM GUI</w:t>
      </w:r>
      <w:r w:rsidR="008B0520">
        <w:t>. SAP extract should have the correct GL codes for the new VoLTE services</w:t>
      </w:r>
    </w:p>
    <w:p w14:paraId="0CE5550F" w14:textId="77777777" w:rsidR="00760575" w:rsidRPr="00760575" w:rsidRDefault="00760575" w:rsidP="00760575">
      <w:pPr>
        <w:pStyle w:val="BodyText"/>
        <w:ind w:left="720"/>
      </w:pPr>
    </w:p>
    <w:p w14:paraId="0CE55510" w14:textId="77777777" w:rsidR="00297121" w:rsidRDefault="007E6928" w:rsidP="00297121">
      <w:pPr>
        <w:pStyle w:val="Heading3"/>
      </w:pPr>
      <w:bookmarkStart w:id="799" w:name="_Toc462972629"/>
      <w:r>
        <w:t>ARCM</w:t>
      </w:r>
      <w:bookmarkEnd w:id="799"/>
    </w:p>
    <w:p w14:paraId="0CE55511" w14:textId="77777777" w:rsidR="003E10A0" w:rsidRDefault="003E10A0" w:rsidP="003E10A0">
      <w:pPr>
        <w:pStyle w:val="BodyText"/>
        <w:ind w:left="720"/>
      </w:pPr>
      <w:r w:rsidRPr="00645BC3">
        <w:rPr>
          <w:u w:val="single"/>
        </w:rPr>
        <w:t>Outbound Roaming</w:t>
      </w:r>
      <w:r w:rsidRPr="001E6B58">
        <w:t xml:space="preserve"> </w:t>
      </w:r>
      <w:r>
        <w:br/>
        <w:t>1) P</w:t>
      </w:r>
      <w:r w:rsidRPr="001E6B58">
        <w:t>lace a TAP IN file</w:t>
      </w:r>
      <w:r>
        <w:t>,</w:t>
      </w:r>
      <w:r w:rsidRPr="001E6B58">
        <w:t xml:space="preserve"> </w:t>
      </w:r>
      <w:r>
        <w:t>with the bellow events, i</w:t>
      </w:r>
      <w:r w:rsidRPr="001E6B58">
        <w:t>n the HPMN input directory</w:t>
      </w:r>
      <w:r>
        <w:t>:</w:t>
      </w:r>
    </w:p>
    <w:p w14:paraId="0CE55512" w14:textId="77777777" w:rsidR="003E10A0" w:rsidRDefault="003E10A0" w:rsidP="00FD44D0">
      <w:pPr>
        <w:pStyle w:val="BodyText"/>
        <w:numPr>
          <w:ilvl w:val="0"/>
          <w:numId w:val="17"/>
        </w:numPr>
      </w:pPr>
      <w:r>
        <w:t>GPRS event with CTL2 attribute between 20-29</w:t>
      </w:r>
    </w:p>
    <w:p w14:paraId="0CE55513" w14:textId="77777777" w:rsidR="003E10A0" w:rsidRDefault="003E10A0" w:rsidP="00FD44D0">
      <w:pPr>
        <w:pStyle w:val="BodyText"/>
        <w:numPr>
          <w:ilvl w:val="0"/>
          <w:numId w:val="17"/>
        </w:numPr>
        <w:rPr>
          <w:ins w:id="800" w:author="Adrian Chiritescu" w:date="2016-09-28T19:32:00Z"/>
        </w:rPr>
      </w:pPr>
      <w:r>
        <w:t>MS event with MSS attribute ‘3’</w:t>
      </w:r>
    </w:p>
    <w:p w14:paraId="0CE55514" w14:textId="77777777" w:rsidR="00C93F42" w:rsidRDefault="00C93F42" w:rsidP="002825A1">
      <w:pPr>
        <w:pStyle w:val="BodyText"/>
        <w:numPr>
          <w:ilvl w:val="0"/>
          <w:numId w:val="17"/>
        </w:numPr>
      </w:pPr>
      <w:ins w:id="801" w:author="Adrian Chiritescu" w:date="2016-09-28T19:32:00Z">
        <w:r>
          <w:t xml:space="preserve">APN with value as given in SMM9_ARCM_MAPPING </w:t>
        </w:r>
      </w:ins>
    </w:p>
    <w:p w14:paraId="0CE55515" w14:textId="77777777" w:rsidR="003E10A0" w:rsidRDefault="003E10A0" w:rsidP="003E10A0">
      <w:pPr>
        <w:pStyle w:val="BodyText"/>
        <w:ind w:left="720"/>
      </w:pPr>
    </w:p>
    <w:p w14:paraId="0CE55516" w14:textId="77777777" w:rsidR="003E10A0" w:rsidRDefault="003E10A0" w:rsidP="003E10A0">
      <w:pPr>
        <w:pStyle w:val="BodyText"/>
        <w:ind w:left="720"/>
      </w:pPr>
      <w:r>
        <w:t>Expected result:  File should be collected and processed. Both events should be recognized as VoLTE event and mapped correctly into INCS.</w:t>
      </w:r>
    </w:p>
    <w:p w14:paraId="0CE55517" w14:textId="77777777" w:rsidR="003E10A0" w:rsidRDefault="003E10A0" w:rsidP="003E10A0">
      <w:pPr>
        <w:pStyle w:val="BodyText"/>
        <w:ind w:left="720"/>
      </w:pPr>
    </w:p>
    <w:p w14:paraId="0CE55518" w14:textId="77777777" w:rsidR="003E10A0" w:rsidRDefault="003E10A0" w:rsidP="003E10A0">
      <w:pPr>
        <w:pStyle w:val="BodyText"/>
        <w:ind w:left="720"/>
      </w:pPr>
      <w:r>
        <w:t>2) P</w:t>
      </w:r>
      <w:r w:rsidRPr="001E6B58">
        <w:t>lace a TAP IN file</w:t>
      </w:r>
      <w:r>
        <w:t>,</w:t>
      </w:r>
      <w:r w:rsidRPr="001E6B58">
        <w:t xml:space="preserve"> </w:t>
      </w:r>
      <w:r>
        <w:t>with the bellow events, i</w:t>
      </w:r>
      <w:r w:rsidRPr="001E6B58">
        <w:t>n the HPMN input directory</w:t>
      </w:r>
      <w:r>
        <w:t>:</w:t>
      </w:r>
    </w:p>
    <w:p w14:paraId="0CE55519" w14:textId="77777777" w:rsidR="003E10A0" w:rsidRDefault="003E10A0" w:rsidP="00FD44D0">
      <w:pPr>
        <w:pStyle w:val="BodyText"/>
        <w:numPr>
          <w:ilvl w:val="0"/>
          <w:numId w:val="17"/>
        </w:numPr>
      </w:pPr>
      <w:r>
        <w:t>GPRS event with CTL2 attribute smaller than 20</w:t>
      </w:r>
    </w:p>
    <w:p w14:paraId="0CE5551A" w14:textId="77777777" w:rsidR="003E10A0" w:rsidRDefault="003E10A0" w:rsidP="003E10A0">
      <w:pPr>
        <w:pStyle w:val="BodyText"/>
        <w:ind w:left="720"/>
      </w:pPr>
      <w:r>
        <w:t>Expected result: the event is identified as GPRS over LTE event and mapped accordingly into INCS.</w:t>
      </w:r>
    </w:p>
    <w:p w14:paraId="0CE5551B" w14:textId="77777777" w:rsidR="00C93F42" w:rsidRDefault="00C93F42" w:rsidP="00C93F42">
      <w:pPr>
        <w:pStyle w:val="Note"/>
        <w:rPr>
          <w:ins w:id="802" w:author="Adrian Chiritescu" w:date="2016-09-28T19:33:00Z"/>
        </w:rPr>
      </w:pPr>
      <w:ins w:id="803" w:author="Adrian Chiritescu" w:date="2016-09-28T19:33:00Z">
        <w:r>
          <w:rPr>
            <w:noProof/>
            <w:lang w:bidi="ar-SA"/>
          </w:rPr>
          <w:lastRenderedPageBreak/>
          <w:drawing>
            <wp:inline distT="0" distB="0" distL="0" distR="0" wp14:anchorId="0CE55657" wp14:editId="0CE55658">
              <wp:extent cx="307340" cy="340995"/>
              <wp:effectExtent l="0" t="0" r="0" b="1905"/>
              <wp:docPr id="20" name="Picture 20" descr="D:\TEMPLATE\N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LATE\Note.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7340" cy="340995"/>
                      </a:xfrm>
                      <a:prstGeom prst="rect">
                        <a:avLst/>
                      </a:prstGeom>
                      <a:noFill/>
                      <a:ln>
                        <a:noFill/>
                      </a:ln>
                    </pic:spPr>
                  </pic:pic>
                </a:graphicData>
              </a:graphic>
            </wp:inline>
          </w:drawing>
        </w:r>
        <w:r>
          <w:tab/>
          <w:t>If APN matches VoLTE than even will be mapped VoLTE</w:t>
        </w:r>
      </w:ins>
    </w:p>
    <w:p w14:paraId="0CE5551C" w14:textId="77777777" w:rsidR="003E10A0" w:rsidRDefault="003E10A0" w:rsidP="003E10A0">
      <w:pPr>
        <w:pStyle w:val="BodyText"/>
        <w:ind w:left="720"/>
      </w:pPr>
    </w:p>
    <w:p w14:paraId="0CE5551D" w14:textId="77777777" w:rsidR="003E10A0" w:rsidRDefault="003E10A0" w:rsidP="003E10A0">
      <w:pPr>
        <w:pStyle w:val="BodyText"/>
        <w:ind w:left="720"/>
      </w:pPr>
      <w:r>
        <w:t>3) P</w:t>
      </w:r>
      <w:r w:rsidRPr="001E6B58">
        <w:t>lace a TAP IN file</w:t>
      </w:r>
      <w:r>
        <w:t>,</w:t>
      </w:r>
      <w:r w:rsidRPr="001E6B58">
        <w:t xml:space="preserve"> </w:t>
      </w:r>
      <w:r>
        <w:t>with the bellow events, i</w:t>
      </w:r>
      <w:r w:rsidRPr="001E6B58">
        <w:t>n the HPMN input directory</w:t>
      </w:r>
      <w:r>
        <w:t>:</w:t>
      </w:r>
    </w:p>
    <w:p w14:paraId="0CE5551E" w14:textId="77777777" w:rsidR="003E10A0" w:rsidRDefault="003E10A0" w:rsidP="00FD44D0">
      <w:pPr>
        <w:pStyle w:val="BodyText"/>
        <w:numPr>
          <w:ilvl w:val="0"/>
          <w:numId w:val="17"/>
        </w:numPr>
      </w:pPr>
      <w:r>
        <w:t>MS event with MSS attribute ‘2’</w:t>
      </w:r>
    </w:p>
    <w:p w14:paraId="0CE5551F" w14:textId="77777777" w:rsidR="003E10A0" w:rsidRDefault="003E10A0" w:rsidP="003E10A0">
      <w:pPr>
        <w:pStyle w:val="BodyText"/>
        <w:ind w:left="720"/>
      </w:pPr>
      <w:r>
        <w:t>Expected result: the event is rejected by ARCM and a matching RAP OUT file is created for NDC in predefined location.</w:t>
      </w:r>
    </w:p>
    <w:p w14:paraId="0CE55520" w14:textId="77777777" w:rsidR="00F76980" w:rsidRDefault="00F76980" w:rsidP="00F76980">
      <w:pPr>
        <w:pStyle w:val="BodyText"/>
        <w:ind w:left="720"/>
      </w:pPr>
      <w:r>
        <w:t>4) P</w:t>
      </w:r>
      <w:r w:rsidRPr="001E6B58">
        <w:t>lace a TAP IN file</w:t>
      </w:r>
      <w:r>
        <w:t>,</w:t>
      </w:r>
      <w:r w:rsidRPr="001E6B58">
        <w:t xml:space="preserve"> </w:t>
      </w:r>
      <w:r>
        <w:t>with the bellow event</w:t>
      </w:r>
      <w:r w:rsidR="00963C43">
        <w:t xml:space="preserve"> types</w:t>
      </w:r>
      <w:r>
        <w:t>, i</w:t>
      </w:r>
      <w:r w:rsidRPr="001E6B58">
        <w:t>n the HPMN input directory</w:t>
      </w:r>
      <w:r>
        <w:t>:</w:t>
      </w:r>
    </w:p>
    <w:p w14:paraId="0CE55521" w14:textId="77777777" w:rsidR="00F76980" w:rsidRDefault="00F76980" w:rsidP="00963C43">
      <w:pPr>
        <w:pStyle w:val="BodyText"/>
        <w:numPr>
          <w:ilvl w:val="0"/>
          <w:numId w:val="17"/>
        </w:numPr>
      </w:pPr>
      <w:r>
        <w:t xml:space="preserve">GPRS event with APN value </w:t>
      </w:r>
      <w:r w:rsidR="00E268A1">
        <w:t>from the new APN reference table (</w:t>
      </w:r>
      <w:r>
        <w:t>which identifies a VoLTE call</w:t>
      </w:r>
      <w:r w:rsidR="00E268A1">
        <w:t>)</w:t>
      </w:r>
    </w:p>
    <w:p w14:paraId="0CE55522" w14:textId="77777777" w:rsidR="00F76980" w:rsidRDefault="00F76980" w:rsidP="00F76980">
      <w:pPr>
        <w:pStyle w:val="BodyText"/>
        <w:ind w:left="720"/>
      </w:pPr>
    </w:p>
    <w:p w14:paraId="0CE55523" w14:textId="77777777" w:rsidR="00F76980" w:rsidRDefault="00F76980" w:rsidP="00F76980">
      <w:pPr>
        <w:pStyle w:val="BodyText"/>
        <w:ind w:left="720"/>
      </w:pPr>
      <w:r>
        <w:t xml:space="preserve">Expected result:  File should be collected and processed. </w:t>
      </w:r>
      <w:r w:rsidR="00963C43">
        <w:t>E</w:t>
      </w:r>
      <w:r>
        <w:t>vents should be recognized as VoLTE event and mapped correctly into INCS.</w:t>
      </w:r>
    </w:p>
    <w:p w14:paraId="0CE55524" w14:textId="77777777" w:rsidR="00F76980" w:rsidRDefault="00F76980" w:rsidP="003E10A0">
      <w:pPr>
        <w:pStyle w:val="BodyText"/>
        <w:ind w:left="720"/>
      </w:pPr>
    </w:p>
    <w:p w14:paraId="0CE55525" w14:textId="77777777" w:rsidR="003E10A0" w:rsidRDefault="003E10A0" w:rsidP="003E10A0">
      <w:pPr>
        <w:pStyle w:val="BodyText"/>
        <w:ind w:left="720" w:firstLine="720"/>
      </w:pPr>
      <w:r>
        <w:t>.</w:t>
      </w:r>
      <w:r>
        <w:br/>
      </w:r>
      <w:r w:rsidRPr="00645BC3">
        <w:rPr>
          <w:u w:val="single"/>
        </w:rPr>
        <w:t>Inbound Roaming</w:t>
      </w:r>
      <w:r w:rsidR="00FD5CA1">
        <w:t xml:space="preserve"> </w:t>
      </w:r>
      <w:r w:rsidR="00FD5CA1">
        <w:br/>
        <w:t>P</w:t>
      </w:r>
      <w:r>
        <w:t>lace an Inbound roaming CDRs (DISP)</w:t>
      </w:r>
      <w:r w:rsidRPr="001E6B58">
        <w:t xml:space="preserve"> file in the VPMN input directory</w:t>
      </w:r>
      <w:r>
        <w:t xml:space="preserve"> with GPRS and VoLTE events:</w:t>
      </w:r>
    </w:p>
    <w:p w14:paraId="0CE55526" w14:textId="77777777" w:rsidR="003E10A0" w:rsidRDefault="003E10A0" w:rsidP="003E10A0">
      <w:pPr>
        <w:pStyle w:val="BodyText"/>
        <w:rPr>
          <w:lang w:bidi="ar-SA"/>
        </w:rPr>
      </w:pPr>
      <w:r>
        <w:t xml:space="preserve">A TAP out file is created for NDC in predefined location and an </w:t>
      </w:r>
      <w:r>
        <w:rPr>
          <w:lang w:bidi="ar-SA"/>
        </w:rPr>
        <w:t>Outcollect summary (OUTS) file is created for APRM in matching predefined location.</w:t>
      </w:r>
    </w:p>
    <w:p w14:paraId="0CE55527" w14:textId="77777777" w:rsidR="003E10A0" w:rsidRDefault="003E10A0" w:rsidP="003E10A0">
      <w:pPr>
        <w:pStyle w:val="BodyText"/>
      </w:pPr>
    </w:p>
    <w:p w14:paraId="0CE55528" w14:textId="77777777" w:rsidR="0010322D" w:rsidRPr="003E10A0" w:rsidRDefault="0010322D" w:rsidP="0010322D">
      <w:pPr>
        <w:pStyle w:val="Heading3"/>
      </w:pPr>
      <w:bookmarkStart w:id="804" w:name="_Toc462972630"/>
      <w:r>
        <w:t>Regression Scenarios</w:t>
      </w:r>
      <w:bookmarkEnd w:id="804"/>
    </w:p>
    <w:p w14:paraId="0CE55529" w14:textId="77777777" w:rsidR="00BD51B7" w:rsidRDefault="00BD51B7" w:rsidP="00BD51B7">
      <w:pPr>
        <w:spacing w:line="276" w:lineRule="auto"/>
        <w:rPr>
          <w:rFonts w:asciiTheme="minorHAnsi" w:hAnsiTheme="minorHAnsi" w:cstheme="minorBidi"/>
          <w:b/>
          <w:bCs/>
          <w:sz w:val="32"/>
          <w:szCs w:val="32"/>
          <w:u w:val="single"/>
        </w:rPr>
      </w:pPr>
    </w:p>
    <w:p w14:paraId="0CE5552A" w14:textId="77777777" w:rsidR="00BD51B7" w:rsidRPr="00BD51B7" w:rsidRDefault="00BD51B7" w:rsidP="000E0285">
      <w:pPr>
        <w:pStyle w:val="Heading4"/>
      </w:pPr>
      <w:bookmarkStart w:id="805" w:name="_Toc446349740"/>
      <w:r w:rsidRPr="00BD51B7">
        <w:t xml:space="preserve">VoLTE Roaming – Basic E2E flow </w:t>
      </w:r>
    </w:p>
    <w:p w14:paraId="0CE5552B" w14:textId="77777777" w:rsidR="00BD51B7" w:rsidRDefault="00BD51B7" w:rsidP="00BD51B7">
      <w:pPr>
        <w:spacing w:line="276" w:lineRule="auto"/>
        <w:rPr>
          <w:rFonts w:cs="Times New Roman"/>
        </w:rPr>
      </w:pPr>
    </w:p>
    <w:p w14:paraId="0CE5552C" w14:textId="77777777" w:rsidR="00BD51B7" w:rsidRDefault="00BD51B7" w:rsidP="00BD51B7">
      <w:pPr>
        <w:pStyle w:val="ListParagraph"/>
        <w:numPr>
          <w:ilvl w:val="1"/>
          <w:numId w:val="34"/>
        </w:numPr>
        <w:spacing w:line="276" w:lineRule="auto"/>
      </w:pPr>
      <w:r>
        <w:t>Create new Customer via CIM under VoLTE market coverage</w:t>
      </w:r>
      <w:r>
        <w:rPr>
          <w:b/>
          <w:bCs/>
          <w:i/>
          <w:iCs/>
          <w:color w:val="1F497D"/>
        </w:rPr>
        <w:t>.</w:t>
      </w:r>
    </w:p>
    <w:p w14:paraId="0CE5552D" w14:textId="77777777" w:rsidR="00BD51B7" w:rsidRDefault="00BD51B7" w:rsidP="00BD51B7">
      <w:pPr>
        <w:pStyle w:val="ListParagraph"/>
        <w:numPr>
          <w:ilvl w:val="1"/>
          <w:numId w:val="34"/>
        </w:numPr>
        <w:spacing w:line="276" w:lineRule="auto"/>
      </w:pPr>
      <w:r>
        <w:t>Provide postpaid offer - 1 Subscriber with Volte capable device and allowance – Verify AAM provisioning.</w:t>
      </w:r>
    </w:p>
    <w:p w14:paraId="0CE5552E" w14:textId="77777777" w:rsidR="00BD51B7" w:rsidRDefault="00BD51B7" w:rsidP="00BD51B7">
      <w:pPr>
        <w:pStyle w:val="ListParagraph"/>
        <w:numPr>
          <w:ilvl w:val="1"/>
          <w:numId w:val="34"/>
        </w:numPr>
        <w:spacing w:line="276" w:lineRule="auto"/>
      </w:pPr>
      <w:r>
        <w:t>Set Bill format as Paper - Mabel</w:t>
      </w:r>
    </w:p>
    <w:p w14:paraId="0CE5552F" w14:textId="77777777" w:rsidR="00BD51B7" w:rsidRDefault="00BD51B7" w:rsidP="00BD51B7">
      <w:pPr>
        <w:pStyle w:val="ListParagraph"/>
        <w:numPr>
          <w:ilvl w:val="1"/>
          <w:numId w:val="34"/>
        </w:numPr>
        <w:spacing w:line="276" w:lineRule="auto"/>
        <w:rPr>
          <w:rFonts w:asciiTheme="minorHAnsi" w:hAnsiTheme="minorHAnsi" w:cstheme="minorBidi"/>
        </w:rPr>
      </w:pPr>
      <w:r>
        <w:t xml:space="preserve">Run VoLTE Roaming events with all kind of features like: Emergency (911), International, etc. – </w:t>
      </w:r>
      <w:r>
        <w:rPr>
          <w:rFonts w:asciiTheme="minorHAnsi" w:hAnsiTheme="minorHAnsi" w:cstheme="minorBidi"/>
        </w:rPr>
        <w:t>Verify the events will be rated/dropped based on the number used.</w:t>
      </w:r>
    </w:p>
    <w:p w14:paraId="0CE55530" w14:textId="77777777" w:rsidR="00BD51B7" w:rsidRDefault="00BD51B7" w:rsidP="00BD51B7">
      <w:pPr>
        <w:pStyle w:val="ListParagraph"/>
        <w:numPr>
          <w:ilvl w:val="1"/>
          <w:numId w:val="34"/>
        </w:numPr>
        <w:spacing w:line="276" w:lineRule="auto"/>
        <w:rPr>
          <w:rFonts w:asciiTheme="minorHAnsi" w:hAnsiTheme="minorHAnsi" w:cstheme="minorBidi"/>
        </w:rPr>
      </w:pPr>
      <w:r>
        <w:rPr>
          <w:rFonts w:asciiTheme="minorHAnsi" w:hAnsiTheme="minorHAnsi" w:cstheme="minorBidi"/>
        </w:rPr>
        <w:t>UQ – Verify all Events and allowance usage appear correctly - Play with the Search’s and filters and verify all is working correctly and shown the expected results.</w:t>
      </w:r>
    </w:p>
    <w:p w14:paraId="0CE55531" w14:textId="77777777" w:rsidR="00BD51B7" w:rsidRDefault="00BD51B7" w:rsidP="00BD51B7">
      <w:pPr>
        <w:pStyle w:val="ListParagraph"/>
        <w:numPr>
          <w:ilvl w:val="1"/>
          <w:numId w:val="34"/>
        </w:numPr>
        <w:spacing w:line="276" w:lineRule="auto"/>
        <w:rPr>
          <w:rFonts w:asciiTheme="minorHAnsi" w:hAnsiTheme="minorHAnsi" w:cstheme="minorBidi"/>
        </w:rPr>
      </w:pPr>
      <w:r>
        <w:rPr>
          <w:rFonts w:asciiTheme="minorHAnsi" w:hAnsiTheme="minorHAnsi" w:cstheme="minorBidi"/>
        </w:rPr>
        <w:t xml:space="preserve">Run EOC – </w:t>
      </w:r>
    </w:p>
    <w:p w14:paraId="0CE55532" w14:textId="77777777" w:rsidR="00BD51B7" w:rsidRDefault="00BD51B7" w:rsidP="00BD51B7">
      <w:pPr>
        <w:pStyle w:val="ListParagraph"/>
        <w:numPr>
          <w:ilvl w:val="2"/>
          <w:numId w:val="34"/>
        </w:numPr>
        <w:spacing w:line="276" w:lineRule="auto"/>
        <w:rPr>
          <w:rFonts w:asciiTheme="minorHAnsi" w:hAnsiTheme="minorHAnsi" w:cstheme="minorBidi"/>
        </w:rPr>
      </w:pPr>
      <w:r>
        <w:t>Verify GBF file was loaded and eBill DB is updated correctly</w:t>
      </w:r>
    </w:p>
    <w:p w14:paraId="0CE55533" w14:textId="77777777" w:rsidR="00BD51B7" w:rsidRDefault="00BD51B7" w:rsidP="00BD51B7">
      <w:pPr>
        <w:pStyle w:val="ListParagraph"/>
        <w:numPr>
          <w:ilvl w:val="2"/>
          <w:numId w:val="34"/>
        </w:numPr>
        <w:spacing w:line="276" w:lineRule="auto"/>
        <w:rPr>
          <w:rFonts w:asciiTheme="minorHAnsi" w:hAnsiTheme="minorHAnsi" w:cstheme="minorBidi"/>
        </w:rPr>
      </w:pPr>
      <w:r>
        <w:t>Verify reconciliation processes</w:t>
      </w:r>
    </w:p>
    <w:p w14:paraId="0CE55534" w14:textId="77777777" w:rsidR="00BD51B7" w:rsidRDefault="00BD51B7" w:rsidP="00BD51B7">
      <w:pPr>
        <w:pStyle w:val="ListParagraph"/>
        <w:numPr>
          <w:ilvl w:val="2"/>
          <w:numId w:val="34"/>
        </w:numPr>
        <w:spacing w:line="276" w:lineRule="auto"/>
        <w:rPr>
          <w:rFonts w:asciiTheme="minorHAnsi" w:hAnsiTheme="minorHAnsi" w:cstheme="minorBidi"/>
        </w:rPr>
      </w:pPr>
      <w:r>
        <w:rPr>
          <w:rFonts w:asciiTheme="minorHAnsi" w:hAnsiTheme="minorHAnsi" w:cstheme="minorBidi"/>
        </w:rPr>
        <w:lastRenderedPageBreak/>
        <w:t>Verify PDF/XML/Mable are correct and the Volte roaming charges display in the correct section.</w:t>
      </w:r>
    </w:p>
    <w:p w14:paraId="0CE55535" w14:textId="77777777" w:rsidR="00BD51B7" w:rsidRDefault="00BD51B7" w:rsidP="00BD51B7">
      <w:pPr>
        <w:pStyle w:val="ListParagraph"/>
        <w:numPr>
          <w:ilvl w:val="1"/>
          <w:numId w:val="34"/>
        </w:numPr>
        <w:spacing w:line="276" w:lineRule="auto"/>
        <w:rPr>
          <w:rFonts w:asciiTheme="minorHAnsi" w:hAnsiTheme="minorHAnsi" w:cstheme="minorBidi"/>
        </w:rPr>
      </w:pPr>
      <w:r>
        <w:rPr>
          <w:rFonts w:asciiTheme="minorHAnsi" w:hAnsiTheme="minorHAnsi" w:cstheme="minorBidi"/>
        </w:rPr>
        <w:t xml:space="preserve">Bill Image –  Verify the PDF is correct                           </w:t>
      </w:r>
    </w:p>
    <w:p w14:paraId="0CE55536" w14:textId="77777777" w:rsidR="00BD51B7" w:rsidRDefault="00BD51B7" w:rsidP="00BD51B7">
      <w:pPr>
        <w:pStyle w:val="ListParagraph"/>
        <w:numPr>
          <w:ilvl w:val="1"/>
          <w:numId w:val="34"/>
        </w:numPr>
        <w:spacing w:line="276" w:lineRule="auto"/>
        <w:rPr>
          <w:rFonts w:asciiTheme="minorHAnsi" w:hAnsiTheme="minorHAnsi" w:cstheme="minorBidi"/>
        </w:rPr>
      </w:pPr>
      <w:r>
        <w:rPr>
          <w:rFonts w:asciiTheme="minorHAnsi" w:hAnsiTheme="minorHAnsi" w:cstheme="minorBidi"/>
        </w:rPr>
        <w:t xml:space="preserve">UQ after EOC –  Verify all Events and allowance usage appear correctly </w:t>
      </w:r>
    </w:p>
    <w:p w14:paraId="0CE55537" w14:textId="77777777" w:rsidR="00BD51B7" w:rsidRDefault="00BD51B7" w:rsidP="00BD51B7">
      <w:pPr>
        <w:pStyle w:val="ListParagraph"/>
        <w:numPr>
          <w:ilvl w:val="1"/>
          <w:numId w:val="34"/>
        </w:numPr>
        <w:spacing w:line="276" w:lineRule="auto"/>
        <w:rPr>
          <w:rFonts w:asciiTheme="minorHAnsi" w:hAnsiTheme="minorHAnsi" w:cstheme="minorBidi"/>
        </w:rPr>
      </w:pPr>
      <w:r>
        <w:rPr>
          <w:rFonts w:asciiTheme="minorHAnsi" w:hAnsiTheme="minorHAnsi" w:cstheme="minorBidi"/>
        </w:rPr>
        <w:t>Run AR1INVRCT – Verify all charges including the VoLTE created in ar1_charges</w:t>
      </w:r>
    </w:p>
    <w:p w14:paraId="0CE55538" w14:textId="77777777" w:rsidR="00BD51B7" w:rsidRDefault="00BD51B7" w:rsidP="00BD51B7">
      <w:pPr>
        <w:pStyle w:val="ListParagraph"/>
        <w:numPr>
          <w:ilvl w:val="1"/>
          <w:numId w:val="34"/>
        </w:numPr>
        <w:spacing w:line="276" w:lineRule="auto"/>
        <w:rPr>
          <w:rFonts w:asciiTheme="minorHAnsi" w:hAnsiTheme="minorHAnsi" w:cstheme="minorBidi"/>
        </w:rPr>
      </w:pPr>
      <w:r>
        <w:rPr>
          <w:rFonts w:asciiTheme="minorHAnsi" w:hAnsiTheme="minorHAnsi" w:cstheme="minorBidi"/>
        </w:rPr>
        <w:t xml:space="preserve">Perform AR activities on the Volte charge such as credit and credit reversal </w:t>
      </w:r>
    </w:p>
    <w:p w14:paraId="0CE55539" w14:textId="77777777" w:rsidR="00BD51B7" w:rsidRDefault="00BD51B7" w:rsidP="00BD51B7">
      <w:pPr>
        <w:pStyle w:val="ListParagraph"/>
        <w:numPr>
          <w:ilvl w:val="1"/>
          <w:numId w:val="34"/>
        </w:numPr>
        <w:spacing w:line="276" w:lineRule="auto"/>
        <w:rPr>
          <w:rFonts w:asciiTheme="minorHAnsi" w:hAnsiTheme="minorHAnsi" w:cstheme="minorBidi"/>
        </w:rPr>
      </w:pPr>
      <w:r>
        <w:rPr>
          <w:rFonts w:asciiTheme="minorHAnsi" w:hAnsiTheme="minorHAnsi" w:cstheme="minorBidi"/>
        </w:rPr>
        <w:t>Run GL – Verify AR1_GL_DETAILED_DATA_INFO_V populated with new Data (Usage and RC) related to VoLTE roaming</w:t>
      </w:r>
    </w:p>
    <w:p w14:paraId="0CE5553A" w14:textId="77777777" w:rsidR="00BD51B7" w:rsidRDefault="00BD51B7" w:rsidP="00BD51B7">
      <w:pPr>
        <w:pStyle w:val="ListParagraph"/>
        <w:spacing w:line="276" w:lineRule="auto"/>
        <w:ind w:left="1170"/>
        <w:rPr>
          <w:rFonts w:asciiTheme="minorHAnsi" w:hAnsiTheme="minorHAnsi" w:cstheme="minorBidi"/>
        </w:rPr>
      </w:pPr>
    </w:p>
    <w:p w14:paraId="0CE5553B" w14:textId="77777777" w:rsidR="00BD51B7" w:rsidRPr="00BD51B7" w:rsidRDefault="00BD51B7" w:rsidP="000E0285">
      <w:pPr>
        <w:pStyle w:val="Heading4"/>
      </w:pPr>
      <w:r w:rsidRPr="00BD51B7">
        <w:t xml:space="preserve">VoLTE Roaming – Throttling </w:t>
      </w:r>
    </w:p>
    <w:p w14:paraId="0CE5553C" w14:textId="77777777" w:rsidR="00BD51B7" w:rsidRPr="00884257" w:rsidRDefault="00BD51B7" w:rsidP="00884257">
      <w:pPr>
        <w:pStyle w:val="ListParagraph"/>
        <w:numPr>
          <w:ilvl w:val="1"/>
          <w:numId w:val="40"/>
        </w:numPr>
        <w:spacing w:line="276" w:lineRule="auto"/>
        <w:rPr>
          <w:rFonts w:cs="Times New Roman"/>
        </w:rPr>
      </w:pPr>
      <w:r>
        <w:t>Create new Customer via CIM - Make sure to set address that is under VoLTE market coverage</w:t>
      </w:r>
      <w:r w:rsidRPr="00884257">
        <w:rPr>
          <w:b/>
          <w:bCs/>
          <w:i/>
          <w:iCs/>
          <w:color w:val="1F497D"/>
        </w:rPr>
        <w:t>.</w:t>
      </w:r>
    </w:p>
    <w:p w14:paraId="0CE5553D" w14:textId="77777777" w:rsidR="00BD51B7" w:rsidRDefault="00BD51B7" w:rsidP="00884257">
      <w:pPr>
        <w:pStyle w:val="ListParagraph"/>
        <w:numPr>
          <w:ilvl w:val="1"/>
          <w:numId w:val="40"/>
        </w:numPr>
        <w:spacing w:line="276" w:lineRule="auto"/>
      </w:pPr>
      <w:r>
        <w:t xml:space="preserve">Provide postpaid offer - Subscriber with Volte capable device and allowance </w:t>
      </w:r>
    </w:p>
    <w:p w14:paraId="0CE5553E" w14:textId="77777777" w:rsidR="00BD51B7" w:rsidRDefault="00BD51B7" w:rsidP="00884257">
      <w:pPr>
        <w:pStyle w:val="ListParagraph"/>
        <w:numPr>
          <w:ilvl w:val="2"/>
          <w:numId w:val="40"/>
        </w:numPr>
        <w:spacing w:line="276" w:lineRule="auto"/>
      </w:pPr>
      <w:r>
        <w:t>Verify all Throttled BO and attributes exist BAU</w:t>
      </w:r>
    </w:p>
    <w:p w14:paraId="0CE5553F" w14:textId="77777777" w:rsidR="00BD51B7" w:rsidRDefault="00BD51B7" w:rsidP="00884257">
      <w:pPr>
        <w:pStyle w:val="ListParagraph"/>
        <w:numPr>
          <w:ilvl w:val="2"/>
          <w:numId w:val="40"/>
        </w:numPr>
        <w:spacing w:line="276" w:lineRule="auto"/>
      </w:pPr>
      <w:r>
        <w:t xml:space="preserve">Add data Roaming throttling offer </w:t>
      </w:r>
    </w:p>
    <w:p w14:paraId="0CE55540" w14:textId="77777777" w:rsidR="00BD51B7" w:rsidRDefault="00BD51B7" w:rsidP="00884257">
      <w:pPr>
        <w:pStyle w:val="ListParagraph"/>
        <w:numPr>
          <w:ilvl w:val="2"/>
          <w:numId w:val="40"/>
        </w:numPr>
        <w:spacing w:line="276" w:lineRule="auto"/>
      </w:pPr>
      <w:r>
        <w:t>Complete the Provide - Verify AAM provisioning.</w:t>
      </w:r>
    </w:p>
    <w:p w14:paraId="0CE55541" w14:textId="77777777" w:rsidR="00BD51B7" w:rsidRDefault="00BD51B7" w:rsidP="00884257">
      <w:pPr>
        <w:pStyle w:val="ListParagraph"/>
        <w:numPr>
          <w:ilvl w:val="1"/>
          <w:numId w:val="40"/>
        </w:numPr>
        <w:spacing w:line="276" w:lineRule="auto"/>
      </w:pPr>
      <w:r>
        <w:t>EP – Run Volte Roaming events to reach the Roaming throttling limit</w:t>
      </w:r>
    </w:p>
    <w:p w14:paraId="0CE55542" w14:textId="77777777" w:rsidR="00BD51B7" w:rsidRPr="00884257" w:rsidRDefault="00BD51B7" w:rsidP="00884257">
      <w:pPr>
        <w:pStyle w:val="ListParagraph"/>
        <w:numPr>
          <w:ilvl w:val="2"/>
          <w:numId w:val="40"/>
        </w:numPr>
        <w:spacing w:line="276" w:lineRule="auto"/>
        <w:rPr>
          <w:rFonts w:asciiTheme="minorHAnsi" w:hAnsiTheme="minorHAnsi" w:cstheme="minorBidi"/>
        </w:rPr>
      </w:pPr>
      <w:r w:rsidRPr="00884257">
        <w:rPr>
          <w:rFonts w:asciiTheme="minorHAnsi" w:hAnsiTheme="minorHAnsi" w:cstheme="minorBidi"/>
        </w:rPr>
        <w:t>Verify Event Rated Successfully.</w:t>
      </w:r>
    </w:p>
    <w:p w14:paraId="0CE55543" w14:textId="77777777" w:rsidR="00BD51B7" w:rsidRPr="00884257" w:rsidRDefault="00BD51B7" w:rsidP="00884257">
      <w:pPr>
        <w:pStyle w:val="ListParagraph"/>
        <w:numPr>
          <w:ilvl w:val="2"/>
          <w:numId w:val="40"/>
        </w:numPr>
        <w:spacing w:line="276" w:lineRule="auto"/>
        <w:rPr>
          <w:rFonts w:asciiTheme="minorHAnsi" w:hAnsiTheme="minorHAnsi" w:cstheme="minorBidi"/>
        </w:rPr>
      </w:pPr>
      <w:r w:rsidRPr="00884257">
        <w:rPr>
          <w:rFonts w:asciiTheme="minorHAnsi" w:hAnsiTheme="minorHAnsi" w:cstheme="minorBidi"/>
        </w:rPr>
        <w:t>Check CM1_FUTURE_REQUEST and CM1_AGREEMENT_PARAM tables.</w:t>
      </w:r>
    </w:p>
    <w:p w14:paraId="0CE55544" w14:textId="77777777" w:rsidR="00BD51B7" w:rsidRPr="00884257" w:rsidRDefault="00BD51B7" w:rsidP="00884257">
      <w:pPr>
        <w:pStyle w:val="ListParagraph"/>
        <w:numPr>
          <w:ilvl w:val="2"/>
          <w:numId w:val="40"/>
        </w:numPr>
        <w:spacing w:line="276" w:lineRule="auto"/>
        <w:rPr>
          <w:rFonts w:asciiTheme="minorHAnsi" w:hAnsiTheme="minorHAnsi" w:cstheme="minorBidi"/>
        </w:rPr>
      </w:pPr>
      <w:r w:rsidRPr="00884257">
        <w:rPr>
          <w:rFonts w:asciiTheme="minorHAnsi" w:hAnsiTheme="minorHAnsi" w:cstheme="minorBidi"/>
        </w:rPr>
        <w:t xml:space="preserve">Verify notification was sent for the throttling </w:t>
      </w:r>
    </w:p>
    <w:p w14:paraId="0CE55545" w14:textId="77777777" w:rsidR="00BD51B7" w:rsidRPr="00884257" w:rsidRDefault="00BD51B7" w:rsidP="00884257">
      <w:pPr>
        <w:pStyle w:val="ListParagraph"/>
        <w:numPr>
          <w:ilvl w:val="2"/>
          <w:numId w:val="40"/>
        </w:numPr>
        <w:spacing w:line="276" w:lineRule="auto"/>
        <w:rPr>
          <w:rFonts w:cs="Times New Roman"/>
        </w:rPr>
      </w:pPr>
      <w:r>
        <w:t>OMS – Check  CP change order was complete successfully – Verify the throttled attribute update</w:t>
      </w:r>
    </w:p>
    <w:p w14:paraId="0CE55546" w14:textId="77777777" w:rsidR="00BD51B7" w:rsidRDefault="00BD51B7" w:rsidP="00884257">
      <w:pPr>
        <w:pStyle w:val="ListParagraph"/>
        <w:numPr>
          <w:ilvl w:val="1"/>
          <w:numId w:val="40"/>
        </w:numPr>
        <w:spacing w:line="276" w:lineRule="auto"/>
      </w:pPr>
      <w:r>
        <w:t xml:space="preserve">Promote LD to EOC date </w:t>
      </w:r>
    </w:p>
    <w:p w14:paraId="0CE55547" w14:textId="77777777" w:rsidR="00BD51B7" w:rsidRDefault="00BD51B7" w:rsidP="00884257">
      <w:pPr>
        <w:pStyle w:val="ListParagraph"/>
        <w:numPr>
          <w:ilvl w:val="1"/>
          <w:numId w:val="40"/>
        </w:numPr>
        <w:spacing w:line="276" w:lineRule="auto"/>
      </w:pPr>
      <w:r>
        <w:t>Run EOD – Verify the Unthrottling:</w:t>
      </w:r>
    </w:p>
    <w:p w14:paraId="0CE55548" w14:textId="77777777" w:rsidR="00BD51B7" w:rsidRDefault="00BD51B7" w:rsidP="00884257">
      <w:pPr>
        <w:pStyle w:val="ListParagraph"/>
        <w:numPr>
          <w:ilvl w:val="2"/>
          <w:numId w:val="40"/>
        </w:numPr>
        <w:spacing w:line="276" w:lineRule="auto"/>
      </w:pPr>
      <w:r>
        <w:t>OMS - Validate CP Change Order was complete successfully - Verify the throttled attribute update</w:t>
      </w:r>
    </w:p>
    <w:p w14:paraId="0CE55549" w14:textId="77777777" w:rsidR="00BD51B7" w:rsidRDefault="00BD51B7" w:rsidP="00884257">
      <w:pPr>
        <w:pStyle w:val="ListParagraph"/>
        <w:numPr>
          <w:ilvl w:val="2"/>
          <w:numId w:val="40"/>
        </w:numPr>
        <w:spacing w:line="276" w:lineRule="auto"/>
      </w:pPr>
      <w:r>
        <w:t xml:space="preserve">Check CM1_FUTURE_REQUEST and </w:t>
      </w:r>
      <w:r w:rsidRPr="00884257">
        <w:rPr>
          <w:rFonts w:asciiTheme="minorHAnsi" w:hAnsiTheme="minorHAnsi" w:cstheme="minorBidi"/>
        </w:rPr>
        <w:t xml:space="preserve">CM1_AGREEMENT_PARAM </w:t>
      </w:r>
      <w:r>
        <w:t>table for the unthrottling.</w:t>
      </w:r>
    </w:p>
    <w:p w14:paraId="0CE5554A" w14:textId="77777777" w:rsidR="00BD51B7" w:rsidRDefault="00BD51B7" w:rsidP="00884257">
      <w:pPr>
        <w:pStyle w:val="ListParagraph"/>
        <w:numPr>
          <w:ilvl w:val="2"/>
          <w:numId w:val="40"/>
        </w:numPr>
        <w:spacing w:line="276" w:lineRule="auto"/>
      </w:pPr>
      <w:r>
        <w:t>Verify AAM was updated for the unthrottling</w:t>
      </w:r>
    </w:p>
    <w:p w14:paraId="0CE5554B" w14:textId="77777777" w:rsidR="00BD51B7" w:rsidRPr="00884257" w:rsidRDefault="00BD51B7" w:rsidP="00884257">
      <w:pPr>
        <w:pStyle w:val="ListParagraph"/>
        <w:numPr>
          <w:ilvl w:val="1"/>
          <w:numId w:val="40"/>
        </w:numPr>
        <w:spacing w:line="276" w:lineRule="auto"/>
        <w:rPr>
          <w:rFonts w:asciiTheme="minorHAnsi" w:hAnsiTheme="minorHAnsi" w:cstheme="minorBidi"/>
        </w:rPr>
      </w:pPr>
      <w:r w:rsidRPr="00884257">
        <w:rPr>
          <w:rFonts w:asciiTheme="minorHAnsi" w:hAnsiTheme="minorHAnsi" w:cstheme="minorBidi"/>
        </w:rPr>
        <w:t xml:space="preserve">Run EOC – </w:t>
      </w:r>
    </w:p>
    <w:p w14:paraId="0CE5554C" w14:textId="77777777" w:rsidR="00BD51B7" w:rsidRPr="00884257" w:rsidRDefault="00BD51B7" w:rsidP="00884257">
      <w:pPr>
        <w:pStyle w:val="ListParagraph"/>
        <w:numPr>
          <w:ilvl w:val="2"/>
          <w:numId w:val="40"/>
        </w:numPr>
        <w:spacing w:line="276" w:lineRule="auto"/>
        <w:rPr>
          <w:rFonts w:asciiTheme="minorHAnsi" w:hAnsiTheme="minorHAnsi" w:cstheme="minorBidi"/>
        </w:rPr>
      </w:pPr>
      <w:r>
        <w:t>Verify GBF file was loaded and eBill DB is updated correctly</w:t>
      </w:r>
    </w:p>
    <w:p w14:paraId="0CE5554D" w14:textId="77777777" w:rsidR="00BD51B7" w:rsidRPr="00884257" w:rsidRDefault="00BD51B7" w:rsidP="00884257">
      <w:pPr>
        <w:pStyle w:val="ListParagraph"/>
        <w:numPr>
          <w:ilvl w:val="2"/>
          <w:numId w:val="40"/>
        </w:numPr>
        <w:spacing w:line="276" w:lineRule="auto"/>
        <w:rPr>
          <w:rFonts w:asciiTheme="minorHAnsi" w:hAnsiTheme="minorHAnsi" w:cstheme="minorBidi"/>
        </w:rPr>
      </w:pPr>
      <w:r>
        <w:t>Verify reconciliation processes</w:t>
      </w:r>
    </w:p>
    <w:p w14:paraId="0CE5554E" w14:textId="77777777" w:rsidR="00BD51B7" w:rsidRPr="00884257" w:rsidRDefault="00BD51B7" w:rsidP="00884257">
      <w:pPr>
        <w:pStyle w:val="ListParagraph"/>
        <w:numPr>
          <w:ilvl w:val="2"/>
          <w:numId w:val="40"/>
        </w:numPr>
        <w:spacing w:line="276" w:lineRule="auto"/>
        <w:rPr>
          <w:rFonts w:asciiTheme="minorHAnsi" w:hAnsiTheme="minorHAnsi" w:cstheme="minorBidi"/>
        </w:rPr>
      </w:pPr>
      <w:r w:rsidRPr="00884257">
        <w:rPr>
          <w:rFonts w:asciiTheme="minorHAnsi" w:hAnsiTheme="minorHAnsi" w:cstheme="minorBidi"/>
        </w:rPr>
        <w:t>Verify PDF/XML/Mable are correct and the Volte roaming charges display in the correct section.</w:t>
      </w:r>
    </w:p>
    <w:p w14:paraId="0CE5554F" w14:textId="77777777" w:rsidR="00BD51B7" w:rsidRPr="00884257" w:rsidRDefault="00BD51B7" w:rsidP="00884257">
      <w:pPr>
        <w:pStyle w:val="ListParagraph"/>
        <w:numPr>
          <w:ilvl w:val="1"/>
          <w:numId w:val="40"/>
        </w:numPr>
        <w:spacing w:line="276" w:lineRule="auto"/>
        <w:rPr>
          <w:rFonts w:asciiTheme="minorHAnsi" w:hAnsiTheme="minorHAnsi" w:cstheme="minorBidi"/>
        </w:rPr>
      </w:pPr>
      <w:r>
        <w:t>Run more Volte roaming events and verify they are not charge.</w:t>
      </w:r>
    </w:p>
    <w:p w14:paraId="0CE55550" w14:textId="77777777" w:rsidR="00BD51B7" w:rsidRDefault="00BD51B7" w:rsidP="00BD51B7">
      <w:pPr>
        <w:pStyle w:val="ListParagraph"/>
        <w:spacing w:line="276" w:lineRule="auto"/>
        <w:ind w:left="1170"/>
        <w:rPr>
          <w:rFonts w:asciiTheme="minorHAnsi" w:hAnsiTheme="minorHAnsi" w:cstheme="minorBidi"/>
        </w:rPr>
      </w:pPr>
    </w:p>
    <w:p w14:paraId="0CE55551" w14:textId="77777777" w:rsidR="00BD51B7" w:rsidRDefault="00BD51B7" w:rsidP="000E0285">
      <w:pPr>
        <w:pStyle w:val="Heading4"/>
        <w:rPr>
          <w:rFonts w:asciiTheme="minorHAnsi" w:hAnsiTheme="minorHAnsi" w:cstheme="minorBidi"/>
          <w:sz w:val="28"/>
          <w:szCs w:val="28"/>
        </w:rPr>
      </w:pPr>
      <w:r w:rsidRPr="00BD51B7">
        <w:t>More Testing</w:t>
      </w:r>
      <w:r>
        <w:rPr>
          <w:rFonts w:asciiTheme="minorHAnsi" w:hAnsiTheme="minorHAnsi" w:cstheme="minorBidi"/>
          <w:sz w:val="28"/>
          <w:szCs w:val="28"/>
        </w:rPr>
        <w:t>:</w:t>
      </w:r>
    </w:p>
    <w:p w14:paraId="0CE55552" w14:textId="77777777" w:rsidR="00BD51B7" w:rsidRDefault="00BD51B7" w:rsidP="00BD51B7">
      <w:pPr>
        <w:pStyle w:val="ListParagraph"/>
        <w:numPr>
          <w:ilvl w:val="0"/>
          <w:numId w:val="35"/>
        </w:numPr>
        <w:spacing w:line="276" w:lineRule="auto"/>
        <w:rPr>
          <w:rFonts w:cs="Times New Roman"/>
        </w:rPr>
      </w:pPr>
      <w:r>
        <w:t>Perform testing from CIM and RIM and RIML</w:t>
      </w:r>
    </w:p>
    <w:p w14:paraId="0CE55553" w14:textId="77777777" w:rsidR="00BD51B7" w:rsidRDefault="00BD51B7" w:rsidP="00BD51B7">
      <w:pPr>
        <w:pStyle w:val="ListParagraph"/>
        <w:numPr>
          <w:ilvl w:val="0"/>
          <w:numId w:val="35"/>
        </w:numPr>
        <w:spacing w:line="276" w:lineRule="auto"/>
      </w:pPr>
      <w:r>
        <w:lastRenderedPageBreak/>
        <w:t>Run Volte roaming events for subscriber and account level – Verify charges on bill</w:t>
      </w:r>
    </w:p>
    <w:p w14:paraId="0CE55554" w14:textId="77777777" w:rsidR="00BD51B7" w:rsidRDefault="00BD51B7" w:rsidP="00BD51B7">
      <w:pPr>
        <w:pStyle w:val="ListParagraph"/>
        <w:numPr>
          <w:ilvl w:val="0"/>
          <w:numId w:val="35"/>
        </w:numPr>
        <w:spacing w:line="276" w:lineRule="auto"/>
        <w:rPr>
          <w:rFonts w:asciiTheme="minorHAnsi" w:hAnsiTheme="minorHAnsi" w:cstheme="minorBidi"/>
        </w:rPr>
      </w:pPr>
      <w:r>
        <w:rPr>
          <w:rFonts w:asciiTheme="minorHAnsi" w:hAnsiTheme="minorHAnsi" w:cstheme="minorBidi"/>
        </w:rPr>
        <w:t>Run GL for Unbilled Volte Roaming charges</w:t>
      </w:r>
    </w:p>
    <w:p w14:paraId="0CE55555" w14:textId="77777777" w:rsidR="00BD51B7" w:rsidRDefault="00BD51B7" w:rsidP="00BD51B7">
      <w:pPr>
        <w:pStyle w:val="ListParagraph"/>
        <w:numPr>
          <w:ilvl w:val="0"/>
          <w:numId w:val="35"/>
        </w:numPr>
        <w:spacing w:line="276" w:lineRule="auto"/>
        <w:rPr>
          <w:rFonts w:asciiTheme="minorHAnsi" w:hAnsiTheme="minorHAnsi" w:cstheme="minorBidi"/>
        </w:rPr>
      </w:pPr>
      <w:r>
        <w:rPr>
          <w:rFonts w:asciiTheme="minorHAnsi" w:hAnsiTheme="minorHAnsi" w:cstheme="minorBidi"/>
        </w:rPr>
        <w:t>Multi subscription customer:</w:t>
      </w:r>
    </w:p>
    <w:p w14:paraId="0CE55556" w14:textId="77777777" w:rsidR="00BD51B7" w:rsidRDefault="00BD51B7" w:rsidP="00BD51B7">
      <w:pPr>
        <w:pStyle w:val="ListParagraph"/>
        <w:numPr>
          <w:ilvl w:val="1"/>
          <w:numId w:val="35"/>
        </w:numPr>
        <w:spacing w:line="276" w:lineRule="auto"/>
        <w:rPr>
          <w:rFonts w:asciiTheme="minorHAnsi" w:hAnsiTheme="minorHAnsi" w:cstheme="minorBidi"/>
        </w:rPr>
      </w:pPr>
      <w:r>
        <w:rPr>
          <w:rFonts w:asciiTheme="minorHAnsi" w:hAnsiTheme="minorHAnsi" w:cstheme="minorBidi"/>
        </w:rPr>
        <w:t>With Volte/Non Volte capable subscribers – Run regular and Volte roaming events.</w:t>
      </w:r>
    </w:p>
    <w:p w14:paraId="0CE55557" w14:textId="77777777" w:rsidR="00BD51B7" w:rsidRDefault="00BD51B7" w:rsidP="00BD51B7">
      <w:pPr>
        <w:pStyle w:val="ListParagraph"/>
        <w:numPr>
          <w:ilvl w:val="1"/>
          <w:numId w:val="35"/>
        </w:numPr>
        <w:spacing w:line="276" w:lineRule="auto"/>
        <w:rPr>
          <w:rFonts w:asciiTheme="minorHAnsi" w:hAnsiTheme="minorHAnsi" w:cstheme="minorBidi"/>
        </w:rPr>
      </w:pPr>
      <w:r>
        <w:rPr>
          <w:rFonts w:asciiTheme="minorHAnsi" w:hAnsiTheme="minorHAnsi" w:cstheme="minorBidi"/>
        </w:rPr>
        <w:t>With/Without Allowance – Run Volte events for both cases.</w:t>
      </w:r>
    </w:p>
    <w:p w14:paraId="0CE55558" w14:textId="77777777" w:rsidR="00BD51B7" w:rsidRDefault="00BD51B7" w:rsidP="00BD51B7">
      <w:pPr>
        <w:pStyle w:val="ListParagraph"/>
        <w:numPr>
          <w:ilvl w:val="0"/>
          <w:numId w:val="35"/>
        </w:numPr>
        <w:spacing w:line="276" w:lineRule="auto"/>
        <w:rPr>
          <w:rFonts w:asciiTheme="minorHAnsi" w:hAnsiTheme="minorHAnsi" w:cstheme="minorBidi"/>
        </w:rPr>
      </w:pPr>
      <w:r>
        <w:rPr>
          <w:rFonts w:asciiTheme="minorHAnsi" w:hAnsiTheme="minorHAnsi" w:cstheme="minorBidi"/>
        </w:rPr>
        <w:t>Perform change ownership for subscriber that is Volte capable – verify new subscriber is also Volte capable – run events and verify they rate correctly.</w:t>
      </w:r>
    </w:p>
    <w:p w14:paraId="0CE55559" w14:textId="77777777" w:rsidR="00BD51B7" w:rsidRDefault="00BD51B7" w:rsidP="00BD51B7">
      <w:pPr>
        <w:pStyle w:val="ListParagraph"/>
        <w:numPr>
          <w:ilvl w:val="0"/>
          <w:numId w:val="35"/>
        </w:numPr>
        <w:spacing w:line="276" w:lineRule="auto"/>
        <w:rPr>
          <w:rFonts w:asciiTheme="minorHAnsi" w:hAnsiTheme="minorHAnsi" w:cstheme="minorBidi"/>
        </w:rPr>
      </w:pPr>
      <w:r>
        <w:rPr>
          <w:rFonts w:asciiTheme="minorHAnsi" w:hAnsiTheme="minorHAnsi" w:cstheme="minorBidi"/>
        </w:rPr>
        <w:t xml:space="preserve">Bill Layout </w:t>
      </w:r>
    </w:p>
    <w:p w14:paraId="0CE5555A" w14:textId="77777777" w:rsidR="00BD51B7" w:rsidRDefault="00BD51B7" w:rsidP="00BD51B7">
      <w:pPr>
        <w:pStyle w:val="ListParagraph"/>
        <w:numPr>
          <w:ilvl w:val="1"/>
          <w:numId w:val="35"/>
        </w:numPr>
        <w:spacing w:line="276" w:lineRule="auto"/>
        <w:rPr>
          <w:rFonts w:asciiTheme="minorHAnsi" w:hAnsiTheme="minorHAnsi" w:cstheme="minorBidi"/>
        </w:rPr>
      </w:pPr>
      <w:r>
        <w:rPr>
          <w:rFonts w:asciiTheme="minorHAnsi" w:hAnsiTheme="minorHAnsi" w:cstheme="minorBidi"/>
        </w:rPr>
        <w:t>Verify PDF after 2 EOCs</w:t>
      </w:r>
    </w:p>
    <w:p w14:paraId="0CE5555B" w14:textId="77777777" w:rsidR="00BD51B7" w:rsidRDefault="00BD51B7" w:rsidP="00BD51B7">
      <w:pPr>
        <w:pStyle w:val="ListParagraph"/>
        <w:numPr>
          <w:ilvl w:val="1"/>
          <w:numId w:val="35"/>
        </w:numPr>
        <w:spacing w:line="276" w:lineRule="auto"/>
        <w:rPr>
          <w:rFonts w:asciiTheme="minorHAnsi" w:hAnsiTheme="minorHAnsi" w:cstheme="minorBidi"/>
        </w:rPr>
      </w:pPr>
      <w:r>
        <w:rPr>
          <w:rFonts w:asciiTheme="minorHAnsi" w:hAnsiTheme="minorHAnsi" w:cstheme="minorBidi"/>
        </w:rPr>
        <w:t>Verify PDF of multi subscription customer - CTN Summary of Totals will be added in case of more than 1 subscriber with roaming charges for each CTN per it's usage.</w:t>
      </w:r>
    </w:p>
    <w:p w14:paraId="0CE5555C" w14:textId="77777777" w:rsidR="00BD51B7" w:rsidRDefault="00BD51B7" w:rsidP="00BD51B7">
      <w:pPr>
        <w:pStyle w:val="ListParagraph"/>
        <w:numPr>
          <w:ilvl w:val="0"/>
          <w:numId w:val="35"/>
        </w:numPr>
        <w:spacing w:line="276" w:lineRule="auto"/>
        <w:rPr>
          <w:rFonts w:asciiTheme="minorHAnsi" w:hAnsiTheme="minorHAnsi" w:cstheme="minorBidi"/>
        </w:rPr>
      </w:pPr>
      <w:r>
        <w:rPr>
          <w:rFonts w:asciiTheme="minorHAnsi" w:hAnsiTheme="minorHAnsi" w:cstheme="minorBidi"/>
          <w:u w:val="single"/>
        </w:rPr>
        <w:t>Negative</w:t>
      </w:r>
      <w:r>
        <w:rPr>
          <w:rFonts w:asciiTheme="minorHAnsi" w:hAnsiTheme="minorHAnsi" w:cstheme="minorBidi"/>
        </w:rPr>
        <w:t xml:space="preserve"> – </w:t>
      </w:r>
    </w:p>
    <w:p w14:paraId="0CE5555D" w14:textId="77777777" w:rsidR="00BD51B7" w:rsidRDefault="00BD51B7" w:rsidP="00BD51B7">
      <w:pPr>
        <w:pStyle w:val="ListParagraph"/>
        <w:numPr>
          <w:ilvl w:val="1"/>
          <w:numId w:val="35"/>
        </w:numPr>
        <w:spacing w:line="276" w:lineRule="auto"/>
        <w:rPr>
          <w:rFonts w:asciiTheme="minorHAnsi" w:hAnsiTheme="minorHAnsi" w:cstheme="minorBidi"/>
        </w:rPr>
      </w:pPr>
      <w:r>
        <w:rPr>
          <w:rFonts w:asciiTheme="minorHAnsi" w:hAnsiTheme="minorHAnsi" w:cstheme="minorBidi"/>
        </w:rPr>
        <w:t xml:space="preserve">Recycle event in AEM – </w:t>
      </w:r>
    </w:p>
    <w:p w14:paraId="0CE5555E" w14:textId="77777777" w:rsidR="00BD51B7" w:rsidRDefault="00BD51B7" w:rsidP="00BD51B7">
      <w:pPr>
        <w:pStyle w:val="ListParagraph"/>
        <w:numPr>
          <w:ilvl w:val="2"/>
          <w:numId w:val="35"/>
        </w:numPr>
        <w:spacing w:line="276" w:lineRule="auto"/>
        <w:rPr>
          <w:rFonts w:asciiTheme="minorHAnsi" w:hAnsiTheme="minorHAnsi" w:cstheme="minorBidi"/>
        </w:rPr>
      </w:pPr>
      <w:r>
        <w:rPr>
          <w:rFonts w:asciiTheme="minorHAnsi" w:hAnsiTheme="minorHAnsi" w:cstheme="minorBidi"/>
        </w:rPr>
        <w:t>Run Volte roaming events with details that will cause the event to be rejected (reject that can be handle in AEM like: Carrier ID does not exist)</w:t>
      </w:r>
    </w:p>
    <w:p w14:paraId="0CE5555F" w14:textId="77777777" w:rsidR="00BD51B7" w:rsidRDefault="00BD51B7" w:rsidP="00BD51B7">
      <w:pPr>
        <w:pStyle w:val="ListParagraph"/>
        <w:numPr>
          <w:ilvl w:val="2"/>
          <w:numId w:val="35"/>
        </w:numPr>
        <w:spacing w:line="276" w:lineRule="auto"/>
        <w:rPr>
          <w:rFonts w:asciiTheme="minorHAnsi" w:hAnsiTheme="minorHAnsi" w:cstheme="minorBidi"/>
        </w:rPr>
      </w:pPr>
      <w:r>
        <w:rPr>
          <w:rFonts w:asciiTheme="minorHAnsi" w:hAnsiTheme="minorHAnsi" w:cstheme="minorBidi"/>
        </w:rPr>
        <w:t>Fix the problem and recycle the event in AEM – verify it get completed successfully and rated.</w:t>
      </w:r>
    </w:p>
    <w:p w14:paraId="0CE55560" w14:textId="77777777" w:rsidR="00BD51B7" w:rsidRDefault="00BD51B7" w:rsidP="00BD51B7">
      <w:pPr>
        <w:pStyle w:val="ListParagraph"/>
        <w:numPr>
          <w:ilvl w:val="1"/>
          <w:numId w:val="35"/>
        </w:numPr>
        <w:spacing w:line="276" w:lineRule="auto"/>
        <w:rPr>
          <w:rFonts w:asciiTheme="minorHAnsi" w:hAnsiTheme="minorHAnsi" w:cstheme="minorBidi"/>
        </w:rPr>
      </w:pPr>
      <w:r>
        <w:rPr>
          <w:rFonts w:asciiTheme="minorHAnsi" w:hAnsiTheme="minorHAnsi" w:cstheme="minorBidi"/>
        </w:rPr>
        <w:t xml:space="preserve">Run event on suspend subscriber – Event will be rejected </w:t>
      </w:r>
    </w:p>
    <w:p w14:paraId="0CE55561" w14:textId="77777777" w:rsidR="00BD51B7" w:rsidRDefault="00BD51B7" w:rsidP="00BD51B7">
      <w:pPr>
        <w:pStyle w:val="ListParagraph"/>
        <w:numPr>
          <w:ilvl w:val="2"/>
          <w:numId w:val="35"/>
        </w:numPr>
        <w:spacing w:line="276" w:lineRule="auto"/>
        <w:rPr>
          <w:rFonts w:asciiTheme="minorHAnsi" w:hAnsiTheme="minorHAnsi" w:cstheme="minorBidi"/>
        </w:rPr>
      </w:pPr>
      <w:r>
        <w:rPr>
          <w:rFonts w:asciiTheme="minorHAnsi" w:hAnsiTheme="minorHAnsi" w:cstheme="minorBidi"/>
        </w:rPr>
        <w:t>Resume and rerun the event – Event should be rated</w:t>
      </w:r>
    </w:p>
    <w:p w14:paraId="0CE55562" w14:textId="77777777" w:rsidR="00BD51B7" w:rsidRDefault="00BD51B7" w:rsidP="00BD51B7">
      <w:pPr>
        <w:pStyle w:val="ListParagraph"/>
        <w:numPr>
          <w:ilvl w:val="1"/>
          <w:numId w:val="35"/>
        </w:numPr>
        <w:spacing w:line="276" w:lineRule="auto"/>
        <w:rPr>
          <w:rFonts w:asciiTheme="minorHAnsi" w:hAnsiTheme="minorHAnsi" w:cstheme="minorBidi"/>
        </w:rPr>
      </w:pPr>
      <w:r>
        <w:rPr>
          <w:rFonts w:asciiTheme="minorHAnsi" w:hAnsiTheme="minorHAnsi" w:cstheme="minorBidi"/>
        </w:rPr>
        <w:t xml:space="preserve">Create customer with address that is </w:t>
      </w:r>
      <w:r>
        <w:rPr>
          <w:rFonts w:asciiTheme="minorHAnsi" w:hAnsiTheme="minorHAnsi" w:cstheme="minorBidi"/>
          <w:b/>
          <w:bCs/>
        </w:rPr>
        <w:t>not under VoLTE market coverage</w:t>
      </w:r>
      <w:r>
        <w:rPr>
          <w:rFonts w:asciiTheme="minorHAnsi" w:hAnsiTheme="minorHAnsi" w:cstheme="minorBidi"/>
        </w:rPr>
        <w:t xml:space="preserve"> – make sure the </w:t>
      </w:r>
      <w:r>
        <w:t>‘Is Volte Enabled’ attribute will not be updated to ‘Y’ when selecting Volte device.</w:t>
      </w:r>
    </w:p>
    <w:p w14:paraId="0CE55563" w14:textId="77777777" w:rsidR="00BD51B7" w:rsidRDefault="00BD51B7" w:rsidP="00BD51B7">
      <w:pPr>
        <w:pStyle w:val="ListParagraph"/>
        <w:spacing w:line="276" w:lineRule="auto"/>
        <w:ind w:left="1080"/>
        <w:rPr>
          <w:rFonts w:asciiTheme="minorHAnsi" w:hAnsiTheme="minorHAnsi" w:cstheme="minorBidi"/>
          <w:u w:val="single"/>
        </w:rPr>
      </w:pPr>
    </w:p>
    <w:p w14:paraId="0CE55564" w14:textId="77777777" w:rsidR="00BD51B7" w:rsidRDefault="00BD51B7" w:rsidP="00BD51B7">
      <w:pPr>
        <w:pStyle w:val="ListParagraph"/>
        <w:numPr>
          <w:ilvl w:val="0"/>
          <w:numId w:val="35"/>
        </w:numPr>
        <w:spacing w:line="276" w:lineRule="auto"/>
        <w:rPr>
          <w:rFonts w:asciiTheme="minorHAnsi" w:hAnsiTheme="minorHAnsi" w:cstheme="minorBidi"/>
          <w:u w:val="single"/>
        </w:rPr>
      </w:pPr>
      <w:r>
        <w:rPr>
          <w:rFonts w:asciiTheme="minorHAnsi" w:hAnsiTheme="minorHAnsi" w:cstheme="minorBidi"/>
          <w:u w:val="single"/>
        </w:rPr>
        <w:t>Allowance testing:</w:t>
      </w:r>
    </w:p>
    <w:p w14:paraId="0CE55565" w14:textId="77777777" w:rsidR="00BD51B7" w:rsidRDefault="00BD51B7" w:rsidP="00BD51B7">
      <w:pPr>
        <w:pStyle w:val="ListParagraph"/>
        <w:numPr>
          <w:ilvl w:val="1"/>
          <w:numId w:val="35"/>
        </w:numPr>
        <w:spacing w:line="276" w:lineRule="auto"/>
        <w:rPr>
          <w:rFonts w:asciiTheme="minorHAnsi" w:hAnsiTheme="minorHAnsi" w:cstheme="minorBidi"/>
        </w:rPr>
      </w:pPr>
      <w:r>
        <w:rPr>
          <w:rFonts w:asciiTheme="minorHAnsi" w:hAnsiTheme="minorHAnsi" w:cstheme="minorBidi"/>
        </w:rPr>
        <w:t>Verify messages display when consuming allowance in amount define in thresholds like: Overage message when consuming all allowance.</w:t>
      </w:r>
    </w:p>
    <w:p w14:paraId="0CE55566" w14:textId="77777777" w:rsidR="00BD51B7" w:rsidRDefault="00BD51B7" w:rsidP="00BD51B7">
      <w:pPr>
        <w:pStyle w:val="ListParagraph"/>
        <w:numPr>
          <w:ilvl w:val="1"/>
          <w:numId w:val="35"/>
        </w:numPr>
        <w:spacing w:line="276" w:lineRule="auto"/>
        <w:rPr>
          <w:rFonts w:asciiTheme="minorHAnsi" w:hAnsiTheme="minorHAnsi" w:cstheme="minorBidi"/>
        </w:rPr>
      </w:pPr>
      <w:r>
        <w:rPr>
          <w:rFonts w:asciiTheme="minorHAnsi" w:hAnsiTheme="minorHAnsi" w:cstheme="minorBidi"/>
        </w:rPr>
        <w:t>Perform Volte roaming calls that consume from allowance and then remove the allowance BO in the middle of the cycle instance – verify :</w:t>
      </w:r>
    </w:p>
    <w:p w14:paraId="0CE55567" w14:textId="77777777" w:rsidR="00BD51B7" w:rsidRDefault="00BD51B7" w:rsidP="00BD51B7">
      <w:pPr>
        <w:pStyle w:val="ListParagraph"/>
        <w:numPr>
          <w:ilvl w:val="0"/>
          <w:numId w:val="36"/>
        </w:numPr>
        <w:spacing w:line="276" w:lineRule="auto"/>
        <w:rPr>
          <w:rFonts w:asciiTheme="minorHAnsi" w:hAnsiTheme="minorHAnsi" w:cstheme="minorBidi"/>
        </w:rPr>
      </w:pPr>
      <w:r>
        <w:rPr>
          <w:rFonts w:asciiTheme="minorHAnsi" w:hAnsiTheme="minorHAnsi" w:cstheme="minorBidi"/>
        </w:rPr>
        <w:t>The Volte calls are mark for rerate  - Run Rerate</w:t>
      </w:r>
    </w:p>
    <w:p w14:paraId="0CE55568" w14:textId="77777777" w:rsidR="00BD51B7" w:rsidRDefault="00BD51B7" w:rsidP="00BD51B7">
      <w:pPr>
        <w:pStyle w:val="ListParagraph"/>
        <w:numPr>
          <w:ilvl w:val="0"/>
          <w:numId w:val="36"/>
        </w:numPr>
        <w:spacing w:line="276" w:lineRule="auto"/>
        <w:rPr>
          <w:rFonts w:asciiTheme="minorHAnsi" w:hAnsiTheme="minorHAnsi" w:cstheme="minorBidi"/>
        </w:rPr>
      </w:pPr>
      <w:r>
        <w:rPr>
          <w:rFonts w:asciiTheme="minorHAnsi" w:hAnsiTheme="minorHAnsi" w:cstheme="minorBidi"/>
        </w:rPr>
        <w:t xml:space="preserve">Verify after next EOC – no new PI is opened </w:t>
      </w:r>
    </w:p>
    <w:p w14:paraId="0CE55569" w14:textId="77777777" w:rsidR="00BD51B7" w:rsidRDefault="00BD51B7" w:rsidP="00BD51B7">
      <w:pPr>
        <w:pStyle w:val="ListParagraph"/>
        <w:ind w:left="1080"/>
        <w:rPr>
          <w:rFonts w:asciiTheme="minorHAnsi" w:hAnsiTheme="minorHAnsi" w:cstheme="minorBidi"/>
        </w:rPr>
      </w:pPr>
    </w:p>
    <w:p w14:paraId="0CE5556A" w14:textId="77777777" w:rsidR="00BD51B7" w:rsidRDefault="00BD51B7" w:rsidP="00BD51B7">
      <w:pPr>
        <w:pStyle w:val="ListParagraph"/>
        <w:numPr>
          <w:ilvl w:val="0"/>
          <w:numId w:val="35"/>
        </w:numPr>
        <w:rPr>
          <w:rFonts w:asciiTheme="minorHAnsi" w:hAnsiTheme="minorHAnsi" w:cstheme="minorBidi"/>
          <w:u w:val="single"/>
        </w:rPr>
      </w:pPr>
      <w:r>
        <w:rPr>
          <w:rFonts w:asciiTheme="minorHAnsi" w:hAnsiTheme="minorHAnsi" w:cstheme="minorBidi"/>
          <w:u w:val="single"/>
        </w:rPr>
        <w:t>Throttling Testing:</w:t>
      </w:r>
    </w:p>
    <w:p w14:paraId="0CE5556B" w14:textId="77777777" w:rsidR="00BD51B7" w:rsidRDefault="00BD51B7" w:rsidP="00BD51B7">
      <w:pPr>
        <w:pStyle w:val="ListParagraph"/>
        <w:ind w:left="1080"/>
        <w:rPr>
          <w:rFonts w:asciiTheme="minorHAnsi" w:hAnsiTheme="minorHAnsi" w:cstheme="minorBidi"/>
        </w:rPr>
      </w:pPr>
    </w:p>
    <w:p w14:paraId="0CE5556C" w14:textId="77777777" w:rsidR="00BD51B7" w:rsidRDefault="00BD51B7" w:rsidP="00BD51B7">
      <w:pPr>
        <w:pStyle w:val="ListParagraph"/>
        <w:numPr>
          <w:ilvl w:val="1"/>
          <w:numId w:val="35"/>
        </w:numPr>
        <w:spacing w:line="276" w:lineRule="auto"/>
        <w:rPr>
          <w:rFonts w:cs="Times New Roman"/>
        </w:rPr>
      </w:pPr>
      <w:r>
        <w:t>Volte roaming event that reach 75% of the limit – Verify notification</w:t>
      </w:r>
    </w:p>
    <w:p w14:paraId="0CE5556D" w14:textId="77777777" w:rsidR="00BD51B7" w:rsidRDefault="00BD51B7" w:rsidP="00BD51B7">
      <w:pPr>
        <w:pStyle w:val="ListParagraph"/>
        <w:numPr>
          <w:ilvl w:val="1"/>
          <w:numId w:val="35"/>
        </w:numPr>
        <w:spacing w:line="276" w:lineRule="auto"/>
      </w:pPr>
      <w:r>
        <w:rPr>
          <w:rFonts w:asciiTheme="minorHAnsi" w:hAnsiTheme="minorHAnsi" w:cstheme="minorBidi"/>
        </w:rPr>
        <w:t xml:space="preserve">Customer with family offer with 2 subscribers - One subscriber with throttling offer and other subscriber without – Run Volte roaming events for both subscribers to reach the limit </w:t>
      </w:r>
    </w:p>
    <w:bookmarkEnd w:id="805"/>
    <w:p w14:paraId="0CE5556E" w14:textId="77777777" w:rsidR="00BD51B7" w:rsidRDefault="00BD51B7" w:rsidP="00BD51B7">
      <w:pPr>
        <w:pStyle w:val="ListParagraph"/>
        <w:numPr>
          <w:ilvl w:val="1"/>
          <w:numId w:val="35"/>
        </w:numPr>
        <w:spacing w:line="276" w:lineRule="auto"/>
      </w:pPr>
      <w:r>
        <w:lastRenderedPageBreak/>
        <w:t>Throttle of Total and Roaming together of Volte events, and removal of it at EOC.</w:t>
      </w:r>
    </w:p>
    <w:p w14:paraId="0CE5556F" w14:textId="77777777" w:rsidR="00BD51B7" w:rsidRDefault="00BD51B7" w:rsidP="00BD51B7">
      <w:pPr>
        <w:pStyle w:val="ListParagraph"/>
        <w:numPr>
          <w:ilvl w:val="1"/>
          <w:numId w:val="35"/>
        </w:numPr>
        <w:spacing w:line="276" w:lineRule="auto"/>
      </w:pPr>
      <w:r>
        <w:t>Volte Roaming event that consume the exact volume of the throttling limit – Verify  throttling</w:t>
      </w:r>
    </w:p>
    <w:p w14:paraId="0CE55570" w14:textId="77777777" w:rsidR="00BD51B7" w:rsidRDefault="00BD51B7" w:rsidP="00BD51B7">
      <w:pPr>
        <w:pStyle w:val="ListParagraph"/>
        <w:numPr>
          <w:ilvl w:val="1"/>
          <w:numId w:val="35"/>
        </w:numPr>
        <w:spacing w:line="276" w:lineRule="auto"/>
      </w:pPr>
      <w:r>
        <w:t>Suspend subscriber that has future request for Unthrottling in CM. run EOC – The Unthrottling will be processed successfully.</w:t>
      </w:r>
    </w:p>
    <w:p w14:paraId="0CE55571" w14:textId="77777777" w:rsidR="00BD51B7" w:rsidRDefault="00BD51B7" w:rsidP="00BD51B7">
      <w:pPr>
        <w:pStyle w:val="ListParagraph"/>
        <w:numPr>
          <w:ilvl w:val="1"/>
          <w:numId w:val="35"/>
        </w:numPr>
        <w:spacing w:line="276" w:lineRule="auto"/>
      </w:pPr>
      <w:r>
        <w:t>Cease subscriber that has future request for Unthrottling in CM – Verify the Unthrottling future request will be removed by CM.</w:t>
      </w:r>
    </w:p>
    <w:p w14:paraId="0CE55572" w14:textId="77777777" w:rsidR="00BD51B7" w:rsidRDefault="00BD51B7" w:rsidP="00BD51B7">
      <w:pPr>
        <w:pStyle w:val="ListParagraph"/>
        <w:numPr>
          <w:ilvl w:val="1"/>
          <w:numId w:val="35"/>
        </w:numPr>
        <w:spacing w:line="276" w:lineRule="auto"/>
      </w:pPr>
      <w:r>
        <w:t>Reestablish throttled subscriber– Verify an automatic un throttling is perform by EPC rules.</w:t>
      </w:r>
    </w:p>
    <w:p w14:paraId="0CE55573" w14:textId="77777777" w:rsidR="00BD51B7" w:rsidRDefault="00BD51B7" w:rsidP="00BD51B7">
      <w:pPr>
        <w:pStyle w:val="ListParagraph"/>
        <w:numPr>
          <w:ilvl w:val="1"/>
          <w:numId w:val="35"/>
        </w:numPr>
        <w:spacing w:line="276" w:lineRule="auto"/>
      </w:pPr>
      <w:r>
        <w:t>Replace offer  for throttled subscriber:</w:t>
      </w:r>
    </w:p>
    <w:p w14:paraId="0CE55574" w14:textId="77777777" w:rsidR="00BD51B7" w:rsidRDefault="00BD51B7" w:rsidP="00BD51B7">
      <w:pPr>
        <w:pStyle w:val="ListParagraph"/>
        <w:numPr>
          <w:ilvl w:val="2"/>
          <w:numId w:val="35"/>
        </w:numPr>
        <w:spacing w:line="276" w:lineRule="auto"/>
      </w:pPr>
      <w:r>
        <w:t>New offer with a lower value of threshold - the subscriber will not be un-throttled automatically. It will be M&amp;P for the user NOT to perform a manual un-throttling process – Run EOC and verify it will be un throttled BAU</w:t>
      </w:r>
    </w:p>
    <w:p w14:paraId="0CE55575" w14:textId="77777777" w:rsidR="00BD51B7" w:rsidRDefault="00BD51B7" w:rsidP="00BD51B7">
      <w:pPr>
        <w:pStyle w:val="ListParagraph"/>
        <w:numPr>
          <w:ilvl w:val="2"/>
          <w:numId w:val="35"/>
        </w:numPr>
        <w:spacing w:line="276" w:lineRule="auto"/>
      </w:pPr>
      <w:r>
        <w:t xml:space="preserve">New offer with a higher value of threshold - the subscriber will not be un-throttled automatically. It will be M&amp;P for the user to perform a manual un-throttling process. </w:t>
      </w:r>
    </w:p>
    <w:p w14:paraId="0CE55576" w14:textId="77777777" w:rsidR="00BD51B7" w:rsidRDefault="00BD51B7" w:rsidP="00BD51B7">
      <w:pPr>
        <w:pStyle w:val="ListParagraph"/>
        <w:numPr>
          <w:ilvl w:val="1"/>
          <w:numId w:val="35"/>
        </w:numPr>
        <w:spacing w:line="276" w:lineRule="auto"/>
      </w:pPr>
      <w:r>
        <w:t>Change ownership for throttled subscriber - CM will create new subscriber, throttle indication will be No  - Future request for un throttling will be update with status ‘D’</w:t>
      </w:r>
    </w:p>
    <w:p w14:paraId="0CE55577" w14:textId="77777777" w:rsidR="00BD51B7" w:rsidRDefault="00BD51B7" w:rsidP="00BD51B7">
      <w:pPr>
        <w:pStyle w:val="ListParagraph"/>
        <w:numPr>
          <w:ilvl w:val="1"/>
          <w:numId w:val="35"/>
        </w:numPr>
        <w:spacing w:line="276" w:lineRule="auto"/>
      </w:pPr>
      <w:r>
        <w:t>Manual UN throttling – Perform Change OA to manual Unthrottl a subscriber.</w:t>
      </w:r>
    </w:p>
    <w:p w14:paraId="0CE55578" w14:textId="77777777" w:rsidR="00BD51B7" w:rsidRDefault="00BD51B7" w:rsidP="00BD51B7">
      <w:pPr>
        <w:pStyle w:val="ListParagraph"/>
        <w:spacing w:line="276" w:lineRule="auto"/>
        <w:ind w:left="1800"/>
      </w:pPr>
    </w:p>
    <w:p w14:paraId="0CE55579" w14:textId="77777777" w:rsidR="00BD51B7" w:rsidRDefault="00BD51B7" w:rsidP="00BD51B7">
      <w:pPr>
        <w:pStyle w:val="ListParagraph"/>
        <w:numPr>
          <w:ilvl w:val="0"/>
          <w:numId w:val="35"/>
        </w:numPr>
        <w:spacing w:line="276" w:lineRule="auto"/>
      </w:pPr>
      <w:r>
        <w:rPr>
          <w:u w:val="single"/>
        </w:rPr>
        <w:t>Replace device</w:t>
      </w:r>
      <w:r>
        <w:t xml:space="preserve">  - </w:t>
      </w:r>
    </w:p>
    <w:p w14:paraId="0CE5557A" w14:textId="77777777" w:rsidR="00BD51B7" w:rsidRDefault="00BD51B7" w:rsidP="00BD51B7">
      <w:pPr>
        <w:pStyle w:val="ListParagraph"/>
        <w:spacing w:line="276" w:lineRule="auto"/>
        <w:ind w:left="1440" w:hanging="360"/>
        <w:rPr>
          <w:shd w:val="clear" w:color="auto" w:fill="FFFF00"/>
        </w:rPr>
      </w:pPr>
      <w:r>
        <w:t>a.</w:t>
      </w:r>
      <w:r>
        <w:rPr>
          <w:rFonts w:ascii="Times New Roman" w:hAnsi="Times New Roman"/>
          <w:sz w:val="14"/>
          <w:szCs w:val="14"/>
        </w:rPr>
        <w:t xml:space="preserve">       </w:t>
      </w:r>
      <w:r>
        <w:t>From Volte capable device to Non Volte Capable device – The ‘Is Volte Enabled’ will be set to ‘No’ by EPC Rule when clicking ‘Validate’.</w:t>
      </w:r>
    </w:p>
    <w:p w14:paraId="0CE5557B" w14:textId="77777777" w:rsidR="00BD51B7" w:rsidRDefault="00BD51B7" w:rsidP="00BD51B7">
      <w:pPr>
        <w:pStyle w:val="ListParagraph"/>
        <w:spacing w:line="276" w:lineRule="auto"/>
        <w:ind w:left="1440" w:hanging="360"/>
        <w:rPr>
          <w:shd w:val="clear" w:color="auto" w:fill="FFFF00"/>
        </w:rPr>
      </w:pPr>
      <w:r>
        <w:t>b.</w:t>
      </w:r>
      <w:r>
        <w:rPr>
          <w:rFonts w:ascii="Times New Roman" w:hAnsi="Times New Roman"/>
          <w:sz w:val="14"/>
          <w:szCs w:val="14"/>
        </w:rPr>
        <w:t xml:space="preserve">      </w:t>
      </w:r>
      <w:r>
        <w:t>From Non Volte capable device to Volte Capable device – The ‘Is Volte Enabled’ will be set to ‘Yes’ by EPC Rule when clicking ‘Validate’.</w:t>
      </w:r>
    </w:p>
    <w:p w14:paraId="0CE5557C" w14:textId="77777777" w:rsidR="00BD51B7" w:rsidRDefault="00BD51B7" w:rsidP="00BD51B7">
      <w:pPr>
        <w:pStyle w:val="ListParagraph"/>
        <w:spacing w:line="276" w:lineRule="auto"/>
        <w:ind w:left="1440"/>
      </w:pPr>
      <w:r>
        <w:t> </w:t>
      </w:r>
    </w:p>
    <w:p w14:paraId="0CE5557D" w14:textId="77777777" w:rsidR="00BD51B7" w:rsidRDefault="00BD51B7" w:rsidP="00BD51B7">
      <w:pPr>
        <w:pStyle w:val="ListParagraph"/>
        <w:numPr>
          <w:ilvl w:val="0"/>
          <w:numId w:val="35"/>
        </w:numPr>
        <w:spacing w:line="276" w:lineRule="auto"/>
      </w:pPr>
      <w:r>
        <w:rPr>
          <w:u w:val="single"/>
        </w:rPr>
        <w:t>Reestablish</w:t>
      </w:r>
      <w:r>
        <w:t xml:space="preserve"> – Cease subscriber with non-Volte capable device </w:t>
      </w:r>
    </w:p>
    <w:p w14:paraId="0CE5557E" w14:textId="77777777" w:rsidR="00BD51B7" w:rsidRDefault="00BD51B7" w:rsidP="00BD51B7">
      <w:pPr>
        <w:spacing w:line="276" w:lineRule="auto"/>
        <w:ind w:left="1440"/>
      </w:pPr>
      <w:r>
        <w:t>Reestablish – replace device to Volte capable – Verify the ‘Is Volte Enabled’ will be set to ‘Yes’ by EPC Rule</w:t>
      </w:r>
    </w:p>
    <w:p w14:paraId="0CE5557F" w14:textId="77777777" w:rsidR="00BD51B7" w:rsidRDefault="00BD51B7" w:rsidP="00BD51B7">
      <w:pPr>
        <w:spacing w:line="276" w:lineRule="auto"/>
        <w:ind w:left="1440"/>
      </w:pPr>
      <w:r>
        <w:t> </w:t>
      </w:r>
    </w:p>
    <w:p w14:paraId="0CE55580" w14:textId="77777777" w:rsidR="00BD51B7" w:rsidRDefault="00BD51B7" w:rsidP="00BD51B7">
      <w:pPr>
        <w:pStyle w:val="ListParagraph"/>
        <w:numPr>
          <w:ilvl w:val="0"/>
          <w:numId w:val="35"/>
        </w:numPr>
        <w:spacing w:line="276" w:lineRule="auto"/>
      </w:pPr>
      <w:r>
        <w:rPr>
          <w:u w:val="single"/>
        </w:rPr>
        <w:t>Inflight Order</w:t>
      </w:r>
      <w:r>
        <w:t xml:space="preserve"> </w:t>
      </w:r>
    </w:p>
    <w:p w14:paraId="0CE55581" w14:textId="77777777" w:rsidR="00BD51B7" w:rsidRDefault="00BD51B7" w:rsidP="00BD51B7">
      <w:pPr>
        <w:pStyle w:val="ListParagraph"/>
        <w:numPr>
          <w:ilvl w:val="1"/>
          <w:numId w:val="35"/>
        </w:numPr>
        <w:spacing w:line="276" w:lineRule="auto"/>
      </w:pPr>
      <w:r>
        <w:t xml:space="preserve">R9 – </w:t>
      </w:r>
    </w:p>
    <w:p w14:paraId="0CE55582" w14:textId="77777777" w:rsidR="00BD51B7" w:rsidRDefault="00BD51B7" w:rsidP="00BD51B7">
      <w:pPr>
        <w:pStyle w:val="ListParagraph"/>
        <w:numPr>
          <w:ilvl w:val="2"/>
          <w:numId w:val="35"/>
        </w:numPr>
        <w:spacing w:line="276" w:lineRule="auto"/>
      </w:pPr>
      <w:r>
        <w:t>Login with non-Volte Role</w:t>
      </w:r>
    </w:p>
    <w:p w14:paraId="0CE55583" w14:textId="77777777" w:rsidR="00BD51B7" w:rsidRDefault="00BD51B7" w:rsidP="00BD51B7">
      <w:pPr>
        <w:pStyle w:val="ListParagraph"/>
        <w:numPr>
          <w:ilvl w:val="2"/>
          <w:numId w:val="35"/>
        </w:numPr>
        <w:spacing w:line="276" w:lineRule="auto"/>
      </w:pPr>
      <w:r>
        <w:t>Start provide and add Volte capable device – ‘Is Volte Enabled’ = No as the user is not authorized</w:t>
      </w:r>
    </w:p>
    <w:p w14:paraId="0CE55584" w14:textId="77777777" w:rsidR="00BD51B7" w:rsidRDefault="00BD51B7" w:rsidP="00BD51B7">
      <w:pPr>
        <w:pStyle w:val="ListParagraph"/>
        <w:numPr>
          <w:ilvl w:val="2"/>
          <w:numId w:val="35"/>
        </w:numPr>
        <w:spacing w:line="276" w:lineRule="auto"/>
      </w:pPr>
      <w:r>
        <w:t>Save the order on NPC and close the order.</w:t>
      </w:r>
    </w:p>
    <w:p w14:paraId="0CE55585" w14:textId="77777777" w:rsidR="00BD51B7" w:rsidRDefault="00BD51B7" w:rsidP="00BD51B7">
      <w:pPr>
        <w:pStyle w:val="ListParagraph"/>
        <w:numPr>
          <w:ilvl w:val="1"/>
          <w:numId w:val="35"/>
        </w:numPr>
        <w:spacing w:line="276" w:lineRule="auto"/>
      </w:pPr>
      <w:r>
        <w:t>Upgrade env to R11</w:t>
      </w:r>
    </w:p>
    <w:p w14:paraId="0CE55586" w14:textId="77777777" w:rsidR="00BD51B7" w:rsidRDefault="00BD51B7" w:rsidP="00BD51B7">
      <w:pPr>
        <w:pStyle w:val="ListParagraph"/>
        <w:numPr>
          <w:ilvl w:val="1"/>
          <w:numId w:val="35"/>
        </w:numPr>
        <w:spacing w:line="276" w:lineRule="auto"/>
      </w:pPr>
      <w:r>
        <w:lastRenderedPageBreak/>
        <w:t>Login with non-volte role</w:t>
      </w:r>
    </w:p>
    <w:p w14:paraId="0CE55587" w14:textId="77777777" w:rsidR="00BD51B7" w:rsidRDefault="00BD51B7" w:rsidP="00BD51B7">
      <w:pPr>
        <w:pStyle w:val="ListParagraph"/>
        <w:numPr>
          <w:ilvl w:val="1"/>
          <w:numId w:val="35"/>
        </w:numPr>
        <w:spacing w:line="276" w:lineRule="auto"/>
      </w:pPr>
      <w:r>
        <w:t>Resume order – click Validate on NPC – The ‘Is Volte’ Enabled’ attr will be set to ‘Yes’ By EPC Rules.</w:t>
      </w:r>
    </w:p>
    <w:p w14:paraId="0CE55588" w14:textId="77777777" w:rsidR="00BD51B7" w:rsidRDefault="00BD51B7" w:rsidP="00BD51B7">
      <w:pPr>
        <w:pStyle w:val="ListParagraph"/>
        <w:spacing w:line="276" w:lineRule="auto"/>
        <w:ind w:left="1800"/>
      </w:pPr>
    </w:p>
    <w:p w14:paraId="0CE55589" w14:textId="77777777" w:rsidR="00BD51B7" w:rsidRPr="00657A91" w:rsidRDefault="00BD51B7" w:rsidP="00BD51B7">
      <w:pPr>
        <w:pStyle w:val="BodyText"/>
        <w:ind w:left="0"/>
      </w:pPr>
    </w:p>
    <w:p w14:paraId="0CE5558A" w14:textId="77777777" w:rsidR="00BD51B7" w:rsidRPr="00BD51B7" w:rsidRDefault="00BD51B7" w:rsidP="00BD51B7">
      <w:pPr>
        <w:pStyle w:val="BodyText"/>
      </w:pPr>
    </w:p>
    <w:p w14:paraId="0CE5558B" w14:textId="77777777" w:rsidR="00BD51B7" w:rsidRPr="00BD51B7" w:rsidRDefault="00BD51B7" w:rsidP="00BD51B7">
      <w:pPr>
        <w:pStyle w:val="BodyText"/>
      </w:pPr>
    </w:p>
    <w:p w14:paraId="0CE5558C" w14:textId="77777777" w:rsidR="000E0285" w:rsidRDefault="000E0285" w:rsidP="000E0285">
      <w:pPr>
        <w:pStyle w:val="Heading2"/>
        <w:tabs>
          <w:tab w:val="left" w:pos="1440"/>
        </w:tabs>
      </w:pPr>
      <w:bookmarkStart w:id="806" w:name="_Toc462972631"/>
      <w:r w:rsidRPr="00006C16">
        <w:t>Operational Testing</w:t>
      </w:r>
      <w:bookmarkEnd w:id="806"/>
    </w:p>
    <w:p w14:paraId="0CE5558D" w14:textId="77777777" w:rsidR="00BD51B7" w:rsidRPr="00BD51B7" w:rsidRDefault="00BD51B7" w:rsidP="00BD51B7">
      <w:pPr>
        <w:pStyle w:val="BodyText"/>
      </w:pPr>
      <w:bookmarkStart w:id="807" w:name="_Toc460421719"/>
      <w:bookmarkEnd w:id="807"/>
    </w:p>
    <w:p w14:paraId="0CE5558E" w14:textId="77777777" w:rsidR="00303DBF" w:rsidRDefault="00111111" w:rsidP="0066504B">
      <w:pPr>
        <w:pStyle w:val="Heading3"/>
      </w:pPr>
      <w:bookmarkStart w:id="808" w:name="_Toc462972632"/>
      <w:r w:rsidRPr="00006C16">
        <w:t>Performance Testing</w:t>
      </w:r>
      <w:bookmarkEnd w:id="808"/>
    </w:p>
    <w:p w14:paraId="0CE5558F" w14:textId="77777777" w:rsidR="00BD51B7" w:rsidRPr="00BD51B7" w:rsidRDefault="00BD51B7" w:rsidP="00BD51B7">
      <w:pPr>
        <w:pStyle w:val="BodyText"/>
      </w:pPr>
    </w:p>
    <w:p w14:paraId="0CE55590" w14:textId="77777777" w:rsidR="00E155AF" w:rsidRPr="00E155AF" w:rsidRDefault="00E155AF" w:rsidP="00E155AF">
      <w:pPr>
        <w:pStyle w:val="BodyText"/>
        <w:ind w:left="720"/>
      </w:pPr>
      <w:r>
        <w:t>It is recommended to do performance testing for the new VoLTE feed.</w:t>
      </w:r>
    </w:p>
    <w:p w14:paraId="0CE55591" w14:textId="77777777" w:rsidR="00A12103" w:rsidRPr="00A12103" w:rsidRDefault="00A12103" w:rsidP="00A12103">
      <w:pPr>
        <w:pStyle w:val="BodyText"/>
      </w:pPr>
    </w:p>
    <w:p w14:paraId="0CE55592" w14:textId="77777777" w:rsidR="00C4087F" w:rsidRPr="00006C16" w:rsidRDefault="00C4087F" w:rsidP="00C4087F">
      <w:pPr>
        <w:pStyle w:val="Heading1"/>
      </w:pPr>
      <w:bookmarkStart w:id="809" w:name="_Toc33505797"/>
      <w:bookmarkStart w:id="810" w:name="_Toc68250375"/>
      <w:bookmarkStart w:id="811" w:name="_Toc462972633"/>
      <w:bookmarkStart w:id="812" w:name="_Toc68250377"/>
      <w:r w:rsidRPr="00006C16">
        <w:lastRenderedPageBreak/>
        <w:t>Risks</w:t>
      </w:r>
      <w:bookmarkEnd w:id="809"/>
      <w:bookmarkEnd w:id="810"/>
      <w:bookmarkEnd w:id="811"/>
      <w:r w:rsidR="000D1A7D">
        <w:t xml:space="preserve"> </w:t>
      </w:r>
    </w:p>
    <w:p w14:paraId="0CE55593" w14:textId="77777777" w:rsidR="0066504B" w:rsidRPr="00006C16" w:rsidRDefault="0066504B" w:rsidP="00686757">
      <w:pPr>
        <w:pStyle w:val="BodyText"/>
        <w:ind w:left="0"/>
      </w:pPr>
    </w:p>
    <w:tbl>
      <w:tblPr>
        <w:tblStyle w:val="TableGrid"/>
        <w:tblW w:w="10710" w:type="dxa"/>
        <w:tblInd w:w="-1062" w:type="dxa"/>
        <w:tblLayout w:type="fixed"/>
        <w:tblLook w:val="04A0" w:firstRow="1" w:lastRow="0" w:firstColumn="1" w:lastColumn="0" w:noHBand="0" w:noVBand="1"/>
      </w:tblPr>
      <w:tblGrid>
        <w:gridCol w:w="450"/>
        <w:gridCol w:w="2880"/>
        <w:gridCol w:w="2070"/>
        <w:gridCol w:w="990"/>
        <w:gridCol w:w="1170"/>
        <w:gridCol w:w="810"/>
        <w:gridCol w:w="810"/>
        <w:gridCol w:w="630"/>
        <w:gridCol w:w="900"/>
      </w:tblGrid>
      <w:tr w:rsidR="00220998" w14:paraId="0CE5559D" w14:textId="77777777" w:rsidTr="00576098">
        <w:tc>
          <w:tcPr>
            <w:tcW w:w="450" w:type="dxa"/>
            <w:hideMark/>
          </w:tcPr>
          <w:p w14:paraId="0CE55594" w14:textId="77777777" w:rsidR="00220998" w:rsidRPr="00006C16" w:rsidRDefault="00220998">
            <w:pPr>
              <w:pStyle w:val="TableHeader"/>
            </w:pPr>
            <w:r w:rsidRPr="00006C16">
              <w:t>#</w:t>
            </w:r>
          </w:p>
        </w:tc>
        <w:tc>
          <w:tcPr>
            <w:tcW w:w="2880" w:type="dxa"/>
            <w:hideMark/>
          </w:tcPr>
          <w:p w14:paraId="0CE55595" w14:textId="77777777" w:rsidR="00220998" w:rsidRPr="00006C16" w:rsidRDefault="003E0FB9">
            <w:pPr>
              <w:pStyle w:val="TableHeader"/>
            </w:pPr>
            <w:r w:rsidRPr="00006C16">
              <w:t>Risk</w:t>
            </w:r>
          </w:p>
        </w:tc>
        <w:tc>
          <w:tcPr>
            <w:tcW w:w="2070" w:type="dxa"/>
            <w:hideMark/>
          </w:tcPr>
          <w:p w14:paraId="0CE55596" w14:textId="77777777" w:rsidR="00220998" w:rsidRPr="00006C16" w:rsidRDefault="00220998">
            <w:pPr>
              <w:pStyle w:val="TableHeader"/>
            </w:pPr>
            <w:r w:rsidRPr="00006C16">
              <w:t>Impact Type</w:t>
            </w:r>
          </w:p>
        </w:tc>
        <w:tc>
          <w:tcPr>
            <w:tcW w:w="990" w:type="dxa"/>
            <w:hideMark/>
          </w:tcPr>
          <w:p w14:paraId="0CE55597" w14:textId="77777777" w:rsidR="00220998" w:rsidRPr="00006C16" w:rsidRDefault="00220998">
            <w:pPr>
              <w:pStyle w:val="TableHeader"/>
            </w:pPr>
            <w:r w:rsidRPr="00006C16">
              <w:t>Impact Severity</w:t>
            </w:r>
          </w:p>
        </w:tc>
        <w:tc>
          <w:tcPr>
            <w:tcW w:w="1170" w:type="dxa"/>
            <w:hideMark/>
          </w:tcPr>
          <w:p w14:paraId="0CE55598" w14:textId="77777777" w:rsidR="00220998" w:rsidRPr="00006C16" w:rsidRDefault="00220998">
            <w:pPr>
              <w:pStyle w:val="TableHeader"/>
            </w:pPr>
            <w:r w:rsidRPr="00006C16">
              <w:t>Mitigation/Solution</w:t>
            </w:r>
          </w:p>
        </w:tc>
        <w:tc>
          <w:tcPr>
            <w:tcW w:w="810" w:type="dxa"/>
            <w:hideMark/>
          </w:tcPr>
          <w:p w14:paraId="0CE55599" w14:textId="77777777" w:rsidR="00220998" w:rsidRPr="00006C16" w:rsidRDefault="00220998">
            <w:pPr>
              <w:pStyle w:val="TableHeader"/>
            </w:pPr>
            <w:r w:rsidRPr="00006C16">
              <w:t>Owner</w:t>
            </w:r>
          </w:p>
        </w:tc>
        <w:tc>
          <w:tcPr>
            <w:tcW w:w="810" w:type="dxa"/>
            <w:hideMark/>
          </w:tcPr>
          <w:p w14:paraId="0CE5559A" w14:textId="77777777" w:rsidR="00220998" w:rsidRPr="00006C16" w:rsidRDefault="00220998">
            <w:pPr>
              <w:pStyle w:val="TableHeader"/>
            </w:pPr>
            <w:r w:rsidRPr="00006C16">
              <w:t>Status</w:t>
            </w:r>
          </w:p>
        </w:tc>
        <w:tc>
          <w:tcPr>
            <w:tcW w:w="630" w:type="dxa"/>
            <w:hideMark/>
          </w:tcPr>
          <w:p w14:paraId="0CE5559B" w14:textId="77777777" w:rsidR="00220998" w:rsidRPr="00006C16" w:rsidRDefault="00220998">
            <w:pPr>
              <w:pStyle w:val="TableHeader"/>
            </w:pPr>
            <w:r w:rsidRPr="00006C16">
              <w:t>Due Date</w:t>
            </w:r>
          </w:p>
        </w:tc>
        <w:tc>
          <w:tcPr>
            <w:tcW w:w="900" w:type="dxa"/>
            <w:hideMark/>
          </w:tcPr>
          <w:p w14:paraId="0CE5559C" w14:textId="77777777" w:rsidR="00220998" w:rsidRPr="00006C16" w:rsidRDefault="00220998">
            <w:pPr>
              <w:pStyle w:val="TableHeader"/>
            </w:pPr>
            <w:r w:rsidRPr="00006C16">
              <w:t>Comments</w:t>
            </w:r>
          </w:p>
        </w:tc>
      </w:tr>
      <w:tr w:rsidR="00AC28A8" w14:paraId="0CE555A8" w14:textId="77777777" w:rsidTr="00576098">
        <w:trPr>
          <w:trHeight w:val="1403"/>
        </w:trPr>
        <w:tc>
          <w:tcPr>
            <w:tcW w:w="450" w:type="dxa"/>
          </w:tcPr>
          <w:p w14:paraId="0CE5559E" w14:textId="77777777" w:rsidR="00AC28A8" w:rsidRDefault="00AC28A8" w:rsidP="00AC28A8">
            <w:pPr>
              <w:spacing w:after="200" w:line="276" w:lineRule="auto"/>
            </w:pPr>
            <w:r>
              <w:t>R.01</w:t>
            </w:r>
          </w:p>
        </w:tc>
        <w:tc>
          <w:tcPr>
            <w:tcW w:w="2880" w:type="dxa"/>
          </w:tcPr>
          <w:p w14:paraId="0CE5559F" w14:textId="77777777" w:rsidR="00AC28A8" w:rsidRDefault="00AC28A8" w:rsidP="00AC28A8">
            <w:pPr>
              <w:spacing w:after="200" w:line="276" w:lineRule="auto"/>
            </w:pPr>
            <w:r>
              <w:t>Duplicate events may pass ARCM towards APRM</w:t>
            </w:r>
          </w:p>
        </w:tc>
        <w:tc>
          <w:tcPr>
            <w:tcW w:w="2070" w:type="dxa"/>
          </w:tcPr>
          <w:p w14:paraId="0CE555A0" w14:textId="77777777" w:rsidR="00AC28A8" w:rsidRPr="00673FF3" w:rsidRDefault="00576098" w:rsidP="00AC28A8">
            <w:pPr>
              <w:autoSpaceDE w:val="0"/>
              <w:autoSpaceDN w:val="0"/>
              <w:rPr>
                <w:rFonts w:eastAsia="Times New Roman"/>
              </w:rPr>
            </w:pPr>
            <w:r>
              <w:rPr>
                <w:rFonts w:ascii="Segoe UI" w:eastAsia="Times New Roman" w:hAnsi="Segoe UI" w:cs="Segoe UI"/>
                <w:color w:val="000000"/>
                <w:sz w:val="20"/>
                <w:szCs w:val="20"/>
              </w:rPr>
              <w:t>W</w:t>
            </w:r>
            <w:r w:rsidR="00AC28A8" w:rsidRPr="00673FF3">
              <w:rPr>
                <w:rFonts w:ascii="Segoe UI" w:eastAsia="Times New Roman" w:hAnsi="Segoe UI" w:cs="Segoe UI"/>
                <w:color w:val="000000"/>
                <w:sz w:val="20"/>
                <w:szCs w:val="20"/>
              </w:rPr>
              <w:t>holesale settlement</w:t>
            </w:r>
          </w:p>
          <w:p w14:paraId="0CE555A1" w14:textId="77777777" w:rsidR="00AC28A8" w:rsidRDefault="00AC28A8" w:rsidP="00AC28A8">
            <w:pPr>
              <w:spacing w:after="200" w:line="276" w:lineRule="auto"/>
            </w:pPr>
          </w:p>
        </w:tc>
        <w:tc>
          <w:tcPr>
            <w:tcW w:w="990" w:type="dxa"/>
          </w:tcPr>
          <w:p w14:paraId="0CE555A2" w14:textId="77777777" w:rsidR="00AC28A8" w:rsidRDefault="00AC28A8" w:rsidP="00AC28A8">
            <w:pPr>
              <w:spacing w:after="200" w:line="276" w:lineRule="auto"/>
            </w:pPr>
            <w:r>
              <w:t>Low</w:t>
            </w:r>
          </w:p>
        </w:tc>
        <w:tc>
          <w:tcPr>
            <w:tcW w:w="1170" w:type="dxa"/>
          </w:tcPr>
          <w:p w14:paraId="0CE555A3" w14:textId="77777777" w:rsidR="00AC28A8" w:rsidRDefault="00AC28A8" w:rsidP="00AC28A8">
            <w:pPr>
              <w:spacing w:after="200" w:line="276" w:lineRule="auto"/>
            </w:pPr>
            <w:r>
              <w:t>N/A</w:t>
            </w:r>
          </w:p>
        </w:tc>
        <w:tc>
          <w:tcPr>
            <w:tcW w:w="810" w:type="dxa"/>
          </w:tcPr>
          <w:p w14:paraId="0CE555A4" w14:textId="77777777" w:rsidR="00AC28A8" w:rsidRDefault="00AC28A8" w:rsidP="00AC28A8">
            <w:pPr>
              <w:spacing w:after="200" w:line="276" w:lineRule="auto"/>
            </w:pPr>
            <w:r>
              <w:t>USCC</w:t>
            </w:r>
          </w:p>
        </w:tc>
        <w:tc>
          <w:tcPr>
            <w:tcW w:w="810" w:type="dxa"/>
          </w:tcPr>
          <w:p w14:paraId="0CE555A5" w14:textId="77777777" w:rsidR="00AC28A8" w:rsidRDefault="00AC28A8" w:rsidP="00AC28A8">
            <w:pPr>
              <w:spacing w:after="200" w:line="276" w:lineRule="auto"/>
            </w:pPr>
            <w:r>
              <w:t>New</w:t>
            </w:r>
          </w:p>
        </w:tc>
        <w:tc>
          <w:tcPr>
            <w:tcW w:w="630" w:type="dxa"/>
          </w:tcPr>
          <w:p w14:paraId="0CE555A6" w14:textId="77777777" w:rsidR="00AC28A8" w:rsidRDefault="00AC28A8" w:rsidP="00AC28A8">
            <w:pPr>
              <w:spacing w:after="200" w:line="276" w:lineRule="auto"/>
            </w:pPr>
          </w:p>
        </w:tc>
        <w:tc>
          <w:tcPr>
            <w:tcW w:w="900" w:type="dxa"/>
          </w:tcPr>
          <w:p w14:paraId="0CE555A7" w14:textId="77777777" w:rsidR="00AC28A8" w:rsidRDefault="00AC28A8" w:rsidP="00AC28A8">
            <w:pPr>
              <w:spacing w:after="200" w:line="276" w:lineRule="auto"/>
            </w:pPr>
          </w:p>
        </w:tc>
      </w:tr>
    </w:tbl>
    <w:p w14:paraId="0CE555A9" w14:textId="77777777" w:rsidR="00220998" w:rsidRPr="00315767" w:rsidRDefault="00220998" w:rsidP="00686757">
      <w:pPr>
        <w:pStyle w:val="BodyText"/>
        <w:ind w:left="0"/>
      </w:pPr>
    </w:p>
    <w:p w14:paraId="0CE555AA" w14:textId="77777777" w:rsidR="00E41582" w:rsidRPr="00006C16" w:rsidRDefault="00E41582" w:rsidP="005E133D">
      <w:pPr>
        <w:pStyle w:val="Heading1"/>
      </w:pPr>
      <w:bookmarkStart w:id="813" w:name="_Toc462972634"/>
      <w:r w:rsidRPr="00006C16">
        <w:lastRenderedPageBreak/>
        <w:t>Open Issues</w:t>
      </w:r>
      <w:bookmarkEnd w:id="812"/>
      <w:bookmarkEnd w:id="813"/>
    </w:p>
    <w:tbl>
      <w:tblPr>
        <w:tblStyle w:val="TableGrid"/>
        <w:tblW w:w="5000" w:type="pct"/>
        <w:tblLayout w:type="fixed"/>
        <w:tblLook w:val="04A0" w:firstRow="1" w:lastRow="0" w:firstColumn="1" w:lastColumn="0" w:noHBand="0" w:noVBand="1"/>
      </w:tblPr>
      <w:tblGrid>
        <w:gridCol w:w="313"/>
        <w:gridCol w:w="1673"/>
        <w:gridCol w:w="1523"/>
        <w:gridCol w:w="1517"/>
        <w:gridCol w:w="873"/>
        <w:gridCol w:w="869"/>
        <w:gridCol w:w="556"/>
        <w:gridCol w:w="1230"/>
      </w:tblGrid>
      <w:tr w:rsidR="00220998" w14:paraId="0CE555B3" w14:textId="77777777" w:rsidTr="008E68BC">
        <w:trPr>
          <w:trHeight w:val="338"/>
        </w:trPr>
        <w:tc>
          <w:tcPr>
            <w:tcW w:w="183" w:type="pct"/>
            <w:hideMark/>
          </w:tcPr>
          <w:p w14:paraId="0CE555AB" w14:textId="77777777" w:rsidR="00A440EE" w:rsidRPr="00006C16" w:rsidRDefault="00A440EE">
            <w:pPr>
              <w:pStyle w:val="TableHeader"/>
            </w:pPr>
            <w:r w:rsidRPr="00006C16">
              <w:t>#</w:t>
            </w:r>
          </w:p>
        </w:tc>
        <w:tc>
          <w:tcPr>
            <w:tcW w:w="978" w:type="pct"/>
            <w:hideMark/>
          </w:tcPr>
          <w:p w14:paraId="0CE555AC" w14:textId="77777777" w:rsidR="00A440EE" w:rsidRPr="00006C16" w:rsidRDefault="00A440EE">
            <w:pPr>
              <w:pStyle w:val="TableHeader"/>
            </w:pPr>
            <w:r w:rsidRPr="00006C16">
              <w:t>Open Item</w:t>
            </w:r>
          </w:p>
        </w:tc>
        <w:tc>
          <w:tcPr>
            <w:tcW w:w="890" w:type="pct"/>
            <w:hideMark/>
          </w:tcPr>
          <w:p w14:paraId="0CE555AD" w14:textId="77777777" w:rsidR="00A440EE" w:rsidRPr="00006C16" w:rsidRDefault="00A440EE">
            <w:pPr>
              <w:pStyle w:val="TableHeader"/>
            </w:pPr>
            <w:r w:rsidRPr="00006C16">
              <w:t>Impact</w:t>
            </w:r>
          </w:p>
        </w:tc>
        <w:tc>
          <w:tcPr>
            <w:tcW w:w="887" w:type="pct"/>
            <w:hideMark/>
          </w:tcPr>
          <w:p w14:paraId="0CE555AE" w14:textId="77777777" w:rsidR="00A440EE" w:rsidRPr="00006C16" w:rsidRDefault="00A440EE">
            <w:pPr>
              <w:pStyle w:val="TableHeader"/>
            </w:pPr>
            <w:r w:rsidRPr="00006C16">
              <w:t>Type of Open Item</w:t>
            </w:r>
          </w:p>
        </w:tc>
        <w:tc>
          <w:tcPr>
            <w:tcW w:w="510" w:type="pct"/>
            <w:hideMark/>
          </w:tcPr>
          <w:p w14:paraId="0CE555AF" w14:textId="77777777" w:rsidR="00A440EE" w:rsidRPr="00006C16" w:rsidRDefault="00A440EE">
            <w:pPr>
              <w:pStyle w:val="TableHeader"/>
            </w:pPr>
            <w:r w:rsidRPr="00006C16">
              <w:t>Owner</w:t>
            </w:r>
          </w:p>
        </w:tc>
        <w:tc>
          <w:tcPr>
            <w:tcW w:w="508" w:type="pct"/>
            <w:hideMark/>
          </w:tcPr>
          <w:p w14:paraId="0CE555B0" w14:textId="77777777" w:rsidR="00A440EE" w:rsidRPr="00006C16" w:rsidRDefault="00A440EE">
            <w:pPr>
              <w:pStyle w:val="TableHeader"/>
            </w:pPr>
            <w:r w:rsidRPr="00006C16">
              <w:t>Status</w:t>
            </w:r>
          </w:p>
        </w:tc>
        <w:tc>
          <w:tcPr>
            <w:tcW w:w="325" w:type="pct"/>
            <w:hideMark/>
          </w:tcPr>
          <w:p w14:paraId="0CE555B1" w14:textId="77777777" w:rsidR="00A440EE" w:rsidRPr="00006C16" w:rsidRDefault="00A440EE">
            <w:pPr>
              <w:pStyle w:val="TableHeader"/>
            </w:pPr>
            <w:r w:rsidRPr="00006C16">
              <w:t>Due Date</w:t>
            </w:r>
          </w:p>
        </w:tc>
        <w:tc>
          <w:tcPr>
            <w:tcW w:w="719" w:type="pct"/>
            <w:hideMark/>
          </w:tcPr>
          <w:p w14:paraId="0CE555B2" w14:textId="77777777" w:rsidR="00A440EE" w:rsidRPr="00006C16" w:rsidRDefault="00A440EE">
            <w:pPr>
              <w:pStyle w:val="TableHeader"/>
            </w:pPr>
            <w:r w:rsidRPr="00006C16">
              <w:t>Comments</w:t>
            </w:r>
          </w:p>
        </w:tc>
      </w:tr>
      <w:tr w:rsidR="00220998" w14:paraId="0CE555BE" w14:textId="77777777" w:rsidTr="008E68BC">
        <w:trPr>
          <w:trHeight w:val="394"/>
        </w:trPr>
        <w:tc>
          <w:tcPr>
            <w:tcW w:w="183" w:type="pct"/>
            <w:hideMark/>
          </w:tcPr>
          <w:p w14:paraId="0CE555B4" w14:textId="77777777" w:rsidR="00A440EE" w:rsidRDefault="00A440EE">
            <w:pPr>
              <w:pStyle w:val="TableText"/>
              <w:spacing w:line="276" w:lineRule="auto"/>
            </w:pPr>
            <w:r>
              <w:t>1</w:t>
            </w:r>
          </w:p>
        </w:tc>
        <w:tc>
          <w:tcPr>
            <w:tcW w:w="978" w:type="pct"/>
          </w:tcPr>
          <w:p w14:paraId="0CE555B5" w14:textId="77777777" w:rsidR="00123855" w:rsidRPr="004A7A8A" w:rsidRDefault="00EA494C" w:rsidP="00123855">
            <w:pPr>
              <w:pStyle w:val="BodyText"/>
              <w:ind w:left="0"/>
            </w:pPr>
            <w:r>
              <w:rPr>
                <w:rFonts w:ascii="Segoe UI" w:hAnsi="Segoe UI" w:cs="Segoe UI"/>
                <w:i/>
                <w:iCs/>
                <w:color w:val="FF0000"/>
              </w:rPr>
              <w:t>The OI  is related to E911 implementation in USCC. According to TAP3.12 standard (TD57 document) the E911 calls over LTE should come on Mobile Session Service event with usage type 3 (E911 call). Since this is the only possible type of MSS event in this release of USCC – how shall we treat any other usage types (Values 1 &amp; 2)</w:t>
            </w:r>
          </w:p>
          <w:p w14:paraId="0CE555B6" w14:textId="77777777" w:rsidR="00A440EE" w:rsidRPr="004A7A8A" w:rsidRDefault="00A440EE">
            <w:pPr>
              <w:pStyle w:val="TableText"/>
              <w:spacing w:line="276" w:lineRule="auto"/>
              <w:rPr>
                <w:sz w:val="22"/>
                <w:szCs w:val="22"/>
              </w:rPr>
            </w:pPr>
          </w:p>
        </w:tc>
        <w:tc>
          <w:tcPr>
            <w:tcW w:w="890" w:type="pct"/>
          </w:tcPr>
          <w:p w14:paraId="0CE555B7" w14:textId="77777777" w:rsidR="00A440EE" w:rsidRPr="004A7A8A" w:rsidRDefault="00123855">
            <w:pPr>
              <w:pStyle w:val="TableText"/>
              <w:spacing w:line="276" w:lineRule="auto"/>
              <w:rPr>
                <w:rFonts w:asciiTheme="majorBidi" w:hAnsiTheme="majorBidi" w:cstheme="majorBidi"/>
                <w:sz w:val="22"/>
                <w:szCs w:val="22"/>
              </w:rPr>
            </w:pPr>
            <w:r w:rsidRPr="004A7A8A">
              <w:rPr>
                <w:rFonts w:asciiTheme="majorBidi" w:hAnsiTheme="majorBidi" w:cstheme="majorBidi"/>
                <w:sz w:val="22"/>
                <w:szCs w:val="22"/>
              </w:rPr>
              <w:t>HPMN  implementation</w:t>
            </w:r>
          </w:p>
        </w:tc>
        <w:tc>
          <w:tcPr>
            <w:tcW w:w="887" w:type="pct"/>
            <w:hideMark/>
          </w:tcPr>
          <w:p w14:paraId="0CE555B8" w14:textId="77777777" w:rsidR="00A440EE" w:rsidRDefault="00735D2F">
            <w:pPr>
              <w:pStyle w:val="TableText"/>
              <w:spacing w:line="276" w:lineRule="auto"/>
            </w:pPr>
            <w:r>
              <w:t>Error Handling</w:t>
            </w:r>
          </w:p>
        </w:tc>
        <w:tc>
          <w:tcPr>
            <w:tcW w:w="510" w:type="pct"/>
          </w:tcPr>
          <w:p w14:paraId="0CE555B9" w14:textId="77777777" w:rsidR="00A440EE" w:rsidRDefault="002C43A3">
            <w:pPr>
              <w:pStyle w:val="TableText"/>
              <w:spacing w:line="276" w:lineRule="auto"/>
            </w:pPr>
            <w:r>
              <w:t>USCC</w:t>
            </w:r>
          </w:p>
        </w:tc>
        <w:tc>
          <w:tcPr>
            <w:tcW w:w="508" w:type="pct"/>
          </w:tcPr>
          <w:p w14:paraId="0CE555BA" w14:textId="77777777" w:rsidR="00A440EE" w:rsidRPr="008F6F26" w:rsidRDefault="002C43A3">
            <w:pPr>
              <w:pStyle w:val="TableText"/>
              <w:spacing w:line="276" w:lineRule="auto"/>
              <w:rPr>
                <w:strike/>
              </w:rPr>
            </w:pPr>
            <w:r w:rsidRPr="008F6F26">
              <w:rPr>
                <w:strike/>
              </w:rPr>
              <w:t>Open</w:t>
            </w:r>
          </w:p>
          <w:p w14:paraId="0CE555BB" w14:textId="77777777" w:rsidR="008F6F26" w:rsidRDefault="008F6F26">
            <w:pPr>
              <w:pStyle w:val="TableText"/>
              <w:spacing w:line="276" w:lineRule="auto"/>
            </w:pPr>
            <w:r>
              <w:t>Closed</w:t>
            </w:r>
          </w:p>
        </w:tc>
        <w:tc>
          <w:tcPr>
            <w:tcW w:w="325" w:type="pct"/>
          </w:tcPr>
          <w:p w14:paraId="0CE555BC" w14:textId="77777777" w:rsidR="00A440EE" w:rsidRDefault="00A440EE">
            <w:pPr>
              <w:pStyle w:val="TableText"/>
              <w:spacing w:line="276" w:lineRule="auto"/>
            </w:pPr>
          </w:p>
        </w:tc>
        <w:tc>
          <w:tcPr>
            <w:tcW w:w="719" w:type="pct"/>
          </w:tcPr>
          <w:p w14:paraId="0CE555BD" w14:textId="77777777" w:rsidR="00A440EE" w:rsidRDefault="008F6F26" w:rsidP="000D6EEE">
            <w:pPr>
              <w:pStyle w:val="TableText"/>
              <w:spacing w:line="276" w:lineRule="auto"/>
            </w:pPr>
            <w:r>
              <w:t>The MSS records with usage types as “1” or “2” (VoLTE MO/MT non-emergency) will be dropped</w:t>
            </w:r>
          </w:p>
        </w:tc>
      </w:tr>
      <w:tr w:rsidR="00220998" w14:paraId="0CE555C7" w14:textId="77777777" w:rsidTr="008E68BC">
        <w:trPr>
          <w:trHeight w:val="410"/>
        </w:trPr>
        <w:tc>
          <w:tcPr>
            <w:tcW w:w="183" w:type="pct"/>
            <w:hideMark/>
          </w:tcPr>
          <w:p w14:paraId="0CE555BF" w14:textId="77777777" w:rsidR="00A440EE" w:rsidRPr="005648F6" w:rsidRDefault="00A440EE">
            <w:pPr>
              <w:pStyle w:val="TableText"/>
              <w:spacing w:line="276" w:lineRule="auto"/>
              <w:rPr>
                <w:sz w:val="22"/>
                <w:szCs w:val="22"/>
              </w:rPr>
            </w:pPr>
            <w:r w:rsidRPr="005648F6">
              <w:rPr>
                <w:sz w:val="22"/>
                <w:szCs w:val="22"/>
              </w:rPr>
              <w:t>2</w:t>
            </w:r>
          </w:p>
        </w:tc>
        <w:tc>
          <w:tcPr>
            <w:tcW w:w="978" w:type="pct"/>
          </w:tcPr>
          <w:p w14:paraId="0CE555C0" w14:textId="77777777" w:rsidR="00A440EE" w:rsidRDefault="00034B1F" w:rsidP="00B9720F">
            <w:pPr>
              <w:pStyle w:val="BodyText"/>
              <w:ind w:left="0"/>
            </w:pPr>
            <w:r>
              <w:t xml:space="preserve">Infrastructure impact analysis is pending projected </w:t>
            </w:r>
            <w:r w:rsidR="00B9720F">
              <w:t>sizing information</w:t>
            </w:r>
          </w:p>
        </w:tc>
        <w:tc>
          <w:tcPr>
            <w:tcW w:w="890" w:type="pct"/>
          </w:tcPr>
          <w:p w14:paraId="0CE555C1" w14:textId="77777777" w:rsidR="00A440EE" w:rsidRDefault="00B9720F" w:rsidP="00B9720F">
            <w:pPr>
              <w:pStyle w:val="BodyText"/>
              <w:ind w:left="0"/>
            </w:pPr>
            <w:r>
              <w:t>Infrastructure</w:t>
            </w:r>
          </w:p>
        </w:tc>
        <w:tc>
          <w:tcPr>
            <w:tcW w:w="887" w:type="pct"/>
          </w:tcPr>
          <w:p w14:paraId="0CE555C2" w14:textId="77777777" w:rsidR="00A440EE" w:rsidRPr="008E68BC" w:rsidRDefault="008E68BC">
            <w:pPr>
              <w:pStyle w:val="TableText"/>
              <w:spacing w:line="276" w:lineRule="auto"/>
              <w:rPr>
                <w:rFonts w:asciiTheme="majorBidi" w:hAnsiTheme="majorBidi" w:cstheme="majorBidi"/>
                <w:sz w:val="22"/>
                <w:szCs w:val="22"/>
              </w:rPr>
            </w:pPr>
            <w:r w:rsidRPr="008E68BC">
              <w:rPr>
                <w:rFonts w:asciiTheme="majorBidi" w:hAnsiTheme="majorBidi" w:cstheme="majorBidi"/>
                <w:sz w:val="22"/>
                <w:szCs w:val="22"/>
              </w:rPr>
              <w:t>Clarification required</w:t>
            </w:r>
          </w:p>
        </w:tc>
        <w:tc>
          <w:tcPr>
            <w:tcW w:w="510" w:type="pct"/>
          </w:tcPr>
          <w:p w14:paraId="0CE555C3" w14:textId="77777777" w:rsidR="00A440EE" w:rsidRDefault="00306531">
            <w:pPr>
              <w:pStyle w:val="TableText"/>
              <w:spacing w:line="276" w:lineRule="auto"/>
            </w:pPr>
            <w:r>
              <w:t>USCC</w:t>
            </w:r>
          </w:p>
        </w:tc>
        <w:tc>
          <w:tcPr>
            <w:tcW w:w="508" w:type="pct"/>
          </w:tcPr>
          <w:p w14:paraId="0CE555C4" w14:textId="77777777" w:rsidR="00A440EE" w:rsidRPr="008E68BC" w:rsidRDefault="008E68BC">
            <w:pPr>
              <w:pStyle w:val="TableText"/>
              <w:spacing w:line="276" w:lineRule="auto"/>
              <w:rPr>
                <w:rFonts w:asciiTheme="majorBidi" w:hAnsiTheme="majorBidi" w:cstheme="majorBidi"/>
                <w:sz w:val="22"/>
                <w:szCs w:val="22"/>
              </w:rPr>
            </w:pPr>
            <w:r w:rsidRPr="008E68BC">
              <w:rPr>
                <w:rFonts w:asciiTheme="majorBidi" w:hAnsiTheme="majorBidi" w:cstheme="majorBidi"/>
                <w:sz w:val="22"/>
                <w:szCs w:val="22"/>
              </w:rPr>
              <w:t>Closed</w:t>
            </w:r>
          </w:p>
        </w:tc>
        <w:tc>
          <w:tcPr>
            <w:tcW w:w="325" w:type="pct"/>
          </w:tcPr>
          <w:p w14:paraId="0CE555C5" w14:textId="77777777" w:rsidR="00A440EE" w:rsidRDefault="00A440EE">
            <w:pPr>
              <w:pStyle w:val="TableText"/>
              <w:spacing w:line="276" w:lineRule="auto"/>
            </w:pPr>
          </w:p>
        </w:tc>
        <w:tc>
          <w:tcPr>
            <w:tcW w:w="719" w:type="pct"/>
          </w:tcPr>
          <w:p w14:paraId="0CE555C6" w14:textId="77777777" w:rsidR="00A440EE" w:rsidRDefault="00A440EE">
            <w:pPr>
              <w:pStyle w:val="TableText"/>
              <w:spacing w:line="276" w:lineRule="auto"/>
            </w:pPr>
          </w:p>
        </w:tc>
      </w:tr>
      <w:tr w:rsidR="006516D6" w14:paraId="0CE555D3" w14:textId="77777777" w:rsidTr="008E68BC">
        <w:trPr>
          <w:trHeight w:val="410"/>
        </w:trPr>
        <w:tc>
          <w:tcPr>
            <w:tcW w:w="183" w:type="pct"/>
          </w:tcPr>
          <w:p w14:paraId="0CE555C8" w14:textId="77777777" w:rsidR="006516D6" w:rsidRPr="005648F6" w:rsidRDefault="006516D6">
            <w:pPr>
              <w:pStyle w:val="TableText"/>
              <w:spacing w:line="276" w:lineRule="auto"/>
              <w:rPr>
                <w:sz w:val="22"/>
                <w:szCs w:val="22"/>
              </w:rPr>
            </w:pPr>
            <w:r w:rsidRPr="005648F6">
              <w:rPr>
                <w:sz w:val="22"/>
                <w:szCs w:val="22"/>
              </w:rPr>
              <w:t>3</w:t>
            </w:r>
          </w:p>
        </w:tc>
        <w:tc>
          <w:tcPr>
            <w:tcW w:w="978" w:type="pct"/>
          </w:tcPr>
          <w:p w14:paraId="0CE555C9" w14:textId="77777777" w:rsidR="006516D6" w:rsidRDefault="006516D6" w:rsidP="00B9720F">
            <w:pPr>
              <w:pStyle w:val="BodyText"/>
              <w:ind w:left="0"/>
              <w:rPr>
                <w:rFonts w:cstheme="minorHAnsi"/>
                <w:sz w:val="18"/>
                <w:szCs w:val="18"/>
              </w:rPr>
            </w:pPr>
            <w:r w:rsidRPr="005648F6">
              <w:rPr>
                <w:rFonts w:cstheme="minorHAnsi"/>
              </w:rPr>
              <w:t xml:space="preserve">Regarding </w:t>
            </w:r>
            <w:r w:rsidRPr="00D1539F">
              <w:rPr>
                <w:rFonts w:cstheme="minorHAnsi"/>
                <w:sz w:val="18"/>
                <w:szCs w:val="18"/>
              </w:rPr>
              <w:t>VIOR_3.1.11.2.3.1</w:t>
            </w:r>
            <w:r>
              <w:rPr>
                <w:rFonts w:cstheme="minorHAnsi"/>
                <w:sz w:val="18"/>
                <w:szCs w:val="18"/>
              </w:rPr>
              <w:t xml:space="preserve"> </w:t>
            </w:r>
          </w:p>
          <w:p w14:paraId="0CE555CA" w14:textId="77777777" w:rsidR="006516D6" w:rsidRDefault="006516D6" w:rsidP="00B9720F">
            <w:pPr>
              <w:pStyle w:val="BodyText"/>
              <w:ind w:left="0"/>
              <w:rPr>
                <w:rFonts w:cstheme="minorHAnsi"/>
                <w:sz w:val="18"/>
                <w:szCs w:val="18"/>
              </w:rPr>
            </w:pPr>
            <w:r w:rsidRPr="006516D6">
              <w:rPr>
                <w:rFonts w:cstheme="minorHAnsi"/>
                <w:sz w:val="18"/>
                <w:szCs w:val="18"/>
              </w:rPr>
              <w:lastRenderedPageBreak/>
              <w:t>VIOR_3.1.29.1.1</w:t>
            </w:r>
          </w:p>
          <w:p w14:paraId="0CE555CB" w14:textId="77777777" w:rsidR="006516D6" w:rsidRDefault="00F862F4" w:rsidP="00B9720F">
            <w:pPr>
              <w:pStyle w:val="BodyText"/>
              <w:ind w:left="0"/>
            </w:pPr>
            <w:r>
              <w:t>W</w:t>
            </w:r>
            <w:r w:rsidR="006516D6">
              <w:t>hat value represents each type</w:t>
            </w:r>
            <w:r w:rsidR="006516D6" w:rsidRPr="006516D6">
              <w:t xml:space="preserve"> of bearer</w:t>
            </w:r>
            <w:r w:rsidR="006516D6">
              <w:t>?</w:t>
            </w:r>
          </w:p>
        </w:tc>
        <w:tc>
          <w:tcPr>
            <w:tcW w:w="890" w:type="pct"/>
          </w:tcPr>
          <w:p w14:paraId="0CE555CC" w14:textId="77777777" w:rsidR="006516D6" w:rsidRDefault="006516D6" w:rsidP="00B9720F">
            <w:pPr>
              <w:pStyle w:val="BodyText"/>
              <w:ind w:left="0"/>
            </w:pPr>
            <w:r>
              <w:lastRenderedPageBreak/>
              <w:t xml:space="preserve">ARCM + APRM </w:t>
            </w:r>
          </w:p>
        </w:tc>
        <w:tc>
          <w:tcPr>
            <w:tcW w:w="887" w:type="pct"/>
          </w:tcPr>
          <w:p w14:paraId="0CE555CD" w14:textId="77777777" w:rsidR="006516D6" w:rsidRDefault="006516D6" w:rsidP="006516D6">
            <w:pPr>
              <w:pStyle w:val="BodyText"/>
              <w:ind w:left="0"/>
            </w:pPr>
            <w:r>
              <w:t>Clarification required.</w:t>
            </w:r>
          </w:p>
        </w:tc>
        <w:tc>
          <w:tcPr>
            <w:tcW w:w="510" w:type="pct"/>
          </w:tcPr>
          <w:p w14:paraId="0CE555CE" w14:textId="77777777" w:rsidR="006516D6" w:rsidRDefault="00306531">
            <w:pPr>
              <w:pStyle w:val="TableText"/>
              <w:spacing w:line="276" w:lineRule="auto"/>
            </w:pPr>
            <w:r>
              <w:t>USCC</w:t>
            </w:r>
          </w:p>
        </w:tc>
        <w:tc>
          <w:tcPr>
            <w:tcW w:w="508" w:type="pct"/>
          </w:tcPr>
          <w:p w14:paraId="0CE555CF" w14:textId="77777777" w:rsidR="006516D6" w:rsidRDefault="00FC17EA">
            <w:pPr>
              <w:pStyle w:val="TableText"/>
              <w:spacing w:line="276" w:lineRule="auto"/>
            </w:pPr>
            <w:r>
              <w:t>Closed</w:t>
            </w:r>
          </w:p>
        </w:tc>
        <w:tc>
          <w:tcPr>
            <w:tcW w:w="325" w:type="pct"/>
          </w:tcPr>
          <w:p w14:paraId="0CE555D0" w14:textId="77777777" w:rsidR="006516D6" w:rsidRDefault="006516D6">
            <w:pPr>
              <w:pStyle w:val="TableText"/>
              <w:spacing w:line="276" w:lineRule="auto"/>
            </w:pPr>
          </w:p>
        </w:tc>
        <w:tc>
          <w:tcPr>
            <w:tcW w:w="719" w:type="pct"/>
          </w:tcPr>
          <w:p w14:paraId="0CE555D1" w14:textId="77777777" w:rsidR="00FC17EA" w:rsidRDefault="00FC17EA" w:rsidP="00E74249">
            <w:pPr>
              <w:rPr>
                <w:color w:val="000000"/>
              </w:rPr>
            </w:pPr>
            <w:r>
              <w:rPr>
                <w:color w:val="000000"/>
              </w:rPr>
              <w:t>Service QCI</w:t>
            </w:r>
            <w:r w:rsidR="00EF0F92">
              <w:rPr>
                <w:color w:val="000000"/>
              </w:rPr>
              <w:t> TAP C</w:t>
            </w:r>
            <w:r>
              <w:rPr>
                <w:color w:val="000000"/>
              </w:rPr>
              <w:t>TL2</w:t>
            </w:r>
            <w:r w:rsidR="00EF0F92">
              <w:rPr>
                <w:color w:val="000000"/>
              </w:rPr>
              <w:t xml:space="preserve"> </w:t>
            </w:r>
            <w:r w:rsidR="00EF0F92">
              <w:rPr>
                <w:color w:val="000000"/>
              </w:rPr>
              <w:lastRenderedPageBreak/>
              <w:t>values:</w:t>
            </w:r>
            <w:r>
              <w:rPr>
                <w:color w:val="000000"/>
              </w:rPr>
              <w:br/>
              <w:t>Voice  21</w:t>
            </w:r>
            <w:r>
              <w:rPr>
                <w:color w:val="000000"/>
              </w:rPr>
              <w:br/>
              <w:t>IMS(Signalling) 25</w:t>
            </w:r>
            <w:r>
              <w:rPr>
                <w:color w:val="000000"/>
              </w:rPr>
              <w:br/>
              <w:t>Internet  29</w:t>
            </w:r>
            <w:r>
              <w:rPr>
                <w:color w:val="000000"/>
              </w:rPr>
              <w:br/>
              <w:t>Video 27</w:t>
            </w:r>
            <w:r w:rsidR="00E74249">
              <w:rPr>
                <w:color w:val="000000"/>
              </w:rPr>
              <w:t>,29</w:t>
            </w:r>
          </w:p>
          <w:p w14:paraId="0CE555D2" w14:textId="77777777" w:rsidR="006516D6" w:rsidRDefault="006516D6">
            <w:pPr>
              <w:pStyle w:val="TableText"/>
              <w:spacing w:line="276" w:lineRule="auto"/>
            </w:pPr>
          </w:p>
        </w:tc>
      </w:tr>
      <w:tr w:rsidR="006516D6" w14:paraId="0CE555DD" w14:textId="77777777" w:rsidTr="008E68BC">
        <w:trPr>
          <w:trHeight w:val="410"/>
        </w:trPr>
        <w:tc>
          <w:tcPr>
            <w:tcW w:w="183" w:type="pct"/>
          </w:tcPr>
          <w:p w14:paraId="0CE555D4" w14:textId="77777777" w:rsidR="006516D6" w:rsidRPr="005648F6" w:rsidRDefault="006516D6">
            <w:pPr>
              <w:pStyle w:val="TableText"/>
              <w:spacing w:line="276" w:lineRule="auto"/>
              <w:rPr>
                <w:sz w:val="22"/>
                <w:szCs w:val="22"/>
              </w:rPr>
            </w:pPr>
            <w:r w:rsidRPr="005648F6">
              <w:rPr>
                <w:sz w:val="22"/>
                <w:szCs w:val="22"/>
              </w:rPr>
              <w:lastRenderedPageBreak/>
              <w:t>4</w:t>
            </w:r>
          </w:p>
        </w:tc>
        <w:tc>
          <w:tcPr>
            <w:tcW w:w="978" w:type="pct"/>
          </w:tcPr>
          <w:p w14:paraId="0CE555D5" w14:textId="77777777" w:rsidR="006516D6" w:rsidRDefault="006516D6" w:rsidP="00B9720F">
            <w:pPr>
              <w:pStyle w:val="BodyText"/>
              <w:ind w:left="0"/>
            </w:pPr>
            <w:r w:rsidRPr="005648F6">
              <w:rPr>
                <w:rFonts w:cstheme="minorHAnsi"/>
              </w:rPr>
              <w:t xml:space="preserve">Regarding </w:t>
            </w:r>
            <w:r>
              <w:t>VIOR_3.1.49</w:t>
            </w:r>
          </w:p>
          <w:p w14:paraId="0CE555D6" w14:textId="77777777" w:rsidR="006516D6" w:rsidRDefault="006516D6" w:rsidP="006516D6">
            <w:pPr>
              <w:pStyle w:val="BodyText"/>
              <w:ind w:left="0"/>
              <w:rPr>
                <w:rFonts w:cstheme="minorHAnsi"/>
                <w:sz w:val="18"/>
                <w:szCs w:val="18"/>
              </w:rPr>
            </w:pPr>
            <w:r>
              <w:t>T</w:t>
            </w:r>
            <w:r w:rsidRPr="006516D6">
              <w:t xml:space="preserve">his BR conflicts </w:t>
            </w:r>
            <w:r>
              <w:t xml:space="preserve">with </w:t>
            </w:r>
            <w:r w:rsidRPr="006516D6">
              <w:t xml:space="preserve">original requirement </w:t>
            </w:r>
            <w:r>
              <w:t>for</w:t>
            </w:r>
            <w:r w:rsidRPr="006516D6">
              <w:t xml:space="preserve"> VoLTE identification </w:t>
            </w:r>
            <w:r>
              <w:t>basedon</w:t>
            </w:r>
            <w:r w:rsidRPr="006516D6">
              <w:t xml:space="preserve"> Call Type Level 2 QCI values</w:t>
            </w:r>
            <w:r>
              <w:t>.</w:t>
            </w:r>
          </w:p>
        </w:tc>
        <w:tc>
          <w:tcPr>
            <w:tcW w:w="890" w:type="pct"/>
          </w:tcPr>
          <w:p w14:paraId="0CE555D7" w14:textId="77777777" w:rsidR="006516D6" w:rsidRDefault="006516D6" w:rsidP="00B9720F">
            <w:pPr>
              <w:pStyle w:val="BodyText"/>
              <w:ind w:left="0"/>
            </w:pPr>
            <w:r>
              <w:t>ARCM+ APRM</w:t>
            </w:r>
          </w:p>
        </w:tc>
        <w:tc>
          <w:tcPr>
            <w:tcW w:w="887" w:type="pct"/>
          </w:tcPr>
          <w:p w14:paraId="0CE555D8" w14:textId="77777777" w:rsidR="006516D6" w:rsidRDefault="006516D6" w:rsidP="006516D6">
            <w:pPr>
              <w:pStyle w:val="BodyText"/>
              <w:ind w:left="0"/>
            </w:pPr>
            <w:r>
              <w:t>Clarification required.</w:t>
            </w:r>
          </w:p>
        </w:tc>
        <w:tc>
          <w:tcPr>
            <w:tcW w:w="510" w:type="pct"/>
          </w:tcPr>
          <w:p w14:paraId="0CE555D9" w14:textId="77777777" w:rsidR="006516D6" w:rsidRDefault="00306531">
            <w:pPr>
              <w:pStyle w:val="TableText"/>
              <w:spacing w:line="276" w:lineRule="auto"/>
            </w:pPr>
            <w:r>
              <w:t>USCC</w:t>
            </w:r>
          </w:p>
        </w:tc>
        <w:tc>
          <w:tcPr>
            <w:tcW w:w="508" w:type="pct"/>
          </w:tcPr>
          <w:p w14:paraId="0CE555DA" w14:textId="77777777" w:rsidR="006516D6" w:rsidRDefault="00DB1832">
            <w:pPr>
              <w:pStyle w:val="TableText"/>
              <w:spacing w:line="276" w:lineRule="auto"/>
            </w:pPr>
            <w:r>
              <w:t>Closed</w:t>
            </w:r>
          </w:p>
        </w:tc>
        <w:tc>
          <w:tcPr>
            <w:tcW w:w="325" w:type="pct"/>
          </w:tcPr>
          <w:p w14:paraId="0CE555DB" w14:textId="77777777" w:rsidR="006516D6" w:rsidRDefault="006516D6">
            <w:pPr>
              <w:pStyle w:val="TableText"/>
              <w:spacing w:line="276" w:lineRule="auto"/>
            </w:pPr>
          </w:p>
        </w:tc>
        <w:tc>
          <w:tcPr>
            <w:tcW w:w="719" w:type="pct"/>
          </w:tcPr>
          <w:p w14:paraId="0CE555DC" w14:textId="77777777" w:rsidR="006516D6" w:rsidRDefault="00CE36F9">
            <w:pPr>
              <w:pStyle w:val="TableText"/>
              <w:spacing w:line="276" w:lineRule="auto"/>
            </w:pPr>
            <w:r>
              <w:t>Either APN or</w:t>
            </w:r>
            <w:r w:rsidR="005F4F88">
              <w:t xml:space="preserve"> CTL2 will</w:t>
            </w:r>
            <w:r w:rsidR="00DB1832">
              <w:t xml:space="preserve"> be used to identify VoLTE</w:t>
            </w:r>
            <w:r w:rsidR="000F5E34">
              <w:t xml:space="preserve"> per </w:t>
            </w:r>
            <w:r w:rsidR="0042746A">
              <w:t xml:space="preserve">agreement </w:t>
            </w:r>
            <w:r w:rsidR="005C67E6">
              <w:t xml:space="preserve">roaming </w:t>
            </w:r>
            <w:r w:rsidR="000F5E34">
              <w:t>partner</w:t>
            </w:r>
          </w:p>
        </w:tc>
      </w:tr>
      <w:tr w:rsidR="005648F6" w14:paraId="0CE555E6" w14:textId="77777777" w:rsidTr="008E68BC">
        <w:trPr>
          <w:trHeight w:val="410"/>
        </w:trPr>
        <w:tc>
          <w:tcPr>
            <w:tcW w:w="183" w:type="pct"/>
          </w:tcPr>
          <w:p w14:paraId="0CE555DE" w14:textId="77777777" w:rsidR="005648F6" w:rsidRPr="005648F6" w:rsidRDefault="005648F6">
            <w:pPr>
              <w:pStyle w:val="TableText"/>
              <w:spacing w:line="276" w:lineRule="auto"/>
              <w:rPr>
                <w:sz w:val="22"/>
                <w:szCs w:val="22"/>
              </w:rPr>
            </w:pPr>
            <w:r w:rsidRPr="005648F6">
              <w:rPr>
                <w:sz w:val="22"/>
                <w:szCs w:val="22"/>
              </w:rPr>
              <w:t>5</w:t>
            </w:r>
          </w:p>
        </w:tc>
        <w:tc>
          <w:tcPr>
            <w:tcW w:w="978" w:type="pct"/>
          </w:tcPr>
          <w:p w14:paraId="0CE555DF" w14:textId="77777777" w:rsidR="005648F6" w:rsidRDefault="005648F6" w:rsidP="00B9720F">
            <w:pPr>
              <w:pStyle w:val="BodyText"/>
              <w:ind w:left="0"/>
              <w:rPr>
                <w:rFonts w:cstheme="minorHAnsi"/>
                <w:sz w:val="18"/>
                <w:szCs w:val="18"/>
              </w:rPr>
            </w:pPr>
            <w:r w:rsidRPr="005648F6">
              <w:rPr>
                <w:rFonts w:cstheme="minorHAnsi"/>
              </w:rPr>
              <w:t>CIM presentation of VoLTE roaming voice usage  and LTE data usage is under verification</w:t>
            </w:r>
          </w:p>
        </w:tc>
        <w:tc>
          <w:tcPr>
            <w:tcW w:w="890" w:type="pct"/>
          </w:tcPr>
          <w:p w14:paraId="0CE555E0" w14:textId="77777777" w:rsidR="005648F6" w:rsidRDefault="005648F6" w:rsidP="00B9720F">
            <w:pPr>
              <w:pStyle w:val="BodyText"/>
              <w:ind w:left="0"/>
            </w:pPr>
            <w:r>
              <w:t>CRM + RLC</w:t>
            </w:r>
          </w:p>
        </w:tc>
        <w:tc>
          <w:tcPr>
            <w:tcW w:w="887" w:type="pct"/>
          </w:tcPr>
          <w:p w14:paraId="0CE555E1" w14:textId="77777777" w:rsidR="005648F6" w:rsidRDefault="005648F6" w:rsidP="006516D6">
            <w:pPr>
              <w:pStyle w:val="BodyText"/>
              <w:ind w:left="0"/>
            </w:pPr>
          </w:p>
        </w:tc>
        <w:tc>
          <w:tcPr>
            <w:tcW w:w="510" w:type="pct"/>
          </w:tcPr>
          <w:p w14:paraId="0CE555E2" w14:textId="77777777" w:rsidR="005648F6" w:rsidRDefault="00776E70">
            <w:pPr>
              <w:pStyle w:val="TableText"/>
              <w:spacing w:line="276" w:lineRule="auto"/>
            </w:pPr>
            <w:r>
              <w:t>Amdocs</w:t>
            </w:r>
          </w:p>
        </w:tc>
        <w:tc>
          <w:tcPr>
            <w:tcW w:w="508" w:type="pct"/>
          </w:tcPr>
          <w:p w14:paraId="0CE555E3" w14:textId="77777777" w:rsidR="005648F6" w:rsidRDefault="00776E70">
            <w:pPr>
              <w:pStyle w:val="TableText"/>
              <w:spacing w:line="276" w:lineRule="auto"/>
            </w:pPr>
            <w:r>
              <w:t>Closed</w:t>
            </w:r>
          </w:p>
        </w:tc>
        <w:tc>
          <w:tcPr>
            <w:tcW w:w="325" w:type="pct"/>
          </w:tcPr>
          <w:p w14:paraId="0CE555E4" w14:textId="77777777" w:rsidR="005648F6" w:rsidRDefault="005648F6">
            <w:pPr>
              <w:pStyle w:val="TableText"/>
              <w:spacing w:line="276" w:lineRule="auto"/>
            </w:pPr>
          </w:p>
        </w:tc>
        <w:tc>
          <w:tcPr>
            <w:tcW w:w="719" w:type="pct"/>
          </w:tcPr>
          <w:p w14:paraId="0CE555E5" w14:textId="77777777" w:rsidR="005648F6" w:rsidRDefault="005648F6">
            <w:pPr>
              <w:pStyle w:val="TableText"/>
              <w:spacing w:line="276" w:lineRule="auto"/>
            </w:pPr>
          </w:p>
        </w:tc>
      </w:tr>
    </w:tbl>
    <w:p w14:paraId="0CE555E7" w14:textId="77777777" w:rsidR="00BE4741" w:rsidRPr="00006C16" w:rsidRDefault="00A440EE" w:rsidP="006C2B38">
      <w:pPr>
        <w:pStyle w:val="Heading1"/>
        <w:numPr>
          <w:ilvl w:val="0"/>
          <w:numId w:val="0"/>
        </w:numPr>
      </w:pPr>
      <w:bookmarkStart w:id="814" w:name="_Toc462972635"/>
      <w:r w:rsidRPr="00006C16">
        <w:lastRenderedPageBreak/>
        <w:t>Appendix A</w:t>
      </w:r>
      <w:r w:rsidR="00C522D0" w:rsidRPr="00006C16">
        <w:t xml:space="preserve">. </w:t>
      </w:r>
      <w:r w:rsidR="006C2B38" w:rsidRPr="00006C16">
        <w:t>Error Messages</w:t>
      </w:r>
      <w:r w:rsidR="000D1A7D">
        <w:t xml:space="preserve"> </w:t>
      </w:r>
      <w:r w:rsidR="004A7A8A">
        <w:t>– N/A</w:t>
      </w:r>
      <w:bookmarkEnd w:id="814"/>
    </w:p>
    <w:p w14:paraId="0CE555E8" w14:textId="77777777" w:rsidR="0019410D" w:rsidRPr="00006C16" w:rsidRDefault="0019410D" w:rsidP="0019410D">
      <w:pPr>
        <w:pStyle w:val="Heading1"/>
        <w:numPr>
          <w:ilvl w:val="0"/>
          <w:numId w:val="0"/>
        </w:numPr>
      </w:pPr>
      <w:bookmarkStart w:id="815" w:name="_Toc462972636"/>
      <w:r w:rsidRPr="00006C16">
        <w:lastRenderedPageBreak/>
        <w:t xml:space="preserve">Appendix </w:t>
      </w:r>
      <w:r w:rsidR="00A440EE" w:rsidRPr="00006C16">
        <w:t>B</w:t>
      </w:r>
      <w:r w:rsidRPr="00006C16">
        <w:t>. M&amp;P</w:t>
      </w:r>
      <w:r w:rsidR="004A7A8A">
        <w:t xml:space="preserve"> – N/A</w:t>
      </w:r>
      <w:bookmarkEnd w:id="815"/>
    </w:p>
    <w:p w14:paraId="0CE555E9" w14:textId="77777777" w:rsidR="00FF401D" w:rsidRPr="00006C16" w:rsidRDefault="00FF401D" w:rsidP="00FD44D0">
      <w:pPr>
        <w:pStyle w:val="BodyText"/>
        <w:numPr>
          <w:ilvl w:val="0"/>
          <w:numId w:val="15"/>
        </w:numPr>
        <w:sectPr w:rsidR="00FF401D" w:rsidRPr="00006C16" w:rsidSect="00C2266A">
          <w:headerReference w:type="default" r:id="rId45"/>
          <w:footerReference w:type="default" r:id="rId46"/>
          <w:pgSz w:w="12240" w:h="15840" w:code="1"/>
          <w:pgMar w:top="1152" w:right="1771" w:bottom="1152" w:left="1771" w:header="1008" w:footer="1008" w:gutter="360"/>
          <w:cols w:space="708"/>
          <w:titlePg/>
          <w:docGrid w:linePitch="360"/>
        </w:sectPr>
      </w:pPr>
    </w:p>
    <w:p w14:paraId="0CE555EA" w14:textId="77777777" w:rsidR="00D87AE5" w:rsidRPr="00136C49" w:rsidRDefault="00D87AE5">
      <w:pPr>
        <w:pStyle w:val="ReleaseNotesTitle"/>
      </w:pPr>
      <w:r w:rsidRPr="00136C49">
        <w:lastRenderedPageBreak/>
        <w:t>Document Release Information</w:t>
      </w:r>
    </w:p>
    <w:p w14:paraId="0CE555EB" w14:textId="77777777" w:rsidR="00823873" w:rsidRPr="00136C49" w:rsidRDefault="00823873" w:rsidP="00823873">
      <w:pPr>
        <w:rPr>
          <w:rFonts w:ascii="Arial" w:hAnsi="Arial" w:cs="Arial"/>
          <w:color w:val="FFFFCC"/>
          <w:sz w:val="20"/>
          <w:szCs w:val="20"/>
          <w:lang w:val="fr-FR"/>
        </w:rPr>
      </w:pPr>
    </w:p>
    <w:tbl>
      <w:tblPr>
        <w:tblW w:w="8466" w:type="dxa"/>
        <w:tblInd w:w="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965"/>
        <w:gridCol w:w="1440"/>
        <w:gridCol w:w="1402"/>
        <w:gridCol w:w="1890"/>
        <w:gridCol w:w="630"/>
        <w:gridCol w:w="1485"/>
        <w:gridCol w:w="654"/>
      </w:tblGrid>
      <w:tr w:rsidR="005873C3" w14:paraId="0CE555F3" w14:textId="77777777" w:rsidTr="00297121">
        <w:trPr>
          <w:cantSplit/>
          <w:tblHeader/>
        </w:trPr>
        <w:tc>
          <w:tcPr>
            <w:tcW w:w="965" w:type="dxa"/>
            <w:tcBorders>
              <w:bottom w:val="single" w:sz="12" w:space="0" w:color="auto"/>
              <w:right w:val="single" w:sz="6" w:space="0" w:color="auto"/>
            </w:tcBorders>
            <w:shd w:val="clear" w:color="auto" w:fill="auto"/>
            <w:vAlign w:val="bottom"/>
          </w:tcPr>
          <w:p w14:paraId="0CE555EC" w14:textId="77777777" w:rsidR="00C621F2" w:rsidRDefault="00C621F2" w:rsidP="00315767">
            <w:pPr>
              <w:pStyle w:val="ReleaseNotesHeader"/>
              <w:jc w:val="center"/>
            </w:pPr>
            <w:r>
              <w:t>Soft-ware Version</w:t>
            </w:r>
          </w:p>
        </w:tc>
        <w:tc>
          <w:tcPr>
            <w:tcW w:w="1440" w:type="dxa"/>
            <w:tcBorders>
              <w:left w:val="single" w:sz="6" w:space="0" w:color="auto"/>
              <w:bottom w:val="single" w:sz="12" w:space="0" w:color="auto"/>
              <w:right w:val="single" w:sz="6" w:space="0" w:color="auto"/>
            </w:tcBorders>
            <w:shd w:val="clear" w:color="auto" w:fill="auto"/>
            <w:vAlign w:val="bottom"/>
          </w:tcPr>
          <w:p w14:paraId="0CE555ED" w14:textId="77777777" w:rsidR="00C621F2" w:rsidRDefault="00C621F2" w:rsidP="00315767">
            <w:pPr>
              <w:pStyle w:val="ReleaseNotesHeader"/>
              <w:jc w:val="center"/>
            </w:pPr>
            <w:r>
              <w:t>Editor</w:t>
            </w:r>
          </w:p>
        </w:tc>
        <w:tc>
          <w:tcPr>
            <w:tcW w:w="1402" w:type="dxa"/>
            <w:tcBorders>
              <w:left w:val="single" w:sz="6" w:space="0" w:color="auto"/>
              <w:bottom w:val="single" w:sz="12" w:space="0" w:color="auto"/>
              <w:right w:val="single" w:sz="6" w:space="0" w:color="auto"/>
            </w:tcBorders>
            <w:shd w:val="clear" w:color="auto" w:fill="auto"/>
            <w:vAlign w:val="bottom"/>
          </w:tcPr>
          <w:p w14:paraId="0CE555EE" w14:textId="77777777" w:rsidR="00C621F2" w:rsidRDefault="00C621F2" w:rsidP="00315767">
            <w:pPr>
              <w:pStyle w:val="ReleaseNotesHeader"/>
              <w:jc w:val="center"/>
            </w:pPr>
            <w:r>
              <w:t>Edited Date</w:t>
            </w:r>
          </w:p>
        </w:tc>
        <w:tc>
          <w:tcPr>
            <w:tcW w:w="1890" w:type="dxa"/>
            <w:tcBorders>
              <w:left w:val="single" w:sz="6" w:space="0" w:color="auto"/>
              <w:bottom w:val="single" w:sz="12" w:space="0" w:color="auto"/>
              <w:right w:val="single" w:sz="6" w:space="0" w:color="auto"/>
            </w:tcBorders>
            <w:shd w:val="clear" w:color="auto" w:fill="auto"/>
            <w:vAlign w:val="bottom"/>
          </w:tcPr>
          <w:p w14:paraId="0CE555EF" w14:textId="77777777" w:rsidR="00C621F2" w:rsidRDefault="00C621F2" w:rsidP="00315767">
            <w:pPr>
              <w:pStyle w:val="ReleaseNotesHeader"/>
              <w:jc w:val="center"/>
            </w:pPr>
            <w:r>
              <w:t>Comments</w:t>
            </w:r>
          </w:p>
        </w:tc>
        <w:tc>
          <w:tcPr>
            <w:tcW w:w="630" w:type="dxa"/>
            <w:tcBorders>
              <w:left w:val="single" w:sz="6" w:space="0" w:color="auto"/>
              <w:bottom w:val="single" w:sz="12" w:space="0" w:color="auto"/>
              <w:right w:val="single" w:sz="6" w:space="0" w:color="auto"/>
            </w:tcBorders>
            <w:shd w:val="clear" w:color="auto" w:fill="auto"/>
            <w:vAlign w:val="bottom"/>
          </w:tcPr>
          <w:p w14:paraId="0CE555F0" w14:textId="77777777" w:rsidR="00C621F2" w:rsidRDefault="00C621F2" w:rsidP="00315767">
            <w:pPr>
              <w:pStyle w:val="ReleaseNotesHeader"/>
              <w:jc w:val="center"/>
            </w:pPr>
            <w:r>
              <w:t xml:space="preserve">Sent to </w:t>
            </w:r>
            <w:r w:rsidR="00315767">
              <w:t>S</w:t>
            </w:r>
            <w:r>
              <w:t>ite</w:t>
            </w:r>
          </w:p>
        </w:tc>
        <w:tc>
          <w:tcPr>
            <w:tcW w:w="1485" w:type="dxa"/>
            <w:tcBorders>
              <w:left w:val="single" w:sz="6" w:space="0" w:color="auto"/>
              <w:bottom w:val="single" w:sz="12" w:space="0" w:color="auto"/>
              <w:right w:val="single" w:sz="6" w:space="0" w:color="auto"/>
            </w:tcBorders>
            <w:shd w:val="clear" w:color="auto" w:fill="auto"/>
            <w:vAlign w:val="bottom"/>
          </w:tcPr>
          <w:p w14:paraId="0CE555F1" w14:textId="77777777" w:rsidR="00C621F2" w:rsidRDefault="00C621F2" w:rsidP="00315767">
            <w:pPr>
              <w:pStyle w:val="ReleaseNotesHeader"/>
              <w:jc w:val="center"/>
            </w:pPr>
            <w:r>
              <w:t>Approved By</w:t>
            </w:r>
          </w:p>
        </w:tc>
        <w:tc>
          <w:tcPr>
            <w:tcW w:w="654" w:type="dxa"/>
            <w:tcBorders>
              <w:left w:val="single" w:sz="6" w:space="0" w:color="auto"/>
              <w:bottom w:val="single" w:sz="12" w:space="0" w:color="auto"/>
            </w:tcBorders>
            <w:shd w:val="clear" w:color="auto" w:fill="auto"/>
            <w:vAlign w:val="bottom"/>
          </w:tcPr>
          <w:p w14:paraId="0CE555F2" w14:textId="77777777" w:rsidR="00C621F2" w:rsidRDefault="00C621F2" w:rsidP="00315767">
            <w:pPr>
              <w:pStyle w:val="ReleaseNotesHeader"/>
              <w:jc w:val="center"/>
            </w:pPr>
            <w:r>
              <w:t>Doc Ver.</w:t>
            </w:r>
          </w:p>
        </w:tc>
      </w:tr>
      <w:tr w:rsidR="00D3016F" w:rsidRPr="00EB5FF4" w14:paraId="0CE555FB" w14:textId="77777777" w:rsidTr="00297121">
        <w:trPr>
          <w:cantSplit/>
        </w:trPr>
        <w:tc>
          <w:tcPr>
            <w:tcW w:w="965" w:type="dxa"/>
            <w:tcBorders>
              <w:top w:val="single" w:sz="12" w:space="0" w:color="auto"/>
              <w:bottom w:val="single" w:sz="12" w:space="0" w:color="auto"/>
            </w:tcBorders>
            <w:shd w:val="clear" w:color="auto" w:fill="auto"/>
          </w:tcPr>
          <w:p w14:paraId="0CE555F4" w14:textId="77777777" w:rsidR="00D3016F" w:rsidRPr="00315767" w:rsidRDefault="004A7A8A" w:rsidP="00315767">
            <w:pPr>
              <w:pStyle w:val="TableBody"/>
              <w:keepNext w:val="0"/>
              <w:keepLines w:val="0"/>
              <w:widowControl w:val="0"/>
            </w:pPr>
            <w:r>
              <w:t>11</w:t>
            </w:r>
          </w:p>
        </w:tc>
        <w:tc>
          <w:tcPr>
            <w:tcW w:w="1440" w:type="dxa"/>
            <w:tcBorders>
              <w:top w:val="single" w:sz="12" w:space="0" w:color="auto"/>
              <w:bottom w:val="single" w:sz="12" w:space="0" w:color="auto"/>
            </w:tcBorders>
            <w:shd w:val="clear" w:color="auto" w:fill="auto"/>
          </w:tcPr>
          <w:p w14:paraId="0CE555F5" w14:textId="77777777" w:rsidR="00D3016F" w:rsidRDefault="00EB7450" w:rsidP="00315767">
            <w:pPr>
              <w:pStyle w:val="TableBody"/>
              <w:keepNext w:val="0"/>
              <w:keepLines w:val="0"/>
              <w:widowControl w:val="0"/>
            </w:pPr>
            <w:r>
              <w:t>Adrian Chiritescu</w:t>
            </w:r>
          </w:p>
        </w:tc>
        <w:tc>
          <w:tcPr>
            <w:tcW w:w="1402" w:type="dxa"/>
            <w:tcBorders>
              <w:top w:val="single" w:sz="12" w:space="0" w:color="auto"/>
              <w:bottom w:val="single" w:sz="12" w:space="0" w:color="auto"/>
            </w:tcBorders>
            <w:shd w:val="clear" w:color="auto" w:fill="auto"/>
          </w:tcPr>
          <w:p w14:paraId="0CE555F6" w14:textId="77777777" w:rsidR="00D3016F" w:rsidRDefault="004A7A8A" w:rsidP="00060CE6">
            <w:pPr>
              <w:pStyle w:val="TableBody"/>
              <w:keepNext w:val="0"/>
              <w:keepLines w:val="0"/>
              <w:widowControl w:val="0"/>
            </w:pPr>
            <w:r>
              <w:t>June</w:t>
            </w:r>
            <w:r w:rsidR="00EB7450">
              <w:t xml:space="preserve"> 29, 2016</w:t>
            </w:r>
          </w:p>
        </w:tc>
        <w:tc>
          <w:tcPr>
            <w:tcW w:w="1890" w:type="dxa"/>
            <w:tcBorders>
              <w:top w:val="single" w:sz="12" w:space="0" w:color="auto"/>
              <w:bottom w:val="single" w:sz="12" w:space="0" w:color="auto"/>
            </w:tcBorders>
            <w:shd w:val="clear" w:color="auto" w:fill="auto"/>
          </w:tcPr>
          <w:p w14:paraId="0CE555F7" w14:textId="77777777" w:rsidR="00D3016F" w:rsidRDefault="004A7A8A" w:rsidP="00315767">
            <w:pPr>
              <w:pStyle w:val="TableBody"/>
              <w:keepNext w:val="0"/>
              <w:keepLines w:val="0"/>
              <w:widowControl w:val="0"/>
            </w:pPr>
            <w:r>
              <w:t>Initial Version</w:t>
            </w:r>
          </w:p>
        </w:tc>
        <w:tc>
          <w:tcPr>
            <w:tcW w:w="630" w:type="dxa"/>
            <w:tcBorders>
              <w:top w:val="single" w:sz="12" w:space="0" w:color="auto"/>
              <w:bottom w:val="single" w:sz="12" w:space="0" w:color="auto"/>
            </w:tcBorders>
            <w:shd w:val="clear" w:color="auto" w:fill="auto"/>
          </w:tcPr>
          <w:p w14:paraId="0CE555F8" w14:textId="77777777" w:rsidR="00D3016F" w:rsidRPr="00315767" w:rsidRDefault="004A7A8A" w:rsidP="00315767">
            <w:pPr>
              <w:pStyle w:val="TableBody"/>
              <w:keepNext w:val="0"/>
              <w:keepLines w:val="0"/>
              <w:widowControl w:val="0"/>
            </w:pPr>
            <w:r>
              <w:t>Y</w:t>
            </w:r>
          </w:p>
        </w:tc>
        <w:tc>
          <w:tcPr>
            <w:tcW w:w="1485" w:type="dxa"/>
            <w:tcBorders>
              <w:top w:val="single" w:sz="12" w:space="0" w:color="auto"/>
              <w:bottom w:val="single" w:sz="12" w:space="0" w:color="auto"/>
            </w:tcBorders>
            <w:shd w:val="clear" w:color="auto" w:fill="auto"/>
          </w:tcPr>
          <w:p w14:paraId="0CE555F9" w14:textId="77777777" w:rsidR="00D3016F" w:rsidRPr="00315767" w:rsidRDefault="004A7A8A" w:rsidP="00315767">
            <w:pPr>
              <w:pStyle w:val="TableBody"/>
              <w:keepNext w:val="0"/>
              <w:keepLines w:val="0"/>
              <w:widowControl w:val="0"/>
            </w:pPr>
            <w:r>
              <w:t>Olga Karlsbrun</w:t>
            </w:r>
          </w:p>
        </w:tc>
        <w:tc>
          <w:tcPr>
            <w:tcW w:w="654" w:type="dxa"/>
            <w:tcBorders>
              <w:top w:val="single" w:sz="12" w:space="0" w:color="auto"/>
              <w:bottom w:val="single" w:sz="12" w:space="0" w:color="auto"/>
            </w:tcBorders>
            <w:shd w:val="clear" w:color="auto" w:fill="auto"/>
          </w:tcPr>
          <w:p w14:paraId="0CE555FA" w14:textId="77777777" w:rsidR="00D3016F" w:rsidRDefault="00EB7450" w:rsidP="00315767">
            <w:pPr>
              <w:pStyle w:val="TableBody"/>
              <w:keepNext w:val="0"/>
              <w:keepLines w:val="0"/>
              <w:widowControl w:val="0"/>
            </w:pPr>
            <w:r>
              <w:t>1.0</w:t>
            </w:r>
          </w:p>
        </w:tc>
      </w:tr>
      <w:tr w:rsidR="0008762F" w:rsidRPr="00EB5FF4" w14:paraId="0CE55603" w14:textId="77777777" w:rsidTr="00297121">
        <w:trPr>
          <w:cantSplit/>
        </w:trPr>
        <w:tc>
          <w:tcPr>
            <w:tcW w:w="965" w:type="dxa"/>
            <w:tcBorders>
              <w:top w:val="single" w:sz="12" w:space="0" w:color="auto"/>
              <w:bottom w:val="single" w:sz="12" w:space="0" w:color="auto"/>
            </w:tcBorders>
            <w:shd w:val="clear" w:color="auto" w:fill="auto"/>
          </w:tcPr>
          <w:p w14:paraId="0CE555FC" w14:textId="77777777" w:rsidR="0008762F" w:rsidRDefault="0008762F" w:rsidP="0008762F">
            <w:pPr>
              <w:pStyle w:val="TableBody"/>
              <w:keepNext w:val="0"/>
              <w:keepLines w:val="0"/>
              <w:widowControl w:val="0"/>
            </w:pPr>
            <w:r>
              <w:t>11</w:t>
            </w:r>
          </w:p>
        </w:tc>
        <w:tc>
          <w:tcPr>
            <w:tcW w:w="1440" w:type="dxa"/>
            <w:tcBorders>
              <w:top w:val="single" w:sz="12" w:space="0" w:color="auto"/>
              <w:bottom w:val="single" w:sz="12" w:space="0" w:color="auto"/>
            </w:tcBorders>
            <w:shd w:val="clear" w:color="auto" w:fill="auto"/>
          </w:tcPr>
          <w:p w14:paraId="0CE555FD" w14:textId="77777777" w:rsidR="0008762F" w:rsidRDefault="0008762F" w:rsidP="0008762F">
            <w:pPr>
              <w:pStyle w:val="TableBody"/>
              <w:keepNext w:val="0"/>
              <w:keepLines w:val="0"/>
              <w:widowControl w:val="0"/>
            </w:pPr>
            <w:r>
              <w:t>Adrian Chiritescu</w:t>
            </w:r>
          </w:p>
        </w:tc>
        <w:tc>
          <w:tcPr>
            <w:tcW w:w="1402" w:type="dxa"/>
            <w:tcBorders>
              <w:top w:val="single" w:sz="12" w:space="0" w:color="auto"/>
              <w:bottom w:val="single" w:sz="12" w:space="0" w:color="auto"/>
            </w:tcBorders>
            <w:shd w:val="clear" w:color="auto" w:fill="auto"/>
          </w:tcPr>
          <w:p w14:paraId="0CE555FE" w14:textId="77777777" w:rsidR="0008762F" w:rsidRDefault="0008762F" w:rsidP="0008762F">
            <w:pPr>
              <w:pStyle w:val="TableBody"/>
              <w:keepNext w:val="0"/>
              <w:keepLines w:val="0"/>
              <w:widowControl w:val="0"/>
            </w:pPr>
            <w:r>
              <w:t>July 6, 2016</w:t>
            </w:r>
          </w:p>
        </w:tc>
        <w:tc>
          <w:tcPr>
            <w:tcW w:w="1890" w:type="dxa"/>
            <w:tcBorders>
              <w:top w:val="single" w:sz="12" w:space="0" w:color="auto"/>
              <w:bottom w:val="single" w:sz="12" w:space="0" w:color="auto"/>
            </w:tcBorders>
            <w:shd w:val="clear" w:color="auto" w:fill="auto"/>
          </w:tcPr>
          <w:p w14:paraId="0CE555FF" w14:textId="77777777" w:rsidR="0008762F" w:rsidRDefault="0008762F" w:rsidP="0008762F">
            <w:pPr>
              <w:pStyle w:val="TableBody"/>
              <w:keepNext w:val="0"/>
              <w:keepLines w:val="0"/>
              <w:widowControl w:val="0"/>
            </w:pPr>
            <w:r>
              <w:t>Changes due to comments from site</w:t>
            </w:r>
          </w:p>
        </w:tc>
        <w:tc>
          <w:tcPr>
            <w:tcW w:w="630" w:type="dxa"/>
            <w:tcBorders>
              <w:top w:val="single" w:sz="12" w:space="0" w:color="auto"/>
              <w:bottom w:val="single" w:sz="12" w:space="0" w:color="auto"/>
            </w:tcBorders>
            <w:shd w:val="clear" w:color="auto" w:fill="auto"/>
          </w:tcPr>
          <w:p w14:paraId="0CE55600" w14:textId="77777777" w:rsidR="0008762F" w:rsidRDefault="0008762F" w:rsidP="0008762F">
            <w:pPr>
              <w:pStyle w:val="TableBody"/>
              <w:keepNext w:val="0"/>
              <w:keepLines w:val="0"/>
              <w:widowControl w:val="0"/>
            </w:pPr>
            <w:r>
              <w:t>Y</w:t>
            </w:r>
          </w:p>
        </w:tc>
        <w:tc>
          <w:tcPr>
            <w:tcW w:w="1485" w:type="dxa"/>
            <w:tcBorders>
              <w:top w:val="single" w:sz="12" w:space="0" w:color="auto"/>
              <w:bottom w:val="single" w:sz="12" w:space="0" w:color="auto"/>
            </w:tcBorders>
            <w:shd w:val="clear" w:color="auto" w:fill="auto"/>
          </w:tcPr>
          <w:p w14:paraId="0CE55601" w14:textId="77777777" w:rsidR="0008762F" w:rsidRDefault="0008762F" w:rsidP="0008762F">
            <w:pPr>
              <w:pStyle w:val="TableBody"/>
              <w:keepNext w:val="0"/>
              <w:keepLines w:val="0"/>
              <w:widowControl w:val="0"/>
            </w:pPr>
            <w:r>
              <w:t>Olga Karlsbrun</w:t>
            </w:r>
          </w:p>
        </w:tc>
        <w:tc>
          <w:tcPr>
            <w:tcW w:w="654" w:type="dxa"/>
            <w:tcBorders>
              <w:top w:val="single" w:sz="12" w:space="0" w:color="auto"/>
              <w:bottom w:val="single" w:sz="12" w:space="0" w:color="auto"/>
            </w:tcBorders>
            <w:shd w:val="clear" w:color="auto" w:fill="auto"/>
          </w:tcPr>
          <w:p w14:paraId="0CE55602" w14:textId="77777777" w:rsidR="0008762F" w:rsidRDefault="0008762F" w:rsidP="0008762F">
            <w:pPr>
              <w:pStyle w:val="TableBody"/>
              <w:keepNext w:val="0"/>
              <w:keepLines w:val="0"/>
              <w:widowControl w:val="0"/>
            </w:pPr>
            <w:r>
              <w:t>1.0</w:t>
            </w:r>
          </w:p>
        </w:tc>
      </w:tr>
      <w:tr w:rsidR="00430CD3" w:rsidRPr="00EB5FF4" w14:paraId="0CE5560B" w14:textId="77777777" w:rsidTr="00297121">
        <w:trPr>
          <w:cantSplit/>
        </w:trPr>
        <w:tc>
          <w:tcPr>
            <w:tcW w:w="965" w:type="dxa"/>
            <w:tcBorders>
              <w:top w:val="single" w:sz="12" w:space="0" w:color="auto"/>
              <w:bottom w:val="single" w:sz="12" w:space="0" w:color="auto"/>
            </w:tcBorders>
            <w:shd w:val="clear" w:color="auto" w:fill="auto"/>
          </w:tcPr>
          <w:p w14:paraId="0CE55604" w14:textId="77777777" w:rsidR="00430CD3" w:rsidRDefault="00430CD3" w:rsidP="0008762F">
            <w:pPr>
              <w:pStyle w:val="TableBody"/>
              <w:keepNext w:val="0"/>
              <w:keepLines w:val="0"/>
              <w:widowControl w:val="0"/>
            </w:pPr>
            <w:r>
              <w:t>11</w:t>
            </w:r>
          </w:p>
        </w:tc>
        <w:tc>
          <w:tcPr>
            <w:tcW w:w="1440" w:type="dxa"/>
            <w:tcBorders>
              <w:top w:val="single" w:sz="12" w:space="0" w:color="auto"/>
              <w:bottom w:val="single" w:sz="12" w:space="0" w:color="auto"/>
            </w:tcBorders>
            <w:shd w:val="clear" w:color="auto" w:fill="auto"/>
          </w:tcPr>
          <w:p w14:paraId="0CE55605" w14:textId="77777777" w:rsidR="00430CD3" w:rsidRDefault="00430CD3" w:rsidP="0008762F">
            <w:pPr>
              <w:pStyle w:val="TableBody"/>
              <w:keepNext w:val="0"/>
              <w:keepLines w:val="0"/>
              <w:widowControl w:val="0"/>
            </w:pPr>
            <w:r>
              <w:t>Tali Grossman</w:t>
            </w:r>
          </w:p>
        </w:tc>
        <w:tc>
          <w:tcPr>
            <w:tcW w:w="1402" w:type="dxa"/>
            <w:tcBorders>
              <w:top w:val="single" w:sz="12" w:space="0" w:color="auto"/>
              <w:bottom w:val="single" w:sz="12" w:space="0" w:color="auto"/>
            </w:tcBorders>
            <w:shd w:val="clear" w:color="auto" w:fill="auto"/>
          </w:tcPr>
          <w:p w14:paraId="0CE55606" w14:textId="77777777" w:rsidR="00430CD3" w:rsidRDefault="00430CD3" w:rsidP="0008762F">
            <w:pPr>
              <w:pStyle w:val="TableBody"/>
              <w:keepNext w:val="0"/>
              <w:keepLines w:val="0"/>
              <w:widowControl w:val="0"/>
            </w:pPr>
            <w:r>
              <w:t>July 6. 2016</w:t>
            </w:r>
          </w:p>
        </w:tc>
        <w:tc>
          <w:tcPr>
            <w:tcW w:w="1890" w:type="dxa"/>
            <w:tcBorders>
              <w:top w:val="single" w:sz="12" w:space="0" w:color="auto"/>
              <w:bottom w:val="single" w:sz="12" w:space="0" w:color="auto"/>
            </w:tcBorders>
            <w:shd w:val="clear" w:color="auto" w:fill="auto"/>
          </w:tcPr>
          <w:p w14:paraId="0CE55607" w14:textId="77777777" w:rsidR="00430CD3" w:rsidRDefault="00430CD3" w:rsidP="0008762F">
            <w:pPr>
              <w:pStyle w:val="TableBody"/>
              <w:keepNext w:val="0"/>
              <w:keepLines w:val="0"/>
              <w:widowControl w:val="0"/>
            </w:pPr>
            <w:r>
              <w:t>Changes due to comments from site</w:t>
            </w:r>
          </w:p>
        </w:tc>
        <w:tc>
          <w:tcPr>
            <w:tcW w:w="630" w:type="dxa"/>
            <w:tcBorders>
              <w:top w:val="single" w:sz="12" w:space="0" w:color="auto"/>
              <w:bottom w:val="single" w:sz="12" w:space="0" w:color="auto"/>
            </w:tcBorders>
            <w:shd w:val="clear" w:color="auto" w:fill="auto"/>
          </w:tcPr>
          <w:p w14:paraId="0CE55608" w14:textId="77777777" w:rsidR="00430CD3" w:rsidRDefault="00430CD3" w:rsidP="0008762F">
            <w:pPr>
              <w:pStyle w:val="TableBody"/>
              <w:keepNext w:val="0"/>
              <w:keepLines w:val="0"/>
              <w:widowControl w:val="0"/>
            </w:pPr>
          </w:p>
        </w:tc>
        <w:tc>
          <w:tcPr>
            <w:tcW w:w="1485" w:type="dxa"/>
            <w:tcBorders>
              <w:top w:val="single" w:sz="12" w:space="0" w:color="auto"/>
              <w:bottom w:val="single" w:sz="12" w:space="0" w:color="auto"/>
            </w:tcBorders>
            <w:shd w:val="clear" w:color="auto" w:fill="auto"/>
          </w:tcPr>
          <w:p w14:paraId="0CE55609" w14:textId="77777777" w:rsidR="00430CD3" w:rsidRDefault="00430CD3" w:rsidP="0008762F">
            <w:pPr>
              <w:pStyle w:val="TableBody"/>
              <w:keepNext w:val="0"/>
              <w:keepLines w:val="0"/>
              <w:widowControl w:val="0"/>
            </w:pPr>
          </w:p>
        </w:tc>
        <w:tc>
          <w:tcPr>
            <w:tcW w:w="654" w:type="dxa"/>
            <w:tcBorders>
              <w:top w:val="single" w:sz="12" w:space="0" w:color="auto"/>
              <w:bottom w:val="single" w:sz="12" w:space="0" w:color="auto"/>
            </w:tcBorders>
            <w:shd w:val="clear" w:color="auto" w:fill="auto"/>
          </w:tcPr>
          <w:p w14:paraId="0CE5560A" w14:textId="77777777" w:rsidR="00430CD3" w:rsidRDefault="00430CD3" w:rsidP="0008762F">
            <w:pPr>
              <w:pStyle w:val="TableBody"/>
              <w:keepNext w:val="0"/>
              <w:keepLines w:val="0"/>
              <w:widowControl w:val="0"/>
            </w:pPr>
          </w:p>
        </w:tc>
      </w:tr>
      <w:tr w:rsidR="00F111C0" w:rsidRPr="00EB5FF4" w14:paraId="0CE55613" w14:textId="77777777" w:rsidTr="00297121">
        <w:trPr>
          <w:cantSplit/>
        </w:trPr>
        <w:tc>
          <w:tcPr>
            <w:tcW w:w="965" w:type="dxa"/>
            <w:tcBorders>
              <w:top w:val="single" w:sz="12" w:space="0" w:color="auto"/>
              <w:bottom w:val="single" w:sz="12" w:space="0" w:color="auto"/>
            </w:tcBorders>
            <w:shd w:val="clear" w:color="auto" w:fill="auto"/>
          </w:tcPr>
          <w:p w14:paraId="0CE5560C" w14:textId="77777777" w:rsidR="00F111C0" w:rsidRDefault="00085CFD" w:rsidP="0008762F">
            <w:pPr>
              <w:pStyle w:val="TableBody"/>
              <w:keepNext w:val="0"/>
              <w:keepLines w:val="0"/>
              <w:widowControl w:val="0"/>
            </w:pPr>
            <w:r>
              <w:t>11</w:t>
            </w:r>
          </w:p>
        </w:tc>
        <w:tc>
          <w:tcPr>
            <w:tcW w:w="1440" w:type="dxa"/>
            <w:tcBorders>
              <w:top w:val="single" w:sz="12" w:space="0" w:color="auto"/>
              <w:bottom w:val="single" w:sz="12" w:space="0" w:color="auto"/>
            </w:tcBorders>
            <w:shd w:val="clear" w:color="auto" w:fill="auto"/>
          </w:tcPr>
          <w:p w14:paraId="0CE5560D" w14:textId="77777777" w:rsidR="00F111C0" w:rsidRDefault="00F111C0" w:rsidP="0008762F">
            <w:pPr>
              <w:pStyle w:val="TableBody"/>
              <w:keepNext w:val="0"/>
              <w:keepLines w:val="0"/>
              <w:widowControl w:val="0"/>
            </w:pPr>
            <w:r>
              <w:t>Alex Livshitz</w:t>
            </w:r>
          </w:p>
        </w:tc>
        <w:tc>
          <w:tcPr>
            <w:tcW w:w="1402" w:type="dxa"/>
            <w:tcBorders>
              <w:top w:val="single" w:sz="12" w:space="0" w:color="auto"/>
              <w:bottom w:val="single" w:sz="12" w:space="0" w:color="auto"/>
            </w:tcBorders>
            <w:shd w:val="clear" w:color="auto" w:fill="auto"/>
          </w:tcPr>
          <w:p w14:paraId="0CE5560E" w14:textId="77777777" w:rsidR="00F111C0" w:rsidRDefault="00F111C0" w:rsidP="0008762F">
            <w:pPr>
              <w:pStyle w:val="TableBody"/>
              <w:keepNext w:val="0"/>
              <w:keepLines w:val="0"/>
              <w:widowControl w:val="0"/>
            </w:pPr>
            <w:r>
              <w:t>July 17, 2016</w:t>
            </w:r>
          </w:p>
        </w:tc>
        <w:tc>
          <w:tcPr>
            <w:tcW w:w="1890" w:type="dxa"/>
            <w:tcBorders>
              <w:top w:val="single" w:sz="12" w:space="0" w:color="auto"/>
              <w:bottom w:val="single" w:sz="12" w:space="0" w:color="auto"/>
            </w:tcBorders>
            <w:shd w:val="clear" w:color="auto" w:fill="auto"/>
          </w:tcPr>
          <w:p w14:paraId="0CE5560F" w14:textId="77777777" w:rsidR="00F111C0" w:rsidRDefault="00F111C0" w:rsidP="0008762F">
            <w:pPr>
              <w:pStyle w:val="TableBody"/>
              <w:keepNext w:val="0"/>
              <w:keepLines w:val="0"/>
              <w:widowControl w:val="0"/>
            </w:pPr>
            <w:r>
              <w:t>Changes due to comments from site</w:t>
            </w:r>
          </w:p>
        </w:tc>
        <w:tc>
          <w:tcPr>
            <w:tcW w:w="630" w:type="dxa"/>
            <w:tcBorders>
              <w:top w:val="single" w:sz="12" w:space="0" w:color="auto"/>
              <w:bottom w:val="single" w:sz="12" w:space="0" w:color="auto"/>
            </w:tcBorders>
            <w:shd w:val="clear" w:color="auto" w:fill="auto"/>
          </w:tcPr>
          <w:p w14:paraId="0CE55610" w14:textId="77777777" w:rsidR="00F111C0" w:rsidRDefault="00F111C0" w:rsidP="0008762F">
            <w:pPr>
              <w:pStyle w:val="TableBody"/>
              <w:keepNext w:val="0"/>
              <w:keepLines w:val="0"/>
              <w:widowControl w:val="0"/>
            </w:pPr>
          </w:p>
        </w:tc>
        <w:tc>
          <w:tcPr>
            <w:tcW w:w="1485" w:type="dxa"/>
            <w:tcBorders>
              <w:top w:val="single" w:sz="12" w:space="0" w:color="auto"/>
              <w:bottom w:val="single" w:sz="12" w:space="0" w:color="auto"/>
            </w:tcBorders>
            <w:shd w:val="clear" w:color="auto" w:fill="auto"/>
          </w:tcPr>
          <w:p w14:paraId="0CE55611" w14:textId="77777777" w:rsidR="00F111C0" w:rsidRDefault="00F111C0" w:rsidP="0008762F">
            <w:pPr>
              <w:pStyle w:val="TableBody"/>
              <w:keepNext w:val="0"/>
              <w:keepLines w:val="0"/>
              <w:widowControl w:val="0"/>
            </w:pPr>
          </w:p>
        </w:tc>
        <w:tc>
          <w:tcPr>
            <w:tcW w:w="654" w:type="dxa"/>
            <w:tcBorders>
              <w:top w:val="single" w:sz="12" w:space="0" w:color="auto"/>
              <w:bottom w:val="single" w:sz="12" w:space="0" w:color="auto"/>
            </w:tcBorders>
            <w:shd w:val="clear" w:color="auto" w:fill="auto"/>
          </w:tcPr>
          <w:p w14:paraId="0CE55612" w14:textId="77777777" w:rsidR="00F111C0" w:rsidRDefault="00F111C0" w:rsidP="0008762F">
            <w:pPr>
              <w:pStyle w:val="TableBody"/>
              <w:keepNext w:val="0"/>
              <w:keepLines w:val="0"/>
              <w:widowControl w:val="0"/>
            </w:pPr>
          </w:p>
        </w:tc>
      </w:tr>
      <w:tr w:rsidR="00085CFD" w:rsidRPr="00EB5FF4" w14:paraId="0CE5561B" w14:textId="77777777" w:rsidTr="00297121">
        <w:trPr>
          <w:cantSplit/>
        </w:trPr>
        <w:tc>
          <w:tcPr>
            <w:tcW w:w="965" w:type="dxa"/>
            <w:tcBorders>
              <w:top w:val="single" w:sz="12" w:space="0" w:color="auto"/>
              <w:bottom w:val="single" w:sz="12" w:space="0" w:color="auto"/>
            </w:tcBorders>
            <w:shd w:val="clear" w:color="auto" w:fill="auto"/>
          </w:tcPr>
          <w:p w14:paraId="0CE55614" w14:textId="77777777" w:rsidR="00085CFD" w:rsidRDefault="00085CFD" w:rsidP="0008762F">
            <w:pPr>
              <w:pStyle w:val="TableBody"/>
              <w:keepNext w:val="0"/>
              <w:keepLines w:val="0"/>
              <w:widowControl w:val="0"/>
            </w:pPr>
            <w:r>
              <w:t>11</w:t>
            </w:r>
          </w:p>
        </w:tc>
        <w:tc>
          <w:tcPr>
            <w:tcW w:w="1440" w:type="dxa"/>
            <w:tcBorders>
              <w:top w:val="single" w:sz="12" w:space="0" w:color="auto"/>
              <w:bottom w:val="single" w:sz="12" w:space="0" w:color="auto"/>
            </w:tcBorders>
            <w:shd w:val="clear" w:color="auto" w:fill="auto"/>
          </w:tcPr>
          <w:p w14:paraId="0CE55615" w14:textId="77777777" w:rsidR="00085CFD" w:rsidRDefault="00085CFD" w:rsidP="0008762F">
            <w:pPr>
              <w:pStyle w:val="TableBody"/>
              <w:keepNext w:val="0"/>
              <w:keepLines w:val="0"/>
              <w:widowControl w:val="0"/>
            </w:pPr>
            <w:r>
              <w:t>Adrian Chiritescu</w:t>
            </w:r>
          </w:p>
        </w:tc>
        <w:tc>
          <w:tcPr>
            <w:tcW w:w="1402" w:type="dxa"/>
            <w:tcBorders>
              <w:top w:val="single" w:sz="12" w:space="0" w:color="auto"/>
              <w:bottom w:val="single" w:sz="12" w:space="0" w:color="auto"/>
            </w:tcBorders>
            <w:shd w:val="clear" w:color="auto" w:fill="auto"/>
          </w:tcPr>
          <w:p w14:paraId="0CE55616" w14:textId="77777777" w:rsidR="00085CFD" w:rsidRDefault="00085CFD" w:rsidP="0008762F">
            <w:pPr>
              <w:pStyle w:val="TableBody"/>
              <w:keepNext w:val="0"/>
              <w:keepLines w:val="0"/>
              <w:widowControl w:val="0"/>
            </w:pPr>
            <w:r>
              <w:t>July 23, 2016</w:t>
            </w:r>
          </w:p>
        </w:tc>
        <w:tc>
          <w:tcPr>
            <w:tcW w:w="1890" w:type="dxa"/>
            <w:tcBorders>
              <w:top w:val="single" w:sz="12" w:space="0" w:color="auto"/>
              <w:bottom w:val="single" w:sz="12" w:space="0" w:color="auto"/>
            </w:tcBorders>
            <w:shd w:val="clear" w:color="auto" w:fill="auto"/>
          </w:tcPr>
          <w:p w14:paraId="0CE55617" w14:textId="77777777" w:rsidR="00085CFD" w:rsidRDefault="00085CFD" w:rsidP="0008762F">
            <w:pPr>
              <w:pStyle w:val="TableBody"/>
              <w:keepNext w:val="0"/>
              <w:keepLines w:val="0"/>
              <w:widowControl w:val="0"/>
            </w:pPr>
            <w:r>
              <w:t xml:space="preserve">Added note that APRM BPT process is under Amdocs </w:t>
            </w:r>
            <w:r w:rsidR="00357C6E">
              <w:t>responsibility</w:t>
            </w:r>
          </w:p>
        </w:tc>
        <w:tc>
          <w:tcPr>
            <w:tcW w:w="630" w:type="dxa"/>
            <w:tcBorders>
              <w:top w:val="single" w:sz="12" w:space="0" w:color="auto"/>
              <w:bottom w:val="single" w:sz="12" w:space="0" w:color="auto"/>
            </w:tcBorders>
            <w:shd w:val="clear" w:color="auto" w:fill="auto"/>
          </w:tcPr>
          <w:p w14:paraId="0CE55618" w14:textId="77777777" w:rsidR="00085CFD" w:rsidRDefault="00085CFD" w:rsidP="0008762F">
            <w:pPr>
              <w:pStyle w:val="TableBody"/>
              <w:keepNext w:val="0"/>
              <w:keepLines w:val="0"/>
              <w:widowControl w:val="0"/>
            </w:pPr>
          </w:p>
        </w:tc>
        <w:tc>
          <w:tcPr>
            <w:tcW w:w="1485" w:type="dxa"/>
            <w:tcBorders>
              <w:top w:val="single" w:sz="12" w:space="0" w:color="auto"/>
              <w:bottom w:val="single" w:sz="12" w:space="0" w:color="auto"/>
            </w:tcBorders>
            <w:shd w:val="clear" w:color="auto" w:fill="auto"/>
          </w:tcPr>
          <w:p w14:paraId="0CE55619" w14:textId="77777777" w:rsidR="00085CFD" w:rsidRDefault="00085CFD" w:rsidP="0008762F">
            <w:pPr>
              <w:pStyle w:val="TableBody"/>
              <w:keepNext w:val="0"/>
              <w:keepLines w:val="0"/>
              <w:widowControl w:val="0"/>
            </w:pPr>
          </w:p>
        </w:tc>
        <w:tc>
          <w:tcPr>
            <w:tcW w:w="654" w:type="dxa"/>
            <w:tcBorders>
              <w:top w:val="single" w:sz="12" w:space="0" w:color="auto"/>
              <w:bottom w:val="single" w:sz="12" w:space="0" w:color="auto"/>
            </w:tcBorders>
            <w:shd w:val="clear" w:color="auto" w:fill="auto"/>
          </w:tcPr>
          <w:p w14:paraId="0CE5561A" w14:textId="77777777" w:rsidR="00085CFD" w:rsidRDefault="00085CFD" w:rsidP="0008762F">
            <w:pPr>
              <w:pStyle w:val="TableBody"/>
              <w:keepNext w:val="0"/>
              <w:keepLines w:val="0"/>
              <w:widowControl w:val="0"/>
            </w:pPr>
          </w:p>
        </w:tc>
      </w:tr>
      <w:tr w:rsidR="006A181E" w:rsidRPr="00EB5FF4" w14:paraId="0CE55624" w14:textId="77777777" w:rsidTr="00297121">
        <w:trPr>
          <w:cantSplit/>
        </w:trPr>
        <w:tc>
          <w:tcPr>
            <w:tcW w:w="965" w:type="dxa"/>
            <w:tcBorders>
              <w:top w:val="single" w:sz="12" w:space="0" w:color="auto"/>
              <w:bottom w:val="single" w:sz="12" w:space="0" w:color="auto"/>
            </w:tcBorders>
            <w:shd w:val="clear" w:color="auto" w:fill="auto"/>
          </w:tcPr>
          <w:p w14:paraId="0CE5561C" w14:textId="77777777" w:rsidR="006A181E" w:rsidRDefault="006A181E" w:rsidP="0008762F">
            <w:pPr>
              <w:pStyle w:val="TableBody"/>
              <w:keepNext w:val="0"/>
              <w:keepLines w:val="0"/>
              <w:widowControl w:val="0"/>
            </w:pPr>
            <w:r>
              <w:t>11</w:t>
            </w:r>
          </w:p>
        </w:tc>
        <w:tc>
          <w:tcPr>
            <w:tcW w:w="1440" w:type="dxa"/>
            <w:tcBorders>
              <w:top w:val="single" w:sz="12" w:space="0" w:color="auto"/>
              <w:bottom w:val="single" w:sz="12" w:space="0" w:color="auto"/>
            </w:tcBorders>
            <w:shd w:val="clear" w:color="auto" w:fill="auto"/>
          </w:tcPr>
          <w:p w14:paraId="0CE5561D" w14:textId="77777777" w:rsidR="006A181E" w:rsidRDefault="006A181E" w:rsidP="0008762F">
            <w:pPr>
              <w:pStyle w:val="TableBody"/>
              <w:keepNext w:val="0"/>
              <w:keepLines w:val="0"/>
              <w:widowControl w:val="0"/>
            </w:pPr>
            <w:r>
              <w:t>Anat Maoz</w:t>
            </w:r>
          </w:p>
        </w:tc>
        <w:tc>
          <w:tcPr>
            <w:tcW w:w="1402" w:type="dxa"/>
            <w:tcBorders>
              <w:top w:val="single" w:sz="12" w:space="0" w:color="auto"/>
              <w:bottom w:val="single" w:sz="12" w:space="0" w:color="auto"/>
            </w:tcBorders>
            <w:shd w:val="clear" w:color="auto" w:fill="auto"/>
          </w:tcPr>
          <w:p w14:paraId="0CE5561E" w14:textId="77777777" w:rsidR="006A181E" w:rsidRDefault="009513EB" w:rsidP="009513EB">
            <w:pPr>
              <w:pStyle w:val="TableBody"/>
              <w:keepNext w:val="0"/>
              <w:keepLines w:val="0"/>
              <w:widowControl w:val="0"/>
            </w:pPr>
            <w:r>
              <w:t>Aug</w:t>
            </w:r>
            <w:r w:rsidR="002A15DC">
              <w:t xml:space="preserve">ust </w:t>
            </w:r>
            <w:r>
              <w:t xml:space="preserve"> 2016</w:t>
            </w:r>
          </w:p>
        </w:tc>
        <w:tc>
          <w:tcPr>
            <w:tcW w:w="1890" w:type="dxa"/>
            <w:tcBorders>
              <w:top w:val="single" w:sz="12" w:space="0" w:color="auto"/>
              <w:bottom w:val="single" w:sz="12" w:space="0" w:color="auto"/>
            </w:tcBorders>
            <w:shd w:val="clear" w:color="auto" w:fill="auto"/>
          </w:tcPr>
          <w:p w14:paraId="0CE5561F" w14:textId="77777777" w:rsidR="009513EB" w:rsidRDefault="009513EB" w:rsidP="009513EB">
            <w:pPr>
              <w:pStyle w:val="BodyText"/>
              <w:ind w:left="0"/>
              <w:rPr>
                <w:rFonts w:asciiTheme="majorBidi" w:hAnsiTheme="majorBidi" w:cstheme="majorBidi"/>
                <w:sz w:val="18"/>
                <w:szCs w:val="18"/>
              </w:rPr>
            </w:pPr>
            <w:r>
              <w:t>Added assumption</w:t>
            </w:r>
            <w:r>
              <w:br/>
            </w:r>
            <w:r>
              <w:rPr>
                <w:rFonts w:asciiTheme="majorBidi" w:hAnsiTheme="majorBidi" w:cstheme="majorBidi"/>
                <w:sz w:val="18"/>
                <w:szCs w:val="18"/>
              </w:rPr>
              <w:t>VoLTE roaming usage will be with the same structure of the VoLTE voice, the Roaming Indicator AVP will have the value ‘Y’ to indicate the roaming event.</w:t>
            </w:r>
          </w:p>
          <w:p w14:paraId="0CE55620" w14:textId="77777777" w:rsidR="006A181E" w:rsidRDefault="009513EB" w:rsidP="0008762F">
            <w:pPr>
              <w:pStyle w:val="TableBody"/>
              <w:keepNext w:val="0"/>
              <w:keepLines w:val="0"/>
              <w:widowControl w:val="0"/>
            </w:pPr>
            <w:r>
              <w:t>And BPT 7.1.2 impact</w:t>
            </w:r>
          </w:p>
        </w:tc>
        <w:tc>
          <w:tcPr>
            <w:tcW w:w="630" w:type="dxa"/>
            <w:tcBorders>
              <w:top w:val="single" w:sz="12" w:space="0" w:color="auto"/>
              <w:bottom w:val="single" w:sz="12" w:space="0" w:color="auto"/>
            </w:tcBorders>
            <w:shd w:val="clear" w:color="auto" w:fill="auto"/>
          </w:tcPr>
          <w:p w14:paraId="0CE55621" w14:textId="77777777" w:rsidR="006A181E" w:rsidRDefault="006A181E" w:rsidP="0008762F">
            <w:pPr>
              <w:pStyle w:val="TableBody"/>
              <w:keepNext w:val="0"/>
              <w:keepLines w:val="0"/>
              <w:widowControl w:val="0"/>
            </w:pPr>
          </w:p>
        </w:tc>
        <w:tc>
          <w:tcPr>
            <w:tcW w:w="1485" w:type="dxa"/>
            <w:tcBorders>
              <w:top w:val="single" w:sz="12" w:space="0" w:color="auto"/>
              <w:bottom w:val="single" w:sz="12" w:space="0" w:color="auto"/>
            </w:tcBorders>
            <w:shd w:val="clear" w:color="auto" w:fill="auto"/>
          </w:tcPr>
          <w:p w14:paraId="0CE55622" w14:textId="77777777" w:rsidR="006A181E" w:rsidRDefault="006A181E" w:rsidP="0008762F">
            <w:pPr>
              <w:pStyle w:val="TableBody"/>
              <w:keepNext w:val="0"/>
              <w:keepLines w:val="0"/>
              <w:widowControl w:val="0"/>
            </w:pPr>
          </w:p>
        </w:tc>
        <w:tc>
          <w:tcPr>
            <w:tcW w:w="654" w:type="dxa"/>
            <w:tcBorders>
              <w:top w:val="single" w:sz="12" w:space="0" w:color="auto"/>
              <w:bottom w:val="single" w:sz="12" w:space="0" w:color="auto"/>
            </w:tcBorders>
            <w:shd w:val="clear" w:color="auto" w:fill="auto"/>
          </w:tcPr>
          <w:p w14:paraId="0CE55623" w14:textId="77777777" w:rsidR="006A181E" w:rsidRDefault="006A181E" w:rsidP="0008762F">
            <w:pPr>
              <w:pStyle w:val="TableBody"/>
              <w:keepNext w:val="0"/>
              <w:keepLines w:val="0"/>
              <w:widowControl w:val="0"/>
            </w:pPr>
          </w:p>
        </w:tc>
      </w:tr>
      <w:tr w:rsidR="002A15DC" w:rsidRPr="00EB5FF4" w14:paraId="0CE5562C" w14:textId="77777777" w:rsidTr="00297121">
        <w:trPr>
          <w:cantSplit/>
        </w:trPr>
        <w:tc>
          <w:tcPr>
            <w:tcW w:w="965" w:type="dxa"/>
            <w:tcBorders>
              <w:top w:val="single" w:sz="12" w:space="0" w:color="auto"/>
              <w:bottom w:val="single" w:sz="12" w:space="0" w:color="auto"/>
            </w:tcBorders>
            <w:shd w:val="clear" w:color="auto" w:fill="auto"/>
          </w:tcPr>
          <w:p w14:paraId="0CE55625" w14:textId="77777777" w:rsidR="002A15DC" w:rsidRDefault="002A15DC" w:rsidP="0008762F">
            <w:pPr>
              <w:pStyle w:val="TableBody"/>
              <w:keepNext w:val="0"/>
              <w:keepLines w:val="0"/>
              <w:widowControl w:val="0"/>
            </w:pPr>
            <w:r>
              <w:t>11</w:t>
            </w:r>
          </w:p>
        </w:tc>
        <w:tc>
          <w:tcPr>
            <w:tcW w:w="1440" w:type="dxa"/>
            <w:tcBorders>
              <w:top w:val="single" w:sz="12" w:space="0" w:color="auto"/>
              <w:bottom w:val="single" w:sz="12" w:space="0" w:color="auto"/>
            </w:tcBorders>
            <w:shd w:val="clear" w:color="auto" w:fill="auto"/>
          </w:tcPr>
          <w:p w14:paraId="0CE55626" w14:textId="77777777" w:rsidR="002A15DC" w:rsidRDefault="002A15DC" w:rsidP="0008762F">
            <w:pPr>
              <w:pStyle w:val="TableBody"/>
              <w:keepNext w:val="0"/>
              <w:keepLines w:val="0"/>
              <w:widowControl w:val="0"/>
            </w:pPr>
            <w:r>
              <w:t>Olga Karlsbrun</w:t>
            </w:r>
          </w:p>
        </w:tc>
        <w:tc>
          <w:tcPr>
            <w:tcW w:w="1402" w:type="dxa"/>
            <w:tcBorders>
              <w:top w:val="single" w:sz="12" w:space="0" w:color="auto"/>
              <w:bottom w:val="single" w:sz="12" w:space="0" w:color="auto"/>
            </w:tcBorders>
            <w:shd w:val="clear" w:color="auto" w:fill="auto"/>
          </w:tcPr>
          <w:p w14:paraId="0CE55627" w14:textId="77777777" w:rsidR="002A15DC" w:rsidRDefault="002A15DC" w:rsidP="009513EB">
            <w:pPr>
              <w:pStyle w:val="TableBody"/>
              <w:keepNext w:val="0"/>
              <w:keepLines w:val="0"/>
              <w:widowControl w:val="0"/>
            </w:pPr>
            <w:r>
              <w:t>A</w:t>
            </w:r>
            <w:r w:rsidR="00357C6E">
              <w:t>ugust 25, 2016</w:t>
            </w:r>
          </w:p>
        </w:tc>
        <w:tc>
          <w:tcPr>
            <w:tcW w:w="1890" w:type="dxa"/>
            <w:tcBorders>
              <w:top w:val="single" w:sz="12" w:space="0" w:color="auto"/>
              <w:bottom w:val="single" w:sz="12" w:space="0" w:color="auto"/>
            </w:tcBorders>
            <w:shd w:val="clear" w:color="auto" w:fill="auto"/>
          </w:tcPr>
          <w:p w14:paraId="0CE55628" w14:textId="77777777" w:rsidR="002A15DC" w:rsidRDefault="00357C6E" w:rsidP="00357C6E">
            <w:pPr>
              <w:pStyle w:val="TableBody"/>
              <w:keepNext w:val="0"/>
              <w:keepLines w:val="0"/>
              <w:widowControl w:val="0"/>
            </w:pPr>
            <w:r>
              <w:t>Updated based on the revised RD</w:t>
            </w:r>
          </w:p>
        </w:tc>
        <w:tc>
          <w:tcPr>
            <w:tcW w:w="630" w:type="dxa"/>
            <w:tcBorders>
              <w:top w:val="single" w:sz="12" w:space="0" w:color="auto"/>
              <w:bottom w:val="single" w:sz="12" w:space="0" w:color="auto"/>
            </w:tcBorders>
            <w:shd w:val="clear" w:color="auto" w:fill="auto"/>
          </w:tcPr>
          <w:p w14:paraId="0CE55629" w14:textId="77777777" w:rsidR="002A15DC" w:rsidRDefault="00357C6E" w:rsidP="0008762F">
            <w:pPr>
              <w:pStyle w:val="TableBody"/>
              <w:keepNext w:val="0"/>
              <w:keepLines w:val="0"/>
              <w:widowControl w:val="0"/>
            </w:pPr>
            <w:r>
              <w:t>Y</w:t>
            </w:r>
          </w:p>
        </w:tc>
        <w:tc>
          <w:tcPr>
            <w:tcW w:w="1485" w:type="dxa"/>
            <w:tcBorders>
              <w:top w:val="single" w:sz="12" w:space="0" w:color="auto"/>
              <w:bottom w:val="single" w:sz="12" w:space="0" w:color="auto"/>
            </w:tcBorders>
            <w:shd w:val="clear" w:color="auto" w:fill="auto"/>
          </w:tcPr>
          <w:p w14:paraId="0CE5562A" w14:textId="77777777" w:rsidR="002A15DC" w:rsidRDefault="002A15DC" w:rsidP="0008762F">
            <w:pPr>
              <w:pStyle w:val="TableBody"/>
              <w:keepNext w:val="0"/>
              <w:keepLines w:val="0"/>
              <w:widowControl w:val="0"/>
            </w:pPr>
          </w:p>
        </w:tc>
        <w:tc>
          <w:tcPr>
            <w:tcW w:w="654" w:type="dxa"/>
            <w:tcBorders>
              <w:top w:val="single" w:sz="12" w:space="0" w:color="auto"/>
              <w:bottom w:val="single" w:sz="12" w:space="0" w:color="auto"/>
            </w:tcBorders>
            <w:shd w:val="clear" w:color="auto" w:fill="auto"/>
          </w:tcPr>
          <w:p w14:paraId="0CE5562B" w14:textId="77777777" w:rsidR="002A15DC" w:rsidRDefault="002A15DC" w:rsidP="0008762F">
            <w:pPr>
              <w:pStyle w:val="TableBody"/>
              <w:keepNext w:val="0"/>
              <w:keepLines w:val="0"/>
              <w:widowControl w:val="0"/>
            </w:pPr>
          </w:p>
        </w:tc>
      </w:tr>
      <w:tr w:rsidR="008A5A21" w:rsidRPr="00EB5FF4" w14:paraId="0CE55635" w14:textId="77777777" w:rsidTr="00297121">
        <w:trPr>
          <w:cantSplit/>
        </w:trPr>
        <w:tc>
          <w:tcPr>
            <w:tcW w:w="965" w:type="dxa"/>
            <w:tcBorders>
              <w:top w:val="single" w:sz="12" w:space="0" w:color="auto"/>
              <w:bottom w:val="single" w:sz="12" w:space="0" w:color="auto"/>
            </w:tcBorders>
            <w:shd w:val="clear" w:color="auto" w:fill="auto"/>
          </w:tcPr>
          <w:p w14:paraId="0CE5562D" w14:textId="77777777" w:rsidR="008A5A21" w:rsidRDefault="008A5A21" w:rsidP="0008762F">
            <w:pPr>
              <w:pStyle w:val="TableBody"/>
              <w:keepNext w:val="0"/>
              <w:keepLines w:val="0"/>
              <w:widowControl w:val="0"/>
            </w:pPr>
            <w:r>
              <w:t>1</w:t>
            </w:r>
            <w:r w:rsidR="0044207C">
              <w:t>1</w:t>
            </w:r>
          </w:p>
        </w:tc>
        <w:tc>
          <w:tcPr>
            <w:tcW w:w="1440" w:type="dxa"/>
            <w:tcBorders>
              <w:top w:val="single" w:sz="12" w:space="0" w:color="auto"/>
              <w:bottom w:val="single" w:sz="12" w:space="0" w:color="auto"/>
            </w:tcBorders>
            <w:shd w:val="clear" w:color="auto" w:fill="auto"/>
          </w:tcPr>
          <w:p w14:paraId="0CE5562E" w14:textId="77777777" w:rsidR="008A5A21" w:rsidRDefault="008A5A21" w:rsidP="0008762F">
            <w:pPr>
              <w:pStyle w:val="TableBody"/>
              <w:keepNext w:val="0"/>
              <w:keepLines w:val="0"/>
              <w:widowControl w:val="0"/>
            </w:pPr>
            <w:r>
              <w:t>Adrian Chiritescu</w:t>
            </w:r>
          </w:p>
        </w:tc>
        <w:tc>
          <w:tcPr>
            <w:tcW w:w="1402" w:type="dxa"/>
            <w:tcBorders>
              <w:top w:val="single" w:sz="12" w:space="0" w:color="auto"/>
              <w:bottom w:val="single" w:sz="12" w:space="0" w:color="auto"/>
            </w:tcBorders>
            <w:shd w:val="clear" w:color="auto" w:fill="auto"/>
          </w:tcPr>
          <w:p w14:paraId="0CE5562F" w14:textId="77777777" w:rsidR="008A5A21" w:rsidRDefault="008A5A21" w:rsidP="009513EB">
            <w:pPr>
              <w:pStyle w:val="TableBody"/>
              <w:keepNext w:val="0"/>
              <w:keepLines w:val="0"/>
              <w:widowControl w:val="0"/>
            </w:pPr>
            <w:r>
              <w:t>August 30, 2016</w:t>
            </w:r>
          </w:p>
        </w:tc>
        <w:tc>
          <w:tcPr>
            <w:tcW w:w="1890" w:type="dxa"/>
            <w:tcBorders>
              <w:top w:val="single" w:sz="12" w:space="0" w:color="auto"/>
              <w:bottom w:val="single" w:sz="12" w:space="0" w:color="auto"/>
            </w:tcBorders>
            <w:shd w:val="clear" w:color="auto" w:fill="auto"/>
          </w:tcPr>
          <w:p w14:paraId="0CE55630" w14:textId="77777777" w:rsidR="008A5A21" w:rsidRDefault="008A5A21" w:rsidP="00357C6E">
            <w:pPr>
              <w:pStyle w:val="TableBody"/>
              <w:keepNext w:val="0"/>
              <w:keepLines w:val="0"/>
              <w:widowControl w:val="0"/>
            </w:pPr>
            <w:r>
              <w:t>BPT impacted tables updated – section 7.1.2</w:t>
            </w:r>
          </w:p>
          <w:p w14:paraId="0CE55631" w14:textId="77777777" w:rsidR="008A5A21" w:rsidRDefault="008A5A21" w:rsidP="00357C6E">
            <w:pPr>
              <w:pStyle w:val="TableBody"/>
              <w:keepNext w:val="0"/>
              <w:keepLines w:val="0"/>
              <w:widowControl w:val="0"/>
            </w:pPr>
            <w:r>
              <w:t>HW sizing – section 9.1</w:t>
            </w:r>
          </w:p>
        </w:tc>
        <w:tc>
          <w:tcPr>
            <w:tcW w:w="630" w:type="dxa"/>
            <w:tcBorders>
              <w:top w:val="single" w:sz="12" w:space="0" w:color="auto"/>
              <w:bottom w:val="single" w:sz="12" w:space="0" w:color="auto"/>
            </w:tcBorders>
            <w:shd w:val="clear" w:color="auto" w:fill="auto"/>
          </w:tcPr>
          <w:p w14:paraId="0CE55632" w14:textId="77777777" w:rsidR="008A5A21" w:rsidRDefault="0044207C" w:rsidP="0008762F">
            <w:pPr>
              <w:pStyle w:val="TableBody"/>
              <w:keepNext w:val="0"/>
              <w:keepLines w:val="0"/>
              <w:widowControl w:val="0"/>
            </w:pPr>
            <w:r>
              <w:t>Y</w:t>
            </w:r>
          </w:p>
        </w:tc>
        <w:tc>
          <w:tcPr>
            <w:tcW w:w="1485" w:type="dxa"/>
            <w:tcBorders>
              <w:top w:val="single" w:sz="12" w:space="0" w:color="auto"/>
              <w:bottom w:val="single" w:sz="12" w:space="0" w:color="auto"/>
            </w:tcBorders>
            <w:shd w:val="clear" w:color="auto" w:fill="auto"/>
          </w:tcPr>
          <w:p w14:paraId="0CE55633" w14:textId="77777777" w:rsidR="008A5A21" w:rsidRDefault="0044207C" w:rsidP="0008762F">
            <w:pPr>
              <w:pStyle w:val="TableBody"/>
              <w:keepNext w:val="0"/>
              <w:keepLines w:val="0"/>
              <w:widowControl w:val="0"/>
            </w:pPr>
            <w:r>
              <w:t>Olga Karlsbrun</w:t>
            </w:r>
          </w:p>
        </w:tc>
        <w:tc>
          <w:tcPr>
            <w:tcW w:w="654" w:type="dxa"/>
            <w:tcBorders>
              <w:top w:val="single" w:sz="12" w:space="0" w:color="auto"/>
              <w:bottom w:val="single" w:sz="12" w:space="0" w:color="auto"/>
            </w:tcBorders>
            <w:shd w:val="clear" w:color="auto" w:fill="auto"/>
          </w:tcPr>
          <w:p w14:paraId="0CE55634" w14:textId="77777777" w:rsidR="008A5A21" w:rsidRDefault="008A5A21" w:rsidP="0008762F">
            <w:pPr>
              <w:pStyle w:val="TableBody"/>
              <w:keepNext w:val="0"/>
              <w:keepLines w:val="0"/>
              <w:widowControl w:val="0"/>
            </w:pPr>
          </w:p>
        </w:tc>
      </w:tr>
      <w:tr w:rsidR="00945CB0" w:rsidRPr="00EB5FF4" w14:paraId="0CE5563F" w14:textId="77777777" w:rsidTr="00297121">
        <w:trPr>
          <w:cantSplit/>
          <w:ins w:id="816" w:author="Adrian Chiritescu" w:date="2016-09-28T17:41:00Z"/>
        </w:trPr>
        <w:tc>
          <w:tcPr>
            <w:tcW w:w="965" w:type="dxa"/>
            <w:tcBorders>
              <w:top w:val="single" w:sz="12" w:space="0" w:color="auto"/>
              <w:bottom w:val="single" w:sz="12" w:space="0" w:color="auto"/>
            </w:tcBorders>
            <w:shd w:val="clear" w:color="auto" w:fill="auto"/>
          </w:tcPr>
          <w:p w14:paraId="0CE55636" w14:textId="77777777" w:rsidR="00945CB0" w:rsidRDefault="00945CB0" w:rsidP="0008762F">
            <w:pPr>
              <w:pStyle w:val="TableBody"/>
              <w:keepNext w:val="0"/>
              <w:keepLines w:val="0"/>
              <w:widowControl w:val="0"/>
              <w:rPr>
                <w:ins w:id="817" w:author="Adrian Chiritescu" w:date="2016-09-28T17:41:00Z"/>
              </w:rPr>
            </w:pPr>
            <w:ins w:id="818" w:author="Adrian Chiritescu" w:date="2016-09-28T17:41:00Z">
              <w:r>
                <w:t>11</w:t>
              </w:r>
            </w:ins>
          </w:p>
        </w:tc>
        <w:tc>
          <w:tcPr>
            <w:tcW w:w="1440" w:type="dxa"/>
            <w:tcBorders>
              <w:top w:val="single" w:sz="12" w:space="0" w:color="auto"/>
              <w:bottom w:val="single" w:sz="12" w:space="0" w:color="auto"/>
            </w:tcBorders>
            <w:shd w:val="clear" w:color="auto" w:fill="auto"/>
          </w:tcPr>
          <w:p w14:paraId="0CE55637" w14:textId="77777777" w:rsidR="00945CB0" w:rsidRDefault="00945CB0" w:rsidP="0008762F">
            <w:pPr>
              <w:pStyle w:val="TableBody"/>
              <w:keepNext w:val="0"/>
              <w:keepLines w:val="0"/>
              <w:widowControl w:val="0"/>
              <w:rPr>
                <w:ins w:id="819" w:author="Adrian Chiritescu" w:date="2016-09-28T17:41:00Z"/>
              </w:rPr>
            </w:pPr>
            <w:ins w:id="820" w:author="Adrian Chiritescu" w:date="2016-09-28T17:41:00Z">
              <w:r>
                <w:t>Adrian Chiritescu</w:t>
              </w:r>
            </w:ins>
          </w:p>
        </w:tc>
        <w:tc>
          <w:tcPr>
            <w:tcW w:w="1402" w:type="dxa"/>
            <w:tcBorders>
              <w:top w:val="single" w:sz="12" w:space="0" w:color="auto"/>
              <w:bottom w:val="single" w:sz="12" w:space="0" w:color="auto"/>
            </w:tcBorders>
            <w:shd w:val="clear" w:color="auto" w:fill="auto"/>
          </w:tcPr>
          <w:p w14:paraId="0CE55638" w14:textId="77777777" w:rsidR="00945CB0" w:rsidRDefault="00945CB0" w:rsidP="009513EB">
            <w:pPr>
              <w:pStyle w:val="TableBody"/>
              <w:keepNext w:val="0"/>
              <w:keepLines w:val="0"/>
              <w:widowControl w:val="0"/>
              <w:rPr>
                <w:ins w:id="821" w:author="Adrian Chiritescu" w:date="2016-09-28T17:41:00Z"/>
              </w:rPr>
            </w:pPr>
            <w:ins w:id="822" w:author="Adrian Chiritescu" w:date="2016-09-28T17:41:00Z">
              <w:r>
                <w:t>September 26, 2016</w:t>
              </w:r>
            </w:ins>
          </w:p>
        </w:tc>
        <w:tc>
          <w:tcPr>
            <w:tcW w:w="1890" w:type="dxa"/>
            <w:tcBorders>
              <w:top w:val="single" w:sz="12" w:space="0" w:color="auto"/>
              <w:bottom w:val="single" w:sz="12" w:space="0" w:color="auto"/>
            </w:tcBorders>
            <w:shd w:val="clear" w:color="auto" w:fill="auto"/>
          </w:tcPr>
          <w:p w14:paraId="0CE55639" w14:textId="77777777" w:rsidR="00945CB0" w:rsidRDefault="00945CB0" w:rsidP="00357C6E">
            <w:pPr>
              <w:pStyle w:val="TableBody"/>
              <w:keepNext w:val="0"/>
              <w:keepLines w:val="0"/>
              <w:widowControl w:val="0"/>
              <w:rPr>
                <w:ins w:id="823" w:author="Adrian Chiritescu" w:date="2016-09-28T17:41:00Z"/>
              </w:rPr>
            </w:pPr>
            <w:ins w:id="824" w:author="Adrian Chiritescu" w:date="2016-09-28T17:41:00Z">
              <w:r>
                <w:t>Added storage requirements in Chapter 9</w:t>
              </w:r>
            </w:ins>
          </w:p>
          <w:p w14:paraId="0CE5563A" w14:textId="77777777" w:rsidR="00945CB0" w:rsidRDefault="00945CB0" w:rsidP="00357C6E">
            <w:pPr>
              <w:pStyle w:val="TableBody"/>
              <w:keepNext w:val="0"/>
              <w:keepLines w:val="0"/>
              <w:widowControl w:val="0"/>
              <w:rPr>
                <w:ins w:id="825" w:author="Adrian Chiritescu" w:date="2016-09-28T17:42:00Z"/>
              </w:rPr>
            </w:pPr>
            <w:ins w:id="826" w:author="Adrian Chiritescu" w:date="2016-09-28T17:42:00Z">
              <w:r>
                <w:t>Added assumption that IR396 will be implemented prior to IR328</w:t>
              </w:r>
            </w:ins>
          </w:p>
          <w:p w14:paraId="0CE5563B" w14:textId="77777777" w:rsidR="00945CB0" w:rsidRDefault="00C93F42" w:rsidP="00357C6E">
            <w:pPr>
              <w:pStyle w:val="TableBody"/>
              <w:keepNext w:val="0"/>
              <w:keepLines w:val="0"/>
              <w:widowControl w:val="0"/>
              <w:rPr>
                <w:ins w:id="827" w:author="Adrian Chiritescu" w:date="2016-09-28T17:41:00Z"/>
              </w:rPr>
            </w:pPr>
            <w:ins w:id="828" w:author="Adrian Chiritescu" w:date="2016-09-28T19:33:00Z">
              <w:r>
                <w:t>Updated ARCM Incollect solution with new reference table lookup per partner</w:t>
              </w:r>
            </w:ins>
          </w:p>
        </w:tc>
        <w:tc>
          <w:tcPr>
            <w:tcW w:w="630" w:type="dxa"/>
            <w:tcBorders>
              <w:top w:val="single" w:sz="12" w:space="0" w:color="auto"/>
              <w:bottom w:val="single" w:sz="12" w:space="0" w:color="auto"/>
            </w:tcBorders>
            <w:shd w:val="clear" w:color="auto" w:fill="auto"/>
          </w:tcPr>
          <w:p w14:paraId="0CE5563C" w14:textId="77777777" w:rsidR="00945CB0" w:rsidRDefault="00C93F42" w:rsidP="0008762F">
            <w:pPr>
              <w:pStyle w:val="TableBody"/>
              <w:keepNext w:val="0"/>
              <w:keepLines w:val="0"/>
              <w:widowControl w:val="0"/>
              <w:rPr>
                <w:ins w:id="829" w:author="Adrian Chiritescu" w:date="2016-09-28T17:41:00Z"/>
              </w:rPr>
            </w:pPr>
            <w:ins w:id="830" w:author="Adrian Chiritescu" w:date="2016-09-28T19:33:00Z">
              <w:r>
                <w:t>Y</w:t>
              </w:r>
            </w:ins>
          </w:p>
        </w:tc>
        <w:tc>
          <w:tcPr>
            <w:tcW w:w="1485" w:type="dxa"/>
            <w:tcBorders>
              <w:top w:val="single" w:sz="12" w:space="0" w:color="auto"/>
              <w:bottom w:val="single" w:sz="12" w:space="0" w:color="auto"/>
            </w:tcBorders>
            <w:shd w:val="clear" w:color="auto" w:fill="auto"/>
          </w:tcPr>
          <w:p w14:paraId="0CE5563D" w14:textId="77777777" w:rsidR="00945CB0" w:rsidRDefault="00C93F42" w:rsidP="0008762F">
            <w:pPr>
              <w:pStyle w:val="TableBody"/>
              <w:keepNext w:val="0"/>
              <w:keepLines w:val="0"/>
              <w:widowControl w:val="0"/>
              <w:rPr>
                <w:ins w:id="831" w:author="Adrian Chiritescu" w:date="2016-09-28T17:41:00Z"/>
              </w:rPr>
            </w:pPr>
            <w:ins w:id="832" w:author="Adrian Chiritescu" w:date="2016-09-28T19:33:00Z">
              <w:r>
                <w:t>Olga Karlsbrun</w:t>
              </w:r>
            </w:ins>
          </w:p>
        </w:tc>
        <w:tc>
          <w:tcPr>
            <w:tcW w:w="654" w:type="dxa"/>
            <w:tcBorders>
              <w:top w:val="single" w:sz="12" w:space="0" w:color="auto"/>
              <w:bottom w:val="single" w:sz="12" w:space="0" w:color="auto"/>
            </w:tcBorders>
            <w:shd w:val="clear" w:color="auto" w:fill="auto"/>
          </w:tcPr>
          <w:p w14:paraId="0CE5563E" w14:textId="77777777" w:rsidR="00945CB0" w:rsidRDefault="00945CB0" w:rsidP="0008762F">
            <w:pPr>
              <w:pStyle w:val="TableBody"/>
              <w:keepNext w:val="0"/>
              <w:keepLines w:val="0"/>
              <w:widowControl w:val="0"/>
              <w:rPr>
                <w:ins w:id="833" w:author="Adrian Chiritescu" w:date="2016-09-28T17:41:00Z"/>
              </w:rPr>
            </w:pPr>
          </w:p>
        </w:tc>
      </w:tr>
    </w:tbl>
    <w:p w14:paraId="0CE55640" w14:textId="77777777" w:rsidR="00767C61" w:rsidRDefault="00767C61" w:rsidP="00B95935">
      <w:pPr>
        <w:pStyle w:val="ReleaseNotesTitle"/>
        <w:rPr>
          <w:rFonts w:eastAsia="Calibri"/>
          <w:highlight w:val="yellow"/>
          <w:lang w:bidi="ar-SA"/>
        </w:rPr>
      </w:pPr>
    </w:p>
    <w:sectPr w:rsidR="00767C61" w:rsidSect="00C2266A">
      <w:headerReference w:type="default" r:id="rId47"/>
      <w:footerReference w:type="default" r:id="rId48"/>
      <w:pgSz w:w="12240" w:h="15840" w:code="1"/>
      <w:pgMar w:top="1152" w:right="1771" w:bottom="1152" w:left="1771" w:header="1008" w:footer="1008" w:gutter="36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E5565B" w14:textId="77777777" w:rsidR="009E0FEB" w:rsidRDefault="009E0FEB">
      <w:r>
        <w:separator/>
      </w:r>
    </w:p>
  </w:endnote>
  <w:endnote w:type="continuationSeparator" w:id="0">
    <w:p w14:paraId="0CE5565C" w14:textId="77777777" w:rsidR="009E0FEB" w:rsidRDefault="009E0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5565E" w14:textId="77777777" w:rsidR="009F371E" w:rsidRDefault="009F371E"/>
  <w:tbl>
    <w:tblPr>
      <w:tblW w:w="5000" w:type="pct"/>
      <w:tblCellMar>
        <w:left w:w="14" w:type="dxa"/>
        <w:right w:w="14" w:type="dxa"/>
      </w:tblCellMar>
      <w:tblLook w:val="0000" w:firstRow="0" w:lastRow="0" w:firstColumn="0" w:lastColumn="0" w:noHBand="0" w:noVBand="0"/>
    </w:tblPr>
    <w:tblGrid>
      <w:gridCol w:w="905"/>
      <w:gridCol w:w="569"/>
      <w:gridCol w:w="6892"/>
    </w:tblGrid>
    <w:tr w:rsidR="009F371E" w14:paraId="0CE55662" w14:textId="77777777">
      <w:trPr>
        <w:cantSplit/>
      </w:trPr>
      <w:tc>
        <w:tcPr>
          <w:tcW w:w="541" w:type="pct"/>
          <w:vAlign w:val="center"/>
        </w:tcPr>
        <w:p w14:paraId="0CE5565F" w14:textId="77777777" w:rsidR="009F371E" w:rsidRDefault="009F371E">
          <w:pPr>
            <w:jc w:val="both"/>
          </w:pPr>
          <w:r>
            <w:t xml:space="preserve">Page </w:t>
          </w:r>
          <w:r>
            <w:rPr>
              <w:rStyle w:val="PageNumber"/>
              <w:b/>
              <w:bCs/>
            </w:rPr>
            <w:fldChar w:fldCharType="begin"/>
          </w:r>
          <w:r>
            <w:rPr>
              <w:rStyle w:val="PageNumber"/>
              <w:b/>
              <w:bCs/>
            </w:rPr>
            <w:instrText xml:space="preserve"> PAGE </w:instrText>
          </w:r>
          <w:r>
            <w:rPr>
              <w:rStyle w:val="PageNumber"/>
              <w:b/>
              <w:bCs/>
            </w:rPr>
            <w:fldChar w:fldCharType="separate"/>
          </w:r>
          <w:r>
            <w:rPr>
              <w:rStyle w:val="PageNumber"/>
              <w:b/>
              <w:bCs/>
              <w:noProof/>
            </w:rPr>
            <w:t>2</w:t>
          </w:r>
          <w:r>
            <w:rPr>
              <w:rStyle w:val="PageNumber"/>
              <w:b/>
              <w:bCs/>
            </w:rPr>
            <w:fldChar w:fldCharType="end"/>
          </w:r>
        </w:p>
      </w:tc>
      <w:tc>
        <w:tcPr>
          <w:tcW w:w="340" w:type="pct"/>
          <w:vAlign w:val="center"/>
        </w:tcPr>
        <w:p w14:paraId="0CE55660" w14:textId="77777777" w:rsidR="009F371E" w:rsidRDefault="009F371E">
          <w:r>
            <w:rPr>
              <w:noProof/>
              <w:lang w:bidi="ar-SA"/>
            </w:rPr>
            <w:drawing>
              <wp:inline distT="0" distB="0" distL="0" distR="0" wp14:anchorId="0CE556B8" wp14:editId="0CE556B9">
                <wp:extent cx="340360" cy="2552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0360" cy="255270"/>
                        </a:xfrm>
                        <a:prstGeom prst="rect">
                          <a:avLst/>
                        </a:prstGeom>
                        <a:noFill/>
                        <a:ln>
                          <a:noFill/>
                        </a:ln>
                      </pic:spPr>
                    </pic:pic>
                  </a:graphicData>
                </a:graphic>
              </wp:inline>
            </w:drawing>
          </w:r>
        </w:p>
      </w:tc>
      <w:tc>
        <w:tcPr>
          <w:tcW w:w="4118" w:type="pct"/>
          <w:vAlign w:val="center"/>
        </w:tcPr>
        <w:p w14:paraId="0CE55661" w14:textId="77777777" w:rsidR="009F371E" w:rsidRDefault="009F371E">
          <w:r>
            <w:t>Proprietary and Confidential Information of Amdocs</w:t>
          </w:r>
        </w:p>
      </w:tc>
    </w:tr>
  </w:tbl>
  <w:p w14:paraId="0CE55663" w14:textId="77777777" w:rsidR="009F371E" w:rsidRDefault="009F371E">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5569B" w14:textId="77777777" w:rsidR="009F371E" w:rsidRDefault="009F371E">
    <w:pPr>
      <w:pStyle w:val="FooterFirst"/>
    </w:pPr>
  </w:p>
  <w:tbl>
    <w:tblPr>
      <w:tblW w:w="8294" w:type="dxa"/>
      <w:tblLayout w:type="fixed"/>
      <w:tblCellMar>
        <w:left w:w="14" w:type="dxa"/>
        <w:right w:w="14" w:type="dxa"/>
      </w:tblCellMar>
      <w:tblLook w:val="0000" w:firstRow="0" w:lastRow="0" w:firstColumn="0" w:lastColumn="0" w:noHBand="0" w:noVBand="0"/>
    </w:tblPr>
    <w:tblGrid>
      <w:gridCol w:w="6974"/>
      <w:gridCol w:w="1320"/>
    </w:tblGrid>
    <w:tr w:rsidR="009F371E" w14:paraId="0CE5569F" w14:textId="77777777">
      <w:trPr>
        <w:cantSplit/>
      </w:trPr>
      <w:tc>
        <w:tcPr>
          <w:tcW w:w="6974" w:type="dxa"/>
          <w:vAlign w:val="center"/>
        </w:tcPr>
        <w:p w14:paraId="0CE5569C" w14:textId="77777777" w:rsidR="009F371E" w:rsidRDefault="009F371E" w:rsidP="0097389C">
          <w:pPr>
            <w:pStyle w:val="FooterFirst"/>
          </w:pPr>
          <w:r>
            <w:t xml:space="preserve">Information Security </w:t>
          </w:r>
          <w:r w:rsidR="000202E7">
            <w:fldChar w:fldCharType="begin"/>
          </w:r>
          <w:r w:rsidR="000202E7">
            <w:instrText xml:space="preserve"> DOCPROPERTY  SecurityLevel  \* MERGEFORMAT </w:instrText>
          </w:r>
          <w:r w:rsidR="000202E7">
            <w:fldChar w:fldCharType="separate"/>
          </w:r>
          <w:r>
            <w:t>Level 1 - Confidential</w:t>
          </w:r>
          <w:r w:rsidR="000202E7">
            <w:fldChar w:fldCharType="end"/>
          </w:r>
        </w:p>
        <w:p w14:paraId="0CE5569D" w14:textId="77777777" w:rsidR="009F371E" w:rsidRDefault="009F371E">
          <w:pPr>
            <w:pStyle w:val="FooterFirst"/>
          </w:pPr>
          <w:r>
            <w:t>Proprietary and Confidential Information of Amdocs</w:t>
          </w:r>
        </w:p>
      </w:tc>
      <w:tc>
        <w:tcPr>
          <w:tcW w:w="1320" w:type="dxa"/>
          <w:vAlign w:val="center"/>
        </w:tcPr>
        <w:p w14:paraId="0CE5569E" w14:textId="77777777" w:rsidR="009F371E" w:rsidRDefault="009F371E">
          <w:pPr>
            <w:pStyle w:val="FooterFirst"/>
            <w:rPr>
              <w:rStyle w:val="PageNumber"/>
            </w:rPr>
          </w:pPr>
          <w:r>
            <w:rPr>
              <w:rStyle w:val="PageNumber"/>
            </w:rPr>
            <w:fldChar w:fldCharType="begin"/>
          </w:r>
          <w:r>
            <w:rPr>
              <w:rStyle w:val="PageNumber"/>
            </w:rPr>
            <w:instrText xml:space="preserve"> PAGE </w:instrText>
          </w:r>
          <w:r>
            <w:rPr>
              <w:rStyle w:val="PageNumber"/>
            </w:rPr>
            <w:fldChar w:fldCharType="separate"/>
          </w:r>
          <w:r w:rsidR="000202E7">
            <w:rPr>
              <w:rStyle w:val="PageNumber"/>
              <w:noProof/>
            </w:rPr>
            <w:t>58</w:t>
          </w:r>
          <w:r>
            <w:rPr>
              <w:rStyle w:val="PageNumber"/>
            </w:rPr>
            <w:fldChar w:fldCharType="end"/>
          </w:r>
        </w:p>
      </w:tc>
    </w:tr>
  </w:tbl>
  <w:p w14:paraId="0CE556A0" w14:textId="77777777" w:rsidR="009F371E" w:rsidRDefault="009F371E">
    <w:pPr>
      <w:pStyle w:val="FooterFirs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556A4" w14:textId="77777777" w:rsidR="009F371E" w:rsidRDefault="009F371E">
    <w:pPr>
      <w:pStyle w:val="FooterLandscape"/>
    </w:pPr>
  </w:p>
  <w:tbl>
    <w:tblPr>
      <w:tblW w:w="4735" w:type="pct"/>
      <w:tblCellMar>
        <w:left w:w="14" w:type="dxa"/>
        <w:right w:w="14" w:type="dxa"/>
      </w:tblCellMar>
      <w:tblLook w:val="0000" w:firstRow="0" w:lastRow="0" w:firstColumn="0" w:lastColumn="0" w:noHBand="0" w:noVBand="0"/>
    </w:tblPr>
    <w:tblGrid>
      <w:gridCol w:w="974"/>
      <w:gridCol w:w="11871"/>
    </w:tblGrid>
    <w:tr w:rsidR="009F371E" w14:paraId="0CE556A8" w14:textId="77777777">
      <w:trPr>
        <w:cantSplit/>
      </w:trPr>
      <w:tc>
        <w:tcPr>
          <w:tcW w:w="379" w:type="pct"/>
          <w:vAlign w:val="center"/>
        </w:tcPr>
        <w:p w14:paraId="0CE556A5" w14:textId="77777777" w:rsidR="009F371E" w:rsidRDefault="009F371E">
          <w:pPr>
            <w:pStyle w:val="FooterLandscape"/>
          </w:pPr>
          <w:r>
            <w:fldChar w:fldCharType="begin"/>
          </w:r>
          <w:r>
            <w:instrText xml:space="preserve"> PAGE </w:instrText>
          </w:r>
          <w:r>
            <w:fldChar w:fldCharType="separate"/>
          </w:r>
          <w:r w:rsidR="000202E7">
            <w:rPr>
              <w:noProof/>
            </w:rPr>
            <w:t>42</w:t>
          </w:r>
          <w:r>
            <w:fldChar w:fldCharType="end"/>
          </w:r>
        </w:p>
      </w:tc>
      <w:tc>
        <w:tcPr>
          <w:tcW w:w="4621" w:type="pct"/>
          <w:vAlign w:val="center"/>
        </w:tcPr>
        <w:p w14:paraId="0CE556A6" w14:textId="77777777" w:rsidR="009F371E" w:rsidRDefault="009F371E">
          <w:pPr>
            <w:pStyle w:val="FooterFirst"/>
            <w:jc w:val="left"/>
          </w:pPr>
          <w:r>
            <w:t xml:space="preserve">Information Security </w:t>
          </w:r>
          <w:r w:rsidR="000202E7">
            <w:fldChar w:fldCharType="begin"/>
          </w:r>
          <w:r w:rsidR="000202E7">
            <w:instrText xml:space="preserve"> DOCPROPERTY  SecurityLevel  \* MERGEFORMAT </w:instrText>
          </w:r>
          <w:r w:rsidR="000202E7">
            <w:fldChar w:fldCharType="separate"/>
          </w:r>
          <w:r>
            <w:t>Level 1 - Confidential</w:t>
          </w:r>
          <w:r w:rsidR="000202E7">
            <w:fldChar w:fldCharType="end"/>
          </w:r>
        </w:p>
        <w:p w14:paraId="0CE556A7" w14:textId="77777777" w:rsidR="009F371E" w:rsidRDefault="009F371E">
          <w:pPr>
            <w:pStyle w:val="FooterLandscape"/>
          </w:pPr>
          <w:r>
            <w:t>Proprietary and Confidential Information of Amdocs</w:t>
          </w:r>
        </w:p>
      </w:tc>
    </w:tr>
  </w:tbl>
  <w:p w14:paraId="0CE556A9" w14:textId="77777777" w:rsidR="009F371E" w:rsidRDefault="009F371E">
    <w:pPr>
      <w:pStyle w:val="FooterFirs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556AB" w14:textId="77777777" w:rsidR="009F371E" w:rsidRDefault="009F371E">
    <w:pPr>
      <w:pStyle w:val="FooterFirst"/>
    </w:pPr>
  </w:p>
  <w:tbl>
    <w:tblPr>
      <w:tblW w:w="8294" w:type="dxa"/>
      <w:tblLayout w:type="fixed"/>
      <w:tblCellMar>
        <w:left w:w="14" w:type="dxa"/>
        <w:right w:w="14" w:type="dxa"/>
      </w:tblCellMar>
      <w:tblLook w:val="0000" w:firstRow="0" w:lastRow="0" w:firstColumn="0" w:lastColumn="0" w:noHBand="0" w:noVBand="0"/>
    </w:tblPr>
    <w:tblGrid>
      <w:gridCol w:w="6974"/>
      <w:gridCol w:w="1320"/>
    </w:tblGrid>
    <w:tr w:rsidR="009F371E" w14:paraId="0CE556AF" w14:textId="77777777">
      <w:trPr>
        <w:cantSplit/>
      </w:trPr>
      <w:tc>
        <w:tcPr>
          <w:tcW w:w="6974" w:type="dxa"/>
          <w:vAlign w:val="center"/>
        </w:tcPr>
        <w:p w14:paraId="0CE556AC" w14:textId="77777777" w:rsidR="009F371E" w:rsidRDefault="009F371E" w:rsidP="0097389C">
          <w:pPr>
            <w:pStyle w:val="FooterFirst"/>
          </w:pPr>
          <w:r>
            <w:t xml:space="preserve">Information Security </w:t>
          </w:r>
          <w:r w:rsidR="000202E7">
            <w:fldChar w:fldCharType="begin"/>
          </w:r>
          <w:r w:rsidR="000202E7">
            <w:instrText xml:space="preserve"> DOCPROPERTY  SecurityLevel  \* MERGEFORMAT </w:instrText>
          </w:r>
          <w:r w:rsidR="000202E7">
            <w:fldChar w:fldCharType="separate"/>
          </w:r>
          <w:r>
            <w:t>Level 1 - Confidential</w:t>
          </w:r>
          <w:r w:rsidR="000202E7">
            <w:fldChar w:fldCharType="end"/>
          </w:r>
        </w:p>
        <w:p w14:paraId="0CE556AD" w14:textId="77777777" w:rsidR="009F371E" w:rsidRDefault="009F371E">
          <w:pPr>
            <w:pStyle w:val="FooterFirst"/>
          </w:pPr>
          <w:r>
            <w:t>Proprietary and Confidential Information of Amdocs</w:t>
          </w:r>
        </w:p>
      </w:tc>
      <w:tc>
        <w:tcPr>
          <w:tcW w:w="1320" w:type="dxa"/>
          <w:vAlign w:val="center"/>
        </w:tcPr>
        <w:p w14:paraId="0CE556AE" w14:textId="77777777" w:rsidR="009F371E" w:rsidRDefault="009F371E">
          <w:pPr>
            <w:pStyle w:val="FooterFirst"/>
            <w:rPr>
              <w:rStyle w:val="PageNumber"/>
            </w:rPr>
          </w:pPr>
          <w:r>
            <w:rPr>
              <w:rStyle w:val="PageNumber"/>
            </w:rPr>
            <w:fldChar w:fldCharType="begin"/>
          </w:r>
          <w:r>
            <w:rPr>
              <w:rStyle w:val="PageNumber"/>
            </w:rPr>
            <w:instrText xml:space="preserve"> PAGE </w:instrText>
          </w:r>
          <w:r>
            <w:rPr>
              <w:rStyle w:val="PageNumber"/>
            </w:rPr>
            <w:fldChar w:fldCharType="separate"/>
          </w:r>
          <w:r w:rsidR="000202E7">
            <w:rPr>
              <w:rStyle w:val="PageNumber"/>
              <w:noProof/>
            </w:rPr>
            <w:t>57</w:t>
          </w:r>
          <w:r>
            <w:rPr>
              <w:rStyle w:val="PageNumber"/>
            </w:rPr>
            <w:fldChar w:fldCharType="end"/>
          </w:r>
        </w:p>
      </w:tc>
    </w:tr>
  </w:tbl>
  <w:p w14:paraId="0CE556B0" w14:textId="77777777" w:rsidR="009F371E" w:rsidRDefault="009F371E">
    <w:pPr>
      <w:pStyle w:val="FooterFirst"/>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556B2" w14:textId="77777777" w:rsidR="009F371E" w:rsidRDefault="009F371E">
    <w:pPr>
      <w:pStyle w:val="FooterFirst"/>
    </w:pPr>
  </w:p>
  <w:tbl>
    <w:tblPr>
      <w:tblW w:w="8294" w:type="dxa"/>
      <w:tblLayout w:type="fixed"/>
      <w:tblCellMar>
        <w:left w:w="14" w:type="dxa"/>
        <w:right w:w="14" w:type="dxa"/>
      </w:tblCellMar>
      <w:tblLook w:val="0000" w:firstRow="0" w:lastRow="0" w:firstColumn="0" w:lastColumn="0" w:noHBand="0" w:noVBand="0"/>
    </w:tblPr>
    <w:tblGrid>
      <w:gridCol w:w="6974"/>
      <w:gridCol w:w="1320"/>
    </w:tblGrid>
    <w:tr w:rsidR="009F371E" w14:paraId="0CE556B6" w14:textId="77777777">
      <w:trPr>
        <w:cantSplit/>
      </w:trPr>
      <w:tc>
        <w:tcPr>
          <w:tcW w:w="6974" w:type="dxa"/>
          <w:vAlign w:val="center"/>
        </w:tcPr>
        <w:p w14:paraId="0CE556B3" w14:textId="77777777" w:rsidR="009F371E" w:rsidRDefault="009F371E" w:rsidP="0097389C">
          <w:pPr>
            <w:pStyle w:val="FooterFirst"/>
          </w:pPr>
          <w:r>
            <w:t xml:space="preserve">Information Security </w:t>
          </w:r>
          <w:r w:rsidR="000202E7">
            <w:fldChar w:fldCharType="begin"/>
          </w:r>
          <w:r w:rsidR="000202E7">
            <w:instrText xml:space="preserve"> DOCPROPERTY  SecurityLevel  \* MERGEFORMAT </w:instrText>
          </w:r>
          <w:r w:rsidR="000202E7">
            <w:fldChar w:fldCharType="separate"/>
          </w:r>
          <w:r>
            <w:t>Level 1 - Confidential</w:t>
          </w:r>
          <w:r w:rsidR="000202E7">
            <w:fldChar w:fldCharType="end"/>
          </w:r>
        </w:p>
        <w:p w14:paraId="0CE556B4" w14:textId="77777777" w:rsidR="009F371E" w:rsidRDefault="009F371E">
          <w:pPr>
            <w:pStyle w:val="FooterFirst"/>
          </w:pPr>
          <w:r>
            <w:t>Proprietary and Confidential Information of Amdocs</w:t>
          </w:r>
        </w:p>
      </w:tc>
      <w:tc>
        <w:tcPr>
          <w:tcW w:w="1320" w:type="dxa"/>
          <w:vAlign w:val="center"/>
        </w:tcPr>
        <w:p w14:paraId="0CE556B5" w14:textId="77777777" w:rsidR="009F371E" w:rsidRDefault="009F371E">
          <w:pPr>
            <w:pStyle w:val="FooterFirst"/>
            <w:rPr>
              <w:rStyle w:val="PageNumber"/>
            </w:rPr>
          </w:pPr>
          <w:r>
            <w:rPr>
              <w:rStyle w:val="PageNumber"/>
            </w:rPr>
            <w:fldChar w:fldCharType="begin"/>
          </w:r>
          <w:r>
            <w:rPr>
              <w:rStyle w:val="PageNumber"/>
            </w:rPr>
            <w:instrText xml:space="preserve"> PAGE </w:instrText>
          </w:r>
          <w:r>
            <w:rPr>
              <w:rStyle w:val="PageNumber"/>
            </w:rPr>
            <w:fldChar w:fldCharType="separate"/>
          </w:r>
          <w:r w:rsidR="000202E7">
            <w:rPr>
              <w:rStyle w:val="PageNumber"/>
              <w:noProof/>
            </w:rPr>
            <w:t>59</w:t>
          </w:r>
          <w:r>
            <w:rPr>
              <w:rStyle w:val="PageNumber"/>
            </w:rPr>
            <w:fldChar w:fldCharType="end"/>
          </w:r>
        </w:p>
      </w:tc>
    </w:tr>
  </w:tbl>
  <w:p w14:paraId="0CE556B7" w14:textId="77777777" w:rsidR="009F371E" w:rsidRDefault="009F371E">
    <w:pPr>
      <w:pStyle w:val="FooterFir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55664" w14:textId="77777777" w:rsidR="009F371E" w:rsidRDefault="009F371E">
    <w:pPr>
      <w:pStyle w:val="FooterPortrait"/>
    </w:pPr>
  </w:p>
  <w:tbl>
    <w:tblPr>
      <w:tblW w:w="8384" w:type="dxa"/>
      <w:tblLayout w:type="fixed"/>
      <w:tblCellMar>
        <w:left w:w="14" w:type="dxa"/>
        <w:right w:w="14" w:type="dxa"/>
      </w:tblCellMar>
      <w:tblLook w:val="0000" w:firstRow="0" w:lastRow="0" w:firstColumn="0" w:lastColumn="0" w:noHBand="0" w:noVBand="0"/>
    </w:tblPr>
    <w:tblGrid>
      <w:gridCol w:w="6974"/>
      <w:gridCol w:w="600"/>
      <w:gridCol w:w="810"/>
    </w:tblGrid>
    <w:tr w:rsidR="009F371E" w14:paraId="0CE55668" w14:textId="77777777">
      <w:trPr>
        <w:cantSplit/>
      </w:trPr>
      <w:tc>
        <w:tcPr>
          <w:tcW w:w="6974" w:type="dxa"/>
          <w:vAlign w:val="center"/>
        </w:tcPr>
        <w:p w14:paraId="0CE55665" w14:textId="77777777" w:rsidR="009F371E" w:rsidRDefault="009F371E">
          <w:pPr>
            <w:pStyle w:val="FooterPortrait"/>
          </w:pPr>
          <w:r>
            <w:t>Proprietary and Confidential Information of Amdocs</w:t>
          </w:r>
        </w:p>
      </w:tc>
      <w:tc>
        <w:tcPr>
          <w:tcW w:w="600" w:type="dxa"/>
          <w:vAlign w:val="center"/>
        </w:tcPr>
        <w:p w14:paraId="0CE55666" w14:textId="77777777" w:rsidR="009F371E" w:rsidRDefault="009F371E">
          <w:pPr>
            <w:pStyle w:val="FooterPortrait"/>
          </w:pPr>
          <w:r>
            <w:rPr>
              <w:noProof/>
              <w:lang w:bidi="ar-SA"/>
            </w:rPr>
            <w:drawing>
              <wp:inline distT="0" distB="0" distL="0" distR="0" wp14:anchorId="0CE556BA" wp14:editId="0CE556BB">
                <wp:extent cx="340360" cy="2552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0360" cy="255270"/>
                        </a:xfrm>
                        <a:prstGeom prst="rect">
                          <a:avLst/>
                        </a:prstGeom>
                        <a:noFill/>
                        <a:ln>
                          <a:noFill/>
                        </a:ln>
                      </pic:spPr>
                    </pic:pic>
                  </a:graphicData>
                </a:graphic>
              </wp:inline>
            </w:drawing>
          </w:r>
        </w:p>
      </w:tc>
      <w:tc>
        <w:tcPr>
          <w:tcW w:w="810" w:type="dxa"/>
          <w:vAlign w:val="center"/>
        </w:tcPr>
        <w:p w14:paraId="0CE55667" w14:textId="77777777" w:rsidR="009F371E" w:rsidRDefault="009F371E">
          <w:pPr>
            <w:pStyle w:val="FooterPortrait"/>
          </w:pPr>
          <w:r>
            <w:t xml:space="preserve">Page </w:t>
          </w:r>
          <w:r>
            <w:rPr>
              <w:rStyle w:val="PageNumber"/>
              <w:b/>
              <w:bCs/>
            </w:rPr>
            <w:fldChar w:fldCharType="begin"/>
          </w:r>
          <w:r>
            <w:rPr>
              <w:rStyle w:val="PageNumber"/>
              <w:b/>
              <w:bCs/>
            </w:rPr>
            <w:instrText xml:space="preserve"> PAGE </w:instrText>
          </w:r>
          <w:r>
            <w:rPr>
              <w:rStyle w:val="PageNumber"/>
              <w:b/>
              <w:bCs/>
            </w:rPr>
            <w:fldChar w:fldCharType="separate"/>
          </w:r>
          <w:r>
            <w:rPr>
              <w:rStyle w:val="PageNumber"/>
              <w:b/>
              <w:bCs/>
              <w:noProof/>
            </w:rPr>
            <w:t>2</w:t>
          </w:r>
          <w:r>
            <w:rPr>
              <w:rStyle w:val="PageNumber"/>
              <w:b/>
              <w:bCs/>
            </w:rPr>
            <w:fldChar w:fldCharType="end"/>
          </w:r>
        </w:p>
      </w:tc>
    </w:tr>
  </w:tbl>
  <w:p w14:paraId="0CE55669" w14:textId="77777777" w:rsidR="009F371E" w:rsidRDefault="009F371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57"/>
      <w:gridCol w:w="7711"/>
    </w:tblGrid>
    <w:tr w:rsidR="009F371E" w14:paraId="0CE5566E" w14:textId="77777777">
      <w:tc>
        <w:tcPr>
          <w:tcW w:w="500" w:type="pct"/>
          <w:tcBorders>
            <w:top w:val="single" w:sz="4" w:space="0" w:color="943634" w:themeColor="accent2" w:themeShade="BF"/>
          </w:tcBorders>
          <w:shd w:val="clear" w:color="auto" w:fill="943634" w:themeFill="accent2" w:themeFillShade="BF"/>
        </w:tcPr>
        <w:p w14:paraId="0CE5566C" w14:textId="77777777" w:rsidR="009F371E" w:rsidRDefault="009F371E">
          <w:pPr>
            <w:pStyle w:val="Footer"/>
            <w:jc w:val="right"/>
            <w:rPr>
              <w:b/>
              <w:bCs/>
              <w:color w:val="FFFFFF" w:themeColor="background1"/>
            </w:rPr>
          </w:pPr>
          <w:r>
            <w:fldChar w:fldCharType="begin"/>
          </w:r>
          <w:r>
            <w:instrText xml:space="preserve"> PAGE   \* MERGEFORMAT </w:instrText>
          </w:r>
          <w:r>
            <w:fldChar w:fldCharType="separate"/>
          </w:r>
          <w:r w:rsidR="000202E7" w:rsidRPr="000202E7">
            <w:rPr>
              <w:noProof/>
              <w:color w:val="FFFFFF" w:themeColor="background1"/>
            </w:rPr>
            <w:t>1</w:t>
          </w:r>
          <w:r>
            <w:rPr>
              <w:noProof/>
              <w:color w:val="FFFFFF" w:themeColor="background1"/>
            </w:rPr>
            <w:fldChar w:fldCharType="end"/>
          </w:r>
        </w:p>
      </w:tc>
      <w:tc>
        <w:tcPr>
          <w:tcW w:w="4500" w:type="pct"/>
          <w:tcBorders>
            <w:top w:val="single" w:sz="4" w:space="0" w:color="auto"/>
          </w:tcBorders>
        </w:tcPr>
        <w:p w14:paraId="0CE5566D" w14:textId="77777777" w:rsidR="009F371E" w:rsidRDefault="000202E7">
          <w:pPr>
            <w:pStyle w:val="Footer"/>
          </w:pPr>
          <w:r>
            <w:fldChar w:fldCharType="begin"/>
          </w:r>
          <w:r>
            <w:instrText xml:space="preserve"> STYLEREF  "1"  </w:instrText>
          </w:r>
          <w:r>
            <w:fldChar w:fldCharType="separate"/>
          </w:r>
          <w:r>
            <w:rPr>
              <w:noProof/>
            </w:rPr>
            <w:t>Introduction</w:t>
          </w:r>
          <w:r>
            <w:rPr>
              <w:noProof/>
            </w:rPr>
            <w:fldChar w:fldCharType="end"/>
          </w:r>
          <w:r w:rsidR="009F371E">
            <w:t xml:space="preserve"> | </w:t>
          </w:r>
          <w:sdt>
            <w:sdtPr>
              <w:alias w:val="Company"/>
              <w:id w:val="75914618"/>
              <w:placeholder>
                <w:docPart w:val="BF4BF5B607B24314BFEF0163F431C261"/>
              </w:placeholder>
              <w:dataBinding w:prefixMappings="xmlns:ns0='http://schemas.openxmlformats.org/officeDocument/2006/extended-properties'" w:xpath="/ns0:Properties[1]/ns0:Company[1]" w:storeItemID="{6668398D-A668-4E3E-A5EB-62B293D839F1}"/>
              <w:text/>
            </w:sdtPr>
            <w:sdtEndPr/>
            <w:sdtContent>
              <w:r w:rsidR="009F371E">
                <w:t>Amdocs</w:t>
              </w:r>
            </w:sdtContent>
          </w:sdt>
        </w:p>
      </w:tc>
    </w:tr>
  </w:tbl>
  <w:p w14:paraId="0CE5566F" w14:textId="77777777" w:rsidR="009F371E" w:rsidRDefault="009F371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55671" w14:textId="77777777" w:rsidR="009F371E" w:rsidRDefault="009F371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55678" w14:textId="77777777" w:rsidR="009F371E" w:rsidRDefault="009F371E"/>
  <w:tbl>
    <w:tblPr>
      <w:tblW w:w="5000" w:type="pct"/>
      <w:tblCellMar>
        <w:left w:w="14" w:type="dxa"/>
        <w:right w:w="14" w:type="dxa"/>
      </w:tblCellMar>
      <w:tblLook w:val="0000" w:firstRow="0" w:lastRow="0" w:firstColumn="0" w:lastColumn="0" w:noHBand="0" w:noVBand="0"/>
    </w:tblPr>
    <w:tblGrid>
      <w:gridCol w:w="905"/>
      <w:gridCol w:w="569"/>
      <w:gridCol w:w="6892"/>
    </w:tblGrid>
    <w:tr w:rsidR="009F371E" w14:paraId="0CE5567C" w14:textId="77777777">
      <w:trPr>
        <w:cantSplit/>
      </w:trPr>
      <w:tc>
        <w:tcPr>
          <w:tcW w:w="541" w:type="pct"/>
          <w:vAlign w:val="center"/>
        </w:tcPr>
        <w:p w14:paraId="0CE55679" w14:textId="77777777" w:rsidR="009F371E" w:rsidRDefault="009F371E">
          <w:pPr>
            <w:jc w:val="both"/>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tc>
      <w:tc>
        <w:tcPr>
          <w:tcW w:w="340" w:type="pct"/>
          <w:vAlign w:val="center"/>
        </w:tcPr>
        <w:p w14:paraId="0CE5567A" w14:textId="77777777" w:rsidR="009F371E" w:rsidRDefault="009F371E">
          <w:r>
            <w:rPr>
              <w:noProof/>
              <w:lang w:bidi="ar-SA"/>
            </w:rPr>
            <w:drawing>
              <wp:inline distT="0" distB="0" distL="0" distR="0" wp14:anchorId="0CE556BC" wp14:editId="0CE556BD">
                <wp:extent cx="340360" cy="2552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0360" cy="255270"/>
                        </a:xfrm>
                        <a:prstGeom prst="rect">
                          <a:avLst/>
                        </a:prstGeom>
                        <a:noFill/>
                        <a:ln>
                          <a:noFill/>
                        </a:ln>
                      </pic:spPr>
                    </pic:pic>
                  </a:graphicData>
                </a:graphic>
              </wp:inline>
            </w:drawing>
          </w:r>
        </w:p>
      </w:tc>
      <w:tc>
        <w:tcPr>
          <w:tcW w:w="4118" w:type="pct"/>
          <w:vAlign w:val="center"/>
        </w:tcPr>
        <w:p w14:paraId="0CE5567B" w14:textId="77777777" w:rsidR="009F371E" w:rsidRDefault="009F371E">
          <w:r>
            <w:t>Proprietary and Confidential Information of Amdocs</w:t>
          </w:r>
        </w:p>
      </w:tc>
    </w:tr>
  </w:tbl>
  <w:p w14:paraId="0CE5567D" w14:textId="77777777" w:rsidR="009F371E" w:rsidRDefault="009F371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5567E" w14:textId="77777777" w:rsidR="009F371E" w:rsidRDefault="009F371E">
    <w:pPr>
      <w:pStyle w:val="FooterFirst"/>
    </w:pPr>
  </w:p>
  <w:tbl>
    <w:tblPr>
      <w:tblW w:w="8294" w:type="dxa"/>
      <w:tblLayout w:type="fixed"/>
      <w:tblCellMar>
        <w:left w:w="14" w:type="dxa"/>
        <w:right w:w="14" w:type="dxa"/>
      </w:tblCellMar>
      <w:tblLook w:val="0000" w:firstRow="0" w:lastRow="0" w:firstColumn="0" w:lastColumn="0" w:noHBand="0" w:noVBand="0"/>
    </w:tblPr>
    <w:tblGrid>
      <w:gridCol w:w="6974"/>
      <w:gridCol w:w="1320"/>
    </w:tblGrid>
    <w:tr w:rsidR="009F371E" w14:paraId="0CE55682" w14:textId="77777777">
      <w:trPr>
        <w:cantSplit/>
      </w:trPr>
      <w:tc>
        <w:tcPr>
          <w:tcW w:w="6974" w:type="dxa"/>
          <w:vAlign w:val="center"/>
        </w:tcPr>
        <w:p w14:paraId="0CE5567F" w14:textId="77777777" w:rsidR="009F371E" w:rsidRDefault="009F371E" w:rsidP="0097389C">
          <w:pPr>
            <w:pStyle w:val="FooterFirst"/>
          </w:pPr>
          <w:r>
            <w:t xml:space="preserve">Information Security </w:t>
          </w:r>
          <w:r w:rsidR="000202E7">
            <w:fldChar w:fldCharType="begin"/>
          </w:r>
          <w:r w:rsidR="000202E7">
            <w:instrText xml:space="preserve"> DOCPROPERTY  SecurityLevel  \* MERGEFORMAT </w:instrText>
          </w:r>
          <w:r w:rsidR="000202E7">
            <w:fldChar w:fldCharType="separate"/>
          </w:r>
          <w:r>
            <w:t>Level 1 - Confidential</w:t>
          </w:r>
          <w:r w:rsidR="000202E7">
            <w:fldChar w:fldCharType="end"/>
          </w:r>
        </w:p>
        <w:p w14:paraId="0CE55680" w14:textId="77777777" w:rsidR="009F371E" w:rsidRDefault="009F371E">
          <w:pPr>
            <w:pStyle w:val="FooterFirst"/>
          </w:pPr>
          <w:r>
            <w:t>Proprietary and Confidential Information of Amdocs</w:t>
          </w:r>
        </w:p>
      </w:tc>
      <w:tc>
        <w:tcPr>
          <w:tcW w:w="1320" w:type="dxa"/>
          <w:vAlign w:val="center"/>
        </w:tcPr>
        <w:p w14:paraId="0CE55681" w14:textId="77777777" w:rsidR="009F371E" w:rsidRDefault="009F371E">
          <w:pPr>
            <w:pStyle w:val="FooterFirst"/>
          </w:pPr>
          <w:r>
            <w:rPr>
              <w:rStyle w:val="PageNumber"/>
            </w:rPr>
            <w:fldChar w:fldCharType="begin"/>
          </w:r>
          <w:r>
            <w:rPr>
              <w:rStyle w:val="PageNumber"/>
            </w:rPr>
            <w:instrText xml:space="preserve"> PAGE </w:instrText>
          </w:r>
          <w:r>
            <w:rPr>
              <w:rStyle w:val="PageNumber"/>
            </w:rPr>
            <w:fldChar w:fldCharType="separate"/>
          </w:r>
          <w:r w:rsidR="000202E7">
            <w:rPr>
              <w:rStyle w:val="PageNumber"/>
              <w:noProof/>
            </w:rPr>
            <w:t>vi</w:t>
          </w:r>
          <w:r>
            <w:rPr>
              <w:rStyle w:val="PageNumber"/>
            </w:rPr>
            <w:fldChar w:fldCharType="end"/>
          </w:r>
        </w:p>
      </w:tc>
    </w:tr>
  </w:tbl>
  <w:p w14:paraId="0CE55683" w14:textId="77777777" w:rsidR="009F371E" w:rsidRDefault="009F371E">
    <w:pPr>
      <w:pStyle w:val="FooterFirs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55685" w14:textId="77777777" w:rsidR="009F371E" w:rsidRDefault="009F371E">
    <w:pPr>
      <w:pStyle w:val="FooterFirst"/>
    </w:pPr>
  </w:p>
  <w:tbl>
    <w:tblPr>
      <w:tblW w:w="8294" w:type="dxa"/>
      <w:tblLayout w:type="fixed"/>
      <w:tblCellMar>
        <w:left w:w="14" w:type="dxa"/>
        <w:right w:w="14" w:type="dxa"/>
      </w:tblCellMar>
      <w:tblLook w:val="0000" w:firstRow="0" w:lastRow="0" w:firstColumn="0" w:lastColumn="0" w:noHBand="0" w:noVBand="0"/>
    </w:tblPr>
    <w:tblGrid>
      <w:gridCol w:w="6974"/>
      <w:gridCol w:w="1320"/>
    </w:tblGrid>
    <w:tr w:rsidR="009F371E" w14:paraId="0CE55689" w14:textId="77777777">
      <w:trPr>
        <w:cantSplit/>
      </w:trPr>
      <w:tc>
        <w:tcPr>
          <w:tcW w:w="6974" w:type="dxa"/>
          <w:vAlign w:val="center"/>
        </w:tcPr>
        <w:p w14:paraId="0CE55686" w14:textId="77777777" w:rsidR="009F371E" w:rsidRDefault="009F371E" w:rsidP="0097389C">
          <w:pPr>
            <w:pStyle w:val="FooterFirst"/>
          </w:pPr>
          <w:r>
            <w:t xml:space="preserve">Information Security </w:t>
          </w:r>
          <w:r w:rsidR="000202E7">
            <w:fldChar w:fldCharType="begin"/>
          </w:r>
          <w:r w:rsidR="000202E7">
            <w:instrText xml:space="preserve"> DOCPROPERTY  SecurityLevel  \* MERGEFORMAT </w:instrText>
          </w:r>
          <w:r w:rsidR="000202E7">
            <w:fldChar w:fldCharType="separate"/>
          </w:r>
          <w:r>
            <w:t>Level 1 - Confidential</w:t>
          </w:r>
          <w:r w:rsidR="000202E7">
            <w:fldChar w:fldCharType="end"/>
          </w:r>
        </w:p>
        <w:p w14:paraId="0CE55687" w14:textId="77777777" w:rsidR="009F371E" w:rsidRDefault="009F371E">
          <w:pPr>
            <w:pStyle w:val="FooterFirst"/>
          </w:pPr>
          <w:r>
            <w:t>Proprietary and Confidential Information of Amdocs</w:t>
          </w:r>
        </w:p>
      </w:tc>
      <w:tc>
        <w:tcPr>
          <w:tcW w:w="1320" w:type="dxa"/>
          <w:vAlign w:val="center"/>
        </w:tcPr>
        <w:p w14:paraId="0CE55688" w14:textId="77777777" w:rsidR="009F371E" w:rsidRDefault="009F371E">
          <w:pPr>
            <w:pStyle w:val="FooterFirst"/>
          </w:pPr>
          <w:r>
            <w:rPr>
              <w:rStyle w:val="PageNumber"/>
            </w:rPr>
            <w:fldChar w:fldCharType="begin"/>
          </w:r>
          <w:r>
            <w:rPr>
              <w:rStyle w:val="PageNumber"/>
            </w:rPr>
            <w:instrText xml:space="preserve"> PAGE </w:instrText>
          </w:r>
          <w:r>
            <w:rPr>
              <w:rStyle w:val="PageNumber"/>
            </w:rPr>
            <w:fldChar w:fldCharType="separate"/>
          </w:r>
          <w:r w:rsidR="000202E7">
            <w:rPr>
              <w:rStyle w:val="PageNumber"/>
              <w:noProof/>
            </w:rPr>
            <w:t>iii</w:t>
          </w:r>
          <w:r>
            <w:rPr>
              <w:rStyle w:val="PageNumber"/>
            </w:rPr>
            <w:fldChar w:fldCharType="end"/>
          </w:r>
        </w:p>
      </w:tc>
    </w:tr>
  </w:tbl>
  <w:p w14:paraId="0CE5568A" w14:textId="77777777" w:rsidR="009F371E" w:rsidRDefault="009F371E">
    <w:pPr>
      <w:pStyle w:val="FooterFirs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5568E" w14:textId="77777777" w:rsidR="009F371E" w:rsidRDefault="009F371E"/>
  <w:tbl>
    <w:tblPr>
      <w:tblW w:w="5000" w:type="pct"/>
      <w:tblCellMar>
        <w:left w:w="14" w:type="dxa"/>
        <w:right w:w="14" w:type="dxa"/>
      </w:tblCellMar>
      <w:tblLook w:val="0000" w:firstRow="0" w:lastRow="0" w:firstColumn="0" w:lastColumn="0" w:noHBand="0" w:noVBand="0"/>
    </w:tblPr>
    <w:tblGrid>
      <w:gridCol w:w="905"/>
      <w:gridCol w:w="569"/>
      <w:gridCol w:w="6892"/>
    </w:tblGrid>
    <w:tr w:rsidR="009F371E" w14:paraId="0CE55692" w14:textId="77777777">
      <w:trPr>
        <w:cantSplit/>
      </w:trPr>
      <w:tc>
        <w:tcPr>
          <w:tcW w:w="541" w:type="pct"/>
          <w:vAlign w:val="center"/>
        </w:tcPr>
        <w:p w14:paraId="0CE5568F" w14:textId="77777777" w:rsidR="009F371E" w:rsidRDefault="009F371E">
          <w:pPr>
            <w:jc w:val="both"/>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23</w:t>
          </w:r>
          <w:r>
            <w:rPr>
              <w:rStyle w:val="PageNumber"/>
            </w:rPr>
            <w:fldChar w:fldCharType="end"/>
          </w:r>
        </w:p>
      </w:tc>
      <w:tc>
        <w:tcPr>
          <w:tcW w:w="340" w:type="pct"/>
          <w:vAlign w:val="center"/>
        </w:tcPr>
        <w:p w14:paraId="0CE55690" w14:textId="77777777" w:rsidR="009F371E" w:rsidRDefault="009F371E">
          <w:r>
            <w:rPr>
              <w:noProof/>
              <w:lang w:bidi="ar-SA"/>
            </w:rPr>
            <w:drawing>
              <wp:inline distT="0" distB="0" distL="0" distR="0" wp14:anchorId="0CE556BE" wp14:editId="0CE556BF">
                <wp:extent cx="340360" cy="2552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0360" cy="255270"/>
                        </a:xfrm>
                        <a:prstGeom prst="rect">
                          <a:avLst/>
                        </a:prstGeom>
                        <a:noFill/>
                        <a:ln>
                          <a:noFill/>
                        </a:ln>
                      </pic:spPr>
                    </pic:pic>
                  </a:graphicData>
                </a:graphic>
              </wp:inline>
            </w:drawing>
          </w:r>
        </w:p>
      </w:tc>
      <w:tc>
        <w:tcPr>
          <w:tcW w:w="4118" w:type="pct"/>
          <w:vAlign w:val="center"/>
        </w:tcPr>
        <w:p w14:paraId="0CE55691" w14:textId="77777777" w:rsidR="009F371E" w:rsidRDefault="009F371E">
          <w:r>
            <w:t>Proprietary and Confidential Information of Amdocs</w:t>
          </w:r>
        </w:p>
      </w:tc>
    </w:tr>
  </w:tbl>
  <w:p w14:paraId="0CE55693" w14:textId="77777777" w:rsidR="009F371E" w:rsidRDefault="009F371E">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55694" w14:textId="77777777" w:rsidR="009F371E" w:rsidRDefault="009F371E">
    <w:pPr>
      <w:pStyle w:val="FooterFirst"/>
    </w:pPr>
  </w:p>
  <w:tbl>
    <w:tblPr>
      <w:tblW w:w="8294" w:type="dxa"/>
      <w:tblLayout w:type="fixed"/>
      <w:tblCellMar>
        <w:left w:w="14" w:type="dxa"/>
        <w:right w:w="14" w:type="dxa"/>
      </w:tblCellMar>
      <w:tblLook w:val="0000" w:firstRow="0" w:lastRow="0" w:firstColumn="0" w:lastColumn="0" w:noHBand="0" w:noVBand="0"/>
    </w:tblPr>
    <w:tblGrid>
      <w:gridCol w:w="6974"/>
      <w:gridCol w:w="1320"/>
    </w:tblGrid>
    <w:tr w:rsidR="009F371E" w14:paraId="0CE55698" w14:textId="77777777">
      <w:trPr>
        <w:cantSplit/>
      </w:trPr>
      <w:tc>
        <w:tcPr>
          <w:tcW w:w="6974" w:type="dxa"/>
          <w:vAlign w:val="center"/>
        </w:tcPr>
        <w:p w14:paraId="0CE55695" w14:textId="77777777" w:rsidR="009F371E" w:rsidRDefault="009F371E" w:rsidP="0097389C">
          <w:pPr>
            <w:pStyle w:val="FooterFirst"/>
          </w:pPr>
          <w:r>
            <w:t xml:space="preserve">Information Security </w:t>
          </w:r>
          <w:r w:rsidR="000202E7">
            <w:fldChar w:fldCharType="begin"/>
          </w:r>
          <w:r w:rsidR="000202E7">
            <w:instrText xml:space="preserve"> DOCPROPERTY  SecurityLevel  \* MERGEFORMAT </w:instrText>
          </w:r>
          <w:r w:rsidR="000202E7">
            <w:fldChar w:fldCharType="separate"/>
          </w:r>
          <w:r>
            <w:t>Level 1 - Confidential</w:t>
          </w:r>
          <w:r w:rsidR="000202E7">
            <w:fldChar w:fldCharType="end"/>
          </w:r>
        </w:p>
        <w:p w14:paraId="0CE55696" w14:textId="77777777" w:rsidR="009F371E" w:rsidRDefault="009F371E">
          <w:pPr>
            <w:pStyle w:val="FooterFirst"/>
          </w:pPr>
          <w:r>
            <w:t>Proprietary and Confidential Information of Amdocs</w:t>
          </w:r>
        </w:p>
      </w:tc>
      <w:tc>
        <w:tcPr>
          <w:tcW w:w="1320" w:type="dxa"/>
          <w:vAlign w:val="center"/>
        </w:tcPr>
        <w:p w14:paraId="0CE55697" w14:textId="77777777" w:rsidR="009F371E" w:rsidRDefault="009F371E">
          <w:pPr>
            <w:pStyle w:val="FooterFirst"/>
            <w:rPr>
              <w:rStyle w:val="PageNumber"/>
            </w:rPr>
          </w:pPr>
          <w:r>
            <w:rPr>
              <w:rStyle w:val="PageNumber"/>
            </w:rPr>
            <w:fldChar w:fldCharType="begin"/>
          </w:r>
          <w:r>
            <w:rPr>
              <w:rStyle w:val="PageNumber"/>
            </w:rPr>
            <w:instrText xml:space="preserve"> PAGE </w:instrText>
          </w:r>
          <w:r>
            <w:rPr>
              <w:rStyle w:val="PageNumber"/>
            </w:rPr>
            <w:fldChar w:fldCharType="separate"/>
          </w:r>
          <w:r w:rsidR="000202E7">
            <w:rPr>
              <w:rStyle w:val="PageNumber"/>
              <w:noProof/>
            </w:rPr>
            <w:t>41</w:t>
          </w:r>
          <w:r>
            <w:rPr>
              <w:rStyle w:val="PageNumber"/>
            </w:rPr>
            <w:fldChar w:fldCharType="end"/>
          </w:r>
        </w:p>
      </w:tc>
    </w:tr>
  </w:tbl>
  <w:p w14:paraId="0CE55699" w14:textId="77777777" w:rsidR="009F371E" w:rsidRDefault="009F371E">
    <w:pPr>
      <w:pStyle w:val="FooterFir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E55659" w14:textId="77777777" w:rsidR="009E0FEB" w:rsidRDefault="009E0FEB">
      <w:r>
        <w:separator/>
      </w:r>
    </w:p>
  </w:footnote>
  <w:footnote w:type="continuationSeparator" w:id="0">
    <w:p w14:paraId="0CE5565A" w14:textId="77777777" w:rsidR="009E0FEB" w:rsidRDefault="009E0F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5565D" w14:textId="77777777" w:rsidR="009F371E" w:rsidRDefault="000202E7">
    <w:r>
      <w:fldChar w:fldCharType="begin"/>
    </w:r>
    <w:r>
      <w:instrText xml:space="preserve"> TITLE  \* MERGEFORMAT </w:instrText>
    </w:r>
    <w:r>
      <w:fldChar w:fldCharType="separate"/>
    </w:r>
    <w:r w:rsidR="009F371E">
      <w:t>USCC Phase 1 IA CR 110 City State Rate Center</w:t>
    </w:r>
    <w:r>
      <w:fldChar w:fldCharType="end"/>
    </w:r>
    <w:r w:rsidR="009F371E">
      <w:t xml:space="preserve"> </w:t>
    </w:r>
    <w:r>
      <w:fldChar w:fldCharType="begin"/>
    </w:r>
    <w:r>
      <w:instrText xml:space="preserve"> SUBJECT \* Caps \* MERGEFORMAT </w:instrText>
    </w:r>
    <w:r>
      <w:fldChar w:fldCharType="separate"/>
    </w:r>
    <w:r w:rsidR="009F371E">
      <w:t>Impact Assessment (Ia)</w:t>
    </w:r>
    <w: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556A1" w14:textId="77777777" w:rsidR="009F371E" w:rsidRDefault="000202E7">
    <w:pPr>
      <w:pStyle w:val="HeaderLandscape"/>
      <w:rPr>
        <w:szCs w:val="14"/>
      </w:rPr>
    </w:pPr>
    <w:r>
      <w:fldChar w:fldCharType="begin"/>
    </w:r>
    <w:r>
      <w:instrText xml:space="preserve"> TITLE  \* MERGEFORMAT </w:instrText>
    </w:r>
    <w:r>
      <w:fldChar w:fldCharType="separate"/>
    </w:r>
    <w:r w:rsidR="009F371E">
      <w:t>USCC TOPS IA IR9999 XXXXXX</w:t>
    </w:r>
    <w:r>
      <w:fldChar w:fldCharType="end"/>
    </w:r>
    <w:r w:rsidR="009F371E">
      <w:t xml:space="preserve"> </w:t>
    </w:r>
    <w:r>
      <w:fldChar w:fldCharType="begin"/>
    </w:r>
    <w:r>
      <w:instrText xml:space="preserve"> SUBJECT \* MERGEFORMAT </w:instrText>
    </w:r>
    <w:r>
      <w:fldChar w:fldCharType="separate"/>
    </w:r>
    <w:r w:rsidR="009F371E">
      <w:t>Impact Assessment (IA)</w:t>
    </w:r>
    <w:r>
      <w:fldChar w:fldCharType="end"/>
    </w:r>
  </w:p>
  <w:p w14:paraId="0CE556A2" w14:textId="77777777" w:rsidR="009F371E" w:rsidRDefault="009F371E">
    <w:pPr>
      <w:pStyle w:val="HeaderLandscape"/>
      <w:rPr>
        <w:szCs w:val="14"/>
      </w:rPr>
    </w:pPr>
    <w:r>
      <w:rPr>
        <w:szCs w:val="14"/>
      </w:rPr>
      <w:t xml:space="preserve">Chapter </w:t>
    </w:r>
    <w:r>
      <w:rPr>
        <w:szCs w:val="14"/>
      </w:rPr>
      <w:fldChar w:fldCharType="begin"/>
    </w:r>
    <w:r>
      <w:rPr>
        <w:szCs w:val="14"/>
      </w:rPr>
      <w:instrText xml:space="preserve">STYLEREF "Heading 1"\n \* MERGEFORMAT </w:instrText>
    </w:r>
    <w:r>
      <w:rPr>
        <w:szCs w:val="14"/>
      </w:rPr>
      <w:fldChar w:fldCharType="separate"/>
    </w:r>
    <w:r w:rsidR="000202E7">
      <w:rPr>
        <w:noProof/>
        <w:szCs w:val="14"/>
      </w:rPr>
      <w:t>0</w:t>
    </w:r>
    <w:r>
      <w:rPr>
        <w:szCs w:val="14"/>
      </w:rPr>
      <w:fldChar w:fldCharType="end"/>
    </w:r>
    <w:r>
      <w:rPr>
        <w:szCs w:val="14"/>
      </w:rPr>
      <w:t xml:space="preserve">. </w:t>
    </w:r>
    <w:r>
      <w:rPr>
        <w:szCs w:val="14"/>
      </w:rPr>
      <w:fldChar w:fldCharType="begin"/>
    </w:r>
    <w:r>
      <w:rPr>
        <w:szCs w:val="14"/>
      </w:rPr>
      <w:instrText xml:space="preserve"> STYLEREF </w:instrText>
    </w:r>
    <w:r>
      <w:instrText>"Heading 1"</w:instrText>
    </w:r>
    <w:r>
      <w:rPr>
        <w:szCs w:val="14"/>
      </w:rPr>
      <w:instrText xml:space="preserve"> \* MERGEFORMAT </w:instrText>
    </w:r>
    <w:r>
      <w:rPr>
        <w:szCs w:val="14"/>
      </w:rPr>
      <w:fldChar w:fldCharType="end"/>
    </w:r>
  </w:p>
  <w:p w14:paraId="0CE556A3" w14:textId="77777777" w:rsidR="009F371E" w:rsidRDefault="009F371E">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556AA" w14:textId="77777777" w:rsidR="009F371E" w:rsidRDefault="009F371E">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556B1" w14:textId="77777777" w:rsidR="009F371E" w:rsidRDefault="009F37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752352"/>
      <w:placeholder>
        <w:docPart w:val="BE09D0ED728B426B906AB57E8FF181CC"/>
      </w:placeholder>
      <w:temporary/>
      <w:showingPlcHdr/>
    </w:sdtPr>
    <w:sdtEndPr/>
    <w:sdtContent>
      <w:p w14:paraId="0CE5566A" w14:textId="77777777" w:rsidR="009F371E" w:rsidRDefault="009F371E">
        <w:pPr>
          <w:pStyle w:val="Header"/>
        </w:pPr>
        <w:r>
          <w:t>[Type text]</w:t>
        </w:r>
      </w:p>
    </w:sdtContent>
  </w:sdt>
  <w:p w14:paraId="0CE5566B" w14:textId="77777777" w:rsidR="009F371E" w:rsidRDefault="009F371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55670" w14:textId="77777777" w:rsidR="009F371E" w:rsidRDefault="009F371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55672" w14:textId="77777777" w:rsidR="009F371E" w:rsidRPr="00F50F12" w:rsidRDefault="000202E7">
    <w:pPr>
      <w:rPr>
        <w:lang w:val="sv-SE"/>
      </w:rPr>
    </w:pPr>
    <w:r>
      <w:fldChar w:fldCharType="begin"/>
    </w:r>
    <w:r>
      <w:instrText xml:space="preserve"> TITLE  \* MERGEFORMAT </w:instrText>
    </w:r>
    <w:r>
      <w:fldChar w:fldCharType="separate"/>
    </w:r>
    <w:r w:rsidR="009F371E">
      <w:rPr>
        <w:lang w:val="sv-SE"/>
      </w:rPr>
      <w:t>USCC Phase 1 IA CR 110 City State Rate Center</w:t>
    </w:r>
    <w:r>
      <w:rPr>
        <w:lang w:val="sv-SE"/>
      </w:rPr>
      <w:fldChar w:fldCharType="end"/>
    </w:r>
    <w:r w:rsidR="009F371E" w:rsidRPr="00F50F12">
      <w:rPr>
        <w:lang w:val="sv-SE"/>
      </w:rPr>
      <w:t xml:space="preserve"> </w:t>
    </w:r>
    <w:r>
      <w:fldChar w:fldCharType="begin"/>
    </w:r>
    <w:r>
      <w:instrText xml:space="preserve"> SUBJECT \* MERGEFORMAT </w:instrText>
    </w:r>
    <w:r>
      <w:fldChar w:fldCharType="separate"/>
    </w:r>
    <w:r w:rsidR="009F371E" w:rsidRPr="00E56D03">
      <w:rPr>
        <w:lang w:val="sv-SE"/>
      </w:rPr>
      <w:t>Impact Assessment (IA)</w:t>
    </w:r>
    <w:r>
      <w:rPr>
        <w:lang w:val="sv-SE"/>
      </w:rPr>
      <w:fldChar w:fldCharType="end"/>
    </w:r>
  </w:p>
  <w:p w14:paraId="0CE55673" w14:textId="77777777" w:rsidR="009F371E" w:rsidRPr="00F50F12" w:rsidRDefault="009F371E">
    <w:pPr>
      <w:pStyle w:val="Header"/>
      <w:rPr>
        <w:lang w:val="sv-SE"/>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2570"/>
      <w:gridCol w:w="5998"/>
    </w:tblGrid>
    <w:tr w:rsidR="009F371E" w14:paraId="0CE55676" w14:textId="77777777">
      <w:sdt>
        <w:sdtPr>
          <w:rPr>
            <w:color w:val="FFFFFF" w:themeColor="background1"/>
          </w:rPr>
          <w:alias w:val="Date"/>
          <w:id w:val="77625188"/>
          <w:placeholder>
            <w:docPart w:val="D0F4A606FEBD413A8941704FE4CE8762"/>
          </w:placeholder>
          <w:dataBinding w:prefixMappings="xmlns:ns0='http://schemas.microsoft.com/office/2006/coverPageProps'" w:xpath="/ns0:CoverPageProperties[1]/ns0:PublishDate[1]" w:storeItemID="{55AF091B-3C7A-41E3-B477-F2FDAA23CFDA}"/>
          <w:date w:fullDate="2014-06-03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0CE55674" w14:textId="77777777" w:rsidR="009F371E" w:rsidRDefault="009F371E">
              <w:pPr>
                <w:pStyle w:val="Header"/>
                <w:jc w:val="right"/>
                <w:rPr>
                  <w:color w:val="FFFFFF" w:themeColor="background1"/>
                </w:rPr>
              </w:pPr>
              <w:r>
                <w:rPr>
                  <w:color w:val="FFFFFF" w:themeColor="background1"/>
                </w:rPr>
                <w:t>June 3, 2014</w:t>
              </w:r>
            </w:p>
          </w:tc>
        </w:sdtContent>
      </w:sdt>
      <w:tc>
        <w:tcPr>
          <w:tcW w:w="4000" w:type="pct"/>
          <w:tcBorders>
            <w:bottom w:val="single" w:sz="4" w:space="0" w:color="auto"/>
          </w:tcBorders>
          <w:vAlign w:val="bottom"/>
        </w:tcPr>
        <w:p w14:paraId="0CE55675" w14:textId="77777777" w:rsidR="009F371E" w:rsidRDefault="009F371E">
          <w:pPr>
            <w:pStyle w:val="Header"/>
            <w:rPr>
              <w:color w:val="76923C" w:themeColor="accent3" w:themeShade="BF"/>
              <w:sz w:val="24"/>
            </w:rPr>
          </w:pPr>
          <w:r>
            <w:rPr>
              <w:b/>
              <w:bCs/>
              <w:color w:val="76923C" w:themeColor="accent3" w:themeShade="BF"/>
              <w:sz w:val="24"/>
            </w:rPr>
            <w:t>[</w:t>
          </w:r>
          <w:sdt>
            <w:sdtPr>
              <w:rPr>
                <w:b/>
                <w:bCs/>
                <w:caps/>
                <w:sz w:val="24"/>
              </w:rPr>
              <w:alias w:val="Title"/>
              <w:id w:val="77625180"/>
              <w:placeholder>
                <w:docPart w:val="3EE834B97D2B4E4DA46ED90875EE5482"/>
              </w:placeholder>
              <w:dataBinding w:prefixMappings="xmlns:ns0='http://schemas.openxmlformats.org/package/2006/metadata/core-properties' xmlns:ns1='http://purl.org/dc/elements/1.1/'" w:xpath="/ns0:coreProperties[1]/ns1:title[1]" w:storeItemID="{6C3C8BC8-F283-45AE-878A-BAB7291924A1}"/>
              <w:text/>
            </w:sdtPr>
            <w:sdtEndPr/>
            <w:sdtContent>
              <w:r>
                <w:rPr>
                  <w:b/>
                  <w:bCs/>
                  <w:caps/>
                  <w:sz w:val="24"/>
                </w:rPr>
                <w:t>USCC TOPS IA IR0328 VoLTE Inbound and outbound roaming</w:t>
              </w:r>
            </w:sdtContent>
          </w:sdt>
          <w:r>
            <w:rPr>
              <w:b/>
              <w:bCs/>
              <w:color w:val="76923C" w:themeColor="accent3" w:themeShade="BF"/>
              <w:sz w:val="24"/>
            </w:rPr>
            <w:t>]</w:t>
          </w:r>
        </w:p>
      </w:tc>
    </w:tr>
  </w:tbl>
  <w:p w14:paraId="0CE55677" w14:textId="77777777" w:rsidR="009F371E" w:rsidRDefault="009F371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55684" w14:textId="77777777" w:rsidR="009F371E" w:rsidRDefault="009F371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5568B" w14:textId="77777777" w:rsidR="009F371E" w:rsidRPr="00F50F12" w:rsidRDefault="000202E7">
    <w:pPr>
      <w:rPr>
        <w:lang w:val="sv-SE"/>
      </w:rPr>
    </w:pPr>
    <w:r>
      <w:fldChar w:fldCharType="begin"/>
    </w:r>
    <w:r>
      <w:instrText xml:space="preserve"> TITLE  \* MERGEFORMAT </w:instrText>
    </w:r>
    <w:r>
      <w:fldChar w:fldCharType="separate"/>
    </w:r>
    <w:r w:rsidR="009F371E">
      <w:rPr>
        <w:lang w:val="sv-SE"/>
      </w:rPr>
      <w:t>USCC Phase 1 IA CR 110 City State Rate Center</w:t>
    </w:r>
    <w:r>
      <w:rPr>
        <w:lang w:val="sv-SE"/>
      </w:rPr>
      <w:fldChar w:fldCharType="end"/>
    </w:r>
    <w:r w:rsidR="009F371E" w:rsidRPr="00F50F12">
      <w:rPr>
        <w:lang w:val="sv-SE"/>
      </w:rPr>
      <w:t xml:space="preserve"> </w:t>
    </w:r>
    <w:r>
      <w:fldChar w:fldCharType="begin"/>
    </w:r>
    <w:r>
      <w:instrText xml:space="preserve"> SUBJECT \* MERGEFORMAT </w:instrText>
    </w:r>
    <w:r>
      <w:fldChar w:fldCharType="separate"/>
    </w:r>
    <w:r w:rsidR="009F371E" w:rsidRPr="00E56D03">
      <w:rPr>
        <w:lang w:val="sv-SE"/>
      </w:rPr>
      <w:t>Impact Assessment (IA)</w:t>
    </w:r>
    <w:r>
      <w:rPr>
        <w:lang w:val="sv-SE"/>
      </w:rPr>
      <w:fldChar w:fldCharType="end"/>
    </w:r>
  </w:p>
  <w:p w14:paraId="0CE5568C" w14:textId="77777777" w:rsidR="009F371E" w:rsidRPr="00F50F12" w:rsidRDefault="009F371E">
    <w:pPr>
      <w:pStyle w:val="Header"/>
      <w:rPr>
        <w:lang w:val="sv-SE"/>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5568D" w14:textId="77777777" w:rsidR="009F371E" w:rsidRDefault="000202E7" w:rsidP="005C691F">
    <w:pPr>
      <w:pStyle w:val="Header"/>
      <w:jc w:val="right"/>
      <w:rPr>
        <w:szCs w:val="14"/>
      </w:rPr>
    </w:pPr>
    <w:sdt>
      <w:sdtPr>
        <w:rPr>
          <w:b/>
          <w:bCs/>
          <w:caps/>
          <w:sz w:val="24"/>
        </w:rPr>
        <w:alias w:val="Title"/>
        <w:id w:val="-1838683359"/>
        <w:placeholder>
          <w:docPart w:val="34C8AE8CA6214DB1BF461EADE1B2C0A7"/>
        </w:placeholder>
        <w:dataBinding w:prefixMappings="xmlns:ns0='http://schemas.openxmlformats.org/package/2006/metadata/core-properties' xmlns:ns1='http://purl.org/dc/elements/1.1/'" w:xpath="/ns0:coreProperties[1]/ns1:title[1]" w:storeItemID="{6C3C8BC8-F283-45AE-878A-BAB7291924A1}"/>
        <w:text/>
      </w:sdtPr>
      <w:sdtEndPr/>
      <w:sdtContent>
        <w:r w:rsidR="009F371E">
          <w:rPr>
            <w:b/>
            <w:bCs/>
            <w:caps/>
            <w:sz w:val="24"/>
          </w:rPr>
          <w:t>USCC TOPS IA IR0328 VoLTE Inbound and outbound roaming</w:t>
        </w: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E5569A" w14:textId="77777777" w:rsidR="009F371E" w:rsidRDefault="000202E7" w:rsidP="005C691F">
    <w:pPr>
      <w:pStyle w:val="Header"/>
      <w:jc w:val="right"/>
    </w:pPr>
    <w:sdt>
      <w:sdtPr>
        <w:rPr>
          <w:b/>
          <w:bCs/>
          <w:caps/>
          <w:sz w:val="24"/>
        </w:rPr>
        <w:alias w:val="Title"/>
        <w:id w:val="1735665802"/>
        <w:placeholder>
          <w:docPart w:val="0C7ECEC9C8AB4CF2949BC7441CC97114"/>
        </w:placeholder>
        <w:dataBinding w:prefixMappings="xmlns:ns0='http://schemas.openxmlformats.org/package/2006/metadata/core-properties' xmlns:ns1='http://purl.org/dc/elements/1.1/'" w:xpath="/ns0:coreProperties[1]/ns1:title[1]" w:storeItemID="{6C3C8BC8-F283-45AE-878A-BAB7291924A1}"/>
        <w:text/>
      </w:sdtPr>
      <w:sdtEndPr/>
      <w:sdtContent>
        <w:r w:rsidR="009F371E">
          <w:rPr>
            <w:b/>
            <w:bCs/>
            <w:caps/>
            <w:sz w:val="24"/>
          </w:rPr>
          <w:t>USCC TOPS IA IR0328 VoLTE Inbound and outbound roaming</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F6093"/>
    <w:multiLevelType w:val="hybridMultilevel"/>
    <w:tmpl w:val="2C0AEE8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1AA0362"/>
    <w:multiLevelType w:val="hybridMultilevel"/>
    <w:tmpl w:val="7CDC68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66C7BEB"/>
    <w:multiLevelType w:val="hybridMultilevel"/>
    <w:tmpl w:val="878478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9A5B39"/>
    <w:multiLevelType w:val="hybridMultilevel"/>
    <w:tmpl w:val="FB825F0C"/>
    <w:lvl w:ilvl="0" w:tplc="0409000F">
      <w:start w:val="1"/>
      <w:numFmt w:val="decimal"/>
      <w:lvlText w:val="%1."/>
      <w:lvlJc w:val="left"/>
      <w:pPr>
        <w:ind w:left="720" w:hanging="360"/>
      </w:pPr>
    </w:lvl>
    <w:lvl w:ilvl="1" w:tplc="A51EFCCE">
      <w:start w:val="1"/>
      <w:numFmt w:val="decimal"/>
      <w:lvlText w:val="%2."/>
      <w:lvlJc w:val="left"/>
      <w:pPr>
        <w:ind w:left="1440" w:hanging="360"/>
      </w:pPr>
      <w:rPr>
        <w:rFonts w:ascii="Calibri" w:eastAsiaTheme="minorHAnsi" w:hAnsi="Calibri" w:cs="Calibr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AC454E"/>
    <w:multiLevelType w:val="hybridMultilevel"/>
    <w:tmpl w:val="778C9086"/>
    <w:lvl w:ilvl="0" w:tplc="0409000F">
      <w:start w:val="1"/>
      <w:numFmt w:val="decimal"/>
      <w:lvlText w:val="%1."/>
      <w:lvlJc w:val="left"/>
      <w:pPr>
        <w:ind w:left="990" w:hanging="360"/>
      </w:p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start w:val="1"/>
      <w:numFmt w:val="decimal"/>
      <w:lvlText w:val="%4."/>
      <w:lvlJc w:val="left"/>
      <w:pPr>
        <w:ind w:left="3150" w:hanging="360"/>
      </w:pPr>
    </w:lvl>
    <w:lvl w:ilvl="4" w:tplc="04090019">
      <w:start w:val="1"/>
      <w:numFmt w:val="lowerLetter"/>
      <w:lvlText w:val="%5."/>
      <w:lvlJc w:val="left"/>
      <w:pPr>
        <w:ind w:left="3870" w:hanging="360"/>
      </w:pPr>
    </w:lvl>
    <w:lvl w:ilvl="5" w:tplc="0409001B">
      <w:start w:val="1"/>
      <w:numFmt w:val="lowerRoman"/>
      <w:lvlText w:val="%6."/>
      <w:lvlJc w:val="right"/>
      <w:pPr>
        <w:ind w:left="4590" w:hanging="180"/>
      </w:pPr>
    </w:lvl>
    <w:lvl w:ilvl="6" w:tplc="0409000F">
      <w:start w:val="1"/>
      <w:numFmt w:val="decimal"/>
      <w:lvlText w:val="%7."/>
      <w:lvlJc w:val="left"/>
      <w:pPr>
        <w:ind w:left="5310" w:hanging="360"/>
      </w:pPr>
    </w:lvl>
    <w:lvl w:ilvl="7" w:tplc="04090019">
      <w:start w:val="1"/>
      <w:numFmt w:val="lowerLetter"/>
      <w:lvlText w:val="%8."/>
      <w:lvlJc w:val="left"/>
      <w:pPr>
        <w:ind w:left="6030" w:hanging="360"/>
      </w:pPr>
    </w:lvl>
    <w:lvl w:ilvl="8" w:tplc="0409001B">
      <w:start w:val="1"/>
      <w:numFmt w:val="lowerRoman"/>
      <w:lvlText w:val="%9."/>
      <w:lvlJc w:val="right"/>
      <w:pPr>
        <w:ind w:left="6750" w:hanging="180"/>
      </w:pPr>
    </w:lvl>
  </w:abstractNum>
  <w:abstractNum w:abstractNumId="5">
    <w:nsid w:val="11F756EE"/>
    <w:multiLevelType w:val="hybridMultilevel"/>
    <w:tmpl w:val="72F45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2B5AF8"/>
    <w:multiLevelType w:val="multilevel"/>
    <w:tmpl w:val="A568032C"/>
    <w:styleLink w:val="UList"/>
    <w:lvl w:ilvl="0">
      <w:start w:val="1"/>
      <w:numFmt w:val="decimal"/>
      <w:lvlText w:val="%1."/>
      <w:lvlJc w:val="left"/>
      <w:pPr>
        <w:tabs>
          <w:tab w:val="num" w:pos="0"/>
        </w:tabs>
        <w:ind w:left="1800" w:hanging="360"/>
      </w:pPr>
      <w:rPr>
        <w:rFonts w:hint="default"/>
      </w:rPr>
    </w:lvl>
    <w:lvl w:ilvl="1">
      <w:start w:val="1"/>
      <w:numFmt w:val="lowerLetter"/>
      <w:lvlText w:val="%2."/>
      <w:lvlJc w:val="left"/>
      <w:pPr>
        <w:tabs>
          <w:tab w:val="num" w:pos="0"/>
        </w:tabs>
        <w:ind w:left="2160" w:hanging="360"/>
      </w:pPr>
      <w:rPr>
        <w:rFonts w:hint="default"/>
      </w:rPr>
    </w:lvl>
    <w:lvl w:ilvl="2">
      <w:start w:val="1"/>
      <w:numFmt w:val="lowerRoman"/>
      <w:lvlText w:val="%3."/>
      <w:lvlJc w:val="left"/>
      <w:pPr>
        <w:tabs>
          <w:tab w:val="num" w:pos="0"/>
        </w:tabs>
        <w:ind w:left="2520" w:hanging="36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240" w:hanging="360"/>
      </w:pPr>
      <w:rPr>
        <w:rFonts w:hint="default"/>
      </w:rPr>
    </w:lvl>
    <w:lvl w:ilvl="5">
      <w:start w:val="1"/>
      <w:numFmt w:val="lowerRoman"/>
      <w:lvlText w:val="%6)"/>
      <w:lvlJc w:val="left"/>
      <w:pPr>
        <w:tabs>
          <w:tab w:val="num" w:pos="0"/>
        </w:tabs>
        <w:ind w:left="3600" w:hanging="360"/>
      </w:pPr>
      <w:rPr>
        <w:rFonts w:hint="default"/>
      </w:rPr>
    </w:lvl>
    <w:lvl w:ilvl="6">
      <w:start w:val="1"/>
      <w:numFmt w:val="decimal"/>
      <w:lvlText w:val="(%7)"/>
      <w:lvlJc w:val="left"/>
      <w:pPr>
        <w:tabs>
          <w:tab w:val="num" w:pos="0"/>
        </w:tabs>
        <w:ind w:left="3960" w:hanging="360"/>
      </w:pPr>
      <w:rPr>
        <w:rFonts w:hint="default"/>
      </w:rPr>
    </w:lvl>
    <w:lvl w:ilvl="7">
      <w:start w:val="1"/>
      <w:numFmt w:val="lowerLetter"/>
      <w:lvlText w:val="(%8)"/>
      <w:lvlJc w:val="left"/>
      <w:pPr>
        <w:tabs>
          <w:tab w:val="num" w:pos="0"/>
        </w:tabs>
        <w:ind w:left="4320" w:hanging="360"/>
      </w:pPr>
      <w:rPr>
        <w:rFonts w:hint="default"/>
      </w:rPr>
    </w:lvl>
    <w:lvl w:ilvl="8">
      <w:start w:val="1"/>
      <w:numFmt w:val="lowerRoman"/>
      <w:lvlText w:val="(%9)"/>
      <w:lvlJc w:val="left"/>
      <w:pPr>
        <w:tabs>
          <w:tab w:val="num" w:pos="0"/>
        </w:tabs>
        <w:ind w:left="4680" w:hanging="360"/>
      </w:pPr>
      <w:rPr>
        <w:rFonts w:hint="default"/>
      </w:rPr>
    </w:lvl>
  </w:abstractNum>
  <w:abstractNum w:abstractNumId="7">
    <w:nsid w:val="1C546F2E"/>
    <w:multiLevelType w:val="hybridMultilevel"/>
    <w:tmpl w:val="0AF477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00F0DE4"/>
    <w:multiLevelType w:val="hybridMultilevel"/>
    <w:tmpl w:val="D6BEE246"/>
    <w:lvl w:ilvl="0" w:tplc="D5BC04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1631DA9"/>
    <w:multiLevelType w:val="hybridMultilevel"/>
    <w:tmpl w:val="89B20AC4"/>
    <w:lvl w:ilvl="0" w:tplc="3DB46B3E">
      <w:start w:val="1"/>
      <w:numFmt w:val="bullet"/>
      <w:pStyle w:val="SubStep"/>
      <w:lvlText w:val=""/>
      <w:lvlJc w:val="left"/>
      <w:pPr>
        <w:tabs>
          <w:tab w:val="num" w:pos="2160"/>
        </w:tabs>
        <w:ind w:left="2160" w:hanging="360"/>
      </w:pPr>
      <w:rPr>
        <w:rFonts w:ascii="Wingdings" w:hAnsi="Wingdings" w:hint="default"/>
        <w:b w:val="0"/>
        <w:i w:val="0"/>
        <w:caps w:val="0"/>
        <w:strike w:val="0"/>
        <w:dstrike w:val="0"/>
        <w:vanish w:val="0"/>
        <w:color w:val="666699"/>
        <w:sz w:val="22"/>
        <w:szCs w:val="22"/>
        <w:vertAlign w:val="baseline"/>
      </w:rPr>
    </w:lvl>
    <w:lvl w:ilvl="1" w:tplc="A5E61CB6">
      <w:start w:val="1"/>
      <w:numFmt w:val="bullet"/>
      <w:lvlText w:val="o"/>
      <w:lvlJc w:val="left"/>
      <w:pPr>
        <w:tabs>
          <w:tab w:val="num" w:pos="1440"/>
        </w:tabs>
        <w:ind w:left="1440" w:hanging="360"/>
      </w:pPr>
      <w:rPr>
        <w:rFonts w:ascii="Courier New" w:hAnsi="Courier New" w:hint="default"/>
      </w:rPr>
    </w:lvl>
    <w:lvl w:ilvl="2" w:tplc="FAA07B04" w:tentative="1">
      <w:start w:val="1"/>
      <w:numFmt w:val="bullet"/>
      <w:lvlText w:val=""/>
      <w:lvlJc w:val="left"/>
      <w:pPr>
        <w:tabs>
          <w:tab w:val="num" w:pos="2160"/>
        </w:tabs>
        <w:ind w:left="2160" w:hanging="360"/>
      </w:pPr>
      <w:rPr>
        <w:rFonts w:ascii="Wingdings" w:hAnsi="Wingdings" w:hint="default"/>
      </w:rPr>
    </w:lvl>
    <w:lvl w:ilvl="3" w:tplc="EF7A9B02" w:tentative="1">
      <w:start w:val="1"/>
      <w:numFmt w:val="bullet"/>
      <w:lvlText w:val=""/>
      <w:lvlJc w:val="left"/>
      <w:pPr>
        <w:tabs>
          <w:tab w:val="num" w:pos="2880"/>
        </w:tabs>
        <w:ind w:left="2880" w:hanging="360"/>
      </w:pPr>
      <w:rPr>
        <w:rFonts w:ascii="Symbol" w:hAnsi="Symbol" w:hint="default"/>
      </w:rPr>
    </w:lvl>
    <w:lvl w:ilvl="4" w:tplc="3EDA9816" w:tentative="1">
      <w:start w:val="1"/>
      <w:numFmt w:val="bullet"/>
      <w:lvlText w:val="o"/>
      <w:lvlJc w:val="left"/>
      <w:pPr>
        <w:tabs>
          <w:tab w:val="num" w:pos="3600"/>
        </w:tabs>
        <w:ind w:left="3600" w:hanging="360"/>
      </w:pPr>
      <w:rPr>
        <w:rFonts w:ascii="Courier New" w:hAnsi="Courier New" w:hint="default"/>
      </w:rPr>
    </w:lvl>
    <w:lvl w:ilvl="5" w:tplc="F3ACBE76" w:tentative="1">
      <w:start w:val="1"/>
      <w:numFmt w:val="bullet"/>
      <w:lvlText w:val=""/>
      <w:lvlJc w:val="left"/>
      <w:pPr>
        <w:tabs>
          <w:tab w:val="num" w:pos="4320"/>
        </w:tabs>
        <w:ind w:left="4320" w:hanging="360"/>
      </w:pPr>
      <w:rPr>
        <w:rFonts w:ascii="Wingdings" w:hAnsi="Wingdings" w:hint="default"/>
      </w:rPr>
    </w:lvl>
    <w:lvl w:ilvl="6" w:tplc="5F0EF290" w:tentative="1">
      <w:start w:val="1"/>
      <w:numFmt w:val="bullet"/>
      <w:lvlText w:val=""/>
      <w:lvlJc w:val="left"/>
      <w:pPr>
        <w:tabs>
          <w:tab w:val="num" w:pos="5040"/>
        </w:tabs>
        <w:ind w:left="5040" w:hanging="360"/>
      </w:pPr>
      <w:rPr>
        <w:rFonts w:ascii="Symbol" w:hAnsi="Symbol" w:hint="default"/>
      </w:rPr>
    </w:lvl>
    <w:lvl w:ilvl="7" w:tplc="19B0CC68" w:tentative="1">
      <w:start w:val="1"/>
      <w:numFmt w:val="bullet"/>
      <w:lvlText w:val="o"/>
      <w:lvlJc w:val="left"/>
      <w:pPr>
        <w:tabs>
          <w:tab w:val="num" w:pos="5760"/>
        </w:tabs>
        <w:ind w:left="5760" w:hanging="360"/>
      </w:pPr>
      <w:rPr>
        <w:rFonts w:ascii="Courier New" w:hAnsi="Courier New" w:hint="default"/>
      </w:rPr>
    </w:lvl>
    <w:lvl w:ilvl="8" w:tplc="5DA85186" w:tentative="1">
      <w:start w:val="1"/>
      <w:numFmt w:val="bullet"/>
      <w:lvlText w:val=""/>
      <w:lvlJc w:val="left"/>
      <w:pPr>
        <w:tabs>
          <w:tab w:val="num" w:pos="6480"/>
        </w:tabs>
        <w:ind w:left="6480" w:hanging="360"/>
      </w:pPr>
      <w:rPr>
        <w:rFonts w:ascii="Wingdings" w:hAnsi="Wingdings" w:hint="default"/>
      </w:rPr>
    </w:lvl>
  </w:abstractNum>
  <w:abstractNum w:abstractNumId="10">
    <w:nsid w:val="23CC06E7"/>
    <w:multiLevelType w:val="hybridMultilevel"/>
    <w:tmpl w:val="8FD68E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2A1735"/>
    <w:multiLevelType w:val="hybridMultilevel"/>
    <w:tmpl w:val="2208DC8C"/>
    <w:lvl w:ilvl="0" w:tplc="04090011">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ACB65DF"/>
    <w:multiLevelType w:val="hybridMultilevel"/>
    <w:tmpl w:val="D18469C2"/>
    <w:lvl w:ilvl="0" w:tplc="8DE872BA">
      <w:start w:val="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35011E9C"/>
    <w:multiLevelType w:val="hybridMultilevel"/>
    <w:tmpl w:val="1DEE8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7B7203"/>
    <w:multiLevelType w:val="hybridMultilevel"/>
    <w:tmpl w:val="CB46CC4C"/>
    <w:lvl w:ilvl="0" w:tplc="AECA327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3E7833D9"/>
    <w:multiLevelType w:val="hybridMultilevel"/>
    <w:tmpl w:val="F02EAC2A"/>
    <w:lvl w:ilvl="0" w:tplc="44549832">
      <w:start w:val="1"/>
      <w:numFmt w:val="bullet"/>
      <w:pStyle w:val="Bullet2round"/>
      <w:lvlText w:val="●"/>
      <w:lvlJc w:val="left"/>
      <w:pPr>
        <w:tabs>
          <w:tab w:val="num" w:pos="2160"/>
        </w:tabs>
        <w:ind w:left="2160" w:hanging="360"/>
      </w:pPr>
      <w:rPr>
        <w:rFonts w:ascii="Times New Roman" w:hAnsi="Times New Roman" w:cs="Times New Roman" w:hint="default"/>
        <w:color w:val="336699"/>
        <w:sz w:val="18"/>
        <w:szCs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4433187E"/>
    <w:multiLevelType w:val="hybridMultilevel"/>
    <w:tmpl w:val="A664F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985E6F"/>
    <w:multiLevelType w:val="hybridMultilevel"/>
    <w:tmpl w:val="32FC3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7F42FDE"/>
    <w:multiLevelType w:val="multilevel"/>
    <w:tmpl w:val="E750AAC0"/>
    <w:lvl w:ilvl="0">
      <w:start w:val="1"/>
      <w:numFmt w:val="upperLetter"/>
      <w:lvlRestart w:val="0"/>
      <w:pStyle w:val="AppendixHeading1"/>
      <w:lvlText w:val="Appendix %1."/>
      <w:lvlJc w:val="left"/>
      <w:pPr>
        <w:tabs>
          <w:tab w:val="num" w:pos="2880"/>
        </w:tabs>
        <w:ind w:left="2880" w:hanging="2880"/>
      </w:pPr>
      <w:rPr>
        <w:rFonts w:ascii="Arial" w:hAnsi="Arial" w:cs="Arial" w:hint="default"/>
        <w:b/>
        <w:bCs/>
        <w:i w:val="0"/>
        <w:iCs w:val="0"/>
        <w:color w:val="FF6600"/>
        <w:sz w:val="48"/>
        <w:szCs w:val="48"/>
        <w:u w:val="none"/>
      </w:rPr>
    </w:lvl>
    <w:lvl w:ilvl="1">
      <w:start w:val="1"/>
      <w:numFmt w:val="decimal"/>
      <w:pStyle w:val="AppendixHeading2"/>
      <w:lvlText w:val="%1.%2."/>
      <w:lvlJc w:val="left"/>
      <w:pPr>
        <w:tabs>
          <w:tab w:val="num" w:pos="1440"/>
        </w:tabs>
        <w:ind w:left="1440" w:hanging="1440"/>
      </w:pPr>
      <w:rPr>
        <w:rFonts w:ascii="Arial" w:hAnsi="Arial" w:cs="Arial"/>
        <w:b/>
        <w:bCs/>
        <w:i w:val="0"/>
        <w:iCs w:val="0"/>
        <w:color w:val="003366"/>
        <w:sz w:val="32"/>
        <w:szCs w:val="32"/>
        <w:u w:val="none"/>
      </w:rPr>
    </w:lvl>
    <w:lvl w:ilvl="2">
      <w:start w:val="1"/>
      <w:numFmt w:val="decimal"/>
      <w:pStyle w:val="AppendixHeading3"/>
      <w:lvlText w:val="%1.%2.%3."/>
      <w:lvlJc w:val="left"/>
      <w:pPr>
        <w:tabs>
          <w:tab w:val="num" w:pos="2160"/>
        </w:tabs>
        <w:ind w:left="2160" w:hanging="1440"/>
      </w:pPr>
      <w:rPr>
        <w:rFonts w:ascii="Arial" w:hAnsi="Arial" w:cs="Arial" w:hint="default"/>
        <w:b/>
        <w:bCs/>
        <w:i w:val="0"/>
        <w:iCs w:val="0"/>
        <w:color w:val="336699"/>
        <w:sz w:val="28"/>
        <w:szCs w:val="28"/>
        <w:u w:val="none"/>
      </w:rPr>
    </w:lvl>
    <w:lvl w:ilvl="3">
      <w:start w:val="1"/>
      <w:numFmt w:val="decimal"/>
      <w:pStyle w:val="AppendixHeading4"/>
      <w:lvlText w:val="%1.%2.%3.%4."/>
      <w:lvlJc w:val="left"/>
      <w:pPr>
        <w:tabs>
          <w:tab w:val="num" w:pos="2880"/>
        </w:tabs>
        <w:ind w:left="2880" w:hanging="1440"/>
      </w:pPr>
      <w:rPr>
        <w:rFonts w:ascii="Arial" w:hAnsi="Arial" w:cs="Arial" w:hint="default"/>
        <w:b/>
        <w:bCs/>
        <w:i w:val="0"/>
        <w:iCs w:val="0"/>
        <w:color w:val="336699"/>
        <w:sz w:val="22"/>
        <w:szCs w:val="22"/>
        <w:u w:val="none"/>
      </w:rPr>
    </w:lvl>
    <w:lvl w:ilvl="4">
      <w:start w:val="1"/>
      <w:numFmt w:val="lowerLetter"/>
      <w:lvlText w:val="(%5)"/>
      <w:lvlJc w:val="left"/>
      <w:pPr>
        <w:tabs>
          <w:tab w:val="num" w:pos="1800"/>
        </w:tabs>
        <w:ind w:left="1800" w:hanging="360"/>
      </w:pPr>
      <w:rPr>
        <w:rFonts w:ascii="Arial" w:hAnsi="Courier New"/>
      </w:rPr>
    </w:lvl>
    <w:lvl w:ilvl="5">
      <w:start w:val="1"/>
      <w:numFmt w:val="lowerRoman"/>
      <w:lvlText w:val="(%6)"/>
      <w:lvlJc w:val="left"/>
      <w:pPr>
        <w:tabs>
          <w:tab w:val="num" w:pos="2160"/>
        </w:tabs>
        <w:ind w:left="2160" w:hanging="360"/>
      </w:pPr>
      <w:rPr>
        <w:rFonts w:ascii="Arial" w:hAnsi="Wingdings" w:hint="default"/>
      </w:rPr>
    </w:lvl>
    <w:lvl w:ilvl="6">
      <w:start w:val="1"/>
      <w:numFmt w:val="decimal"/>
      <w:lvlText w:val="%7."/>
      <w:lvlJc w:val="left"/>
      <w:pPr>
        <w:tabs>
          <w:tab w:val="num" w:pos="2520"/>
        </w:tabs>
        <w:ind w:left="2520" w:hanging="360"/>
      </w:pPr>
      <w:rPr>
        <w:rFonts w:ascii="Arial" w:hAnsi="Symbol" w:hint="default"/>
      </w:rPr>
    </w:lvl>
    <w:lvl w:ilvl="7">
      <w:start w:val="1"/>
      <w:numFmt w:val="lowerLetter"/>
      <w:lvlText w:val="%8."/>
      <w:lvlJc w:val="left"/>
      <w:pPr>
        <w:tabs>
          <w:tab w:val="num" w:pos="2880"/>
        </w:tabs>
        <w:ind w:left="2880" w:hanging="360"/>
      </w:pPr>
      <w:rPr>
        <w:rFonts w:ascii="Arial" w:hAnsi="Courier New"/>
      </w:rPr>
    </w:lvl>
    <w:lvl w:ilvl="8">
      <w:start w:val="1"/>
      <w:numFmt w:val="lowerRoman"/>
      <w:lvlText w:val="%9."/>
      <w:lvlJc w:val="left"/>
      <w:pPr>
        <w:tabs>
          <w:tab w:val="num" w:pos="3240"/>
        </w:tabs>
        <w:ind w:left="3240" w:hanging="360"/>
      </w:pPr>
      <w:rPr>
        <w:rFonts w:ascii="Arial" w:hAnsi="Wingdings" w:hint="default"/>
      </w:rPr>
    </w:lvl>
  </w:abstractNum>
  <w:abstractNum w:abstractNumId="19">
    <w:nsid w:val="4A4611F2"/>
    <w:multiLevelType w:val="multilevel"/>
    <w:tmpl w:val="E54E7572"/>
    <w:lvl w:ilvl="0">
      <w:start w:val="1"/>
      <w:numFmt w:val="decimal"/>
      <w:lvlRestart w:val="0"/>
      <w:lvlText w:val="%1."/>
      <w:lvlJc w:val="left"/>
      <w:pPr>
        <w:tabs>
          <w:tab w:val="num" w:pos="1800"/>
        </w:tabs>
        <w:ind w:left="1800" w:hanging="360"/>
      </w:pPr>
      <w:rPr>
        <w:rFonts w:ascii="Times New Roman" w:hAnsi="Wingdings" w:hint="default"/>
        <w:color w:val="auto"/>
        <w:sz w:val="22"/>
      </w:rPr>
    </w:lvl>
    <w:lvl w:ilvl="1">
      <w:start w:val="1"/>
      <w:numFmt w:val="lowerLetter"/>
      <w:pStyle w:val="List2alpha"/>
      <w:lvlText w:val="%2."/>
      <w:lvlJc w:val="left"/>
      <w:pPr>
        <w:tabs>
          <w:tab w:val="num" w:pos="2146"/>
        </w:tabs>
        <w:ind w:left="2160" w:hanging="360"/>
      </w:pPr>
      <w:rPr>
        <w:rFonts w:ascii="Times New Roman" w:hAnsi="Wingdings" w:hint="default"/>
        <w:sz w:val="22"/>
      </w:rPr>
    </w:lvl>
    <w:lvl w:ilvl="2">
      <w:start w:val="1"/>
      <w:numFmt w:val="lowerRoman"/>
      <w:pStyle w:val="List3roman"/>
      <w:lvlText w:val="%3."/>
      <w:lvlJc w:val="left"/>
      <w:pPr>
        <w:tabs>
          <w:tab w:val="num" w:pos="2880"/>
        </w:tabs>
        <w:ind w:left="2520" w:hanging="360"/>
      </w:pPr>
      <w:rPr>
        <w:rFonts w:ascii="Times New Roman" w:hAnsi="Times New Roman" w:cs="Times New Roman" w:hint="default"/>
        <w:sz w:val="22"/>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4C0949F3"/>
    <w:multiLevelType w:val="hybridMultilevel"/>
    <w:tmpl w:val="4D40EBE8"/>
    <w:lvl w:ilvl="0" w:tplc="E1EA5168">
      <w:start w:val="1"/>
      <w:numFmt w:val="decimal"/>
      <w:lvlText w:val="%1."/>
      <w:lvlJc w:val="left"/>
      <w:pPr>
        <w:ind w:left="1080" w:hanging="360"/>
      </w:pPr>
      <w:rPr>
        <w:rFonts w:ascii="Calibri" w:eastAsiaTheme="minorHAnsi" w:hAnsi="Calibri" w:cs="Times New Roman"/>
      </w:rPr>
    </w:lvl>
    <w:lvl w:ilvl="1" w:tplc="F54E3492">
      <w:start w:val="1"/>
      <w:numFmt w:val="lowerLetter"/>
      <w:lvlText w:val="%2."/>
      <w:lvlJc w:val="left"/>
      <w:pPr>
        <w:ind w:left="1710" w:hanging="360"/>
      </w:pPr>
      <w:rPr>
        <w:rFonts w:ascii="Calibri" w:eastAsiaTheme="minorHAnsi" w:hAnsi="Calibri" w:cs="Times New Roman"/>
      </w:rPr>
    </w:lvl>
    <w:lvl w:ilvl="2" w:tplc="215C3438">
      <w:start w:val="1"/>
      <w:numFmt w:val="lowerRoman"/>
      <w:lvlText w:val="%3."/>
      <w:lvlJc w:val="right"/>
      <w:pPr>
        <w:ind w:left="2520" w:hanging="180"/>
      </w:pPr>
      <w:rPr>
        <w:rFonts w:ascii="Calibri" w:eastAsiaTheme="minorHAnsi" w:hAnsi="Calibri" w:cs="Times New Roman"/>
      </w:rPr>
    </w:lvl>
    <w:lvl w:ilvl="3" w:tplc="0409000F">
      <w:start w:val="1"/>
      <w:numFmt w:val="decimal"/>
      <w:lvlText w:val="%4."/>
      <w:lvlJc w:val="left"/>
      <w:pPr>
        <w:ind w:left="3420" w:hanging="360"/>
      </w:pPr>
    </w:lvl>
    <w:lvl w:ilvl="4" w:tplc="04090019">
      <w:start w:val="1"/>
      <w:numFmt w:val="lowerLetter"/>
      <w:lvlText w:val="%5."/>
      <w:lvlJc w:val="left"/>
      <w:pPr>
        <w:ind w:left="360" w:hanging="360"/>
      </w:pPr>
    </w:lvl>
    <w:lvl w:ilvl="5" w:tplc="0409001B">
      <w:start w:val="1"/>
      <w:numFmt w:val="lowerRoman"/>
      <w:lvlText w:val="%6."/>
      <w:lvlJc w:val="right"/>
      <w:pPr>
        <w:ind w:left="3870" w:hanging="180"/>
      </w:pPr>
    </w:lvl>
    <w:lvl w:ilvl="6" w:tplc="04090001">
      <w:start w:val="1"/>
      <w:numFmt w:val="bullet"/>
      <w:lvlText w:val=""/>
      <w:lvlJc w:val="left"/>
      <w:pPr>
        <w:ind w:left="4050" w:hanging="360"/>
      </w:pPr>
      <w:rPr>
        <w:rFonts w:ascii="Symbol" w:hAnsi="Symbol" w:hint="default"/>
      </w:rPr>
    </w:lvl>
    <w:lvl w:ilvl="7" w:tplc="04090019">
      <w:start w:val="1"/>
      <w:numFmt w:val="lowerLetter"/>
      <w:lvlText w:val="%8."/>
      <w:lvlJc w:val="left"/>
      <w:pPr>
        <w:ind w:left="6435" w:hanging="360"/>
      </w:pPr>
    </w:lvl>
    <w:lvl w:ilvl="8" w:tplc="0409001B">
      <w:start w:val="1"/>
      <w:numFmt w:val="lowerRoman"/>
      <w:lvlText w:val="%9."/>
      <w:lvlJc w:val="right"/>
      <w:pPr>
        <w:ind w:left="7155" w:hanging="180"/>
      </w:pPr>
    </w:lvl>
  </w:abstractNum>
  <w:abstractNum w:abstractNumId="21">
    <w:nsid w:val="4C465AAF"/>
    <w:multiLevelType w:val="hybridMultilevel"/>
    <w:tmpl w:val="09EC1BE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5014507B"/>
    <w:multiLevelType w:val="hybridMultilevel"/>
    <w:tmpl w:val="FFD07E3E"/>
    <w:lvl w:ilvl="0" w:tplc="879613CA">
      <w:start w:val="1"/>
      <w:numFmt w:val="bullet"/>
      <w:pStyle w:val="Step"/>
      <w:lvlText w:val=""/>
      <w:lvlJc w:val="left"/>
      <w:pPr>
        <w:tabs>
          <w:tab w:val="num" w:pos="1800"/>
        </w:tabs>
        <w:ind w:left="1800" w:hanging="360"/>
      </w:pPr>
      <w:rPr>
        <w:rFonts w:ascii="Wingdings" w:hAnsi="Wingdings" w:hint="default"/>
        <w:b w:val="0"/>
        <w:i w:val="0"/>
        <w:caps w:val="0"/>
        <w:strike w:val="0"/>
        <w:dstrike w:val="0"/>
        <w:vanish w:val="0"/>
        <w:color w:val="666699"/>
        <w:sz w:val="22"/>
        <w:szCs w:val="22"/>
        <w:vertAlign w:val="baseline"/>
      </w:rPr>
    </w:lvl>
    <w:lvl w:ilvl="1" w:tplc="04090019">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3">
    <w:nsid w:val="566D5792"/>
    <w:multiLevelType w:val="hybridMultilevel"/>
    <w:tmpl w:val="A3B864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57DD05F0"/>
    <w:multiLevelType w:val="multilevel"/>
    <w:tmpl w:val="68561F94"/>
    <w:lvl w:ilvl="0">
      <w:start w:val="1"/>
      <w:numFmt w:val="decimal"/>
      <w:lvlRestart w:val="0"/>
      <w:pStyle w:val="TableList1number"/>
      <w:lvlText w:val="%1."/>
      <w:lvlJc w:val="left"/>
      <w:pPr>
        <w:tabs>
          <w:tab w:val="num" w:pos="360"/>
        </w:tabs>
        <w:ind w:left="360" w:hanging="360"/>
      </w:pPr>
      <w:rPr>
        <w:rFonts w:ascii="Symbol" w:hAnsi="Symbol" w:hint="default"/>
        <w:color w:val="auto"/>
        <w:sz w:val="22"/>
      </w:rPr>
    </w:lvl>
    <w:lvl w:ilvl="1">
      <w:start w:val="1"/>
      <w:numFmt w:val="lowerLetter"/>
      <w:pStyle w:val="TableList2alpha"/>
      <w:lvlText w:val="%2."/>
      <w:lvlJc w:val="left"/>
      <w:pPr>
        <w:tabs>
          <w:tab w:val="num" w:pos="720"/>
        </w:tabs>
        <w:ind w:left="720" w:hanging="360"/>
      </w:pPr>
      <w:rPr>
        <w:rFonts w:ascii="Times New Roman" w:hAnsi="Times New Roman" w:hint="default"/>
        <w:sz w:val="22"/>
      </w:rPr>
    </w:lvl>
    <w:lvl w:ilvl="2">
      <w:start w:val="1"/>
      <w:numFmt w:val="lowerRoman"/>
      <w:pStyle w:val="TableList3roman"/>
      <w:lvlText w:val="%3."/>
      <w:lvlJc w:val="left"/>
      <w:pPr>
        <w:tabs>
          <w:tab w:val="num" w:pos="1440"/>
        </w:tabs>
        <w:ind w:left="1080" w:hanging="360"/>
      </w:pPr>
      <w:rPr>
        <w:rFonts w:ascii="Times New Roman" w:hAnsi="Times New Roman" w:hint="default"/>
        <w:sz w:val="22"/>
      </w:rPr>
    </w:lvl>
    <w:lvl w:ilvl="3">
      <w:start w:val="1"/>
      <w:numFmt w:val="decimal"/>
      <w:lvlText w:val=""/>
      <w:lvlJc w:val="left"/>
      <w:pPr>
        <w:tabs>
          <w:tab w:val="num" w:pos="2880"/>
        </w:tabs>
        <w:ind w:left="2880" w:hanging="360"/>
      </w:pPr>
      <w:rPr>
        <w:rFonts w:ascii="Symbol" w:hAnsi="Symbol" w:hint="default"/>
      </w:rPr>
    </w:lvl>
    <w:lvl w:ilvl="4">
      <w:start w:val="1"/>
      <w:numFmt w:val="decimal"/>
      <w:lvlText w:val="o"/>
      <w:lvlJc w:val="left"/>
      <w:pPr>
        <w:tabs>
          <w:tab w:val="num" w:pos="3600"/>
        </w:tabs>
        <w:ind w:left="3600" w:hanging="360"/>
      </w:pPr>
      <w:rPr>
        <w:rFonts w:ascii="Courier New" w:hAnsi="Courier New" w:hint="default"/>
      </w:rPr>
    </w:lvl>
    <w:lvl w:ilvl="5">
      <w:start w:val="1"/>
      <w:numFmt w:val="decimal"/>
      <w:lvlText w:val=""/>
      <w:lvlJc w:val="left"/>
      <w:pPr>
        <w:tabs>
          <w:tab w:val="num" w:pos="4320"/>
        </w:tabs>
        <w:ind w:left="4320" w:hanging="360"/>
      </w:pPr>
      <w:rPr>
        <w:rFonts w:ascii="Wingdings" w:hAnsi="Wingdings" w:hint="default"/>
      </w:rPr>
    </w:lvl>
    <w:lvl w:ilvl="6">
      <w:start w:val="1"/>
      <w:numFmt w:val="decimal"/>
      <w:lvlText w:val=""/>
      <w:lvlJc w:val="left"/>
      <w:pPr>
        <w:tabs>
          <w:tab w:val="num" w:pos="5040"/>
        </w:tabs>
        <w:ind w:left="5040" w:hanging="360"/>
      </w:pPr>
      <w:rPr>
        <w:rFonts w:ascii="Symbol" w:hAnsi="Symbol" w:hint="default"/>
      </w:rPr>
    </w:lvl>
    <w:lvl w:ilvl="7">
      <w:start w:val="1"/>
      <w:numFmt w:val="decimal"/>
      <w:lvlText w:val="o"/>
      <w:lvlJc w:val="left"/>
      <w:pPr>
        <w:tabs>
          <w:tab w:val="num" w:pos="5760"/>
        </w:tabs>
        <w:ind w:left="5760" w:hanging="360"/>
      </w:pPr>
      <w:rPr>
        <w:rFonts w:ascii="Courier New" w:hAnsi="Courier New" w:hint="default"/>
      </w:rPr>
    </w:lvl>
    <w:lvl w:ilvl="8">
      <w:start w:val="1"/>
      <w:numFmt w:val="decimal"/>
      <w:lvlText w:val=""/>
      <w:lvlJc w:val="left"/>
      <w:pPr>
        <w:tabs>
          <w:tab w:val="num" w:pos="6480"/>
        </w:tabs>
        <w:ind w:left="6480" w:hanging="360"/>
      </w:pPr>
      <w:rPr>
        <w:rFonts w:ascii="Wingdings" w:hAnsi="Wingdings" w:hint="default"/>
      </w:rPr>
    </w:lvl>
  </w:abstractNum>
  <w:abstractNum w:abstractNumId="25">
    <w:nsid w:val="5B244D56"/>
    <w:multiLevelType w:val="multilevel"/>
    <w:tmpl w:val="6BE2542C"/>
    <w:styleLink w:val="UListTable"/>
    <w:lvl w:ilvl="0">
      <w:start w:val="1"/>
      <w:numFmt w:val="decimal"/>
      <w:lvlText w:val="%1."/>
      <w:lvlJc w:val="left"/>
      <w:pPr>
        <w:tabs>
          <w:tab w:val="num" w:pos="0"/>
        </w:tabs>
        <w:ind w:left="360" w:hanging="360"/>
      </w:pPr>
      <w:rPr>
        <w:rFonts w:hint="default"/>
      </w:rPr>
    </w:lvl>
    <w:lvl w:ilvl="1">
      <w:start w:val="1"/>
      <w:numFmt w:val="lowerLetter"/>
      <w:lvlText w:val="%2."/>
      <w:lvlJc w:val="left"/>
      <w:pPr>
        <w:tabs>
          <w:tab w:val="num" w:pos="0"/>
        </w:tabs>
        <w:ind w:left="720" w:hanging="360"/>
      </w:pPr>
      <w:rPr>
        <w:rFonts w:hint="default"/>
      </w:rPr>
    </w:lvl>
    <w:lvl w:ilvl="2">
      <w:start w:val="1"/>
      <w:numFmt w:val="lowerRoman"/>
      <w:lvlText w:val="%3."/>
      <w:lvlJc w:val="left"/>
      <w:pPr>
        <w:tabs>
          <w:tab w:val="num" w:pos="0"/>
        </w:tabs>
        <w:ind w:left="1080" w:hanging="360"/>
      </w:pPr>
      <w:rPr>
        <w:rFonts w:hint="default"/>
      </w:rPr>
    </w:lvl>
    <w:lvl w:ilvl="3">
      <w:start w:val="1"/>
      <w:numFmt w:val="decimal"/>
      <w:lvlText w:val="(%4)"/>
      <w:lvlJc w:val="left"/>
      <w:pPr>
        <w:tabs>
          <w:tab w:val="num" w:pos="0"/>
        </w:tabs>
        <w:ind w:left="1440" w:hanging="360"/>
      </w:pPr>
      <w:rPr>
        <w:rFonts w:hint="default"/>
      </w:rPr>
    </w:lvl>
    <w:lvl w:ilvl="4">
      <w:start w:val="1"/>
      <w:numFmt w:val="lowerLetter"/>
      <w:lvlText w:val="(%5)"/>
      <w:lvlJc w:val="left"/>
      <w:pPr>
        <w:tabs>
          <w:tab w:val="num" w:pos="0"/>
        </w:tabs>
        <w:ind w:left="1800" w:hanging="360"/>
      </w:pPr>
      <w:rPr>
        <w:rFonts w:hint="default"/>
      </w:rPr>
    </w:lvl>
    <w:lvl w:ilvl="5">
      <w:start w:val="1"/>
      <w:numFmt w:val="lowerRoman"/>
      <w:lvlText w:val="(%6)"/>
      <w:lvlJc w:val="left"/>
      <w:pPr>
        <w:tabs>
          <w:tab w:val="num" w:pos="0"/>
        </w:tabs>
        <w:ind w:left="2160" w:hanging="360"/>
      </w:pPr>
      <w:rPr>
        <w:rFonts w:hint="default"/>
      </w:rPr>
    </w:lvl>
    <w:lvl w:ilvl="6">
      <w:start w:val="1"/>
      <w:numFmt w:val="decimal"/>
      <w:lvlText w:val="%7."/>
      <w:lvlJc w:val="left"/>
      <w:pPr>
        <w:tabs>
          <w:tab w:val="num" w:pos="0"/>
        </w:tabs>
        <w:ind w:left="2520" w:hanging="360"/>
      </w:pPr>
      <w:rPr>
        <w:rFonts w:hint="default"/>
      </w:rPr>
    </w:lvl>
    <w:lvl w:ilvl="7">
      <w:start w:val="1"/>
      <w:numFmt w:val="lowerLetter"/>
      <w:lvlText w:val="%8."/>
      <w:lvlJc w:val="left"/>
      <w:pPr>
        <w:tabs>
          <w:tab w:val="num" w:pos="0"/>
        </w:tabs>
        <w:ind w:left="2880" w:hanging="360"/>
      </w:pPr>
      <w:rPr>
        <w:rFonts w:hint="default"/>
      </w:rPr>
    </w:lvl>
    <w:lvl w:ilvl="8">
      <w:start w:val="1"/>
      <w:numFmt w:val="lowerRoman"/>
      <w:lvlText w:val="%9."/>
      <w:lvlJc w:val="left"/>
      <w:pPr>
        <w:tabs>
          <w:tab w:val="num" w:pos="0"/>
        </w:tabs>
        <w:ind w:left="3240" w:hanging="360"/>
      </w:pPr>
      <w:rPr>
        <w:rFonts w:hint="default"/>
      </w:rPr>
    </w:lvl>
  </w:abstractNum>
  <w:abstractNum w:abstractNumId="26">
    <w:nsid w:val="5BAE64DC"/>
    <w:multiLevelType w:val="multilevel"/>
    <w:tmpl w:val="828CA7C4"/>
    <w:styleLink w:val="UBullet"/>
    <w:lvl w:ilvl="0">
      <w:start w:val="1"/>
      <w:numFmt w:val="bullet"/>
      <w:lvlText w:val=""/>
      <w:lvlJc w:val="left"/>
      <w:pPr>
        <w:tabs>
          <w:tab w:val="num" w:pos="0"/>
        </w:tabs>
        <w:ind w:left="1800" w:hanging="360"/>
      </w:pPr>
      <w:rPr>
        <w:rFonts w:ascii="Wingdings" w:hAnsi="Wingdings" w:cs="Times New Roman" w:hint="default"/>
        <w:color w:val="5998C9"/>
        <w:sz w:val="12"/>
        <w:szCs w:val="12"/>
      </w:rPr>
    </w:lvl>
    <w:lvl w:ilvl="1">
      <w:start w:val="1"/>
      <w:numFmt w:val="bullet"/>
      <w:lvlText w:val=""/>
      <w:lvlJc w:val="left"/>
      <w:pPr>
        <w:tabs>
          <w:tab w:val="num" w:pos="0"/>
        </w:tabs>
        <w:ind w:left="2160" w:hanging="360"/>
      </w:pPr>
      <w:rPr>
        <w:rFonts w:ascii="Wingdings" w:hAnsi="Wingdings" w:cs="Times New Roman" w:hint="default"/>
        <w:color w:val="5998C9"/>
        <w:sz w:val="24"/>
        <w:szCs w:val="18"/>
      </w:rPr>
    </w:lvl>
    <w:lvl w:ilvl="2">
      <w:start w:val="1"/>
      <w:numFmt w:val="bullet"/>
      <w:lvlText w:val=""/>
      <w:lvlJc w:val="left"/>
      <w:pPr>
        <w:tabs>
          <w:tab w:val="num" w:pos="0"/>
        </w:tabs>
        <w:ind w:left="2520" w:hanging="360"/>
      </w:pPr>
      <w:rPr>
        <w:rFonts w:ascii="Wingdings" w:hAnsi="Wingdings" w:cs="Times New Roman" w:hint="default"/>
        <w:color w:val="5998C9"/>
        <w:sz w:val="10"/>
        <w:szCs w:val="22"/>
      </w:rPr>
    </w:lvl>
    <w:lvl w:ilvl="3">
      <w:start w:val="1"/>
      <w:numFmt w:val="bullet"/>
      <w:lvlText w:val=""/>
      <w:lvlJc w:val="left"/>
      <w:pPr>
        <w:tabs>
          <w:tab w:val="num" w:pos="0"/>
        </w:tabs>
        <w:ind w:left="2880" w:hanging="360"/>
      </w:pPr>
      <w:rPr>
        <w:rFonts w:ascii="Wingdings" w:hAnsi="Wingdings" w:cs="Times New Roman" w:hint="default"/>
        <w:color w:val="005AB4"/>
        <w:sz w:val="20"/>
        <w:szCs w:val="22"/>
      </w:rPr>
    </w:lvl>
    <w:lvl w:ilvl="4">
      <w:start w:val="1"/>
      <w:numFmt w:val="bullet"/>
      <w:lvlText w:val=""/>
      <w:lvlJc w:val="left"/>
      <w:pPr>
        <w:tabs>
          <w:tab w:val="num" w:pos="0"/>
        </w:tabs>
        <w:ind w:left="3240" w:hanging="360"/>
      </w:pPr>
      <w:rPr>
        <w:rFonts w:ascii="Wingdings" w:hAnsi="Wingdings" w:cs="Times New Roman" w:hint="default"/>
        <w:color w:val="005AB4"/>
        <w:sz w:val="20"/>
        <w:szCs w:val="22"/>
      </w:rPr>
    </w:lvl>
    <w:lvl w:ilvl="5">
      <w:start w:val="1"/>
      <w:numFmt w:val="bullet"/>
      <w:lvlText w:val=""/>
      <w:lvlJc w:val="left"/>
      <w:pPr>
        <w:tabs>
          <w:tab w:val="num" w:pos="0"/>
        </w:tabs>
        <w:ind w:left="3600" w:hanging="360"/>
      </w:pPr>
      <w:rPr>
        <w:rFonts w:ascii="Wingdings" w:hAnsi="Wingdings" w:cs="Times New Roman" w:hint="default"/>
        <w:color w:val="005AB4"/>
        <w:sz w:val="20"/>
        <w:szCs w:val="22"/>
      </w:rPr>
    </w:lvl>
    <w:lvl w:ilvl="6">
      <w:start w:val="1"/>
      <w:numFmt w:val="bullet"/>
      <w:lvlText w:val=""/>
      <w:lvlJc w:val="left"/>
      <w:pPr>
        <w:tabs>
          <w:tab w:val="num" w:pos="0"/>
        </w:tabs>
        <w:ind w:left="3960" w:hanging="360"/>
      </w:pPr>
      <w:rPr>
        <w:rFonts w:ascii="Wingdings" w:hAnsi="Wingdings" w:cs="Times New Roman" w:hint="default"/>
        <w:color w:val="005AB4"/>
        <w:sz w:val="20"/>
        <w:szCs w:val="22"/>
      </w:rPr>
    </w:lvl>
    <w:lvl w:ilvl="7">
      <w:start w:val="1"/>
      <w:numFmt w:val="bullet"/>
      <w:lvlText w:val=""/>
      <w:lvlJc w:val="left"/>
      <w:pPr>
        <w:tabs>
          <w:tab w:val="num" w:pos="0"/>
        </w:tabs>
        <w:ind w:left="4320" w:hanging="360"/>
      </w:pPr>
      <w:rPr>
        <w:rFonts w:ascii="Wingdings" w:hAnsi="Wingdings" w:cs="Times New Roman" w:hint="default"/>
        <w:color w:val="005AB4"/>
        <w:sz w:val="20"/>
        <w:szCs w:val="22"/>
      </w:rPr>
    </w:lvl>
    <w:lvl w:ilvl="8">
      <w:start w:val="1"/>
      <w:numFmt w:val="bullet"/>
      <w:lvlText w:val=""/>
      <w:lvlJc w:val="left"/>
      <w:pPr>
        <w:tabs>
          <w:tab w:val="num" w:pos="0"/>
        </w:tabs>
        <w:ind w:left="4680" w:hanging="360"/>
      </w:pPr>
      <w:rPr>
        <w:rFonts w:ascii="Wingdings" w:hAnsi="Wingdings" w:cs="Times New Roman" w:hint="default"/>
        <w:color w:val="005AB4"/>
        <w:sz w:val="20"/>
        <w:szCs w:val="22"/>
      </w:rPr>
    </w:lvl>
  </w:abstractNum>
  <w:abstractNum w:abstractNumId="27">
    <w:nsid w:val="5E8F5024"/>
    <w:multiLevelType w:val="hybridMultilevel"/>
    <w:tmpl w:val="A31601F4"/>
    <w:lvl w:ilvl="0" w:tplc="DB144C1E">
      <w:start w:val="1"/>
      <w:numFmt w:val="bullet"/>
      <w:lvlRestart w:val="0"/>
      <w:pStyle w:val="Bullet3hollow"/>
      <w:lvlText w:val="□"/>
      <w:lvlJc w:val="left"/>
      <w:pPr>
        <w:tabs>
          <w:tab w:val="num" w:pos="2520"/>
        </w:tabs>
        <w:ind w:left="2520" w:hanging="360"/>
      </w:pPr>
      <w:rPr>
        <w:rFonts w:ascii="Times New Roman" w:hAnsi="Times New Roman" w:cs="Times New Roman" w:hint="default"/>
        <w:b w:val="0"/>
        <w:bCs w:val="0"/>
        <w:i w:val="0"/>
        <w:iCs w:val="0"/>
        <w:color w:val="336699"/>
        <w:sz w:val="16"/>
        <w:szCs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0364488"/>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nsid w:val="6C583192"/>
    <w:multiLevelType w:val="hybridMultilevel"/>
    <w:tmpl w:val="BBF2A4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E656051"/>
    <w:multiLevelType w:val="hybridMultilevel"/>
    <w:tmpl w:val="10CEFD26"/>
    <w:lvl w:ilvl="0" w:tplc="04090001">
      <w:start w:val="1"/>
      <w:numFmt w:val="bullet"/>
      <w:lvlText w:val=""/>
      <w:lvlJc w:val="left"/>
      <w:pPr>
        <w:ind w:left="2160" w:hanging="360"/>
      </w:pPr>
      <w:rPr>
        <w:rFonts w:ascii="Symbol" w:hAnsi="Symbol" w:hint="default"/>
      </w:rPr>
    </w:lvl>
    <w:lvl w:ilvl="1" w:tplc="0409000F">
      <w:start w:val="1"/>
      <w:numFmt w:val="decimal"/>
      <w:lvlText w:val="%2."/>
      <w:lvlJc w:val="left"/>
      <w:pPr>
        <w:ind w:left="2880" w:hanging="360"/>
      </w:pPr>
      <w:rPr>
        <w:rFont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6F4C7C7F"/>
    <w:multiLevelType w:val="hybridMultilevel"/>
    <w:tmpl w:val="AB0C5CB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2">
    <w:nsid w:val="720E4EBE"/>
    <w:multiLevelType w:val="hybridMultilevel"/>
    <w:tmpl w:val="3AFC4D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729106E3"/>
    <w:multiLevelType w:val="hybridMultilevel"/>
    <w:tmpl w:val="C5B40326"/>
    <w:lvl w:ilvl="0" w:tplc="F91C57F4">
      <w:start w:val="1"/>
      <w:numFmt w:val="lowerLetter"/>
      <w:lvlText w:val="%1."/>
      <w:lvlJc w:val="left"/>
      <w:pPr>
        <w:ind w:left="360" w:hanging="360"/>
      </w:pPr>
      <w:rPr>
        <w:rFonts w:asciiTheme="minorHAnsi" w:eastAsiaTheme="minorHAnsi" w:hAnsiTheme="minorHAnsi" w:cstheme="minorBidi"/>
      </w:rPr>
    </w:lvl>
    <w:lvl w:ilvl="1" w:tplc="62CEF874">
      <w:start w:val="1"/>
      <w:numFmt w:val="decimal"/>
      <w:lvlText w:val="%2."/>
      <w:lvlJc w:val="left"/>
      <w:pPr>
        <w:ind w:left="1170" w:hanging="360"/>
      </w:pPr>
      <w:rPr>
        <w:rFonts w:ascii="Calibri" w:eastAsiaTheme="minorHAnsi" w:hAnsi="Calibri" w:cs="Times New Roman"/>
      </w:rPr>
    </w:lvl>
    <w:lvl w:ilvl="2" w:tplc="F54E3492">
      <w:start w:val="1"/>
      <w:numFmt w:val="lowerLetter"/>
      <w:lvlText w:val="%3."/>
      <w:lvlJc w:val="left"/>
      <w:pPr>
        <w:ind w:left="1890" w:hanging="180"/>
      </w:pPr>
      <w:rPr>
        <w:rFonts w:ascii="Calibri" w:eastAsiaTheme="minorHAnsi" w:hAnsi="Calibri" w:cs="Times New Roman"/>
      </w:rPr>
    </w:lvl>
    <w:lvl w:ilvl="3" w:tplc="0409000F">
      <w:start w:val="1"/>
      <w:numFmt w:val="decimal"/>
      <w:lvlText w:val="%4."/>
      <w:lvlJc w:val="left"/>
      <w:pPr>
        <w:ind w:left="3240" w:hanging="360"/>
      </w:pPr>
    </w:lvl>
    <w:lvl w:ilvl="4" w:tplc="04090019">
      <w:start w:val="1"/>
      <w:numFmt w:val="lowerLetter"/>
      <w:lvlText w:val="%5."/>
      <w:lvlJc w:val="left"/>
      <w:pPr>
        <w:ind w:left="3870" w:hanging="360"/>
      </w:pPr>
    </w:lvl>
    <w:lvl w:ilvl="5" w:tplc="0409001B">
      <w:start w:val="1"/>
      <w:numFmt w:val="lowerRoman"/>
      <w:lvlText w:val="%6."/>
      <w:lvlJc w:val="right"/>
      <w:pPr>
        <w:ind w:left="2790" w:hanging="180"/>
      </w:pPr>
    </w:lvl>
    <w:lvl w:ilvl="6" w:tplc="0409000F">
      <w:start w:val="1"/>
      <w:numFmt w:val="decimal"/>
      <w:lvlText w:val="%7."/>
      <w:lvlJc w:val="left"/>
      <w:pPr>
        <w:ind w:left="5310" w:hanging="360"/>
      </w:pPr>
    </w:lvl>
    <w:lvl w:ilvl="7" w:tplc="04090019">
      <w:start w:val="1"/>
      <w:numFmt w:val="lowerLetter"/>
      <w:lvlText w:val="%8."/>
      <w:lvlJc w:val="left"/>
      <w:pPr>
        <w:ind w:left="6030" w:hanging="360"/>
      </w:pPr>
    </w:lvl>
    <w:lvl w:ilvl="8" w:tplc="0409001B">
      <w:start w:val="1"/>
      <w:numFmt w:val="lowerRoman"/>
      <w:lvlText w:val="%9."/>
      <w:lvlJc w:val="right"/>
      <w:pPr>
        <w:ind w:left="6750" w:hanging="180"/>
      </w:pPr>
    </w:lvl>
  </w:abstractNum>
  <w:abstractNum w:abstractNumId="34">
    <w:nsid w:val="76267007"/>
    <w:multiLevelType w:val="multilevel"/>
    <w:tmpl w:val="6EC05C80"/>
    <w:styleLink w:val="UBulletTable"/>
    <w:lvl w:ilvl="0">
      <w:start w:val="1"/>
      <w:numFmt w:val="bullet"/>
      <w:lvlText w:val=""/>
      <w:lvlJc w:val="left"/>
      <w:pPr>
        <w:tabs>
          <w:tab w:val="num" w:pos="0"/>
        </w:tabs>
        <w:ind w:left="360" w:hanging="360"/>
      </w:pPr>
      <w:rPr>
        <w:rFonts w:ascii="Wingdings" w:hAnsi="Wingdings" w:cs="Times New Roman" w:hint="default"/>
        <w:color w:val="5998C9"/>
        <w:sz w:val="12"/>
        <w:szCs w:val="12"/>
      </w:rPr>
    </w:lvl>
    <w:lvl w:ilvl="1">
      <w:start w:val="1"/>
      <w:numFmt w:val="bullet"/>
      <w:lvlText w:val=""/>
      <w:lvlJc w:val="left"/>
      <w:pPr>
        <w:tabs>
          <w:tab w:val="num" w:pos="0"/>
        </w:tabs>
        <w:ind w:left="720" w:hanging="360"/>
      </w:pPr>
      <w:rPr>
        <w:rFonts w:ascii="Wingdings" w:hAnsi="Wingdings" w:cs="Times New Roman" w:hint="default"/>
        <w:color w:val="5998C9"/>
        <w:sz w:val="24"/>
        <w:szCs w:val="12"/>
      </w:rPr>
    </w:lvl>
    <w:lvl w:ilvl="2">
      <w:start w:val="1"/>
      <w:numFmt w:val="bullet"/>
      <w:lvlText w:val=""/>
      <w:lvlJc w:val="left"/>
      <w:pPr>
        <w:tabs>
          <w:tab w:val="num" w:pos="0"/>
        </w:tabs>
        <w:ind w:left="1080" w:hanging="360"/>
      </w:pPr>
      <w:rPr>
        <w:rFonts w:ascii="Wingdings" w:hAnsi="Wingdings" w:cs="Times New Roman" w:hint="default"/>
        <w:color w:val="5998C9"/>
        <w:sz w:val="10"/>
        <w:szCs w:val="12"/>
      </w:rPr>
    </w:lvl>
    <w:lvl w:ilvl="3">
      <w:start w:val="1"/>
      <w:numFmt w:val="bullet"/>
      <w:lvlText w:val=""/>
      <w:lvlJc w:val="left"/>
      <w:pPr>
        <w:tabs>
          <w:tab w:val="num" w:pos="0"/>
        </w:tabs>
        <w:ind w:left="1440" w:hanging="360"/>
      </w:pPr>
      <w:rPr>
        <w:rFonts w:ascii="Wingdings" w:hAnsi="Wingdings" w:cs="Times New Roman" w:hint="default"/>
        <w:color w:val="005AB4"/>
        <w:sz w:val="20"/>
        <w:szCs w:val="12"/>
      </w:rPr>
    </w:lvl>
    <w:lvl w:ilvl="4">
      <w:start w:val="1"/>
      <w:numFmt w:val="bullet"/>
      <w:lvlText w:val=""/>
      <w:lvlJc w:val="left"/>
      <w:pPr>
        <w:tabs>
          <w:tab w:val="num" w:pos="0"/>
        </w:tabs>
        <w:ind w:left="1800" w:hanging="360"/>
      </w:pPr>
      <w:rPr>
        <w:rFonts w:ascii="Wingdings" w:hAnsi="Wingdings" w:cs="Times New Roman" w:hint="default"/>
        <w:color w:val="005AB4"/>
        <w:sz w:val="20"/>
        <w:szCs w:val="12"/>
      </w:rPr>
    </w:lvl>
    <w:lvl w:ilvl="5">
      <w:start w:val="1"/>
      <w:numFmt w:val="bullet"/>
      <w:lvlText w:val=""/>
      <w:lvlJc w:val="left"/>
      <w:pPr>
        <w:tabs>
          <w:tab w:val="num" w:pos="0"/>
        </w:tabs>
        <w:ind w:left="2160" w:hanging="360"/>
      </w:pPr>
      <w:rPr>
        <w:rFonts w:ascii="Wingdings" w:hAnsi="Wingdings" w:cs="Times New Roman" w:hint="default"/>
        <w:color w:val="005AB4"/>
        <w:sz w:val="20"/>
        <w:szCs w:val="12"/>
      </w:rPr>
    </w:lvl>
    <w:lvl w:ilvl="6">
      <w:start w:val="1"/>
      <w:numFmt w:val="bullet"/>
      <w:lvlText w:val=""/>
      <w:lvlJc w:val="left"/>
      <w:pPr>
        <w:tabs>
          <w:tab w:val="num" w:pos="0"/>
        </w:tabs>
        <w:ind w:left="2520" w:hanging="360"/>
      </w:pPr>
      <w:rPr>
        <w:rFonts w:ascii="Wingdings" w:hAnsi="Wingdings" w:cs="Times New Roman" w:hint="default"/>
        <w:color w:val="005AB4"/>
        <w:sz w:val="20"/>
        <w:szCs w:val="12"/>
      </w:rPr>
    </w:lvl>
    <w:lvl w:ilvl="7">
      <w:start w:val="1"/>
      <w:numFmt w:val="bullet"/>
      <w:lvlText w:val=""/>
      <w:lvlJc w:val="left"/>
      <w:pPr>
        <w:tabs>
          <w:tab w:val="num" w:pos="0"/>
        </w:tabs>
        <w:ind w:left="2880" w:hanging="360"/>
      </w:pPr>
      <w:rPr>
        <w:rFonts w:ascii="Wingdings" w:hAnsi="Wingdings" w:cs="Times New Roman" w:hint="default"/>
        <w:color w:val="005AB4"/>
        <w:sz w:val="20"/>
        <w:szCs w:val="12"/>
      </w:rPr>
    </w:lvl>
    <w:lvl w:ilvl="8">
      <w:start w:val="1"/>
      <w:numFmt w:val="bullet"/>
      <w:lvlText w:val=""/>
      <w:lvlJc w:val="left"/>
      <w:pPr>
        <w:tabs>
          <w:tab w:val="num" w:pos="0"/>
        </w:tabs>
        <w:ind w:left="3240" w:hanging="360"/>
      </w:pPr>
      <w:rPr>
        <w:rFonts w:ascii="Wingdings" w:hAnsi="Wingdings" w:cs="Times New Roman" w:hint="default"/>
        <w:color w:val="005AB4"/>
        <w:sz w:val="20"/>
        <w:szCs w:val="12"/>
      </w:rPr>
    </w:lvl>
  </w:abstractNum>
  <w:abstractNum w:abstractNumId="35">
    <w:nsid w:val="782207FD"/>
    <w:multiLevelType w:val="hybridMultilevel"/>
    <w:tmpl w:val="45D454D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36">
    <w:nsid w:val="789A7585"/>
    <w:multiLevelType w:val="hybridMultilevel"/>
    <w:tmpl w:val="BDF2A542"/>
    <w:lvl w:ilvl="0" w:tplc="FE0EED4A">
      <w:start w:val="1"/>
      <w:numFmt w:val="bullet"/>
      <w:pStyle w:val="Bullet1square"/>
      <w:lvlText w:val="■"/>
      <w:lvlJc w:val="left"/>
      <w:pPr>
        <w:tabs>
          <w:tab w:val="num" w:pos="1800"/>
        </w:tabs>
        <w:ind w:left="1800" w:hanging="360"/>
      </w:pPr>
      <w:rPr>
        <w:rFonts w:ascii="Times New Roman" w:hAnsi="Times New Roman" w:cs="Times New Roman" w:hint="default"/>
        <w:color w:val="336699"/>
        <w:sz w:val="18"/>
        <w:szCs w:val="18"/>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94C2C37"/>
    <w:multiLevelType w:val="multilevel"/>
    <w:tmpl w:val="FBCC85AE"/>
    <w:lvl w:ilvl="0">
      <w:start w:val="1"/>
      <w:numFmt w:val="decimal"/>
      <w:lvlRestart w:val="0"/>
      <w:pStyle w:val="Heading1"/>
      <w:lvlText w:val="%1."/>
      <w:lvlJc w:val="left"/>
      <w:pPr>
        <w:tabs>
          <w:tab w:val="num" w:pos="1440"/>
        </w:tabs>
        <w:ind w:left="1440" w:hanging="1440"/>
      </w:pPr>
      <w:rPr>
        <w:rFonts w:ascii="Arial" w:hAnsi="Arial" w:cs="Arial" w:hint="default"/>
        <w:b/>
        <w:bCs/>
        <w:i w:val="0"/>
        <w:iCs w:val="0"/>
        <w:color w:val="FF6600"/>
        <w:sz w:val="48"/>
        <w:szCs w:val="48"/>
        <w:u w:val="none"/>
      </w:rPr>
    </w:lvl>
    <w:lvl w:ilvl="1">
      <w:start w:val="1"/>
      <w:numFmt w:val="decimal"/>
      <w:pStyle w:val="Heading2"/>
      <w:lvlText w:val="%1.%2."/>
      <w:lvlJc w:val="left"/>
      <w:pPr>
        <w:tabs>
          <w:tab w:val="num" w:pos="1440"/>
        </w:tabs>
        <w:ind w:left="1440" w:hanging="1440"/>
      </w:pPr>
      <w:rPr>
        <w:rFonts w:ascii="Arial" w:hAnsi="Arial" w:cs="Arial" w:hint="default"/>
        <w:b/>
        <w:bCs/>
        <w:i w:val="0"/>
        <w:iCs w:val="0"/>
        <w:color w:val="003366"/>
        <w:sz w:val="32"/>
        <w:szCs w:val="32"/>
        <w:u w:val="none"/>
      </w:rPr>
    </w:lvl>
    <w:lvl w:ilvl="2">
      <w:start w:val="1"/>
      <w:numFmt w:val="decimal"/>
      <w:pStyle w:val="Heading3"/>
      <w:lvlText w:val="%1.%2.%3."/>
      <w:lvlJc w:val="left"/>
      <w:pPr>
        <w:tabs>
          <w:tab w:val="num" w:pos="2160"/>
        </w:tabs>
        <w:ind w:left="2160" w:hanging="1440"/>
      </w:pPr>
      <w:rPr>
        <w:rFonts w:ascii="Arial" w:hAnsi="Arial" w:cs="Arial" w:hint="default"/>
        <w:b/>
        <w:bCs/>
        <w:i w:val="0"/>
        <w:iCs w:val="0"/>
        <w:color w:val="336699"/>
        <w:sz w:val="28"/>
        <w:szCs w:val="28"/>
        <w:u w:val="none"/>
      </w:rPr>
    </w:lvl>
    <w:lvl w:ilvl="3">
      <w:start w:val="1"/>
      <w:numFmt w:val="decimal"/>
      <w:pStyle w:val="Heading4"/>
      <w:lvlText w:val="%1.%2.%3.%4."/>
      <w:lvlJc w:val="left"/>
      <w:pPr>
        <w:tabs>
          <w:tab w:val="num" w:pos="2880"/>
        </w:tabs>
        <w:ind w:left="2880" w:hanging="1440"/>
      </w:pPr>
      <w:rPr>
        <w:rFonts w:ascii="Arial" w:hAnsi="Arial" w:cs="Arial" w:hint="default"/>
        <w:b/>
        <w:bCs/>
        <w:i w:val="0"/>
        <w:iCs w:val="0"/>
        <w:color w:val="336699"/>
        <w:sz w:val="22"/>
        <w:szCs w:val="22"/>
        <w:u w:val="none"/>
      </w:rPr>
    </w:lvl>
    <w:lvl w:ilvl="4">
      <w:start w:val="1"/>
      <w:numFmt w:val="decimal"/>
      <w:lvlText w:val="%1.%2.%3.%4.%5."/>
      <w:lvlJc w:val="left"/>
      <w:pPr>
        <w:tabs>
          <w:tab w:val="num" w:pos="3240"/>
        </w:tabs>
        <w:ind w:left="2232" w:hanging="792"/>
      </w:pPr>
      <w:rPr>
        <w:rFonts w:ascii="Arial" w:hAnsi="Symbol" w:hint="default"/>
      </w:rPr>
    </w:lvl>
    <w:lvl w:ilvl="5">
      <w:start w:val="1"/>
      <w:numFmt w:val="decimal"/>
      <w:lvlText w:val="%1.%2.%3.%4.%5.%6."/>
      <w:lvlJc w:val="left"/>
      <w:pPr>
        <w:tabs>
          <w:tab w:val="num" w:pos="3960"/>
        </w:tabs>
        <w:ind w:left="2736" w:hanging="936"/>
      </w:pPr>
      <w:rPr>
        <w:rFonts w:ascii="Arial" w:hAnsi="Wingdings" w:hint="default"/>
      </w:rPr>
    </w:lvl>
    <w:lvl w:ilvl="6">
      <w:start w:val="1"/>
      <w:numFmt w:val="decimal"/>
      <w:lvlText w:val="%1.%2.%3.%4.%5.%6.%7."/>
      <w:lvlJc w:val="left"/>
      <w:pPr>
        <w:tabs>
          <w:tab w:val="num" w:pos="4680"/>
        </w:tabs>
        <w:ind w:left="3240" w:hanging="1080"/>
      </w:pPr>
      <w:rPr>
        <w:rFonts w:ascii="Arial" w:hAnsi="Wingdings" w:hint="default"/>
      </w:rPr>
    </w:lvl>
    <w:lvl w:ilvl="7">
      <w:start w:val="1"/>
      <w:numFmt w:val="decimal"/>
      <w:lvlText w:val="%1.%2.%3.%4.%5.%6.%7.%8."/>
      <w:lvlJc w:val="left"/>
      <w:pPr>
        <w:tabs>
          <w:tab w:val="num" w:pos="5400"/>
        </w:tabs>
        <w:ind w:left="3744" w:hanging="1224"/>
      </w:pPr>
      <w:rPr>
        <w:rFonts w:ascii="Arial" w:hAnsi="Symbol" w:hint="default"/>
      </w:rPr>
    </w:lvl>
    <w:lvl w:ilvl="8">
      <w:start w:val="1"/>
      <w:numFmt w:val="decimal"/>
      <w:lvlText w:val="%1.%2.%3.%4.%5.%6.%7.%8.%9."/>
      <w:lvlJc w:val="left"/>
      <w:pPr>
        <w:tabs>
          <w:tab w:val="num" w:pos="6120"/>
        </w:tabs>
        <w:ind w:left="4320" w:hanging="1440"/>
      </w:pPr>
      <w:rPr>
        <w:rFonts w:ascii="Arial" w:hAnsi="Symbol" w:hint="default"/>
      </w:rPr>
    </w:lvl>
  </w:abstractNum>
  <w:num w:numId="1">
    <w:abstractNumId w:val="28"/>
  </w:num>
  <w:num w:numId="2">
    <w:abstractNumId w:val="18"/>
  </w:num>
  <w:num w:numId="3">
    <w:abstractNumId w:val="36"/>
  </w:num>
  <w:num w:numId="4">
    <w:abstractNumId w:val="15"/>
  </w:num>
  <w:num w:numId="5">
    <w:abstractNumId w:val="27"/>
  </w:num>
  <w:num w:numId="6">
    <w:abstractNumId w:val="37"/>
  </w:num>
  <w:num w:numId="7">
    <w:abstractNumId w:val="19"/>
  </w:num>
  <w:num w:numId="8">
    <w:abstractNumId w:val="22"/>
  </w:num>
  <w:num w:numId="9">
    <w:abstractNumId w:val="9"/>
  </w:num>
  <w:num w:numId="10">
    <w:abstractNumId w:val="24"/>
  </w:num>
  <w:num w:numId="11">
    <w:abstractNumId w:val="26"/>
  </w:num>
  <w:num w:numId="12">
    <w:abstractNumId w:val="34"/>
  </w:num>
  <w:num w:numId="13">
    <w:abstractNumId w:val="6"/>
  </w:num>
  <w:num w:numId="14">
    <w:abstractNumId w:val="25"/>
  </w:num>
  <w:num w:numId="15">
    <w:abstractNumId w:val="1"/>
  </w:num>
  <w:num w:numId="16">
    <w:abstractNumId w:val="21"/>
  </w:num>
  <w:num w:numId="17">
    <w:abstractNumId w:val="29"/>
  </w:num>
  <w:num w:numId="18">
    <w:abstractNumId w:val="8"/>
  </w:num>
  <w:num w:numId="19">
    <w:abstractNumId w:val="11"/>
  </w:num>
  <w:num w:numId="20">
    <w:abstractNumId w:val="7"/>
  </w:num>
  <w:num w:numId="21">
    <w:abstractNumId w:val="17"/>
  </w:num>
  <w:num w:numId="22">
    <w:abstractNumId w:val="16"/>
  </w:num>
  <w:num w:numId="23">
    <w:abstractNumId w:val="13"/>
  </w:num>
  <w:num w:numId="2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num>
  <w:num w:numId="26">
    <w:abstractNumId w:val="30"/>
  </w:num>
  <w:num w:numId="27">
    <w:abstractNumId w:val="12"/>
  </w:num>
  <w:num w:numId="28">
    <w:abstractNumId w:val="0"/>
  </w:num>
  <w:num w:numId="29">
    <w:abstractNumId w:val="14"/>
  </w:num>
  <w:num w:numId="30">
    <w:abstractNumId w:val="23"/>
  </w:num>
  <w:num w:numId="31">
    <w:abstractNumId w:val="30"/>
  </w:num>
  <w:num w:numId="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num>
  <w:num w:numId="37">
    <w:abstractNumId w:val="4"/>
  </w:num>
  <w:num w:numId="38">
    <w:abstractNumId w:val="5"/>
  </w:num>
  <w:num w:numId="39">
    <w:abstractNumId w:val="2"/>
  </w:num>
  <w:num w:numId="40">
    <w:abstractNumId w:val="3"/>
  </w:num>
  <w:numIdMacAtCleanup w:val="2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rian Chiritescu">
    <w15:presenceInfo w15:providerId="AD" w15:userId="S-1-5-21-143744227-174999600-642189945-2662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en-US" w:vendorID="64" w:dllVersion="131078" w:nlCheck="1" w:checkStyle="0"/>
  <w:activeWritingStyle w:appName="MSWord" w:lang="en-US" w:vendorID="64" w:dllVersion="131077" w:nlCheck="1" w:checkStyle="1"/>
  <w:activeWritingStyle w:appName="MSWord" w:lang="en-GB" w:vendorID="64" w:dllVersion="131077" w:nlCheck="1" w:checkStyle="1"/>
  <w:activeWritingStyle w:appName="MSWord" w:lang="en-GB" w:vendorID="64" w:dllVersion="131078" w:nlCheck="1" w:checkStyle="0"/>
  <w:activeWritingStyle w:appName="MSWord" w:lang="fr-FR" w:vendorID="64" w:dllVersion="131078" w:nlCheck="1" w:checkStyle="1"/>
  <w:activeWritingStyle w:appName="MSWord" w:lang="en-CA" w:vendorID="64" w:dllVersion="131078"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Formatting/>
  <w:defaultTabStop w:val="720"/>
  <w:drawingGridHorizontalSpacing w:val="120"/>
  <w:displayHorizontalDrawingGridEvery w:val="2"/>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AE5"/>
    <w:rsid w:val="00000447"/>
    <w:rsid w:val="000004D1"/>
    <w:rsid w:val="00000C3A"/>
    <w:rsid w:val="00001325"/>
    <w:rsid w:val="00002018"/>
    <w:rsid w:val="00003358"/>
    <w:rsid w:val="0000533A"/>
    <w:rsid w:val="00006C16"/>
    <w:rsid w:val="000076BE"/>
    <w:rsid w:val="00010752"/>
    <w:rsid w:val="00011887"/>
    <w:rsid w:val="00012010"/>
    <w:rsid w:val="0001298F"/>
    <w:rsid w:val="00012A5E"/>
    <w:rsid w:val="0001619E"/>
    <w:rsid w:val="000178B4"/>
    <w:rsid w:val="00017DAE"/>
    <w:rsid w:val="000202E7"/>
    <w:rsid w:val="00021976"/>
    <w:rsid w:val="000221C4"/>
    <w:rsid w:val="000234D7"/>
    <w:rsid w:val="00024587"/>
    <w:rsid w:val="00026738"/>
    <w:rsid w:val="000270FC"/>
    <w:rsid w:val="0003211E"/>
    <w:rsid w:val="00032536"/>
    <w:rsid w:val="00032848"/>
    <w:rsid w:val="00034B1F"/>
    <w:rsid w:val="00040B6E"/>
    <w:rsid w:val="00041C55"/>
    <w:rsid w:val="00041CBE"/>
    <w:rsid w:val="00042A1D"/>
    <w:rsid w:val="000431F9"/>
    <w:rsid w:val="000478AB"/>
    <w:rsid w:val="00050609"/>
    <w:rsid w:val="00050D75"/>
    <w:rsid w:val="0005121D"/>
    <w:rsid w:val="0005410B"/>
    <w:rsid w:val="000542AA"/>
    <w:rsid w:val="00056C23"/>
    <w:rsid w:val="000578B6"/>
    <w:rsid w:val="00057E27"/>
    <w:rsid w:val="00060C72"/>
    <w:rsid w:val="00060CE6"/>
    <w:rsid w:val="000612D0"/>
    <w:rsid w:val="00061D45"/>
    <w:rsid w:val="00061E3A"/>
    <w:rsid w:val="00062F4B"/>
    <w:rsid w:val="00064927"/>
    <w:rsid w:val="000678D3"/>
    <w:rsid w:val="00077AE3"/>
    <w:rsid w:val="00077C8B"/>
    <w:rsid w:val="00080368"/>
    <w:rsid w:val="00081B46"/>
    <w:rsid w:val="0008309A"/>
    <w:rsid w:val="00085CFD"/>
    <w:rsid w:val="0008762F"/>
    <w:rsid w:val="00091BCF"/>
    <w:rsid w:val="0009357A"/>
    <w:rsid w:val="00093B1A"/>
    <w:rsid w:val="00094CE2"/>
    <w:rsid w:val="0009557E"/>
    <w:rsid w:val="000A0142"/>
    <w:rsid w:val="000A1966"/>
    <w:rsid w:val="000A541B"/>
    <w:rsid w:val="000A6546"/>
    <w:rsid w:val="000B018B"/>
    <w:rsid w:val="000C0E17"/>
    <w:rsid w:val="000C13E9"/>
    <w:rsid w:val="000C28AA"/>
    <w:rsid w:val="000C504D"/>
    <w:rsid w:val="000C5B2A"/>
    <w:rsid w:val="000C5EEB"/>
    <w:rsid w:val="000C6203"/>
    <w:rsid w:val="000D1A7D"/>
    <w:rsid w:val="000D36CE"/>
    <w:rsid w:val="000D3780"/>
    <w:rsid w:val="000D3AA7"/>
    <w:rsid w:val="000D3CEC"/>
    <w:rsid w:val="000D6170"/>
    <w:rsid w:val="000D6D79"/>
    <w:rsid w:val="000D6EEE"/>
    <w:rsid w:val="000D77B5"/>
    <w:rsid w:val="000E0285"/>
    <w:rsid w:val="000E0340"/>
    <w:rsid w:val="000E1414"/>
    <w:rsid w:val="000E4DEF"/>
    <w:rsid w:val="000E6759"/>
    <w:rsid w:val="000E79A1"/>
    <w:rsid w:val="000E7ED8"/>
    <w:rsid w:val="000F170B"/>
    <w:rsid w:val="000F522C"/>
    <w:rsid w:val="000F5E34"/>
    <w:rsid w:val="000F6456"/>
    <w:rsid w:val="000F7E0C"/>
    <w:rsid w:val="000F7FCF"/>
    <w:rsid w:val="0010100A"/>
    <w:rsid w:val="0010322D"/>
    <w:rsid w:val="001058D9"/>
    <w:rsid w:val="001065E1"/>
    <w:rsid w:val="00106994"/>
    <w:rsid w:val="00107635"/>
    <w:rsid w:val="00111066"/>
    <w:rsid w:val="00111111"/>
    <w:rsid w:val="00114CB7"/>
    <w:rsid w:val="00117DD9"/>
    <w:rsid w:val="0012155A"/>
    <w:rsid w:val="00123855"/>
    <w:rsid w:val="00124629"/>
    <w:rsid w:val="00124664"/>
    <w:rsid w:val="001262DB"/>
    <w:rsid w:val="00126B92"/>
    <w:rsid w:val="00130703"/>
    <w:rsid w:val="00133D20"/>
    <w:rsid w:val="00134E24"/>
    <w:rsid w:val="00135691"/>
    <w:rsid w:val="001358C9"/>
    <w:rsid w:val="00136C49"/>
    <w:rsid w:val="00136E27"/>
    <w:rsid w:val="00136F10"/>
    <w:rsid w:val="001377C9"/>
    <w:rsid w:val="00141D2A"/>
    <w:rsid w:val="00141EBD"/>
    <w:rsid w:val="00145DC1"/>
    <w:rsid w:val="0014613A"/>
    <w:rsid w:val="00147A6E"/>
    <w:rsid w:val="0015148C"/>
    <w:rsid w:val="0015382B"/>
    <w:rsid w:val="00160578"/>
    <w:rsid w:val="00166CEB"/>
    <w:rsid w:val="00167E9B"/>
    <w:rsid w:val="001704FB"/>
    <w:rsid w:val="001711C9"/>
    <w:rsid w:val="001751FD"/>
    <w:rsid w:val="001757B5"/>
    <w:rsid w:val="0017681C"/>
    <w:rsid w:val="00183CA8"/>
    <w:rsid w:val="00183FDF"/>
    <w:rsid w:val="00185FB9"/>
    <w:rsid w:val="00186DC1"/>
    <w:rsid w:val="00187076"/>
    <w:rsid w:val="00190595"/>
    <w:rsid w:val="0019184D"/>
    <w:rsid w:val="0019410D"/>
    <w:rsid w:val="00194A77"/>
    <w:rsid w:val="00195209"/>
    <w:rsid w:val="00195386"/>
    <w:rsid w:val="001971F8"/>
    <w:rsid w:val="001A5F28"/>
    <w:rsid w:val="001A7BBB"/>
    <w:rsid w:val="001B0D64"/>
    <w:rsid w:val="001B171D"/>
    <w:rsid w:val="001B50A7"/>
    <w:rsid w:val="001B743B"/>
    <w:rsid w:val="001C0C62"/>
    <w:rsid w:val="001C6F9D"/>
    <w:rsid w:val="001D086A"/>
    <w:rsid w:val="001D0879"/>
    <w:rsid w:val="001D3BD5"/>
    <w:rsid w:val="001D5F6F"/>
    <w:rsid w:val="001D69C6"/>
    <w:rsid w:val="001E1DA2"/>
    <w:rsid w:val="001E6983"/>
    <w:rsid w:val="001F1A54"/>
    <w:rsid w:val="001F2071"/>
    <w:rsid w:val="001F3702"/>
    <w:rsid w:val="001F3FC5"/>
    <w:rsid w:val="001F5505"/>
    <w:rsid w:val="001F60B1"/>
    <w:rsid w:val="001F7E23"/>
    <w:rsid w:val="00201B06"/>
    <w:rsid w:val="00202EB3"/>
    <w:rsid w:val="00202F4E"/>
    <w:rsid w:val="00203152"/>
    <w:rsid w:val="00203AA0"/>
    <w:rsid w:val="0020621C"/>
    <w:rsid w:val="0021137D"/>
    <w:rsid w:val="00212838"/>
    <w:rsid w:val="00217EDA"/>
    <w:rsid w:val="00220998"/>
    <w:rsid w:val="00223256"/>
    <w:rsid w:val="0022429A"/>
    <w:rsid w:val="002248E3"/>
    <w:rsid w:val="0022647E"/>
    <w:rsid w:val="00226F35"/>
    <w:rsid w:val="002276D4"/>
    <w:rsid w:val="00227C75"/>
    <w:rsid w:val="002319F0"/>
    <w:rsid w:val="002325C0"/>
    <w:rsid w:val="00236B10"/>
    <w:rsid w:val="002370B2"/>
    <w:rsid w:val="00237789"/>
    <w:rsid w:val="00237F84"/>
    <w:rsid w:val="00241EB4"/>
    <w:rsid w:val="0024251F"/>
    <w:rsid w:val="00251AB1"/>
    <w:rsid w:val="00251BE5"/>
    <w:rsid w:val="00251E80"/>
    <w:rsid w:val="002525F8"/>
    <w:rsid w:val="00253539"/>
    <w:rsid w:val="002540F6"/>
    <w:rsid w:val="00257B18"/>
    <w:rsid w:val="0026045F"/>
    <w:rsid w:val="002644C4"/>
    <w:rsid w:val="00264E21"/>
    <w:rsid w:val="002675B6"/>
    <w:rsid w:val="00267BC5"/>
    <w:rsid w:val="00267EE9"/>
    <w:rsid w:val="00276D4C"/>
    <w:rsid w:val="00276EDF"/>
    <w:rsid w:val="002821FD"/>
    <w:rsid w:val="002825A1"/>
    <w:rsid w:val="00282C65"/>
    <w:rsid w:val="00292303"/>
    <w:rsid w:val="00295CC9"/>
    <w:rsid w:val="00297121"/>
    <w:rsid w:val="00297458"/>
    <w:rsid w:val="002A15DC"/>
    <w:rsid w:val="002A1A9E"/>
    <w:rsid w:val="002A2BA3"/>
    <w:rsid w:val="002A6759"/>
    <w:rsid w:val="002A75C7"/>
    <w:rsid w:val="002A7C4D"/>
    <w:rsid w:val="002B0318"/>
    <w:rsid w:val="002B246E"/>
    <w:rsid w:val="002B3101"/>
    <w:rsid w:val="002C0BC5"/>
    <w:rsid w:val="002C2E96"/>
    <w:rsid w:val="002C37A2"/>
    <w:rsid w:val="002C43A3"/>
    <w:rsid w:val="002C6AD1"/>
    <w:rsid w:val="002D0013"/>
    <w:rsid w:val="002D06DE"/>
    <w:rsid w:val="002D7C1A"/>
    <w:rsid w:val="002E0A70"/>
    <w:rsid w:val="002E1566"/>
    <w:rsid w:val="002E27C0"/>
    <w:rsid w:val="002E3BE0"/>
    <w:rsid w:val="002E3FAE"/>
    <w:rsid w:val="002E44CA"/>
    <w:rsid w:val="002E5E26"/>
    <w:rsid w:val="002E72B5"/>
    <w:rsid w:val="002F1681"/>
    <w:rsid w:val="002F4895"/>
    <w:rsid w:val="00301029"/>
    <w:rsid w:val="0030158B"/>
    <w:rsid w:val="00303DBF"/>
    <w:rsid w:val="00304044"/>
    <w:rsid w:val="00305EE9"/>
    <w:rsid w:val="003063F2"/>
    <w:rsid w:val="00306531"/>
    <w:rsid w:val="00315767"/>
    <w:rsid w:val="003218B6"/>
    <w:rsid w:val="00323DA8"/>
    <w:rsid w:val="003260B8"/>
    <w:rsid w:val="00327363"/>
    <w:rsid w:val="00334313"/>
    <w:rsid w:val="00335FF8"/>
    <w:rsid w:val="00336570"/>
    <w:rsid w:val="00336F23"/>
    <w:rsid w:val="003379C3"/>
    <w:rsid w:val="00341A28"/>
    <w:rsid w:val="0034503E"/>
    <w:rsid w:val="00352DF0"/>
    <w:rsid w:val="00353EEA"/>
    <w:rsid w:val="003558C7"/>
    <w:rsid w:val="00357C6E"/>
    <w:rsid w:val="00357C9B"/>
    <w:rsid w:val="00363E40"/>
    <w:rsid w:val="00364F06"/>
    <w:rsid w:val="00366745"/>
    <w:rsid w:val="00366F8B"/>
    <w:rsid w:val="00367DE1"/>
    <w:rsid w:val="00371BEE"/>
    <w:rsid w:val="00371E6A"/>
    <w:rsid w:val="003724DC"/>
    <w:rsid w:val="003732B6"/>
    <w:rsid w:val="00383359"/>
    <w:rsid w:val="00386328"/>
    <w:rsid w:val="00390D25"/>
    <w:rsid w:val="00392368"/>
    <w:rsid w:val="00393A7B"/>
    <w:rsid w:val="00394225"/>
    <w:rsid w:val="0039425C"/>
    <w:rsid w:val="00394E4D"/>
    <w:rsid w:val="00395F1C"/>
    <w:rsid w:val="003977EA"/>
    <w:rsid w:val="00397D4E"/>
    <w:rsid w:val="00397FCE"/>
    <w:rsid w:val="003A0665"/>
    <w:rsid w:val="003A5115"/>
    <w:rsid w:val="003A7501"/>
    <w:rsid w:val="003B03F0"/>
    <w:rsid w:val="003B08AF"/>
    <w:rsid w:val="003B0B02"/>
    <w:rsid w:val="003B0B97"/>
    <w:rsid w:val="003B334B"/>
    <w:rsid w:val="003B45C4"/>
    <w:rsid w:val="003B5D85"/>
    <w:rsid w:val="003B617B"/>
    <w:rsid w:val="003B7014"/>
    <w:rsid w:val="003B706B"/>
    <w:rsid w:val="003C0E13"/>
    <w:rsid w:val="003C2D78"/>
    <w:rsid w:val="003C3064"/>
    <w:rsid w:val="003C48F5"/>
    <w:rsid w:val="003C4F4F"/>
    <w:rsid w:val="003C634D"/>
    <w:rsid w:val="003C6676"/>
    <w:rsid w:val="003D7395"/>
    <w:rsid w:val="003E0AA1"/>
    <w:rsid w:val="003E0FB9"/>
    <w:rsid w:val="003E10A0"/>
    <w:rsid w:val="003E2580"/>
    <w:rsid w:val="003E262E"/>
    <w:rsid w:val="003E37CE"/>
    <w:rsid w:val="003E3A90"/>
    <w:rsid w:val="003E4545"/>
    <w:rsid w:val="003E4634"/>
    <w:rsid w:val="003E50A2"/>
    <w:rsid w:val="003E6424"/>
    <w:rsid w:val="003E6A9B"/>
    <w:rsid w:val="003F1873"/>
    <w:rsid w:val="003F1E94"/>
    <w:rsid w:val="003F4435"/>
    <w:rsid w:val="003F596A"/>
    <w:rsid w:val="003F72F9"/>
    <w:rsid w:val="0040275D"/>
    <w:rsid w:val="004035AE"/>
    <w:rsid w:val="00405C63"/>
    <w:rsid w:val="00405FEE"/>
    <w:rsid w:val="00406FBF"/>
    <w:rsid w:val="00412972"/>
    <w:rsid w:val="00426332"/>
    <w:rsid w:val="00426DF1"/>
    <w:rsid w:val="0042707E"/>
    <w:rsid w:val="0042746A"/>
    <w:rsid w:val="00430CD3"/>
    <w:rsid w:val="00430E93"/>
    <w:rsid w:val="004312F2"/>
    <w:rsid w:val="00432CA0"/>
    <w:rsid w:val="00434A20"/>
    <w:rsid w:val="004360EC"/>
    <w:rsid w:val="004412E4"/>
    <w:rsid w:val="00441941"/>
    <w:rsid w:val="0044207C"/>
    <w:rsid w:val="00443586"/>
    <w:rsid w:val="00443E73"/>
    <w:rsid w:val="0044416A"/>
    <w:rsid w:val="00444CB3"/>
    <w:rsid w:val="00450315"/>
    <w:rsid w:val="0046310C"/>
    <w:rsid w:val="004633B6"/>
    <w:rsid w:val="00464320"/>
    <w:rsid w:val="00473D24"/>
    <w:rsid w:val="00475D99"/>
    <w:rsid w:val="00477DBF"/>
    <w:rsid w:val="00481700"/>
    <w:rsid w:val="0048352D"/>
    <w:rsid w:val="00485349"/>
    <w:rsid w:val="004857A0"/>
    <w:rsid w:val="0048748E"/>
    <w:rsid w:val="004877DE"/>
    <w:rsid w:val="004923ED"/>
    <w:rsid w:val="00493603"/>
    <w:rsid w:val="00493CBB"/>
    <w:rsid w:val="00495ED1"/>
    <w:rsid w:val="00496AEA"/>
    <w:rsid w:val="0049796D"/>
    <w:rsid w:val="004A0C30"/>
    <w:rsid w:val="004A6946"/>
    <w:rsid w:val="004A7978"/>
    <w:rsid w:val="004A7A8A"/>
    <w:rsid w:val="004B2481"/>
    <w:rsid w:val="004B2973"/>
    <w:rsid w:val="004B2B1D"/>
    <w:rsid w:val="004B34D7"/>
    <w:rsid w:val="004B474E"/>
    <w:rsid w:val="004B4DE1"/>
    <w:rsid w:val="004B591E"/>
    <w:rsid w:val="004B79E3"/>
    <w:rsid w:val="004C0932"/>
    <w:rsid w:val="004C4936"/>
    <w:rsid w:val="004C57D1"/>
    <w:rsid w:val="004C7F8B"/>
    <w:rsid w:val="004D280E"/>
    <w:rsid w:val="004D4AF6"/>
    <w:rsid w:val="004D5167"/>
    <w:rsid w:val="004D567E"/>
    <w:rsid w:val="004D5858"/>
    <w:rsid w:val="004D63F9"/>
    <w:rsid w:val="004D647F"/>
    <w:rsid w:val="004D6870"/>
    <w:rsid w:val="004E1BCE"/>
    <w:rsid w:val="004E3192"/>
    <w:rsid w:val="004E4AEC"/>
    <w:rsid w:val="004F1FB0"/>
    <w:rsid w:val="004F3CF8"/>
    <w:rsid w:val="00503CC1"/>
    <w:rsid w:val="005062C8"/>
    <w:rsid w:val="00507095"/>
    <w:rsid w:val="00507828"/>
    <w:rsid w:val="0051028F"/>
    <w:rsid w:val="005122B9"/>
    <w:rsid w:val="005149BB"/>
    <w:rsid w:val="00515ACF"/>
    <w:rsid w:val="0051762C"/>
    <w:rsid w:val="00520330"/>
    <w:rsid w:val="00521B0F"/>
    <w:rsid w:val="005234BF"/>
    <w:rsid w:val="00524EE9"/>
    <w:rsid w:val="005263E7"/>
    <w:rsid w:val="00531D2D"/>
    <w:rsid w:val="00535517"/>
    <w:rsid w:val="00536B53"/>
    <w:rsid w:val="00536D8B"/>
    <w:rsid w:val="0054167B"/>
    <w:rsid w:val="00541C4E"/>
    <w:rsid w:val="0054216B"/>
    <w:rsid w:val="00542582"/>
    <w:rsid w:val="00543DA2"/>
    <w:rsid w:val="0054420F"/>
    <w:rsid w:val="005445C5"/>
    <w:rsid w:val="00544684"/>
    <w:rsid w:val="005471C9"/>
    <w:rsid w:val="005479EC"/>
    <w:rsid w:val="005520B4"/>
    <w:rsid w:val="00553F51"/>
    <w:rsid w:val="005542C7"/>
    <w:rsid w:val="005546B3"/>
    <w:rsid w:val="005567CC"/>
    <w:rsid w:val="00556FFF"/>
    <w:rsid w:val="00563AD2"/>
    <w:rsid w:val="005648F6"/>
    <w:rsid w:val="00566614"/>
    <w:rsid w:val="00567432"/>
    <w:rsid w:val="00570F4E"/>
    <w:rsid w:val="00571C38"/>
    <w:rsid w:val="00575200"/>
    <w:rsid w:val="00576098"/>
    <w:rsid w:val="00576175"/>
    <w:rsid w:val="00576BF5"/>
    <w:rsid w:val="00577010"/>
    <w:rsid w:val="00577957"/>
    <w:rsid w:val="00582EBC"/>
    <w:rsid w:val="00585590"/>
    <w:rsid w:val="00586798"/>
    <w:rsid w:val="0058681D"/>
    <w:rsid w:val="005873C3"/>
    <w:rsid w:val="00587724"/>
    <w:rsid w:val="00591D6C"/>
    <w:rsid w:val="005A0D7C"/>
    <w:rsid w:val="005A4DA5"/>
    <w:rsid w:val="005A6317"/>
    <w:rsid w:val="005A66FA"/>
    <w:rsid w:val="005B237D"/>
    <w:rsid w:val="005B3881"/>
    <w:rsid w:val="005B423B"/>
    <w:rsid w:val="005B50DF"/>
    <w:rsid w:val="005B7460"/>
    <w:rsid w:val="005C3133"/>
    <w:rsid w:val="005C67E6"/>
    <w:rsid w:val="005C691F"/>
    <w:rsid w:val="005D11CD"/>
    <w:rsid w:val="005D15B7"/>
    <w:rsid w:val="005E077A"/>
    <w:rsid w:val="005E133D"/>
    <w:rsid w:val="005E1757"/>
    <w:rsid w:val="005E26DF"/>
    <w:rsid w:val="005E4122"/>
    <w:rsid w:val="005E42D5"/>
    <w:rsid w:val="005E4325"/>
    <w:rsid w:val="005F0011"/>
    <w:rsid w:val="005F27B7"/>
    <w:rsid w:val="005F2870"/>
    <w:rsid w:val="005F3414"/>
    <w:rsid w:val="005F4F88"/>
    <w:rsid w:val="005F520C"/>
    <w:rsid w:val="005F57C3"/>
    <w:rsid w:val="005F7E2A"/>
    <w:rsid w:val="00601722"/>
    <w:rsid w:val="00605532"/>
    <w:rsid w:val="00606A34"/>
    <w:rsid w:val="00606C1A"/>
    <w:rsid w:val="0060744C"/>
    <w:rsid w:val="00612D5D"/>
    <w:rsid w:val="00614198"/>
    <w:rsid w:val="006166C1"/>
    <w:rsid w:val="0061673C"/>
    <w:rsid w:val="0061770E"/>
    <w:rsid w:val="0061771E"/>
    <w:rsid w:val="00620097"/>
    <w:rsid w:val="006200E0"/>
    <w:rsid w:val="00621FD6"/>
    <w:rsid w:val="00624FD4"/>
    <w:rsid w:val="00631240"/>
    <w:rsid w:val="00632220"/>
    <w:rsid w:val="006326B8"/>
    <w:rsid w:val="0064012F"/>
    <w:rsid w:val="006404DC"/>
    <w:rsid w:val="00641C40"/>
    <w:rsid w:val="0064248D"/>
    <w:rsid w:val="00645A71"/>
    <w:rsid w:val="00650F27"/>
    <w:rsid w:val="006513FE"/>
    <w:rsid w:val="006516D6"/>
    <w:rsid w:val="00652664"/>
    <w:rsid w:val="006544EF"/>
    <w:rsid w:val="00655CB2"/>
    <w:rsid w:val="00655EBC"/>
    <w:rsid w:val="00657A91"/>
    <w:rsid w:val="00657FE2"/>
    <w:rsid w:val="0066023F"/>
    <w:rsid w:val="00661AA7"/>
    <w:rsid w:val="00663EC9"/>
    <w:rsid w:val="0066504B"/>
    <w:rsid w:val="00665821"/>
    <w:rsid w:val="00665E69"/>
    <w:rsid w:val="006700E3"/>
    <w:rsid w:val="00671C92"/>
    <w:rsid w:val="006726DD"/>
    <w:rsid w:val="0067473F"/>
    <w:rsid w:val="00677119"/>
    <w:rsid w:val="006836F7"/>
    <w:rsid w:val="00683D72"/>
    <w:rsid w:val="00685341"/>
    <w:rsid w:val="0068551F"/>
    <w:rsid w:val="006863BE"/>
    <w:rsid w:val="00686757"/>
    <w:rsid w:val="00687AAE"/>
    <w:rsid w:val="00692D05"/>
    <w:rsid w:val="00693817"/>
    <w:rsid w:val="00693CF7"/>
    <w:rsid w:val="006958DF"/>
    <w:rsid w:val="00695B8E"/>
    <w:rsid w:val="006975CF"/>
    <w:rsid w:val="006A181E"/>
    <w:rsid w:val="006A3C22"/>
    <w:rsid w:val="006A78BD"/>
    <w:rsid w:val="006B1035"/>
    <w:rsid w:val="006C2418"/>
    <w:rsid w:val="006C2B38"/>
    <w:rsid w:val="006C67A2"/>
    <w:rsid w:val="006D05F4"/>
    <w:rsid w:val="006D10BC"/>
    <w:rsid w:val="006D2307"/>
    <w:rsid w:val="006D26F9"/>
    <w:rsid w:val="006D31AA"/>
    <w:rsid w:val="006D415F"/>
    <w:rsid w:val="006D6DBD"/>
    <w:rsid w:val="006E1105"/>
    <w:rsid w:val="006E17D5"/>
    <w:rsid w:val="006E26C1"/>
    <w:rsid w:val="006E2BC2"/>
    <w:rsid w:val="006E53B5"/>
    <w:rsid w:val="006E7FBB"/>
    <w:rsid w:val="006F0B51"/>
    <w:rsid w:val="006F3D6E"/>
    <w:rsid w:val="006F590F"/>
    <w:rsid w:val="006F65C0"/>
    <w:rsid w:val="006F7A12"/>
    <w:rsid w:val="006F7BA5"/>
    <w:rsid w:val="0070176E"/>
    <w:rsid w:val="00706B82"/>
    <w:rsid w:val="0071143F"/>
    <w:rsid w:val="00714113"/>
    <w:rsid w:val="007142B7"/>
    <w:rsid w:val="007146BD"/>
    <w:rsid w:val="007157F4"/>
    <w:rsid w:val="00716151"/>
    <w:rsid w:val="00720C90"/>
    <w:rsid w:val="0072423E"/>
    <w:rsid w:val="007246B0"/>
    <w:rsid w:val="00726F93"/>
    <w:rsid w:val="00735CB0"/>
    <w:rsid w:val="00735D2F"/>
    <w:rsid w:val="00740EE6"/>
    <w:rsid w:val="00741458"/>
    <w:rsid w:val="007417AF"/>
    <w:rsid w:val="00744498"/>
    <w:rsid w:val="00746110"/>
    <w:rsid w:val="0074640A"/>
    <w:rsid w:val="007470AC"/>
    <w:rsid w:val="00751673"/>
    <w:rsid w:val="007529B2"/>
    <w:rsid w:val="00753F86"/>
    <w:rsid w:val="00755AEE"/>
    <w:rsid w:val="00756605"/>
    <w:rsid w:val="00760575"/>
    <w:rsid w:val="00760BE6"/>
    <w:rsid w:val="007631B2"/>
    <w:rsid w:val="00763F08"/>
    <w:rsid w:val="00765482"/>
    <w:rsid w:val="00766E28"/>
    <w:rsid w:val="00767C61"/>
    <w:rsid w:val="007737D3"/>
    <w:rsid w:val="00776621"/>
    <w:rsid w:val="007769A1"/>
    <w:rsid w:val="00776E70"/>
    <w:rsid w:val="00776F19"/>
    <w:rsid w:val="007815C5"/>
    <w:rsid w:val="00782356"/>
    <w:rsid w:val="00791530"/>
    <w:rsid w:val="007923E5"/>
    <w:rsid w:val="00792682"/>
    <w:rsid w:val="0079383B"/>
    <w:rsid w:val="00795A0F"/>
    <w:rsid w:val="007962D9"/>
    <w:rsid w:val="007A172C"/>
    <w:rsid w:val="007A222C"/>
    <w:rsid w:val="007A3ADB"/>
    <w:rsid w:val="007A425C"/>
    <w:rsid w:val="007A4880"/>
    <w:rsid w:val="007A725A"/>
    <w:rsid w:val="007A7576"/>
    <w:rsid w:val="007A7C91"/>
    <w:rsid w:val="007B0011"/>
    <w:rsid w:val="007B2825"/>
    <w:rsid w:val="007B5C38"/>
    <w:rsid w:val="007B5E18"/>
    <w:rsid w:val="007C0A89"/>
    <w:rsid w:val="007C0EEA"/>
    <w:rsid w:val="007C4A81"/>
    <w:rsid w:val="007D16E1"/>
    <w:rsid w:val="007D2705"/>
    <w:rsid w:val="007D3E60"/>
    <w:rsid w:val="007D3F5F"/>
    <w:rsid w:val="007E0BF3"/>
    <w:rsid w:val="007E2A8A"/>
    <w:rsid w:val="007E3C78"/>
    <w:rsid w:val="007E4BDD"/>
    <w:rsid w:val="007E616A"/>
    <w:rsid w:val="007E6928"/>
    <w:rsid w:val="007E69D9"/>
    <w:rsid w:val="007E7AF6"/>
    <w:rsid w:val="007F0A66"/>
    <w:rsid w:val="007F25F2"/>
    <w:rsid w:val="008006C8"/>
    <w:rsid w:val="00801544"/>
    <w:rsid w:val="00803EC3"/>
    <w:rsid w:val="00806419"/>
    <w:rsid w:val="00806C0F"/>
    <w:rsid w:val="0081138E"/>
    <w:rsid w:val="00812CE9"/>
    <w:rsid w:val="008174AB"/>
    <w:rsid w:val="00820071"/>
    <w:rsid w:val="008207C0"/>
    <w:rsid w:val="00822612"/>
    <w:rsid w:val="00822DCC"/>
    <w:rsid w:val="00823873"/>
    <w:rsid w:val="00826604"/>
    <w:rsid w:val="008268B6"/>
    <w:rsid w:val="00826B72"/>
    <w:rsid w:val="00827B9D"/>
    <w:rsid w:val="008305E4"/>
    <w:rsid w:val="00831892"/>
    <w:rsid w:val="00832849"/>
    <w:rsid w:val="00834686"/>
    <w:rsid w:val="00836AFC"/>
    <w:rsid w:val="008374AD"/>
    <w:rsid w:val="008410BA"/>
    <w:rsid w:val="00842CD7"/>
    <w:rsid w:val="008433EF"/>
    <w:rsid w:val="00844435"/>
    <w:rsid w:val="00844ADE"/>
    <w:rsid w:val="0084552D"/>
    <w:rsid w:val="00845DE3"/>
    <w:rsid w:val="00851FD9"/>
    <w:rsid w:val="00852762"/>
    <w:rsid w:val="008533B0"/>
    <w:rsid w:val="00853702"/>
    <w:rsid w:val="00853CEC"/>
    <w:rsid w:val="00855D41"/>
    <w:rsid w:val="00860055"/>
    <w:rsid w:val="00860183"/>
    <w:rsid w:val="00863331"/>
    <w:rsid w:val="00865613"/>
    <w:rsid w:val="0087012E"/>
    <w:rsid w:val="00871619"/>
    <w:rsid w:val="00871678"/>
    <w:rsid w:val="00876D7F"/>
    <w:rsid w:val="00877642"/>
    <w:rsid w:val="008777A7"/>
    <w:rsid w:val="008814FA"/>
    <w:rsid w:val="00884257"/>
    <w:rsid w:val="00884671"/>
    <w:rsid w:val="00884772"/>
    <w:rsid w:val="00884E64"/>
    <w:rsid w:val="0088644C"/>
    <w:rsid w:val="00887D8A"/>
    <w:rsid w:val="00892D02"/>
    <w:rsid w:val="00892F51"/>
    <w:rsid w:val="008936D6"/>
    <w:rsid w:val="00896DF3"/>
    <w:rsid w:val="00897FA1"/>
    <w:rsid w:val="008A0C8C"/>
    <w:rsid w:val="008A5A21"/>
    <w:rsid w:val="008A79A3"/>
    <w:rsid w:val="008B0520"/>
    <w:rsid w:val="008B2C9E"/>
    <w:rsid w:val="008B2D5A"/>
    <w:rsid w:val="008B3B9A"/>
    <w:rsid w:val="008B42A7"/>
    <w:rsid w:val="008B565F"/>
    <w:rsid w:val="008B754F"/>
    <w:rsid w:val="008B7BBF"/>
    <w:rsid w:val="008C1B16"/>
    <w:rsid w:val="008C2971"/>
    <w:rsid w:val="008C2CA4"/>
    <w:rsid w:val="008C32A0"/>
    <w:rsid w:val="008C3480"/>
    <w:rsid w:val="008C48DD"/>
    <w:rsid w:val="008C5164"/>
    <w:rsid w:val="008C541B"/>
    <w:rsid w:val="008D25F1"/>
    <w:rsid w:val="008D2770"/>
    <w:rsid w:val="008D4705"/>
    <w:rsid w:val="008D557B"/>
    <w:rsid w:val="008E1F67"/>
    <w:rsid w:val="008E210B"/>
    <w:rsid w:val="008E3AD5"/>
    <w:rsid w:val="008E57F3"/>
    <w:rsid w:val="008E5ADA"/>
    <w:rsid w:val="008E635C"/>
    <w:rsid w:val="008E68BC"/>
    <w:rsid w:val="008E7F8E"/>
    <w:rsid w:val="008F0ED1"/>
    <w:rsid w:val="008F3A02"/>
    <w:rsid w:val="008F6F26"/>
    <w:rsid w:val="008F7B66"/>
    <w:rsid w:val="0090319C"/>
    <w:rsid w:val="00903236"/>
    <w:rsid w:val="00903A8E"/>
    <w:rsid w:val="00903C51"/>
    <w:rsid w:val="009045B1"/>
    <w:rsid w:val="009051D8"/>
    <w:rsid w:val="00906297"/>
    <w:rsid w:val="0090654C"/>
    <w:rsid w:val="009067D4"/>
    <w:rsid w:val="00907934"/>
    <w:rsid w:val="00911CDF"/>
    <w:rsid w:val="009122ED"/>
    <w:rsid w:val="00912A9D"/>
    <w:rsid w:val="009160D8"/>
    <w:rsid w:val="009166B0"/>
    <w:rsid w:val="00920145"/>
    <w:rsid w:val="00920F6E"/>
    <w:rsid w:val="00922932"/>
    <w:rsid w:val="00923003"/>
    <w:rsid w:val="00927179"/>
    <w:rsid w:val="00934058"/>
    <w:rsid w:val="009364A4"/>
    <w:rsid w:val="00937601"/>
    <w:rsid w:val="0094259D"/>
    <w:rsid w:val="00942DCA"/>
    <w:rsid w:val="00944CFE"/>
    <w:rsid w:val="00945CB0"/>
    <w:rsid w:val="009513EB"/>
    <w:rsid w:val="00952899"/>
    <w:rsid w:val="0095311F"/>
    <w:rsid w:val="009532A7"/>
    <w:rsid w:val="0095365D"/>
    <w:rsid w:val="00953C68"/>
    <w:rsid w:val="009626E0"/>
    <w:rsid w:val="00963515"/>
    <w:rsid w:val="00963C43"/>
    <w:rsid w:val="00970069"/>
    <w:rsid w:val="0097389C"/>
    <w:rsid w:val="00974D5A"/>
    <w:rsid w:val="0097700C"/>
    <w:rsid w:val="009775CD"/>
    <w:rsid w:val="00977F8F"/>
    <w:rsid w:val="0098050A"/>
    <w:rsid w:val="00983B33"/>
    <w:rsid w:val="00987AE4"/>
    <w:rsid w:val="0099021D"/>
    <w:rsid w:val="009908A5"/>
    <w:rsid w:val="009922C9"/>
    <w:rsid w:val="009928D6"/>
    <w:rsid w:val="00995152"/>
    <w:rsid w:val="00995C7F"/>
    <w:rsid w:val="0099787A"/>
    <w:rsid w:val="009A0027"/>
    <w:rsid w:val="009A08E9"/>
    <w:rsid w:val="009A1018"/>
    <w:rsid w:val="009A3C4B"/>
    <w:rsid w:val="009A45FA"/>
    <w:rsid w:val="009B1596"/>
    <w:rsid w:val="009B191E"/>
    <w:rsid w:val="009B1E14"/>
    <w:rsid w:val="009B4549"/>
    <w:rsid w:val="009B6412"/>
    <w:rsid w:val="009B7D4E"/>
    <w:rsid w:val="009C39E1"/>
    <w:rsid w:val="009C43C9"/>
    <w:rsid w:val="009C4FBF"/>
    <w:rsid w:val="009C57BB"/>
    <w:rsid w:val="009D1230"/>
    <w:rsid w:val="009D19A0"/>
    <w:rsid w:val="009D578D"/>
    <w:rsid w:val="009D63A6"/>
    <w:rsid w:val="009D68C6"/>
    <w:rsid w:val="009E020C"/>
    <w:rsid w:val="009E0E4E"/>
    <w:rsid w:val="009E0FEB"/>
    <w:rsid w:val="009E1BF2"/>
    <w:rsid w:val="009E1CF3"/>
    <w:rsid w:val="009E309A"/>
    <w:rsid w:val="009E762D"/>
    <w:rsid w:val="009E7C2C"/>
    <w:rsid w:val="009F1669"/>
    <w:rsid w:val="009F371E"/>
    <w:rsid w:val="009F37A1"/>
    <w:rsid w:val="00A00234"/>
    <w:rsid w:val="00A002EF"/>
    <w:rsid w:val="00A01737"/>
    <w:rsid w:val="00A0418A"/>
    <w:rsid w:val="00A07FCD"/>
    <w:rsid w:val="00A12103"/>
    <w:rsid w:val="00A1358C"/>
    <w:rsid w:val="00A1459F"/>
    <w:rsid w:val="00A14AB6"/>
    <w:rsid w:val="00A153C6"/>
    <w:rsid w:val="00A161C3"/>
    <w:rsid w:val="00A16BD8"/>
    <w:rsid w:val="00A21315"/>
    <w:rsid w:val="00A227BB"/>
    <w:rsid w:val="00A24116"/>
    <w:rsid w:val="00A25DB5"/>
    <w:rsid w:val="00A274D6"/>
    <w:rsid w:val="00A31F22"/>
    <w:rsid w:val="00A3206D"/>
    <w:rsid w:val="00A32DD0"/>
    <w:rsid w:val="00A340EA"/>
    <w:rsid w:val="00A4306B"/>
    <w:rsid w:val="00A43098"/>
    <w:rsid w:val="00A440EE"/>
    <w:rsid w:val="00A4575E"/>
    <w:rsid w:val="00A46EAC"/>
    <w:rsid w:val="00A50971"/>
    <w:rsid w:val="00A52896"/>
    <w:rsid w:val="00A54D9B"/>
    <w:rsid w:val="00A5564D"/>
    <w:rsid w:val="00A5674B"/>
    <w:rsid w:val="00A63200"/>
    <w:rsid w:val="00A632D7"/>
    <w:rsid w:val="00A64D32"/>
    <w:rsid w:val="00A65DFD"/>
    <w:rsid w:val="00A67746"/>
    <w:rsid w:val="00A7156E"/>
    <w:rsid w:val="00A75337"/>
    <w:rsid w:val="00A75605"/>
    <w:rsid w:val="00A77BE0"/>
    <w:rsid w:val="00A83BBA"/>
    <w:rsid w:val="00A90F0E"/>
    <w:rsid w:val="00A9289C"/>
    <w:rsid w:val="00A93A70"/>
    <w:rsid w:val="00A93D6A"/>
    <w:rsid w:val="00A95476"/>
    <w:rsid w:val="00AA105A"/>
    <w:rsid w:val="00AA3ED9"/>
    <w:rsid w:val="00AA64FD"/>
    <w:rsid w:val="00AB117F"/>
    <w:rsid w:val="00AB11B7"/>
    <w:rsid w:val="00AB45F6"/>
    <w:rsid w:val="00AB4686"/>
    <w:rsid w:val="00AB6A1A"/>
    <w:rsid w:val="00AB7FF9"/>
    <w:rsid w:val="00AC00AF"/>
    <w:rsid w:val="00AC28A8"/>
    <w:rsid w:val="00AC2F6B"/>
    <w:rsid w:val="00AC35DE"/>
    <w:rsid w:val="00AC3CF7"/>
    <w:rsid w:val="00AC50E9"/>
    <w:rsid w:val="00AC57C0"/>
    <w:rsid w:val="00AD142E"/>
    <w:rsid w:val="00AD382C"/>
    <w:rsid w:val="00AD4F91"/>
    <w:rsid w:val="00AE6A4D"/>
    <w:rsid w:val="00B02C51"/>
    <w:rsid w:val="00B04932"/>
    <w:rsid w:val="00B0504F"/>
    <w:rsid w:val="00B06173"/>
    <w:rsid w:val="00B06E5E"/>
    <w:rsid w:val="00B13A1D"/>
    <w:rsid w:val="00B150E2"/>
    <w:rsid w:val="00B1571D"/>
    <w:rsid w:val="00B176C2"/>
    <w:rsid w:val="00B22795"/>
    <w:rsid w:val="00B2354B"/>
    <w:rsid w:val="00B26DB8"/>
    <w:rsid w:val="00B30AA3"/>
    <w:rsid w:val="00B325B3"/>
    <w:rsid w:val="00B32FEE"/>
    <w:rsid w:val="00B35271"/>
    <w:rsid w:val="00B35D06"/>
    <w:rsid w:val="00B37E33"/>
    <w:rsid w:val="00B44F43"/>
    <w:rsid w:val="00B45170"/>
    <w:rsid w:val="00B47F10"/>
    <w:rsid w:val="00B5092B"/>
    <w:rsid w:val="00B50DE0"/>
    <w:rsid w:val="00B50E55"/>
    <w:rsid w:val="00B51418"/>
    <w:rsid w:val="00B51B63"/>
    <w:rsid w:val="00B5322E"/>
    <w:rsid w:val="00B5375E"/>
    <w:rsid w:val="00B53922"/>
    <w:rsid w:val="00B54B79"/>
    <w:rsid w:val="00B54DAD"/>
    <w:rsid w:val="00B555A2"/>
    <w:rsid w:val="00B6241C"/>
    <w:rsid w:val="00B64A0E"/>
    <w:rsid w:val="00B65E8D"/>
    <w:rsid w:val="00B70803"/>
    <w:rsid w:val="00B72F9C"/>
    <w:rsid w:val="00B736D1"/>
    <w:rsid w:val="00B73F32"/>
    <w:rsid w:val="00B75ADC"/>
    <w:rsid w:val="00B81377"/>
    <w:rsid w:val="00B83A8C"/>
    <w:rsid w:val="00B903A0"/>
    <w:rsid w:val="00B919F3"/>
    <w:rsid w:val="00B94A38"/>
    <w:rsid w:val="00B94BB3"/>
    <w:rsid w:val="00B95935"/>
    <w:rsid w:val="00B9720F"/>
    <w:rsid w:val="00BA1747"/>
    <w:rsid w:val="00BA2BF1"/>
    <w:rsid w:val="00BB0C6F"/>
    <w:rsid w:val="00BB1B1C"/>
    <w:rsid w:val="00BB1DB5"/>
    <w:rsid w:val="00BB3FE6"/>
    <w:rsid w:val="00BB4E27"/>
    <w:rsid w:val="00BB6DF8"/>
    <w:rsid w:val="00BB77C8"/>
    <w:rsid w:val="00BB79A7"/>
    <w:rsid w:val="00BC0CEA"/>
    <w:rsid w:val="00BC17D4"/>
    <w:rsid w:val="00BC29E4"/>
    <w:rsid w:val="00BC44BB"/>
    <w:rsid w:val="00BD04D5"/>
    <w:rsid w:val="00BD339B"/>
    <w:rsid w:val="00BD51B7"/>
    <w:rsid w:val="00BD6983"/>
    <w:rsid w:val="00BE06BD"/>
    <w:rsid w:val="00BE07AB"/>
    <w:rsid w:val="00BE2175"/>
    <w:rsid w:val="00BE4741"/>
    <w:rsid w:val="00BE5A72"/>
    <w:rsid w:val="00BE6D19"/>
    <w:rsid w:val="00BE7320"/>
    <w:rsid w:val="00BF26DC"/>
    <w:rsid w:val="00BF604D"/>
    <w:rsid w:val="00BF6929"/>
    <w:rsid w:val="00C004FE"/>
    <w:rsid w:val="00C019A9"/>
    <w:rsid w:val="00C032C5"/>
    <w:rsid w:val="00C040F4"/>
    <w:rsid w:val="00C05197"/>
    <w:rsid w:val="00C0612A"/>
    <w:rsid w:val="00C06594"/>
    <w:rsid w:val="00C072DD"/>
    <w:rsid w:val="00C07B4F"/>
    <w:rsid w:val="00C17D5C"/>
    <w:rsid w:val="00C2266A"/>
    <w:rsid w:val="00C228DF"/>
    <w:rsid w:val="00C261F1"/>
    <w:rsid w:val="00C31A6E"/>
    <w:rsid w:val="00C33827"/>
    <w:rsid w:val="00C3427E"/>
    <w:rsid w:val="00C343FA"/>
    <w:rsid w:val="00C34D5B"/>
    <w:rsid w:val="00C37017"/>
    <w:rsid w:val="00C4087F"/>
    <w:rsid w:val="00C411E9"/>
    <w:rsid w:val="00C42D41"/>
    <w:rsid w:val="00C44BAE"/>
    <w:rsid w:val="00C4546D"/>
    <w:rsid w:val="00C45916"/>
    <w:rsid w:val="00C464B0"/>
    <w:rsid w:val="00C46C4E"/>
    <w:rsid w:val="00C47216"/>
    <w:rsid w:val="00C51BB9"/>
    <w:rsid w:val="00C522D0"/>
    <w:rsid w:val="00C5487B"/>
    <w:rsid w:val="00C57296"/>
    <w:rsid w:val="00C61D2A"/>
    <w:rsid w:val="00C621F2"/>
    <w:rsid w:val="00C65490"/>
    <w:rsid w:val="00C65F9A"/>
    <w:rsid w:val="00C66BF6"/>
    <w:rsid w:val="00C7122A"/>
    <w:rsid w:val="00C74263"/>
    <w:rsid w:val="00C8342D"/>
    <w:rsid w:val="00C836C3"/>
    <w:rsid w:val="00C85D97"/>
    <w:rsid w:val="00C87892"/>
    <w:rsid w:val="00C91795"/>
    <w:rsid w:val="00C92729"/>
    <w:rsid w:val="00C93F42"/>
    <w:rsid w:val="00CA11E7"/>
    <w:rsid w:val="00CA534D"/>
    <w:rsid w:val="00CA5520"/>
    <w:rsid w:val="00CA67DC"/>
    <w:rsid w:val="00CA7F21"/>
    <w:rsid w:val="00CB1D74"/>
    <w:rsid w:val="00CB3EB9"/>
    <w:rsid w:val="00CC07D8"/>
    <w:rsid w:val="00CC4D94"/>
    <w:rsid w:val="00CD0A8D"/>
    <w:rsid w:val="00CD4272"/>
    <w:rsid w:val="00CD5719"/>
    <w:rsid w:val="00CD5FFC"/>
    <w:rsid w:val="00CE04D7"/>
    <w:rsid w:val="00CE36F9"/>
    <w:rsid w:val="00CE3755"/>
    <w:rsid w:val="00CE514E"/>
    <w:rsid w:val="00CE6BCB"/>
    <w:rsid w:val="00CF39D3"/>
    <w:rsid w:val="00CF57E9"/>
    <w:rsid w:val="00CF78B1"/>
    <w:rsid w:val="00D006FB"/>
    <w:rsid w:val="00D048B2"/>
    <w:rsid w:val="00D07265"/>
    <w:rsid w:val="00D1170A"/>
    <w:rsid w:val="00D12C25"/>
    <w:rsid w:val="00D152CB"/>
    <w:rsid w:val="00D1539F"/>
    <w:rsid w:val="00D17598"/>
    <w:rsid w:val="00D20FF9"/>
    <w:rsid w:val="00D248F5"/>
    <w:rsid w:val="00D3016F"/>
    <w:rsid w:val="00D301FB"/>
    <w:rsid w:val="00D304D6"/>
    <w:rsid w:val="00D305F1"/>
    <w:rsid w:val="00D31A40"/>
    <w:rsid w:val="00D332FB"/>
    <w:rsid w:val="00D34C13"/>
    <w:rsid w:val="00D40467"/>
    <w:rsid w:val="00D41019"/>
    <w:rsid w:val="00D41B7A"/>
    <w:rsid w:val="00D42A78"/>
    <w:rsid w:val="00D42C8B"/>
    <w:rsid w:val="00D44219"/>
    <w:rsid w:val="00D4716D"/>
    <w:rsid w:val="00D550D8"/>
    <w:rsid w:val="00D56042"/>
    <w:rsid w:val="00D60CE8"/>
    <w:rsid w:val="00D623F2"/>
    <w:rsid w:val="00D62908"/>
    <w:rsid w:val="00D62B9A"/>
    <w:rsid w:val="00D70736"/>
    <w:rsid w:val="00D7592D"/>
    <w:rsid w:val="00D76E49"/>
    <w:rsid w:val="00D832EA"/>
    <w:rsid w:val="00D86517"/>
    <w:rsid w:val="00D87AE5"/>
    <w:rsid w:val="00D90257"/>
    <w:rsid w:val="00D93003"/>
    <w:rsid w:val="00D943AC"/>
    <w:rsid w:val="00D96117"/>
    <w:rsid w:val="00D967DA"/>
    <w:rsid w:val="00D970DC"/>
    <w:rsid w:val="00DA0A57"/>
    <w:rsid w:val="00DA25B9"/>
    <w:rsid w:val="00DA2BBE"/>
    <w:rsid w:val="00DA53D1"/>
    <w:rsid w:val="00DA5C2E"/>
    <w:rsid w:val="00DB1832"/>
    <w:rsid w:val="00DB1B9F"/>
    <w:rsid w:val="00DB36D1"/>
    <w:rsid w:val="00DB7B01"/>
    <w:rsid w:val="00DC0638"/>
    <w:rsid w:val="00DC4D94"/>
    <w:rsid w:val="00DD03F3"/>
    <w:rsid w:val="00DD3147"/>
    <w:rsid w:val="00DD452F"/>
    <w:rsid w:val="00DD695F"/>
    <w:rsid w:val="00DD6E2C"/>
    <w:rsid w:val="00DE030F"/>
    <w:rsid w:val="00DE110C"/>
    <w:rsid w:val="00DE168E"/>
    <w:rsid w:val="00DE26A3"/>
    <w:rsid w:val="00DF2DE5"/>
    <w:rsid w:val="00DF3E86"/>
    <w:rsid w:val="00DF4F6A"/>
    <w:rsid w:val="00DF531C"/>
    <w:rsid w:val="00DF609A"/>
    <w:rsid w:val="00DF67A9"/>
    <w:rsid w:val="00E008E0"/>
    <w:rsid w:val="00E07D39"/>
    <w:rsid w:val="00E10FF5"/>
    <w:rsid w:val="00E14763"/>
    <w:rsid w:val="00E14E49"/>
    <w:rsid w:val="00E155AF"/>
    <w:rsid w:val="00E15C8A"/>
    <w:rsid w:val="00E15DE0"/>
    <w:rsid w:val="00E15E3E"/>
    <w:rsid w:val="00E205DD"/>
    <w:rsid w:val="00E21AC9"/>
    <w:rsid w:val="00E22D63"/>
    <w:rsid w:val="00E239E6"/>
    <w:rsid w:val="00E23C04"/>
    <w:rsid w:val="00E23E53"/>
    <w:rsid w:val="00E251F3"/>
    <w:rsid w:val="00E268A1"/>
    <w:rsid w:val="00E27ACC"/>
    <w:rsid w:val="00E27C00"/>
    <w:rsid w:val="00E30E09"/>
    <w:rsid w:val="00E31237"/>
    <w:rsid w:val="00E330C6"/>
    <w:rsid w:val="00E33B9F"/>
    <w:rsid w:val="00E3565A"/>
    <w:rsid w:val="00E41582"/>
    <w:rsid w:val="00E444FF"/>
    <w:rsid w:val="00E4636E"/>
    <w:rsid w:val="00E47E72"/>
    <w:rsid w:val="00E5663B"/>
    <w:rsid w:val="00E56D03"/>
    <w:rsid w:val="00E64A05"/>
    <w:rsid w:val="00E6682D"/>
    <w:rsid w:val="00E70475"/>
    <w:rsid w:val="00E71487"/>
    <w:rsid w:val="00E74249"/>
    <w:rsid w:val="00E75A64"/>
    <w:rsid w:val="00E76E41"/>
    <w:rsid w:val="00E800AF"/>
    <w:rsid w:val="00E80230"/>
    <w:rsid w:val="00E83BD0"/>
    <w:rsid w:val="00E8431F"/>
    <w:rsid w:val="00E86032"/>
    <w:rsid w:val="00E87741"/>
    <w:rsid w:val="00E91944"/>
    <w:rsid w:val="00E92ECC"/>
    <w:rsid w:val="00E943FB"/>
    <w:rsid w:val="00E95A6A"/>
    <w:rsid w:val="00E974A5"/>
    <w:rsid w:val="00EA106F"/>
    <w:rsid w:val="00EA1ED0"/>
    <w:rsid w:val="00EA25C0"/>
    <w:rsid w:val="00EA434C"/>
    <w:rsid w:val="00EA494C"/>
    <w:rsid w:val="00EA540A"/>
    <w:rsid w:val="00EA5892"/>
    <w:rsid w:val="00EB466E"/>
    <w:rsid w:val="00EB5FF4"/>
    <w:rsid w:val="00EB6BD4"/>
    <w:rsid w:val="00EB7450"/>
    <w:rsid w:val="00EB7C00"/>
    <w:rsid w:val="00EC18E9"/>
    <w:rsid w:val="00EC30B7"/>
    <w:rsid w:val="00ED2658"/>
    <w:rsid w:val="00ED28FF"/>
    <w:rsid w:val="00ED2A4E"/>
    <w:rsid w:val="00EE45BE"/>
    <w:rsid w:val="00EE518E"/>
    <w:rsid w:val="00EE54CF"/>
    <w:rsid w:val="00EE6018"/>
    <w:rsid w:val="00EF07F9"/>
    <w:rsid w:val="00EF0F92"/>
    <w:rsid w:val="00EF107D"/>
    <w:rsid w:val="00EF394C"/>
    <w:rsid w:val="00EF517B"/>
    <w:rsid w:val="00EF6842"/>
    <w:rsid w:val="00EF7F35"/>
    <w:rsid w:val="00F04DCB"/>
    <w:rsid w:val="00F111C0"/>
    <w:rsid w:val="00F13816"/>
    <w:rsid w:val="00F13E3F"/>
    <w:rsid w:val="00F166D9"/>
    <w:rsid w:val="00F21D7D"/>
    <w:rsid w:val="00F239D4"/>
    <w:rsid w:val="00F24640"/>
    <w:rsid w:val="00F24A31"/>
    <w:rsid w:val="00F266AF"/>
    <w:rsid w:val="00F27AC5"/>
    <w:rsid w:val="00F3170A"/>
    <w:rsid w:val="00F33E2A"/>
    <w:rsid w:val="00F34295"/>
    <w:rsid w:val="00F3546D"/>
    <w:rsid w:val="00F36EB1"/>
    <w:rsid w:val="00F375F1"/>
    <w:rsid w:val="00F376F0"/>
    <w:rsid w:val="00F401F4"/>
    <w:rsid w:val="00F40F43"/>
    <w:rsid w:val="00F43083"/>
    <w:rsid w:val="00F50B24"/>
    <w:rsid w:val="00F50EAC"/>
    <w:rsid w:val="00F50F12"/>
    <w:rsid w:val="00F53FD4"/>
    <w:rsid w:val="00F55012"/>
    <w:rsid w:val="00F5507F"/>
    <w:rsid w:val="00F61CD7"/>
    <w:rsid w:val="00F61DE3"/>
    <w:rsid w:val="00F62305"/>
    <w:rsid w:val="00F6461A"/>
    <w:rsid w:val="00F6572E"/>
    <w:rsid w:val="00F65B7D"/>
    <w:rsid w:val="00F65CD1"/>
    <w:rsid w:val="00F661F5"/>
    <w:rsid w:val="00F6714E"/>
    <w:rsid w:val="00F67EA6"/>
    <w:rsid w:val="00F7042F"/>
    <w:rsid w:val="00F72999"/>
    <w:rsid w:val="00F76980"/>
    <w:rsid w:val="00F773D9"/>
    <w:rsid w:val="00F77E0D"/>
    <w:rsid w:val="00F8109E"/>
    <w:rsid w:val="00F81332"/>
    <w:rsid w:val="00F82776"/>
    <w:rsid w:val="00F84407"/>
    <w:rsid w:val="00F8614C"/>
    <w:rsid w:val="00F862F4"/>
    <w:rsid w:val="00F9157F"/>
    <w:rsid w:val="00F938EC"/>
    <w:rsid w:val="00FA238C"/>
    <w:rsid w:val="00FA36BB"/>
    <w:rsid w:val="00FA56E8"/>
    <w:rsid w:val="00FA6C4E"/>
    <w:rsid w:val="00FB000A"/>
    <w:rsid w:val="00FB1065"/>
    <w:rsid w:val="00FB1B43"/>
    <w:rsid w:val="00FB3518"/>
    <w:rsid w:val="00FB3B42"/>
    <w:rsid w:val="00FB4FD1"/>
    <w:rsid w:val="00FB71E4"/>
    <w:rsid w:val="00FB78C9"/>
    <w:rsid w:val="00FC0184"/>
    <w:rsid w:val="00FC0257"/>
    <w:rsid w:val="00FC17EA"/>
    <w:rsid w:val="00FC2643"/>
    <w:rsid w:val="00FC27A8"/>
    <w:rsid w:val="00FC4432"/>
    <w:rsid w:val="00FC5DF7"/>
    <w:rsid w:val="00FC6483"/>
    <w:rsid w:val="00FC6735"/>
    <w:rsid w:val="00FC69DD"/>
    <w:rsid w:val="00FD34FC"/>
    <w:rsid w:val="00FD44D0"/>
    <w:rsid w:val="00FD4882"/>
    <w:rsid w:val="00FD5BCF"/>
    <w:rsid w:val="00FD5C15"/>
    <w:rsid w:val="00FD5CA1"/>
    <w:rsid w:val="00FD6CC4"/>
    <w:rsid w:val="00FD7DED"/>
    <w:rsid w:val="00FE076A"/>
    <w:rsid w:val="00FE1858"/>
    <w:rsid w:val="00FE2583"/>
    <w:rsid w:val="00FE32E5"/>
    <w:rsid w:val="00FE46A3"/>
    <w:rsid w:val="00FE57B5"/>
    <w:rsid w:val="00FE5A30"/>
    <w:rsid w:val="00FE7F6E"/>
    <w:rsid w:val="00FF1A16"/>
    <w:rsid w:val="00FF35C8"/>
    <w:rsid w:val="00FF366B"/>
    <w:rsid w:val="00FF401D"/>
    <w:rsid w:val="00FF413D"/>
    <w:rsid w:val="00FF472B"/>
    <w:rsid w:val="00FF6B23"/>
    <w:rsid w:val="00FF783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0CE54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he-IL"/>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Body Tex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iPriority="20" w:unhideWhenUsed="0" w:qFormat="1"/>
    <w:lsdException w:name="Normal (Web)"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122A"/>
    <w:rPr>
      <w:rFonts w:ascii="Calibri" w:eastAsiaTheme="minorHAnsi" w:hAnsi="Calibri" w:cs="Calibri"/>
      <w:sz w:val="22"/>
      <w:szCs w:val="22"/>
    </w:rPr>
  </w:style>
  <w:style w:type="paragraph" w:styleId="Heading1">
    <w:name w:val="heading 1"/>
    <w:aliases w:val="1,h1,Header 1,II+,I,Heading1,H1-Heading 1,Legal Line 1,head 1,H1,l1,Heading No. L1,list 1,11,12,13,111,14,112,15,113,121,131,1111,141,1121,16,114,122,132,1112,142,1122,151,1131,1211,1311,11111,1411,11211,17,18,115,123,19,116,124,133,1113,143,g"/>
    <w:next w:val="BodyText"/>
    <w:qFormat/>
    <w:rsid w:val="00C2266A"/>
    <w:pPr>
      <w:keepNext/>
      <w:pageBreakBefore/>
      <w:numPr>
        <w:numId w:val="6"/>
      </w:numPr>
      <w:pBdr>
        <w:bottom w:val="single" w:sz="4" w:space="1" w:color="auto"/>
      </w:pBdr>
      <w:spacing w:before="800" w:after="240"/>
      <w:outlineLvl w:val="0"/>
    </w:pPr>
    <w:rPr>
      <w:rFonts w:ascii="Arial" w:hAnsi="Arial" w:cs="Arial"/>
      <w:b/>
      <w:bCs/>
      <w:smallCaps/>
      <w:color w:val="FF6600"/>
      <w:kern w:val="32"/>
      <w:sz w:val="48"/>
      <w:szCs w:val="48"/>
    </w:rPr>
  </w:style>
  <w:style w:type="paragraph" w:styleId="Heading2">
    <w:name w:val="heading 2"/>
    <w:aliases w:val="h2,l2,level 2 heading,H2,21,2,h21,Alt+2,NV_Überschrift 2,Überschrift 2 Anhang,Überschrift 2 Anhang1,Überschrift 2 Anhang2,Überschrift 2 Anhang11,Überschrift 2 Anhang21,Titre 2 France,DTSÜberschrift 2,NV_2,NV_berschrift 2,Heading2,H2-Heading 2"/>
    <w:next w:val="BodyText"/>
    <w:qFormat/>
    <w:rsid w:val="00C2266A"/>
    <w:pPr>
      <w:keepNext/>
      <w:keepLines/>
      <w:numPr>
        <w:ilvl w:val="1"/>
        <w:numId w:val="6"/>
      </w:numPr>
      <w:spacing w:before="240" w:after="120"/>
      <w:outlineLvl w:val="1"/>
    </w:pPr>
    <w:rPr>
      <w:rFonts w:ascii="Arial" w:hAnsi="Arial" w:cs="Arial"/>
      <w:b/>
      <w:bCs/>
      <w:color w:val="003366"/>
      <w:sz w:val="32"/>
      <w:szCs w:val="32"/>
    </w:rPr>
  </w:style>
  <w:style w:type="paragraph" w:styleId="Heading3">
    <w:name w:val="heading 3"/>
    <w:aliases w:val="H3,Títulobis,Títulobis1,Títulobis2,Títulobis3,Títulobis4,Títulobis11,Títulobis21,Títulobis31,Títulobis5,Títulobis12,Títulobis22,Títulobis32,Títulobis6,Títulobis13,Títulobis23,Títulobis33,Títulobis7,Títulobis14,Títulobis24,Títulobis34,H31,H32,h"/>
    <w:next w:val="BodyText"/>
    <w:link w:val="Heading3Char"/>
    <w:qFormat/>
    <w:rsid w:val="00661AA7"/>
    <w:pPr>
      <w:keepNext/>
      <w:keepLines/>
      <w:numPr>
        <w:ilvl w:val="2"/>
        <w:numId w:val="6"/>
      </w:numPr>
      <w:spacing w:before="160" w:after="80"/>
      <w:outlineLvl w:val="2"/>
    </w:pPr>
    <w:rPr>
      <w:rFonts w:ascii="Arial" w:hAnsi="Arial" w:cs="Arial"/>
      <w:b/>
      <w:bCs/>
      <w:color w:val="336699"/>
      <w:sz w:val="28"/>
      <w:szCs w:val="28"/>
    </w:rPr>
  </w:style>
  <w:style w:type="paragraph" w:styleId="Heading4">
    <w:name w:val="heading 4"/>
    <w:aliases w:val="H4,h4,h:4,ITT t4,PA Micro Section,4,tcl,tablecapl,OdsKap4,OdsKap4Überschrift,MOVE-it 4,dash,Ref Heading 1,rh1,Heading sql,(Shift Ctrl 4),Titre 41,t4.T4,H41,H42,H411,H43,H412,H44,H413,H45,H414,H46,H415,H47,H416,H48,H417,H49,H418,H410,H419,H420"/>
    <w:next w:val="BodyText"/>
    <w:qFormat/>
    <w:rsid w:val="00C2266A"/>
    <w:pPr>
      <w:keepNext/>
      <w:keepLines/>
      <w:numPr>
        <w:ilvl w:val="3"/>
        <w:numId w:val="6"/>
      </w:numPr>
      <w:spacing w:before="160" w:after="80"/>
      <w:outlineLvl w:val="3"/>
    </w:pPr>
    <w:rPr>
      <w:rFonts w:ascii="Arial" w:hAnsi="Arial" w:cs="Arial"/>
      <w:b/>
      <w:bCs/>
      <w:color w:val="336699"/>
      <w:sz w:val="22"/>
      <w:szCs w:val="22"/>
    </w:rPr>
  </w:style>
  <w:style w:type="paragraph" w:styleId="Heading5">
    <w:name w:val="heading 5"/>
    <w:basedOn w:val="Normal"/>
    <w:next w:val="Normal"/>
    <w:qFormat/>
    <w:rsid w:val="00C2266A"/>
    <w:pPr>
      <w:spacing w:before="240" w:after="60"/>
      <w:outlineLvl w:val="4"/>
    </w:pPr>
    <w:rPr>
      <w:b/>
      <w:bCs/>
      <w:i/>
      <w:iCs/>
      <w:sz w:val="26"/>
      <w:szCs w:val="26"/>
    </w:rPr>
  </w:style>
  <w:style w:type="paragraph" w:styleId="Heading6">
    <w:name w:val="heading 6"/>
    <w:basedOn w:val="Normal"/>
    <w:next w:val="Normal"/>
    <w:qFormat/>
    <w:rsid w:val="00C2266A"/>
    <w:pPr>
      <w:spacing w:before="240" w:after="60"/>
      <w:outlineLvl w:val="5"/>
    </w:pPr>
    <w:rPr>
      <w:b/>
      <w:bCs/>
    </w:rPr>
  </w:style>
  <w:style w:type="paragraph" w:styleId="Heading7">
    <w:name w:val="heading 7"/>
    <w:basedOn w:val="Normal"/>
    <w:next w:val="Normal"/>
    <w:qFormat/>
    <w:rsid w:val="00C2266A"/>
    <w:pPr>
      <w:spacing w:before="240" w:after="60"/>
      <w:outlineLvl w:val="6"/>
    </w:pPr>
  </w:style>
  <w:style w:type="paragraph" w:styleId="Heading8">
    <w:name w:val="heading 8"/>
    <w:basedOn w:val="Normal"/>
    <w:next w:val="Normal"/>
    <w:qFormat/>
    <w:rsid w:val="00C2266A"/>
    <w:pPr>
      <w:spacing w:before="240" w:after="60"/>
      <w:outlineLvl w:val="7"/>
    </w:pPr>
    <w:rPr>
      <w:i/>
      <w:iCs/>
    </w:rPr>
  </w:style>
  <w:style w:type="paragraph" w:styleId="Heading9">
    <w:name w:val="heading 9"/>
    <w:basedOn w:val="Normal"/>
    <w:next w:val="Normal"/>
    <w:qFormat/>
    <w:rsid w:val="00C2266A"/>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 ändrad,ändrad,body text,bt,body text1,bt1,body text2,bt2,body text11,bt11,body text3,bt3,paragraph 2,paragraph 21,EHPT,Body Text2,AvtalBrödtext,Bodytext,body indent,AvtalBrodtext,andrad,One Page Summary,b,body text4,body text5,body text6,t,sp"/>
    <w:link w:val="BodyTextChar"/>
    <w:qFormat/>
    <w:rsid w:val="00C2266A"/>
    <w:pPr>
      <w:spacing w:before="80" w:after="80"/>
      <w:ind w:left="1440"/>
    </w:pPr>
    <w:rPr>
      <w:sz w:val="22"/>
      <w:szCs w:val="22"/>
    </w:rPr>
  </w:style>
  <w:style w:type="paragraph" w:styleId="TOC4">
    <w:name w:val="toc 4"/>
    <w:basedOn w:val="Normal"/>
    <w:next w:val="Normal"/>
    <w:semiHidden/>
    <w:rsid w:val="00C2266A"/>
    <w:pPr>
      <w:ind w:left="720"/>
    </w:pPr>
  </w:style>
  <w:style w:type="paragraph" w:customStyle="1" w:styleId="DocumentType">
    <w:name w:val="Document Type"/>
    <w:rsid w:val="00C2266A"/>
    <w:pPr>
      <w:spacing w:after="400"/>
    </w:pPr>
    <w:rPr>
      <w:rFonts w:ascii="Arial" w:hAnsi="Arial" w:cs="Arial"/>
      <w:sz w:val="48"/>
      <w:szCs w:val="48"/>
    </w:rPr>
  </w:style>
  <w:style w:type="paragraph" w:customStyle="1" w:styleId="DocumentInformation">
    <w:name w:val="Document Information"/>
    <w:rsid w:val="00C2266A"/>
    <w:pPr>
      <w:spacing w:before="120" w:after="120"/>
    </w:pPr>
    <w:rPr>
      <w:sz w:val="24"/>
      <w:szCs w:val="24"/>
    </w:rPr>
  </w:style>
  <w:style w:type="paragraph" w:customStyle="1" w:styleId="Profile">
    <w:name w:val="Profile"/>
    <w:rsid w:val="00C2266A"/>
    <w:pPr>
      <w:spacing w:before="80"/>
    </w:pPr>
  </w:style>
  <w:style w:type="paragraph" w:customStyle="1" w:styleId="ProfileField">
    <w:name w:val="Profile Field"/>
    <w:rsid w:val="00C2266A"/>
    <w:pPr>
      <w:spacing w:before="80"/>
    </w:pPr>
    <w:rPr>
      <w:b/>
      <w:bCs/>
    </w:rPr>
  </w:style>
  <w:style w:type="paragraph" w:customStyle="1" w:styleId="Contents">
    <w:name w:val="Contents"/>
    <w:rsid w:val="00C2266A"/>
    <w:pPr>
      <w:spacing w:before="800" w:after="480"/>
      <w:jc w:val="center"/>
      <w:outlineLvl w:val="0"/>
    </w:pPr>
    <w:rPr>
      <w:rFonts w:ascii="Arial" w:hAnsi="Arial" w:cs="Arial"/>
      <w:b/>
      <w:color w:val="003366"/>
      <w:sz w:val="40"/>
    </w:rPr>
  </w:style>
  <w:style w:type="paragraph" w:styleId="TOC1">
    <w:name w:val="toc 1"/>
    <w:next w:val="BodyText"/>
    <w:uiPriority w:val="39"/>
    <w:rsid w:val="00C2266A"/>
    <w:pPr>
      <w:keepNext/>
      <w:tabs>
        <w:tab w:val="left" w:pos="576"/>
        <w:tab w:val="right" w:leader="dot" w:pos="8395"/>
      </w:tabs>
      <w:spacing w:before="180" w:after="40"/>
      <w:ind w:left="576" w:right="288" w:hanging="576"/>
    </w:pPr>
    <w:rPr>
      <w:rFonts w:ascii="Arial" w:hAnsi="Arial" w:cs="Arial"/>
      <w:b/>
      <w:color w:val="FF6600"/>
      <w:sz w:val="24"/>
      <w:szCs w:val="24"/>
    </w:rPr>
  </w:style>
  <w:style w:type="paragraph" w:styleId="TOC2">
    <w:name w:val="toc 2"/>
    <w:next w:val="BodyText"/>
    <w:uiPriority w:val="39"/>
    <w:rsid w:val="00C2266A"/>
    <w:pPr>
      <w:tabs>
        <w:tab w:val="left" w:pos="576"/>
        <w:tab w:val="right" w:leader="dot" w:pos="8395"/>
      </w:tabs>
      <w:spacing w:before="40" w:after="40"/>
      <w:ind w:left="576" w:right="288"/>
    </w:pPr>
    <w:rPr>
      <w:rFonts w:ascii="Arial" w:hAnsi="Arial" w:cs="Arial"/>
      <w:sz w:val="22"/>
      <w:szCs w:val="22"/>
    </w:rPr>
  </w:style>
  <w:style w:type="paragraph" w:styleId="TOC3">
    <w:name w:val="toc 3"/>
    <w:next w:val="BodyText"/>
    <w:uiPriority w:val="39"/>
    <w:rsid w:val="00C2266A"/>
    <w:pPr>
      <w:tabs>
        <w:tab w:val="left" w:pos="1440"/>
        <w:tab w:val="right" w:leader="dot" w:pos="8395"/>
      </w:tabs>
      <w:spacing w:before="40" w:after="40"/>
      <w:ind w:left="965" w:right="288"/>
    </w:pPr>
    <w:rPr>
      <w:rFonts w:ascii="Arial" w:hAnsi="Arial" w:cs="Arial"/>
    </w:rPr>
  </w:style>
  <w:style w:type="paragraph" w:styleId="TOC5">
    <w:name w:val="toc 5"/>
    <w:basedOn w:val="Normal"/>
    <w:next w:val="Normal"/>
    <w:autoRedefine/>
    <w:semiHidden/>
    <w:rsid w:val="00C2266A"/>
    <w:pPr>
      <w:ind w:left="960"/>
    </w:pPr>
  </w:style>
  <w:style w:type="paragraph" w:styleId="TOC6">
    <w:name w:val="toc 6"/>
    <w:basedOn w:val="Normal"/>
    <w:next w:val="Normal"/>
    <w:autoRedefine/>
    <w:semiHidden/>
    <w:rsid w:val="00C2266A"/>
    <w:pPr>
      <w:ind w:left="1200"/>
    </w:pPr>
  </w:style>
  <w:style w:type="paragraph" w:styleId="TOC7">
    <w:name w:val="toc 7"/>
    <w:basedOn w:val="Normal"/>
    <w:next w:val="Normal"/>
    <w:autoRedefine/>
    <w:semiHidden/>
    <w:rsid w:val="00C2266A"/>
    <w:pPr>
      <w:ind w:left="1440"/>
    </w:pPr>
  </w:style>
  <w:style w:type="paragraph" w:styleId="TOC8">
    <w:name w:val="toc 8"/>
    <w:basedOn w:val="Normal"/>
    <w:next w:val="Normal"/>
    <w:autoRedefine/>
    <w:semiHidden/>
    <w:rsid w:val="00C2266A"/>
    <w:pPr>
      <w:ind w:left="1680"/>
    </w:pPr>
  </w:style>
  <w:style w:type="paragraph" w:styleId="TOC9">
    <w:name w:val="toc 9"/>
    <w:basedOn w:val="TOC1"/>
    <w:next w:val="BodyText"/>
    <w:semiHidden/>
    <w:rsid w:val="00C2266A"/>
    <w:pPr>
      <w:spacing w:before="300"/>
      <w:jc w:val="both"/>
    </w:pPr>
    <w:rPr>
      <w:color w:val="993300"/>
      <w:sz w:val="28"/>
      <w:szCs w:val="28"/>
    </w:rPr>
  </w:style>
  <w:style w:type="character" w:styleId="PageNumber">
    <w:name w:val="page number"/>
    <w:rsid w:val="00C2266A"/>
    <w:rPr>
      <w:rFonts w:ascii="Arial" w:hAnsi="Arial" w:cs="Arial"/>
      <w:noProof w:val="0"/>
      <w:color w:val="000000"/>
      <w:sz w:val="18"/>
      <w:szCs w:val="18"/>
      <w:bdr w:val="none" w:sz="0" w:space="0" w:color="auto"/>
      <w:shd w:val="clear" w:color="auto" w:fill="auto"/>
      <w:lang w:val="en-GB"/>
    </w:rPr>
  </w:style>
  <w:style w:type="paragraph" w:styleId="Header">
    <w:name w:val="header"/>
    <w:link w:val="HeaderChar"/>
    <w:rsid w:val="00C2266A"/>
    <w:pPr>
      <w:tabs>
        <w:tab w:val="center" w:pos="4320"/>
        <w:tab w:val="right" w:pos="8640"/>
      </w:tabs>
    </w:pPr>
  </w:style>
  <w:style w:type="paragraph" w:styleId="Footer">
    <w:name w:val="footer"/>
    <w:link w:val="FooterChar"/>
    <w:uiPriority w:val="99"/>
    <w:rsid w:val="00C2266A"/>
    <w:pPr>
      <w:tabs>
        <w:tab w:val="center" w:pos="4320"/>
        <w:tab w:val="right" w:pos="8640"/>
      </w:tabs>
    </w:pPr>
  </w:style>
  <w:style w:type="paragraph" w:customStyle="1" w:styleId="FirstFooter">
    <w:name w:val="First Footer"/>
    <w:basedOn w:val="Footer"/>
    <w:rsid w:val="00C2266A"/>
    <w:pPr>
      <w:keepLines/>
      <w:tabs>
        <w:tab w:val="clear" w:pos="8640"/>
      </w:tabs>
      <w:spacing w:before="80" w:after="80"/>
      <w:jc w:val="right"/>
    </w:pPr>
    <w:rPr>
      <w:rFonts w:ascii="Arial" w:hAnsi="Arial"/>
      <w:sz w:val="18"/>
    </w:rPr>
  </w:style>
  <w:style w:type="character" w:styleId="Hyperlink">
    <w:name w:val="Hyperlink"/>
    <w:rsid w:val="00C2266A"/>
    <w:rPr>
      <w:color w:val="0000FF"/>
      <w:u w:val="single"/>
    </w:rPr>
  </w:style>
  <w:style w:type="paragraph" w:customStyle="1" w:styleId="AppendixHeading1">
    <w:name w:val="Appendix Heading1"/>
    <w:next w:val="BodyText"/>
    <w:rsid w:val="00C2266A"/>
    <w:pPr>
      <w:numPr>
        <w:numId w:val="2"/>
      </w:numPr>
      <w:pBdr>
        <w:bottom w:val="single" w:sz="4" w:space="1" w:color="auto"/>
      </w:pBdr>
      <w:tabs>
        <w:tab w:val="left" w:pos="3024"/>
      </w:tabs>
      <w:spacing w:before="800" w:after="240"/>
      <w:outlineLvl w:val="0"/>
    </w:pPr>
    <w:rPr>
      <w:rFonts w:ascii="Arial" w:hAnsi="Arial" w:cs="Arial"/>
      <w:b/>
      <w:bCs/>
      <w:color w:val="FF6600"/>
      <w:sz w:val="48"/>
      <w:szCs w:val="48"/>
    </w:rPr>
  </w:style>
  <w:style w:type="paragraph" w:customStyle="1" w:styleId="IndexTitle">
    <w:name w:val="Index Title"/>
    <w:next w:val="Index1"/>
    <w:rsid w:val="00C2266A"/>
    <w:pPr>
      <w:pBdr>
        <w:bottom w:val="single" w:sz="4" w:space="1" w:color="auto"/>
      </w:pBdr>
      <w:spacing w:before="800" w:after="240"/>
      <w:outlineLvl w:val="0"/>
    </w:pPr>
    <w:rPr>
      <w:rFonts w:ascii="Arial" w:hAnsi="Arial" w:cs="Arial"/>
      <w:b/>
      <w:bCs/>
      <w:smallCaps/>
      <w:color w:val="FF6600"/>
      <w:sz w:val="48"/>
      <w:szCs w:val="48"/>
    </w:rPr>
  </w:style>
  <w:style w:type="paragraph" w:styleId="Index1">
    <w:name w:val="index 1"/>
    <w:next w:val="BodyText"/>
    <w:semiHidden/>
    <w:rsid w:val="00C2266A"/>
    <w:pPr>
      <w:ind w:left="240" w:hanging="240"/>
    </w:pPr>
  </w:style>
  <w:style w:type="paragraph" w:customStyle="1" w:styleId="ReleaseNotesTitle">
    <w:name w:val="ReleaseNotes Title"/>
    <w:rsid w:val="00C2266A"/>
    <w:pPr>
      <w:spacing w:before="240" w:after="240"/>
      <w:jc w:val="center"/>
    </w:pPr>
    <w:rPr>
      <w:rFonts w:ascii="Arial" w:hAnsi="Arial" w:cs="Arial"/>
      <w:b/>
      <w:bCs/>
      <w:sz w:val="28"/>
      <w:szCs w:val="28"/>
    </w:rPr>
  </w:style>
  <w:style w:type="character" w:customStyle="1" w:styleId="Command">
    <w:name w:val="Command"/>
    <w:rsid w:val="00C2266A"/>
    <w:rPr>
      <w:rFonts w:ascii="Arial" w:hAnsi="Arial" w:cs="Arial"/>
      <w:b/>
      <w:bCs/>
      <w:sz w:val="20"/>
      <w:szCs w:val="20"/>
    </w:rPr>
  </w:style>
  <w:style w:type="paragraph" w:customStyle="1" w:styleId="Code">
    <w:name w:val="Code"/>
    <w:rsid w:val="00C2266A"/>
    <w:pPr>
      <w:spacing w:before="80" w:after="80"/>
      <w:ind w:left="1440"/>
    </w:pPr>
    <w:rPr>
      <w:rFonts w:ascii="Courier New" w:hAnsi="Courier New" w:cs="Courier New"/>
      <w:noProof/>
    </w:rPr>
  </w:style>
  <w:style w:type="paragraph" w:customStyle="1" w:styleId="Bullet1square">
    <w:name w:val="Bullet 1 (square)"/>
    <w:link w:val="Bullet1squareChar"/>
    <w:rsid w:val="00C2266A"/>
    <w:pPr>
      <w:numPr>
        <w:numId w:val="3"/>
      </w:numPr>
      <w:spacing w:after="80"/>
    </w:pPr>
    <w:rPr>
      <w:sz w:val="22"/>
      <w:szCs w:val="22"/>
    </w:rPr>
  </w:style>
  <w:style w:type="paragraph" w:customStyle="1" w:styleId="Bullet2round">
    <w:name w:val="Bullet 2 (round)"/>
    <w:rsid w:val="00C2266A"/>
    <w:pPr>
      <w:numPr>
        <w:numId w:val="4"/>
      </w:numPr>
      <w:spacing w:after="80"/>
    </w:pPr>
    <w:rPr>
      <w:sz w:val="22"/>
      <w:szCs w:val="22"/>
    </w:rPr>
  </w:style>
  <w:style w:type="paragraph" w:customStyle="1" w:styleId="List1number">
    <w:name w:val="List 1 (number)"/>
    <w:link w:val="List1numberChar"/>
    <w:rsid w:val="00C2266A"/>
    <w:pPr>
      <w:spacing w:before="80" w:after="80"/>
    </w:pPr>
    <w:rPr>
      <w:sz w:val="22"/>
      <w:szCs w:val="22"/>
    </w:rPr>
  </w:style>
  <w:style w:type="paragraph" w:customStyle="1" w:styleId="List2alpha">
    <w:name w:val="List 2 (alpha)"/>
    <w:rsid w:val="00C2266A"/>
    <w:pPr>
      <w:numPr>
        <w:ilvl w:val="1"/>
        <w:numId w:val="7"/>
      </w:numPr>
      <w:spacing w:after="80"/>
    </w:pPr>
    <w:rPr>
      <w:sz w:val="22"/>
      <w:szCs w:val="22"/>
    </w:rPr>
  </w:style>
  <w:style w:type="paragraph" w:customStyle="1" w:styleId="Note">
    <w:name w:val="Note"/>
    <w:next w:val="BodyText"/>
    <w:rsid w:val="00C2266A"/>
    <w:pPr>
      <w:spacing w:before="80" w:after="80"/>
      <w:ind w:left="2520" w:hanging="720"/>
    </w:pPr>
    <w:rPr>
      <w:rFonts w:ascii="Arial" w:hAnsi="Arial" w:cs="Arial"/>
      <w:i/>
      <w:iCs/>
      <w:sz w:val="18"/>
      <w:szCs w:val="18"/>
    </w:rPr>
  </w:style>
  <w:style w:type="paragraph" w:customStyle="1" w:styleId="ConfidentialInformation">
    <w:name w:val="Confidential Information"/>
    <w:rsid w:val="00C2266A"/>
    <w:pPr>
      <w:spacing w:before="80" w:after="80"/>
    </w:pPr>
    <w:rPr>
      <w:sz w:val="18"/>
      <w:szCs w:val="18"/>
    </w:rPr>
  </w:style>
  <w:style w:type="paragraph" w:customStyle="1" w:styleId="TableHeader">
    <w:name w:val="Table Header"/>
    <w:link w:val="TableHeaderChar"/>
    <w:qFormat/>
    <w:rsid w:val="00C2266A"/>
    <w:pPr>
      <w:keepNext/>
      <w:keepLines/>
      <w:spacing w:before="40" w:after="40"/>
    </w:pPr>
    <w:rPr>
      <w:rFonts w:ascii="Arial" w:hAnsi="Arial" w:cs="Arial"/>
      <w:b/>
      <w:bCs/>
      <w:color w:val="003366"/>
      <w:sz w:val="18"/>
      <w:szCs w:val="18"/>
    </w:rPr>
  </w:style>
  <w:style w:type="paragraph" w:customStyle="1" w:styleId="TableBody">
    <w:name w:val="Table Body"/>
    <w:aliases w:val="tb"/>
    <w:link w:val="TableBodyChar"/>
    <w:qFormat/>
    <w:rsid w:val="00C2266A"/>
    <w:pPr>
      <w:keepNext/>
      <w:keepLines/>
      <w:spacing w:before="40" w:after="40"/>
    </w:pPr>
  </w:style>
  <w:style w:type="paragraph" w:styleId="Caption">
    <w:name w:val="caption"/>
    <w:next w:val="BodyText"/>
    <w:qFormat/>
    <w:rsid w:val="00C2266A"/>
    <w:pPr>
      <w:spacing w:before="80" w:after="80"/>
      <w:ind w:left="1440"/>
    </w:pPr>
    <w:rPr>
      <w:rFonts w:ascii="Arial" w:hAnsi="Arial" w:cs="Arial"/>
      <w:b/>
      <w:bCs/>
      <w:color w:val="336699"/>
    </w:rPr>
  </w:style>
  <w:style w:type="paragraph" w:customStyle="1" w:styleId="FooterFirst">
    <w:name w:val="Footer First"/>
    <w:rsid w:val="00C2266A"/>
    <w:pPr>
      <w:keepLines/>
      <w:jc w:val="right"/>
    </w:pPr>
    <w:rPr>
      <w:rFonts w:ascii="Arial" w:hAnsi="Arial"/>
      <w:sz w:val="18"/>
      <w:szCs w:val="18"/>
    </w:rPr>
  </w:style>
  <w:style w:type="paragraph" w:styleId="Index2">
    <w:name w:val="index 2"/>
    <w:basedOn w:val="Normal"/>
    <w:next w:val="Normal"/>
    <w:autoRedefine/>
    <w:semiHidden/>
    <w:rsid w:val="00C2266A"/>
    <w:pPr>
      <w:ind w:left="480" w:hanging="240"/>
    </w:pPr>
    <w:rPr>
      <w:sz w:val="20"/>
      <w:szCs w:val="20"/>
    </w:rPr>
  </w:style>
  <w:style w:type="paragraph" w:customStyle="1" w:styleId="List-intro">
    <w:name w:val="List-intro"/>
    <w:next w:val="BodyText"/>
    <w:rsid w:val="00C2266A"/>
    <w:pPr>
      <w:keepNext/>
      <w:spacing w:before="80" w:after="80"/>
      <w:ind w:left="1440"/>
    </w:pPr>
    <w:rPr>
      <w:sz w:val="22"/>
      <w:szCs w:val="22"/>
    </w:rPr>
  </w:style>
  <w:style w:type="paragraph" w:customStyle="1" w:styleId="HeaderPortrait">
    <w:name w:val="Header Portrait"/>
    <w:rsid w:val="00C2266A"/>
    <w:pPr>
      <w:pBdr>
        <w:bottom w:val="single" w:sz="8" w:space="1" w:color="auto"/>
      </w:pBdr>
      <w:jc w:val="right"/>
    </w:pPr>
    <w:rPr>
      <w:rFonts w:ascii="Verdana" w:hAnsi="Verdana" w:cs="Arial"/>
      <w:b/>
      <w:color w:val="003366"/>
      <w:sz w:val="18"/>
      <w:szCs w:val="18"/>
    </w:rPr>
  </w:style>
  <w:style w:type="paragraph" w:customStyle="1" w:styleId="FooterPortrait">
    <w:name w:val="Footer Portrait"/>
    <w:rsid w:val="00C2266A"/>
    <w:pPr>
      <w:keepLines/>
      <w:jc w:val="right"/>
    </w:pPr>
    <w:rPr>
      <w:rFonts w:ascii="Arial" w:hAnsi="Arial"/>
      <w:sz w:val="18"/>
      <w:szCs w:val="18"/>
    </w:rPr>
  </w:style>
  <w:style w:type="character" w:customStyle="1" w:styleId="amdocs">
    <w:name w:val="amdocs"/>
    <w:rsid w:val="00C2266A"/>
    <w:rPr>
      <w:rFonts w:ascii="Arial" w:hAnsi="Arial" w:cs="Arial"/>
      <w:color w:val="auto"/>
      <w:sz w:val="32"/>
      <w:szCs w:val="32"/>
      <w:u w:val="none"/>
    </w:rPr>
  </w:style>
  <w:style w:type="paragraph" w:customStyle="1" w:styleId="ReleaseNotesHeader">
    <w:name w:val="ReleaseNotes Header"/>
    <w:basedOn w:val="TableHeader"/>
    <w:rsid w:val="00C2266A"/>
  </w:style>
  <w:style w:type="paragraph" w:customStyle="1" w:styleId="Figure">
    <w:name w:val="Figure"/>
    <w:rsid w:val="00C2266A"/>
    <w:pPr>
      <w:keepNext/>
      <w:keepLines/>
      <w:spacing w:before="80" w:after="80"/>
      <w:ind w:left="1440"/>
    </w:pPr>
    <w:rPr>
      <w:sz w:val="22"/>
      <w:szCs w:val="22"/>
    </w:rPr>
  </w:style>
  <w:style w:type="paragraph" w:customStyle="1" w:styleId="HeaderLandscape">
    <w:name w:val="Header Landscape"/>
    <w:rsid w:val="00C2266A"/>
    <w:pPr>
      <w:pBdr>
        <w:bottom w:val="single" w:sz="8" w:space="1" w:color="auto"/>
      </w:pBdr>
    </w:pPr>
    <w:rPr>
      <w:rFonts w:ascii="Verdana" w:hAnsi="Verdana" w:cs="Arial"/>
      <w:b/>
      <w:bCs/>
      <w:color w:val="003366"/>
      <w:sz w:val="18"/>
      <w:szCs w:val="18"/>
    </w:rPr>
  </w:style>
  <w:style w:type="paragraph" w:customStyle="1" w:styleId="FooterLandscape">
    <w:name w:val="Footer Landscape"/>
    <w:rsid w:val="00C2266A"/>
    <w:pPr>
      <w:keepLines/>
    </w:pPr>
    <w:rPr>
      <w:rFonts w:ascii="Arial" w:hAnsi="Arial" w:cs="Arial"/>
      <w:sz w:val="18"/>
      <w:szCs w:val="18"/>
    </w:rPr>
  </w:style>
  <w:style w:type="character" w:customStyle="1" w:styleId="app">
    <w:name w:val="app"/>
    <w:rsid w:val="00C2266A"/>
    <w:rPr>
      <w:rFonts w:ascii="Arial Black" w:hAnsi="Arial Black"/>
      <w:color w:val="FF0000"/>
      <w:sz w:val="32"/>
      <w:szCs w:val="32"/>
    </w:rPr>
  </w:style>
  <w:style w:type="character" w:customStyle="1" w:styleId="name1">
    <w:name w:val="name1"/>
    <w:rsid w:val="00C2266A"/>
    <w:rPr>
      <w:rFonts w:ascii="Arial Black" w:hAnsi="Arial Black" w:cs="Arial"/>
      <w:color w:val="000000"/>
      <w:sz w:val="32"/>
      <w:szCs w:val="32"/>
    </w:rPr>
  </w:style>
  <w:style w:type="paragraph" w:customStyle="1" w:styleId="ApplicationName">
    <w:name w:val="Application Name"/>
    <w:rsid w:val="00C2266A"/>
    <w:pPr>
      <w:spacing w:before="3200"/>
    </w:pPr>
    <w:rPr>
      <w:rFonts w:ascii="Arial" w:hAnsi="Arial" w:cs="Arial"/>
      <w:b/>
      <w:bCs/>
      <w:sz w:val="56"/>
      <w:szCs w:val="56"/>
    </w:rPr>
  </w:style>
  <w:style w:type="paragraph" w:customStyle="1" w:styleId="AppendixHeading2">
    <w:name w:val="Appendix Heading2"/>
    <w:next w:val="BodyText"/>
    <w:rsid w:val="00C2266A"/>
    <w:pPr>
      <w:keepLines/>
      <w:numPr>
        <w:ilvl w:val="1"/>
        <w:numId w:val="2"/>
      </w:numPr>
      <w:spacing w:before="240" w:after="120"/>
      <w:outlineLvl w:val="1"/>
    </w:pPr>
    <w:rPr>
      <w:rFonts w:ascii="Arial" w:hAnsi="Arial" w:cs="Arial"/>
      <w:b/>
      <w:bCs/>
      <w:color w:val="003366"/>
      <w:sz w:val="32"/>
      <w:szCs w:val="32"/>
    </w:rPr>
  </w:style>
  <w:style w:type="paragraph" w:customStyle="1" w:styleId="AppendixHeading3">
    <w:name w:val="Appendix Heading3"/>
    <w:next w:val="BodyText"/>
    <w:rsid w:val="00C2266A"/>
    <w:pPr>
      <w:numPr>
        <w:ilvl w:val="2"/>
        <w:numId w:val="2"/>
      </w:numPr>
      <w:spacing w:before="160" w:after="80"/>
      <w:outlineLvl w:val="2"/>
    </w:pPr>
    <w:rPr>
      <w:rFonts w:ascii="Arial" w:hAnsi="Arial" w:cs="Arial"/>
      <w:b/>
      <w:bCs/>
      <w:color w:val="336699"/>
      <w:sz w:val="28"/>
      <w:szCs w:val="28"/>
    </w:rPr>
  </w:style>
  <w:style w:type="paragraph" w:customStyle="1" w:styleId="AppendixHeading4">
    <w:name w:val="Appendix Heading4"/>
    <w:next w:val="BodyText"/>
    <w:rsid w:val="00C2266A"/>
    <w:pPr>
      <w:numPr>
        <w:ilvl w:val="3"/>
        <w:numId w:val="2"/>
      </w:numPr>
      <w:spacing w:before="80"/>
      <w:outlineLvl w:val="3"/>
    </w:pPr>
    <w:rPr>
      <w:rFonts w:ascii="Arial" w:hAnsi="Arial" w:cs="Arial"/>
      <w:b/>
      <w:bCs/>
      <w:color w:val="336699"/>
      <w:sz w:val="22"/>
      <w:szCs w:val="22"/>
    </w:rPr>
  </w:style>
  <w:style w:type="paragraph" w:styleId="BodyTextIndent">
    <w:name w:val="Body Text Indent"/>
    <w:rsid w:val="00C2266A"/>
    <w:pPr>
      <w:spacing w:before="80" w:after="80"/>
      <w:ind w:left="1800"/>
    </w:pPr>
    <w:rPr>
      <w:sz w:val="22"/>
      <w:szCs w:val="22"/>
    </w:rPr>
  </w:style>
  <w:style w:type="paragraph" w:styleId="BodyTextIndent2">
    <w:name w:val="Body Text Indent 2"/>
    <w:rsid w:val="00C2266A"/>
    <w:pPr>
      <w:spacing w:before="80" w:after="80"/>
      <w:ind w:left="2160"/>
    </w:pPr>
    <w:rPr>
      <w:sz w:val="22"/>
      <w:szCs w:val="22"/>
    </w:rPr>
  </w:style>
  <w:style w:type="paragraph" w:customStyle="1" w:styleId="AppNameNot">
    <w:name w:val="App Name Not"/>
    <w:basedOn w:val="ApplicationName"/>
    <w:rsid w:val="00C2266A"/>
    <w:pPr>
      <w:spacing w:after="80"/>
    </w:pPr>
  </w:style>
  <w:style w:type="paragraph" w:customStyle="1" w:styleId="Terms">
    <w:name w:val="Terms"/>
    <w:next w:val="BodyText"/>
    <w:rsid w:val="00C2266A"/>
    <w:pPr>
      <w:spacing w:before="80" w:after="80"/>
      <w:ind w:left="1440"/>
    </w:pPr>
    <w:rPr>
      <w:b/>
      <w:bCs/>
      <w:sz w:val="22"/>
      <w:szCs w:val="22"/>
    </w:rPr>
  </w:style>
  <w:style w:type="paragraph" w:styleId="DocumentMap">
    <w:name w:val="Document Map"/>
    <w:basedOn w:val="Normal"/>
    <w:semiHidden/>
    <w:rsid w:val="00C2266A"/>
    <w:pPr>
      <w:shd w:val="clear" w:color="auto" w:fill="000080"/>
    </w:pPr>
    <w:rPr>
      <w:rFonts w:ascii="Tahoma" w:hAnsi="Tahoma" w:cs="Tahoma"/>
      <w:sz w:val="16"/>
      <w:szCs w:val="16"/>
    </w:rPr>
  </w:style>
  <w:style w:type="paragraph" w:customStyle="1" w:styleId="Definitions">
    <w:name w:val="Definitions"/>
    <w:next w:val="BodyText"/>
    <w:rsid w:val="00C2266A"/>
    <w:pPr>
      <w:spacing w:before="80" w:after="80"/>
      <w:ind w:left="1440"/>
    </w:pPr>
    <w:rPr>
      <w:sz w:val="22"/>
      <w:szCs w:val="22"/>
    </w:rPr>
  </w:style>
  <w:style w:type="paragraph" w:customStyle="1" w:styleId="Tablepostpara">
    <w:name w:val="Table post para"/>
    <w:next w:val="BodyText"/>
    <w:rsid w:val="00C2266A"/>
    <w:pPr>
      <w:spacing w:before="80" w:after="80"/>
      <w:ind w:left="1440"/>
    </w:pPr>
    <w:rPr>
      <w:sz w:val="22"/>
      <w:szCs w:val="22"/>
    </w:rPr>
  </w:style>
  <w:style w:type="paragraph" w:styleId="NoteHeading">
    <w:name w:val="Note Heading"/>
    <w:basedOn w:val="BodyText"/>
    <w:next w:val="BodyText"/>
    <w:rsid w:val="00C2266A"/>
  </w:style>
  <w:style w:type="character" w:customStyle="1" w:styleId="name2">
    <w:name w:val="name2"/>
    <w:rsid w:val="00C2266A"/>
    <w:rPr>
      <w:rFonts w:ascii="Arial Black" w:hAnsi="Arial Black"/>
      <w:color w:val="FF0000"/>
      <w:sz w:val="32"/>
    </w:rPr>
  </w:style>
  <w:style w:type="paragraph" w:customStyle="1" w:styleId="Bullet3hollow">
    <w:name w:val="Bullet 3 (hollow)"/>
    <w:rsid w:val="00C2266A"/>
    <w:pPr>
      <w:numPr>
        <w:numId w:val="5"/>
      </w:numPr>
      <w:spacing w:after="80"/>
    </w:pPr>
    <w:rPr>
      <w:sz w:val="22"/>
      <w:szCs w:val="22"/>
    </w:rPr>
  </w:style>
  <w:style w:type="paragraph" w:customStyle="1" w:styleId="List3roman">
    <w:name w:val="List 3 (roman)"/>
    <w:rsid w:val="00C2266A"/>
    <w:pPr>
      <w:numPr>
        <w:ilvl w:val="2"/>
        <w:numId w:val="7"/>
      </w:numPr>
      <w:tabs>
        <w:tab w:val="left" w:pos="2520"/>
      </w:tabs>
      <w:spacing w:after="80"/>
    </w:pPr>
    <w:rPr>
      <w:sz w:val="22"/>
      <w:szCs w:val="22"/>
    </w:rPr>
  </w:style>
  <w:style w:type="paragraph" w:styleId="Index3">
    <w:name w:val="index 3"/>
    <w:basedOn w:val="Normal"/>
    <w:next w:val="Normal"/>
    <w:autoRedefine/>
    <w:semiHidden/>
    <w:rsid w:val="00C2266A"/>
    <w:pPr>
      <w:ind w:left="720" w:hanging="240"/>
    </w:pPr>
    <w:rPr>
      <w:sz w:val="20"/>
      <w:szCs w:val="20"/>
    </w:rPr>
  </w:style>
  <w:style w:type="paragraph" w:styleId="Index4">
    <w:name w:val="index 4"/>
    <w:basedOn w:val="Normal"/>
    <w:next w:val="Normal"/>
    <w:autoRedefine/>
    <w:semiHidden/>
    <w:rsid w:val="00C2266A"/>
    <w:pPr>
      <w:ind w:left="960" w:hanging="240"/>
    </w:pPr>
    <w:rPr>
      <w:szCs w:val="21"/>
    </w:rPr>
  </w:style>
  <w:style w:type="paragraph" w:styleId="Index5">
    <w:name w:val="index 5"/>
    <w:basedOn w:val="Normal"/>
    <w:next w:val="Normal"/>
    <w:autoRedefine/>
    <w:semiHidden/>
    <w:rsid w:val="00C2266A"/>
    <w:pPr>
      <w:ind w:left="1200" w:hanging="240"/>
    </w:pPr>
    <w:rPr>
      <w:szCs w:val="21"/>
    </w:rPr>
  </w:style>
  <w:style w:type="paragraph" w:styleId="Index6">
    <w:name w:val="index 6"/>
    <w:basedOn w:val="Normal"/>
    <w:next w:val="Normal"/>
    <w:autoRedefine/>
    <w:semiHidden/>
    <w:rsid w:val="00C2266A"/>
    <w:pPr>
      <w:ind w:left="1440" w:hanging="240"/>
    </w:pPr>
    <w:rPr>
      <w:szCs w:val="21"/>
    </w:rPr>
  </w:style>
  <w:style w:type="paragraph" w:styleId="Index7">
    <w:name w:val="index 7"/>
    <w:basedOn w:val="Normal"/>
    <w:next w:val="Normal"/>
    <w:autoRedefine/>
    <w:semiHidden/>
    <w:rsid w:val="00C2266A"/>
    <w:pPr>
      <w:ind w:left="1680" w:hanging="240"/>
    </w:pPr>
    <w:rPr>
      <w:szCs w:val="21"/>
    </w:rPr>
  </w:style>
  <w:style w:type="paragraph" w:styleId="Index8">
    <w:name w:val="index 8"/>
    <w:basedOn w:val="Normal"/>
    <w:next w:val="Normal"/>
    <w:autoRedefine/>
    <w:semiHidden/>
    <w:rsid w:val="00C2266A"/>
    <w:pPr>
      <w:ind w:left="1920" w:hanging="240"/>
    </w:pPr>
    <w:rPr>
      <w:szCs w:val="21"/>
    </w:rPr>
  </w:style>
  <w:style w:type="paragraph" w:styleId="Index9">
    <w:name w:val="index 9"/>
    <w:basedOn w:val="Normal"/>
    <w:next w:val="Normal"/>
    <w:autoRedefine/>
    <w:semiHidden/>
    <w:rsid w:val="00C2266A"/>
    <w:pPr>
      <w:ind w:left="2160" w:hanging="240"/>
    </w:pPr>
    <w:rPr>
      <w:szCs w:val="21"/>
    </w:rPr>
  </w:style>
  <w:style w:type="paragraph" w:styleId="IndexHeading">
    <w:name w:val="index heading"/>
    <w:next w:val="Index1"/>
    <w:semiHidden/>
    <w:rsid w:val="00C2266A"/>
    <w:pPr>
      <w:spacing w:before="240" w:after="120"/>
      <w:ind w:left="720"/>
    </w:pPr>
    <w:rPr>
      <w:b/>
      <w:bCs/>
      <w:sz w:val="24"/>
      <w:szCs w:val="24"/>
    </w:rPr>
  </w:style>
  <w:style w:type="paragraph" w:styleId="Title">
    <w:name w:val="Title"/>
    <w:basedOn w:val="Normal"/>
    <w:qFormat/>
    <w:rsid w:val="00A4306B"/>
    <w:pPr>
      <w:spacing w:line="360" w:lineRule="auto"/>
      <w:jc w:val="center"/>
    </w:pPr>
    <w:rPr>
      <w:b/>
      <w:bCs/>
      <w:sz w:val="44"/>
      <w:szCs w:val="44"/>
    </w:rPr>
  </w:style>
  <w:style w:type="paragraph" w:styleId="BodyTextIndent3">
    <w:name w:val="Body Text Indent 3"/>
    <w:rsid w:val="00C2266A"/>
    <w:pPr>
      <w:spacing w:before="80" w:after="80"/>
      <w:ind w:left="2520"/>
    </w:pPr>
    <w:rPr>
      <w:sz w:val="22"/>
      <w:szCs w:val="22"/>
    </w:rPr>
  </w:style>
  <w:style w:type="character" w:styleId="LineNumber">
    <w:name w:val="line number"/>
    <w:basedOn w:val="DefaultParagraphFont"/>
    <w:rsid w:val="00C2266A"/>
  </w:style>
  <w:style w:type="paragraph" w:customStyle="1" w:styleId="TableList1number">
    <w:name w:val="Table List 1 (number)"/>
    <w:rsid w:val="00C2266A"/>
    <w:pPr>
      <w:numPr>
        <w:numId w:val="10"/>
      </w:numPr>
      <w:spacing w:before="80" w:after="80"/>
    </w:pPr>
    <w:rPr>
      <w:sz w:val="22"/>
      <w:szCs w:val="22"/>
    </w:rPr>
  </w:style>
  <w:style w:type="paragraph" w:customStyle="1" w:styleId="TableList2alpha">
    <w:name w:val="Table List 2 (alpha)"/>
    <w:rsid w:val="00C2266A"/>
    <w:pPr>
      <w:numPr>
        <w:ilvl w:val="1"/>
        <w:numId w:val="10"/>
      </w:numPr>
      <w:spacing w:before="80" w:after="80"/>
    </w:pPr>
    <w:rPr>
      <w:sz w:val="22"/>
      <w:szCs w:val="22"/>
    </w:rPr>
  </w:style>
  <w:style w:type="paragraph" w:customStyle="1" w:styleId="TableList3roman">
    <w:name w:val="Table List 3 (roman)"/>
    <w:rsid w:val="00C2266A"/>
    <w:pPr>
      <w:numPr>
        <w:ilvl w:val="2"/>
        <w:numId w:val="10"/>
      </w:numPr>
      <w:tabs>
        <w:tab w:val="left" w:pos="1080"/>
      </w:tabs>
      <w:spacing w:before="80" w:after="80"/>
    </w:pPr>
    <w:rPr>
      <w:sz w:val="22"/>
      <w:szCs w:val="22"/>
    </w:rPr>
  </w:style>
  <w:style w:type="paragraph" w:customStyle="1" w:styleId="BodyTextIndentTable">
    <w:name w:val="Body Text Indent Table"/>
    <w:rsid w:val="00C2266A"/>
    <w:pPr>
      <w:spacing w:before="80" w:after="80"/>
      <w:ind w:left="432"/>
    </w:pPr>
    <w:rPr>
      <w:sz w:val="22"/>
      <w:szCs w:val="22"/>
    </w:rPr>
  </w:style>
  <w:style w:type="paragraph" w:customStyle="1" w:styleId="BodyTextIndent2Table">
    <w:name w:val="Body Text Indent 2 Table"/>
    <w:rsid w:val="00C2266A"/>
    <w:pPr>
      <w:spacing w:before="80" w:after="80"/>
      <w:ind w:left="720"/>
    </w:pPr>
    <w:rPr>
      <w:sz w:val="22"/>
      <w:szCs w:val="22"/>
    </w:rPr>
  </w:style>
  <w:style w:type="paragraph" w:customStyle="1" w:styleId="BodyTextIndent3Table">
    <w:name w:val="Body Text Indent 3 Table"/>
    <w:rsid w:val="00C2266A"/>
    <w:pPr>
      <w:spacing w:before="80" w:after="80"/>
      <w:ind w:left="1094"/>
    </w:pPr>
    <w:rPr>
      <w:sz w:val="22"/>
      <w:szCs w:val="22"/>
    </w:rPr>
  </w:style>
  <w:style w:type="paragraph" w:styleId="BalloonText">
    <w:name w:val="Balloon Text"/>
    <w:basedOn w:val="Normal"/>
    <w:link w:val="BalloonTextChar"/>
    <w:uiPriority w:val="99"/>
    <w:semiHidden/>
    <w:rsid w:val="00183FDF"/>
    <w:rPr>
      <w:rFonts w:ascii="Tahoma" w:hAnsi="Tahoma" w:cs="Tahoma"/>
      <w:sz w:val="16"/>
      <w:szCs w:val="16"/>
    </w:rPr>
  </w:style>
  <w:style w:type="table" w:styleId="TableGrid">
    <w:name w:val="Table Grid"/>
    <w:basedOn w:val="TableNormal"/>
    <w:uiPriority w:val="59"/>
    <w:rsid w:val="00CF57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0">
    <w:name w:val="tableheader"/>
    <w:basedOn w:val="Normal"/>
    <w:rsid w:val="00823873"/>
    <w:pPr>
      <w:spacing w:before="100" w:beforeAutospacing="1" w:after="100" w:afterAutospacing="1"/>
    </w:pPr>
  </w:style>
  <w:style w:type="character" w:styleId="Strong">
    <w:name w:val="Strong"/>
    <w:qFormat/>
    <w:rsid w:val="00823873"/>
    <w:rPr>
      <w:b/>
      <w:bCs/>
    </w:rPr>
  </w:style>
  <w:style w:type="paragraph" w:customStyle="1" w:styleId="tablebody0">
    <w:name w:val="tablebody"/>
    <w:basedOn w:val="Normal"/>
    <w:rsid w:val="00823873"/>
    <w:pPr>
      <w:spacing w:before="100" w:beforeAutospacing="1" w:after="100" w:afterAutospacing="1"/>
    </w:pPr>
  </w:style>
  <w:style w:type="paragraph" w:customStyle="1" w:styleId="releasenotestitle0">
    <w:name w:val="releasenotestitle"/>
    <w:basedOn w:val="Normal"/>
    <w:rsid w:val="005B7460"/>
    <w:pPr>
      <w:spacing w:before="100" w:beforeAutospacing="1" w:after="100" w:afterAutospacing="1"/>
    </w:pPr>
    <w:rPr>
      <w:rFonts w:ascii="Arial Unicode MS" w:eastAsia="Arial Unicode MS" w:hAnsi="Arial Unicode MS" w:cs="Arial Unicode MS"/>
    </w:rPr>
  </w:style>
  <w:style w:type="paragraph" w:customStyle="1" w:styleId="Char">
    <w:name w:val="Char"/>
    <w:basedOn w:val="Normal"/>
    <w:rsid w:val="00763F08"/>
    <w:pPr>
      <w:spacing w:after="160" w:line="240" w:lineRule="exact"/>
    </w:pPr>
    <w:rPr>
      <w:rFonts w:ascii="Verdana" w:eastAsia="MS Mincho" w:hAnsi="Verdana"/>
      <w:sz w:val="20"/>
      <w:szCs w:val="20"/>
      <w:lang w:bidi="ar-SA"/>
    </w:rPr>
  </w:style>
  <w:style w:type="character" w:styleId="CommentReference">
    <w:name w:val="annotation reference"/>
    <w:semiHidden/>
    <w:rsid w:val="00A95476"/>
    <w:rPr>
      <w:sz w:val="16"/>
      <w:szCs w:val="16"/>
    </w:rPr>
  </w:style>
  <w:style w:type="paragraph" w:styleId="CommentText">
    <w:name w:val="annotation text"/>
    <w:basedOn w:val="Normal"/>
    <w:semiHidden/>
    <w:rsid w:val="00A95476"/>
    <w:rPr>
      <w:sz w:val="20"/>
      <w:szCs w:val="20"/>
    </w:rPr>
  </w:style>
  <w:style w:type="paragraph" w:styleId="CommentSubject">
    <w:name w:val="annotation subject"/>
    <w:basedOn w:val="CommentText"/>
    <w:next w:val="CommentText"/>
    <w:semiHidden/>
    <w:rsid w:val="00A95476"/>
    <w:rPr>
      <w:b/>
      <w:bCs/>
    </w:rPr>
  </w:style>
  <w:style w:type="paragraph" w:styleId="ListParagraph">
    <w:name w:val="List Paragraph"/>
    <w:basedOn w:val="Normal"/>
    <w:uiPriority w:val="34"/>
    <w:qFormat/>
    <w:rsid w:val="004C57D1"/>
    <w:pPr>
      <w:ind w:left="720"/>
    </w:pPr>
    <w:rPr>
      <w:rFonts w:eastAsia="Calibri"/>
    </w:rPr>
  </w:style>
  <w:style w:type="character" w:customStyle="1" w:styleId="BodyTextChar">
    <w:name w:val="Body Text Char"/>
    <w:aliases w:val=" ändrad Char,ändrad Char,body text Char,bt Char,body text1 Char,bt1 Char,body text2 Char,bt2 Char,body text11 Char,bt11 Char,body text3 Char,bt3 Char,paragraph 2 Char,paragraph 21 Char,EHPT Char,Body Text2 Char,AvtalBrödtext Char,b Char"/>
    <w:link w:val="BodyText"/>
    <w:locked/>
    <w:rsid w:val="00BB1B1C"/>
    <w:rPr>
      <w:sz w:val="22"/>
      <w:szCs w:val="22"/>
    </w:rPr>
  </w:style>
  <w:style w:type="numbering" w:styleId="1ai">
    <w:name w:val="Outline List 1"/>
    <w:basedOn w:val="NoList"/>
    <w:rsid w:val="00C2266A"/>
    <w:pPr>
      <w:numPr>
        <w:numId w:val="1"/>
      </w:numPr>
    </w:pPr>
  </w:style>
  <w:style w:type="paragraph" w:customStyle="1" w:styleId="FooterEven">
    <w:name w:val="Footer Even"/>
    <w:basedOn w:val="Footer"/>
    <w:rsid w:val="00C2266A"/>
    <w:pPr>
      <w:keepLines/>
      <w:tabs>
        <w:tab w:val="clear" w:pos="4320"/>
        <w:tab w:val="clear" w:pos="8640"/>
      </w:tabs>
    </w:pPr>
    <w:rPr>
      <w:rFonts w:ascii="Arial" w:hAnsi="Arial"/>
      <w:sz w:val="18"/>
      <w:szCs w:val="18"/>
    </w:rPr>
  </w:style>
  <w:style w:type="paragraph" w:customStyle="1" w:styleId="FooterOdd">
    <w:name w:val="Footer Odd"/>
    <w:basedOn w:val="Footer"/>
    <w:rsid w:val="00C2266A"/>
    <w:pPr>
      <w:keepLines/>
      <w:tabs>
        <w:tab w:val="clear" w:pos="4320"/>
        <w:tab w:val="clear" w:pos="8640"/>
      </w:tabs>
      <w:jc w:val="right"/>
    </w:pPr>
    <w:rPr>
      <w:rFonts w:ascii="Arial" w:hAnsi="Arial"/>
      <w:sz w:val="18"/>
      <w:szCs w:val="18"/>
    </w:rPr>
  </w:style>
  <w:style w:type="paragraph" w:customStyle="1" w:styleId="HeaderEven">
    <w:name w:val="Header Even"/>
    <w:basedOn w:val="Header"/>
    <w:rsid w:val="00C2266A"/>
    <w:pPr>
      <w:pBdr>
        <w:bottom w:val="single" w:sz="8" w:space="1" w:color="auto"/>
      </w:pBdr>
      <w:tabs>
        <w:tab w:val="clear" w:pos="4320"/>
        <w:tab w:val="clear" w:pos="8640"/>
      </w:tabs>
    </w:pPr>
    <w:rPr>
      <w:rFonts w:ascii="Verdana" w:hAnsi="Verdana" w:cs="Arial"/>
      <w:b/>
      <w:color w:val="003366"/>
      <w:sz w:val="18"/>
      <w:szCs w:val="18"/>
    </w:rPr>
  </w:style>
  <w:style w:type="paragraph" w:customStyle="1" w:styleId="HeaderOdd">
    <w:name w:val="Header Odd"/>
    <w:rsid w:val="00C2266A"/>
    <w:pPr>
      <w:pBdr>
        <w:bottom w:val="single" w:sz="8" w:space="1" w:color="auto"/>
      </w:pBdr>
      <w:jc w:val="right"/>
    </w:pPr>
    <w:rPr>
      <w:rFonts w:ascii="Verdana" w:hAnsi="Verdana" w:cs="Arial"/>
      <w:b/>
      <w:bCs/>
      <w:color w:val="003366"/>
      <w:sz w:val="18"/>
      <w:szCs w:val="18"/>
    </w:rPr>
  </w:style>
  <w:style w:type="paragraph" w:customStyle="1" w:styleId="NoteIcon">
    <w:name w:val="Note Icon"/>
    <w:rsid w:val="00C2266A"/>
    <w:pPr>
      <w:tabs>
        <w:tab w:val="left" w:pos="3220"/>
      </w:tabs>
      <w:spacing w:before="80" w:after="80"/>
      <w:ind w:left="2880"/>
    </w:pPr>
    <w:rPr>
      <w:sz w:val="22"/>
      <w:szCs w:val="22"/>
    </w:rPr>
  </w:style>
  <w:style w:type="paragraph" w:customStyle="1" w:styleId="Step">
    <w:name w:val="Step"/>
    <w:rsid w:val="00C2266A"/>
    <w:pPr>
      <w:numPr>
        <w:numId w:val="8"/>
      </w:numPr>
      <w:spacing w:before="80" w:after="80"/>
    </w:pPr>
    <w:rPr>
      <w:sz w:val="22"/>
      <w:szCs w:val="22"/>
    </w:rPr>
  </w:style>
  <w:style w:type="paragraph" w:customStyle="1" w:styleId="SubStep">
    <w:name w:val="SubStep"/>
    <w:rsid w:val="00C2266A"/>
    <w:pPr>
      <w:numPr>
        <w:numId w:val="9"/>
      </w:numPr>
      <w:spacing w:before="80" w:after="80"/>
    </w:pPr>
    <w:rPr>
      <w:sz w:val="22"/>
      <w:szCs w:val="22"/>
    </w:rPr>
  </w:style>
  <w:style w:type="paragraph" w:customStyle="1" w:styleId="ToDo">
    <w:name w:val="ToDo"/>
    <w:next w:val="BodyText"/>
    <w:rsid w:val="00C2266A"/>
    <w:pPr>
      <w:keepNext/>
      <w:spacing w:before="80" w:after="80"/>
      <w:ind w:left="1440"/>
    </w:pPr>
    <w:rPr>
      <w:b/>
      <w:bCs/>
      <w:sz w:val="22"/>
      <w:szCs w:val="22"/>
    </w:rPr>
  </w:style>
  <w:style w:type="numbering" w:customStyle="1" w:styleId="UBullet">
    <w:name w:val="UBullet"/>
    <w:basedOn w:val="NoList"/>
    <w:rsid w:val="00C2266A"/>
    <w:pPr>
      <w:numPr>
        <w:numId w:val="11"/>
      </w:numPr>
    </w:pPr>
  </w:style>
  <w:style w:type="numbering" w:customStyle="1" w:styleId="UBulletTable">
    <w:name w:val="UBullet Table"/>
    <w:basedOn w:val="NoList"/>
    <w:rsid w:val="00C2266A"/>
    <w:pPr>
      <w:numPr>
        <w:numId w:val="12"/>
      </w:numPr>
    </w:pPr>
  </w:style>
  <w:style w:type="numbering" w:customStyle="1" w:styleId="UList">
    <w:name w:val="UList"/>
    <w:basedOn w:val="1ai"/>
    <w:rsid w:val="00C2266A"/>
    <w:pPr>
      <w:numPr>
        <w:numId w:val="13"/>
      </w:numPr>
    </w:pPr>
  </w:style>
  <w:style w:type="numbering" w:customStyle="1" w:styleId="UListTable">
    <w:name w:val="UList Table"/>
    <w:basedOn w:val="NoList"/>
    <w:rsid w:val="00C2266A"/>
    <w:pPr>
      <w:numPr>
        <w:numId w:val="14"/>
      </w:numPr>
    </w:pPr>
  </w:style>
  <w:style w:type="character" w:customStyle="1" w:styleId="TableBodyChar">
    <w:name w:val="Table Body Char"/>
    <w:basedOn w:val="DefaultParagraphFont"/>
    <w:link w:val="TableBody"/>
    <w:locked/>
    <w:rsid w:val="00136C49"/>
  </w:style>
  <w:style w:type="character" w:customStyle="1" w:styleId="TableHeaderChar">
    <w:name w:val="Table Header Char"/>
    <w:basedOn w:val="DefaultParagraphFont"/>
    <w:link w:val="TableHeader"/>
    <w:locked/>
    <w:rsid w:val="00136C49"/>
    <w:rPr>
      <w:rFonts w:ascii="Arial" w:hAnsi="Arial" w:cs="Arial"/>
      <w:b/>
      <w:bCs/>
      <w:color w:val="003366"/>
      <w:sz w:val="18"/>
      <w:szCs w:val="18"/>
    </w:rPr>
  </w:style>
  <w:style w:type="paragraph" w:styleId="NormalWeb">
    <w:name w:val="Normal (Web)"/>
    <w:basedOn w:val="Normal"/>
    <w:uiPriority w:val="99"/>
    <w:rsid w:val="0099787A"/>
    <w:pPr>
      <w:spacing w:before="100" w:beforeAutospacing="1" w:after="100" w:afterAutospacing="1"/>
    </w:pPr>
    <w:rPr>
      <w:rFonts w:eastAsia="Calibri"/>
    </w:rPr>
  </w:style>
  <w:style w:type="character" w:customStyle="1" w:styleId="Bullet1squareChar">
    <w:name w:val="Bullet 1 (square) Char"/>
    <w:basedOn w:val="DefaultParagraphFont"/>
    <w:link w:val="Bullet1square"/>
    <w:locked/>
    <w:rsid w:val="00CA67DC"/>
    <w:rPr>
      <w:sz w:val="22"/>
      <w:szCs w:val="22"/>
    </w:rPr>
  </w:style>
  <w:style w:type="character" w:customStyle="1" w:styleId="TableBodyCharChar">
    <w:name w:val="Table Body Char Char"/>
    <w:basedOn w:val="DefaultParagraphFont"/>
    <w:locked/>
    <w:rsid w:val="00B75ADC"/>
  </w:style>
  <w:style w:type="character" w:styleId="BookTitle">
    <w:name w:val="Book Title"/>
    <w:basedOn w:val="DefaultParagraphFont"/>
    <w:uiPriority w:val="33"/>
    <w:qFormat/>
    <w:rsid w:val="003E4634"/>
    <w:rPr>
      <w:b/>
      <w:bCs/>
      <w:smallCaps/>
      <w:spacing w:val="5"/>
    </w:rPr>
  </w:style>
  <w:style w:type="character" w:styleId="FollowedHyperlink">
    <w:name w:val="FollowedHyperlink"/>
    <w:basedOn w:val="DefaultParagraphFont"/>
    <w:rsid w:val="00D832EA"/>
    <w:rPr>
      <w:color w:val="800080" w:themeColor="followedHyperlink"/>
      <w:u w:val="single"/>
    </w:rPr>
  </w:style>
  <w:style w:type="character" w:customStyle="1" w:styleId="HeaderChar">
    <w:name w:val="Header Char"/>
    <w:basedOn w:val="DefaultParagraphFont"/>
    <w:link w:val="Header"/>
    <w:uiPriority w:val="99"/>
    <w:rsid w:val="0051762C"/>
  </w:style>
  <w:style w:type="character" w:customStyle="1" w:styleId="FooterChar">
    <w:name w:val="Footer Char"/>
    <w:basedOn w:val="DefaultParagraphFont"/>
    <w:link w:val="Footer"/>
    <w:uiPriority w:val="99"/>
    <w:rsid w:val="0051762C"/>
  </w:style>
  <w:style w:type="character" w:customStyle="1" w:styleId="List1numberChar">
    <w:name w:val="List 1 (number) Char"/>
    <w:basedOn w:val="DefaultParagraphFont"/>
    <w:link w:val="List1number"/>
    <w:locked/>
    <w:rsid w:val="00062F4B"/>
    <w:rPr>
      <w:sz w:val="22"/>
      <w:szCs w:val="22"/>
    </w:rPr>
  </w:style>
  <w:style w:type="paragraph" w:customStyle="1" w:styleId="TableText">
    <w:name w:val="Table Text"/>
    <w:basedOn w:val="Normal"/>
    <w:rsid w:val="00A440EE"/>
    <w:pPr>
      <w:spacing w:before="80" w:after="80"/>
    </w:pPr>
    <w:rPr>
      <w:rFonts w:ascii="Arial" w:hAnsi="Arial" w:cs="Arial"/>
      <w:color w:val="000000"/>
      <w:sz w:val="18"/>
      <w:szCs w:val="18"/>
    </w:rPr>
  </w:style>
  <w:style w:type="character" w:customStyle="1" w:styleId="CellBodyChar">
    <w:name w:val="CellBody Char"/>
    <w:basedOn w:val="DefaultParagraphFont"/>
    <w:link w:val="CellBody"/>
    <w:uiPriority w:val="99"/>
    <w:locked/>
    <w:rsid w:val="008E57F3"/>
    <w:rPr>
      <w:rFonts w:ascii="Times" w:hAnsi="Times" w:cs="Times"/>
      <w:color w:val="000000"/>
    </w:rPr>
  </w:style>
  <w:style w:type="paragraph" w:customStyle="1" w:styleId="CellBody">
    <w:name w:val="CellBody"/>
    <w:basedOn w:val="Normal"/>
    <w:link w:val="CellBodyChar"/>
    <w:uiPriority w:val="99"/>
    <w:rsid w:val="008E57F3"/>
    <w:pPr>
      <w:spacing w:before="40" w:after="40" w:line="240" w:lineRule="atLeast"/>
    </w:pPr>
    <w:rPr>
      <w:rFonts w:ascii="Times" w:eastAsia="Times New Roman" w:hAnsi="Times" w:cs="Times"/>
      <w:color w:val="000000"/>
      <w:sz w:val="20"/>
      <w:szCs w:val="20"/>
    </w:rPr>
  </w:style>
  <w:style w:type="character" w:customStyle="1" w:styleId="Heading3Char">
    <w:name w:val="Heading 3 Char"/>
    <w:aliases w:val="H3 Char,Títulobis Char,Títulobis1 Char,Títulobis2 Char,Títulobis3 Char,Títulobis4 Char,Títulobis11 Char,Títulobis21 Char,Títulobis31 Char,Títulobis5 Char,Títulobis12 Char,Títulobis22 Char,Títulobis32 Char,Títulobis6 Char,Títulobis13 Char"/>
    <w:basedOn w:val="DefaultParagraphFont"/>
    <w:link w:val="Heading3"/>
    <w:rsid w:val="00661AA7"/>
    <w:rPr>
      <w:rFonts w:ascii="Arial" w:hAnsi="Arial" w:cs="Arial"/>
      <w:b/>
      <w:bCs/>
      <w:color w:val="336699"/>
      <w:sz w:val="28"/>
      <w:szCs w:val="28"/>
    </w:rPr>
  </w:style>
  <w:style w:type="paragraph" w:customStyle="1" w:styleId="Default">
    <w:name w:val="Default"/>
    <w:rsid w:val="00987AE4"/>
    <w:pPr>
      <w:autoSpaceDE w:val="0"/>
      <w:autoSpaceDN w:val="0"/>
      <w:adjustRightInd w:val="0"/>
    </w:pPr>
    <w:rPr>
      <w:color w:val="000000"/>
      <w:sz w:val="24"/>
      <w:szCs w:val="24"/>
    </w:rPr>
  </w:style>
  <w:style w:type="character" w:customStyle="1" w:styleId="BalloonTextChar">
    <w:name w:val="Balloon Text Char"/>
    <w:basedOn w:val="DefaultParagraphFont"/>
    <w:link w:val="BalloonText"/>
    <w:uiPriority w:val="99"/>
    <w:semiHidden/>
    <w:rsid w:val="00D1539F"/>
    <w:rPr>
      <w:rFonts w:ascii="Tahoma" w:eastAsiaTheme="minorHAnsi" w:hAnsi="Tahoma" w:cs="Tahoma"/>
      <w:sz w:val="16"/>
      <w:szCs w:val="16"/>
    </w:rPr>
  </w:style>
  <w:style w:type="character" w:styleId="Emphasis">
    <w:name w:val="Emphasis"/>
    <w:basedOn w:val="DefaultParagraphFont"/>
    <w:uiPriority w:val="20"/>
    <w:qFormat/>
    <w:rsid w:val="00485349"/>
    <w:rPr>
      <w:i/>
      <w:iCs/>
    </w:rPr>
  </w:style>
  <w:style w:type="character" w:customStyle="1" w:styleId="apple-converted-space">
    <w:name w:val="apple-converted-space"/>
    <w:basedOn w:val="DefaultParagraphFont"/>
    <w:rsid w:val="003D7395"/>
  </w:style>
  <w:style w:type="paragraph" w:styleId="Revision">
    <w:name w:val="Revision"/>
    <w:hidden/>
    <w:uiPriority w:val="99"/>
    <w:semiHidden/>
    <w:rsid w:val="002825A1"/>
    <w:rPr>
      <w:rFonts w:ascii="Calibri" w:eastAsiaTheme="minorHAnsi" w:hAnsi="Calibri" w:cs="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he-IL"/>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Body Tex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iPriority="20" w:unhideWhenUsed="0" w:qFormat="1"/>
    <w:lsdException w:name="Normal (Web)"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122A"/>
    <w:rPr>
      <w:rFonts w:ascii="Calibri" w:eastAsiaTheme="minorHAnsi" w:hAnsi="Calibri" w:cs="Calibri"/>
      <w:sz w:val="22"/>
      <w:szCs w:val="22"/>
    </w:rPr>
  </w:style>
  <w:style w:type="paragraph" w:styleId="Heading1">
    <w:name w:val="heading 1"/>
    <w:aliases w:val="1,h1,Header 1,II+,I,Heading1,H1-Heading 1,Legal Line 1,head 1,H1,l1,Heading No. L1,list 1,11,12,13,111,14,112,15,113,121,131,1111,141,1121,16,114,122,132,1112,142,1122,151,1131,1211,1311,11111,1411,11211,17,18,115,123,19,116,124,133,1113,143,g"/>
    <w:next w:val="BodyText"/>
    <w:qFormat/>
    <w:rsid w:val="00C2266A"/>
    <w:pPr>
      <w:keepNext/>
      <w:pageBreakBefore/>
      <w:numPr>
        <w:numId w:val="6"/>
      </w:numPr>
      <w:pBdr>
        <w:bottom w:val="single" w:sz="4" w:space="1" w:color="auto"/>
      </w:pBdr>
      <w:spacing w:before="800" w:after="240"/>
      <w:outlineLvl w:val="0"/>
    </w:pPr>
    <w:rPr>
      <w:rFonts w:ascii="Arial" w:hAnsi="Arial" w:cs="Arial"/>
      <w:b/>
      <w:bCs/>
      <w:smallCaps/>
      <w:color w:val="FF6600"/>
      <w:kern w:val="32"/>
      <w:sz w:val="48"/>
      <w:szCs w:val="48"/>
    </w:rPr>
  </w:style>
  <w:style w:type="paragraph" w:styleId="Heading2">
    <w:name w:val="heading 2"/>
    <w:aliases w:val="h2,l2,level 2 heading,H2,21,2,h21,Alt+2,NV_Überschrift 2,Überschrift 2 Anhang,Überschrift 2 Anhang1,Überschrift 2 Anhang2,Überschrift 2 Anhang11,Überschrift 2 Anhang21,Titre 2 France,DTSÜberschrift 2,NV_2,NV_berschrift 2,Heading2,H2-Heading 2"/>
    <w:next w:val="BodyText"/>
    <w:qFormat/>
    <w:rsid w:val="00C2266A"/>
    <w:pPr>
      <w:keepNext/>
      <w:keepLines/>
      <w:numPr>
        <w:ilvl w:val="1"/>
        <w:numId w:val="6"/>
      </w:numPr>
      <w:spacing w:before="240" w:after="120"/>
      <w:outlineLvl w:val="1"/>
    </w:pPr>
    <w:rPr>
      <w:rFonts w:ascii="Arial" w:hAnsi="Arial" w:cs="Arial"/>
      <w:b/>
      <w:bCs/>
      <w:color w:val="003366"/>
      <w:sz w:val="32"/>
      <w:szCs w:val="32"/>
    </w:rPr>
  </w:style>
  <w:style w:type="paragraph" w:styleId="Heading3">
    <w:name w:val="heading 3"/>
    <w:aliases w:val="H3,Títulobis,Títulobis1,Títulobis2,Títulobis3,Títulobis4,Títulobis11,Títulobis21,Títulobis31,Títulobis5,Títulobis12,Títulobis22,Títulobis32,Títulobis6,Títulobis13,Títulobis23,Títulobis33,Títulobis7,Títulobis14,Títulobis24,Títulobis34,H31,H32,h"/>
    <w:next w:val="BodyText"/>
    <w:link w:val="Heading3Char"/>
    <w:qFormat/>
    <w:rsid w:val="00661AA7"/>
    <w:pPr>
      <w:keepNext/>
      <w:keepLines/>
      <w:numPr>
        <w:ilvl w:val="2"/>
        <w:numId w:val="6"/>
      </w:numPr>
      <w:spacing w:before="160" w:after="80"/>
      <w:outlineLvl w:val="2"/>
    </w:pPr>
    <w:rPr>
      <w:rFonts w:ascii="Arial" w:hAnsi="Arial" w:cs="Arial"/>
      <w:b/>
      <w:bCs/>
      <w:color w:val="336699"/>
      <w:sz w:val="28"/>
      <w:szCs w:val="28"/>
    </w:rPr>
  </w:style>
  <w:style w:type="paragraph" w:styleId="Heading4">
    <w:name w:val="heading 4"/>
    <w:aliases w:val="H4,h4,h:4,ITT t4,PA Micro Section,4,tcl,tablecapl,OdsKap4,OdsKap4Überschrift,MOVE-it 4,dash,Ref Heading 1,rh1,Heading sql,(Shift Ctrl 4),Titre 41,t4.T4,H41,H42,H411,H43,H412,H44,H413,H45,H414,H46,H415,H47,H416,H48,H417,H49,H418,H410,H419,H420"/>
    <w:next w:val="BodyText"/>
    <w:qFormat/>
    <w:rsid w:val="00C2266A"/>
    <w:pPr>
      <w:keepNext/>
      <w:keepLines/>
      <w:numPr>
        <w:ilvl w:val="3"/>
        <w:numId w:val="6"/>
      </w:numPr>
      <w:spacing w:before="160" w:after="80"/>
      <w:outlineLvl w:val="3"/>
    </w:pPr>
    <w:rPr>
      <w:rFonts w:ascii="Arial" w:hAnsi="Arial" w:cs="Arial"/>
      <w:b/>
      <w:bCs/>
      <w:color w:val="336699"/>
      <w:sz w:val="22"/>
      <w:szCs w:val="22"/>
    </w:rPr>
  </w:style>
  <w:style w:type="paragraph" w:styleId="Heading5">
    <w:name w:val="heading 5"/>
    <w:basedOn w:val="Normal"/>
    <w:next w:val="Normal"/>
    <w:qFormat/>
    <w:rsid w:val="00C2266A"/>
    <w:pPr>
      <w:spacing w:before="240" w:after="60"/>
      <w:outlineLvl w:val="4"/>
    </w:pPr>
    <w:rPr>
      <w:b/>
      <w:bCs/>
      <w:i/>
      <w:iCs/>
      <w:sz w:val="26"/>
      <w:szCs w:val="26"/>
    </w:rPr>
  </w:style>
  <w:style w:type="paragraph" w:styleId="Heading6">
    <w:name w:val="heading 6"/>
    <w:basedOn w:val="Normal"/>
    <w:next w:val="Normal"/>
    <w:qFormat/>
    <w:rsid w:val="00C2266A"/>
    <w:pPr>
      <w:spacing w:before="240" w:after="60"/>
      <w:outlineLvl w:val="5"/>
    </w:pPr>
    <w:rPr>
      <w:b/>
      <w:bCs/>
    </w:rPr>
  </w:style>
  <w:style w:type="paragraph" w:styleId="Heading7">
    <w:name w:val="heading 7"/>
    <w:basedOn w:val="Normal"/>
    <w:next w:val="Normal"/>
    <w:qFormat/>
    <w:rsid w:val="00C2266A"/>
    <w:pPr>
      <w:spacing w:before="240" w:after="60"/>
      <w:outlineLvl w:val="6"/>
    </w:pPr>
  </w:style>
  <w:style w:type="paragraph" w:styleId="Heading8">
    <w:name w:val="heading 8"/>
    <w:basedOn w:val="Normal"/>
    <w:next w:val="Normal"/>
    <w:qFormat/>
    <w:rsid w:val="00C2266A"/>
    <w:pPr>
      <w:spacing w:before="240" w:after="60"/>
      <w:outlineLvl w:val="7"/>
    </w:pPr>
    <w:rPr>
      <w:i/>
      <w:iCs/>
    </w:rPr>
  </w:style>
  <w:style w:type="paragraph" w:styleId="Heading9">
    <w:name w:val="heading 9"/>
    <w:basedOn w:val="Normal"/>
    <w:next w:val="Normal"/>
    <w:qFormat/>
    <w:rsid w:val="00C2266A"/>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 ändrad,ändrad,body text,bt,body text1,bt1,body text2,bt2,body text11,bt11,body text3,bt3,paragraph 2,paragraph 21,EHPT,Body Text2,AvtalBrödtext,Bodytext,body indent,AvtalBrodtext,andrad,One Page Summary,b,body text4,body text5,body text6,t,sp"/>
    <w:link w:val="BodyTextChar"/>
    <w:qFormat/>
    <w:rsid w:val="00C2266A"/>
    <w:pPr>
      <w:spacing w:before="80" w:after="80"/>
      <w:ind w:left="1440"/>
    </w:pPr>
    <w:rPr>
      <w:sz w:val="22"/>
      <w:szCs w:val="22"/>
    </w:rPr>
  </w:style>
  <w:style w:type="paragraph" w:styleId="TOC4">
    <w:name w:val="toc 4"/>
    <w:basedOn w:val="Normal"/>
    <w:next w:val="Normal"/>
    <w:semiHidden/>
    <w:rsid w:val="00C2266A"/>
    <w:pPr>
      <w:ind w:left="720"/>
    </w:pPr>
  </w:style>
  <w:style w:type="paragraph" w:customStyle="1" w:styleId="DocumentType">
    <w:name w:val="Document Type"/>
    <w:rsid w:val="00C2266A"/>
    <w:pPr>
      <w:spacing w:after="400"/>
    </w:pPr>
    <w:rPr>
      <w:rFonts w:ascii="Arial" w:hAnsi="Arial" w:cs="Arial"/>
      <w:sz w:val="48"/>
      <w:szCs w:val="48"/>
    </w:rPr>
  </w:style>
  <w:style w:type="paragraph" w:customStyle="1" w:styleId="DocumentInformation">
    <w:name w:val="Document Information"/>
    <w:rsid w:val="00C2266A"/>
    <w:pPr>
      <w:spacing w:before="120" w:after="120"/>
    </w:pPr>
    <w:rPr>
      <w:sz w:val="24"/>
      <w:szCs w:val="24"/>
    </w:rPr>
  </w:style>
  <w:style w:type="paragraph" w:customStyle="1" w:styleId="Profile">
    <w:name w:val="Profile"/>
    <w:rsid w:val="00C2266A"/>
    <w:pPr>
      <w:spacing w:before="80"/>
    </w:pPr>
  </w:style>
  <w:style w:type="paragraph" w:customStyle="1" w:styleId="ProfileField">
    <w:name w:val="Profile Field"/>
    <w:rsid w:val="00C2266A"/>
    <w:pPr>
      <w:spacing w:before="80"/>
    </w:pPr>
    <w:rPr>
      <w:b/>
      <w:bCs/>
    </w:rPr>
  </w:style>
  <w:style w:type="paragraph" w:customStyle="1" w:styleId="Contents">
    <w:name w:val="Contents"/>
    <w:rsid w:val="00C2266A"/>
    <w:pPr>
      <w:spacing w:before="800" w:after="480"/>
      <w:jc w:val="center"/>
      <w:outlineLvl w:val="0"/>
    </w:pPr>
    <w:rPr>
      <w:rFonts w:ascii="Arial" w:hAnsi="Arial" w:cs="Arial"/>
      <w:b/>
      <w:color w:val="003366"/>
      <w:sz w:val="40"/>
    </w:rPr>
  </w:style>
  <w:style w:type="paragraph" w:styleId="TOC1">
    <w:name w:val="toc 1"/>
    <w:next w:val="BodyText"/>
    <w:uiPriority w:val="39"/>
    <w:rsid w:val="00C2266A"/>
    <w:pPr>
      <w:keepNext/>
      <w:tabs>
        <w:tab w:val="left" w:pos="576"/>
        <w:tab w:val="right" w:leader="dot" w:pos="8395"/>
      </w:tabs>
      <w:spacing w:before="180" w:after="40"/>
      <w:ind w:left="576" w:right="288" w:hanging="576"/>
    </w:pPr>
    <w:rPr>
      <w:rFonts w:ascii="Arial" w:hAnsi="Arial" w:cs="Arial"/>
      <w:b/>
      <w:color w:val="FF6600"/>
      <w:sz w:val="24"/>
      <w:szCs w:val="24"/>
    </w:rPr>
  </w:style>
  <w:style w:type="paragraph" w:styleId="TOC2">
    <w:name w:val="toc 2"/>
    <w:next w:val="BodyText"/>
    <w:uiPriority w:val="39"/>
    <w:rsid w:val="00C2266A"/>
    <w:pPr>
      <w:tabs>
        <w:tab w:val="left" w:pos="576"/>
        <w:tab w:val="right" w:leader="dot" w:pos="8395"/>
      </w:tabs>
      <w:spacing w:before="40" w:after="40"/>
      <w:ind w:left="576" w:right="288"/>
    </w:pPr>
    <w:rPr>
      <w:rFonts w:ascii="Arial" w:hAnsi="Arial" w:cs="Arial"/>
      <w:sz w:val="22"/>
      <w:szCs w:val="22"/>
    </w:rPr>
  </w:style>
  <w:style w:type="paragraph" w:styleId="TOC3">
    <w:name w:val="toc 3"/>
    <w:next w:val="BodyText"/>
    <w:uiPriority w:val="39"/>
    <w:rsid w:val="00C2266A"/>
    <w:pPr>
      <w:tabs>
        <w:tab w:val="left" w:pos="1440"/>
        <w:tab w:val="right" w:leader="dot" w:pos="8395"/>
      </w:tabs>
      <w:spacing w:before="40" w:after="40"/>
      <w:ind w:left="965" w:right="288"/>
    </w:pPr>
    <w:rPr>
      <w:rFonts w:ascii="Arial" w:hAnsi="Arial" w:cs="Arial"/>
    </w:rPr>
  </w:style>
  <w:style w:type="paragraph" w:styleId="TOC5">
    <w:name w:val="toc 5"/>
    <w:basedOn w:val="Normal"/>
    <w:next w:val="Normal"/>
    <w:autoRedefine/>
    <w:semiHidden/>
    <w:rsid w:val="00C2266A"/>
    <w:pPr>
      <w:ind w:left="960"/>
    </w:pPr>
  </w:style>
  <w:style w:type="paragraph" w:styleId="TOC6">
    <w:name w:val="toc 6"/>
    <w:basedOn w:val="Normal"/>
    <w:next w:val="Normal"/>
    <w:autoRedefine/>
    <w:semiHidden/>
    <w:rsid w:val="00C2266A"/>
    <w:pPr>
      <w:ind w:left="1200"/>
    </w:pPr>
  </w:style>
  <w:style w:type="paragraph" w:styleId="TOC7">
    <w:name w:val="toc 7"/>
    <w:basedOn w:val="Normal"/>
    <w:next w:val="Normal"/>
    <w:autoRedefine/>
    <w:semiHidden/>
    <w:rsid w:val="00C2266A"/>
    <w:pPr>
      <w:ind w:left="1440"/>
    </w:pPr>
  </w:style>
  <w:style w:type="paragraph" w:styleId="TOC8">
    <w:name w:val="toc 8"/>
    <w:basedOn w:val="Normal"/>
    <w:next w:val="Normal"/>
    <w:autoRedefine/>
    <w:semiHidden/>
    <w:rsid w:val="00C2266A"/>
    <w:pPr>
      <w:ind w:left="1680"/>
    </w:pPr>
  </w:style>
  <w:style w:type="paragraph" w:styleId="TOC9">
    <w:name w:val="toc 9"/>
    <w:basedOn w:val="TOC1"/>
    <w:next w:val="BodyText"/>
    <w:semiHidden/>
    <w:rsid w:val="00C2266A"/>
    <w:pPr>
      <w:spacing w:before="300"/>
      <w:jc w:val="both"/>
    </w:pPr>
    <w:rPr>
      <w:color w:val="993300"/>
      <w:sz w:val="28"/>
      <w:szCs w:val="28"/>
    </w:rPr>
  </w:style>
  <w:style w:type="character" w:styleId="PageNumber">
    <w:name w:val="page number"/>
    <w:rsid w:val="00C2266A"/>
    <w:rPr>
      <w:rFonts w:ascii="Arial" w:hAnsi="Arial" w:cs="Arial"/>
      <w:noProof w:val="0"/>
      <w:color w:val="000000"/>
      <w:sz w:val="18"/>
      <w:szCs w:val="18"/>
      <w:bdr w:val="none" w:sz="0" w:space="0" w:color="auto"/>
      <w:shd w:val="clear" w:color="auto" w:fill="auto"/>
      <w:lang w:val="en-GB"/>
    </w:rPr>
  </w:style>
  <w:style w:type="paragraph" w:styleId="Header">
    <w:name w:val="header"/>
    <w:link w:val="HeaderChar"/>
    <w:rsid w:val="00C2266A"/>
    <w:pPr>
      <w:tabs>
        <w:tab w:val="center" w:pos="4320"/>
        <w:tab w:val="right" w:pos="8640"/>
      </w:tabs>
    </w:pPr>
  </w:style>
  <w:style w:type="paragraph" w:styleId="Footer">
    <w:name w:val="footer"/>
    <w:link w:val="FooterChar"/>
    <w:uiPriority w:val="99"/>
    <w:rsid w:val="00C2266A"/>
    <w:pPr>
      <w:tabs>
        <w:tab w:val="center" w:pos="4320"/>
        <w:tab w:val="right" w:pos="8640"/>
      </w:tabs>
    </w:pPr>
  </w:style>
  <w:style w:type="paragraph" w:customStyle="1" w:styleId="FirstFooter">
    <w:name w:val="First Footer"/>
    <w:basedOn w:val="Footer"/>
    <w:rsid w:val="00C2266A"/>
    <w:pPr>
      <w:keepLines/>
      <w:tabs>
        <w:tab w:val="clear" w:pos="8640"/>
      </w:tabs>
      <w:spacing w:before="80" w:after="80"/>
      <w:jc w:val="right"/>
    </w:pPr>
    <w:rPr>
      <w:rFonts w:ascii="Arial" w:hAnsi="Arial"/>
      <w:sz w:val="18"/>
    </w:rPr>
  </w:style>
  <w:style w:type="character" w:styleId="Hyperlink">
    <w:name w:val="Hyperlink"/>
    <w:rsid w:val="00C2266A"/>
    <w:rPr>
      <w:color w:val="0000FF"/>
      <w:u w:val="single"/>
    </w:rPr>
  </w:style>
  <w:style w:type="paragraph" w:customStyle="1" w:styleId="AppendixHeading1">
    <w:name w:val="Appendix Heading1"/>
    <w:next w:val="BodyText"/>
    <w:rsid w:val="00C2266A"/>
    <w:pPr>
      <w:numPr>
        <w:numId w:val="2"/>
      </w:numPr>
      <w:pBdr>
        <w:bottom w:val="single" w:sz="4" w:space="1" w:color="auto"/>
      </w:pBdr>
      <w:tabs>
        <w:tab w:val="left" w:pos="3024"/>
      </w:tabs>
      <w:spacing w:before="800" w:after="240"/>
      <w:outlineLvl w:val="0"/>
    </w:pPr>
    <w:rPr>
      <w:rFonts w:ascii="Arial" w:hAnsi="Arial" w:cs="Arial"/>
      <w:b/>
      <w:bCs/>
      <w:color w:val="FF6600"/>
      <w:sz w:val="48"/>
      <w:szCs w:val="48"/>
    </w:rPr>
  </w:style>
  <w:style w:type="paragraph" w:customStyle="1" w:styleId="IndexTitle">
    <w:name w:val="Index Title"/>
    <w:next w:val="Index1"/>
    <w:rsid w:val="00C2266A"/>
    <w:pPr>
      <w:pBdr>
        <w:bottom w:val="single" w:sz="4" w:space="1" w:color="auto"/>
      </w:pBdr>
      <w:spacing w:before="800" w:after="240"/>
      <w:outlineLvl w:val="0"/>
    </w:pPr>
    <w:rPr>
      <w:rFonts w:ascii="Arial" w:hAnsi="Arial" w:cs="Arial"/>
      <w:b/>
      <w:bCs/>
      <w:smallCaps/>
      <w:color w:val="FF6600"/>
      <w:sz w:val="48"/>
      <w:szCs w:val="48"/>
    </w:rPr>
  </w:style>
  <w:style w:type="paragraph" w:styleId="Index1">
    <w:name w:val="index 1"/>
    <w:next w:val="BodyText"/>
    <w:semiHidden/>
    <w:rsid w:val="00C2266A"/>
    <w:pPr>
      <w:ind w:left="240" w:hanging="240"/>
    </w:pPr>
  </w:style>
  <w:style w:type="paragraph" w:customStyle="1" w:styleId="ReleaseNotesTitle">
    <w:name w:val="ReleaseNotes Title"/>
    <w:rsid w:val="00C2266A"/>
    <w:pPr>
      <w:spacing w:before="240" w:after="240"/>
      <w:jc w:val="center"/>
    </w:pPr>
    <w:rPr>
      <w:rFonts w:ascii="Arial" w:hAnsi="Arial" w:cs="Arial"/>
      <w:b/>
      <w:bCs/>
      <w:sz w:val="28"/>
      <w:szCs w:val="28"/>
    </w:rPr>
  </w:style>
  <w:style w:type="character" w:customStyle="1" w:styleId="Command">
    <w:name w:val="Command"/>
    <w:rsid w:val="00C2266A"/>
    <w:rPr>
      <w:rFonts w:ascii="Arial" w:hAnsi="Arial" w:cs="Arial"/>
      <w:b/>
      <w:bCs/>
      <w:sz w:val="20"/>
      <w:szCs w:val="20"/>
    </w:rPr>
  </w:style>
  <w:style w:type="paragraph" w:customStyle="1" w:styleId="Code">
    <w:name w:val="Code"/>
    <w:rsid w:val="00C2266A"/>
    <w:pPr>
      <w:spacing w:before="80" w:after="80"/>
      <w:ind w:left="1440"/>
    </w:pPr>
    <w:rPr>
      <w:rFonts w:ascii="Courier New" w:hAnsi="Courier New" w:cs="Courier New"/>
      <w:noProof/>
    </w:rPr>
  </w:style>
  <w:style w:type="paragraph" w:customStyle="1" w:styleId="Bullet1square">
    <w:name w:val="Bullet 1 (square)"/>
    <w:link w:val="Bullet1squareChar"/>
    <w:rsid w:val="00C2266A"/>
    <w:pPr>
      <w:numPr>
        <w:numId w:val="3"/>
      </w:numPr>
      <w:spacing w:after="80"/>
    </w:pPr>
    <w:rPr>
      <w:sz w:val="22"/>
      <w:szCs w:val="22"/>
    </w:rPr>
  </w:style>
  <w:style w:type="paragraph" w:customStyle="1" w:styleId="Bullet2round">
    <w:name w:val="Bullet 2 (round)"/>
    <w:rsid w:val="00C2266A"/>
    <w:pPr>
      <w:numPr>
        <w:numId w:val="4"/>
      </w:numPr>
      <w:spacing w:after="80"/>
    </w:pPr>
    <w:rPr>
      <w:sz w:val="22"/>
      <w:szCs w:val="22"/>
    </w:rPr>
  </w:style>
  <w:style w:type="paragraph" w:customStyle="1" w:styleId="List1number">
    <w:name w:val="List 1 (number)"/>
    <w:link w:val="List1numberChar"/>
    <w:rsid w:val="00C2266A"/>
    <w:pPr>
      <w:spacing w:before="80" w:after="80"/>
    </w:pPr>
    <w:rPr>
      <w:sz w:val="22"/>
      <w:szCs w:val="22"/>
    </w:rPr>
  </w:style>
  <w:style w:type="paragraph" w:customStyle="1" w:styleId="List2alpha">
    <w:name w:val="List 2 (alpha)"/>
    <w:rsid w:val="00C2266A"/>
    <w:pPr>
      <w:numPr>
        <w:ilvl w:val="1"/>
        <w:numId w:val="7"/>
      </w:numPr>
      <w:spacing w:after="80"/>
    </w:pPr>
    <w:rPr>
      <w:sz w:val="22"/>
      <w:szCs w:val="22"/>
    </w:rPr>
  </w:style>
  <w:style w:type="paragraph" w:customStyle="1" w:styleId="Note">
    <w:name w:val="Note"/>
    <w:next w:val="BodyText"/>
    <w:rsid w:val="00C2266A"/>
    <w:pPr>
      <w:spacing w:before="80" w:after="80"/>
      <w:ind w:left="2520" w:hanging="720"/>
    </w:pPr>
    <w:rPr>
      <w:rFonts w:ascii="Arial" w:hAnsi="Arial" w:cs="Arial"/>
      <w:i/>
      <w:iCs/>
      <w:sz w:val="18"/>
      <w:szCs w:val="18"/>
    </w:rPr>
  </w:style>
  <w:style w:type="paragraph" w:customStyle="1" w:styleId="ConfidentialInformation">
    <w:name w:val="Confidential Information"/>
    <w:rsid w:val="00C2266A"/>
    <w:pPr>
      <w:spacing w:before="80" w:after="80"/>
    </w:pPr>
    <w:rPr>
      <w:sz w:val="18"/>
      <w:szCs w:val="18"/>
    </w:rPr>
  </w:style>
  <w:style w:type="paragraph" w:customStyle="1" w:styleId="TableHeader">
    <w:name w:val="Table Header"/>
    <w:link w:val="TableHeaderChar"/>
    <w:qFormat/>
    <w:rsid w:val="00C2266A"/>
    <w:pPr>
      <w:keepNext/>
      <w:keepLines/>
      <w:spacing w:before="40" w:after="40"/>
    </w:pPr>
    <w:rPr>
      <w:rFonts w:ascii="Arial" w:hAnsi="Arial" w:cs="Arial"/>
      <w:b/>
      <w:bCs/>
      <w:color w:val="003366"/>
      <w:sz w:val="18"/>
      <w:szCs w:val="18"/>
    </w:rPr>
  </w:style>
  <w:style w:type="paragraph" w:customStyle="1" w:styleId="TableBody">
    <w:name w:val="Table Body"/>
    <w:aliases w:val="tb"/>
    <w:link w:val="TableBodyChar"/>
    <w:qFormat/>
    <w:rsid w:val="00C2266A"/>
    <w:pPr>
      <w:keepNext/>
      <w:keepLines/>
      <w:spacing w:before="40" w:after="40"/>
    </w:pPr>
  </w:style>
  <w:style w:type="paragraph" w:styleId="Caption">
    <w:name w:val="caption"/>
    <w:next w:val="BodyText"/>
    <w:qFormat/>
    <w:rsid w:val="00C2266A"/>
    <w:pPr>
      <w:spacing w:before="80" w:after="80"/>
      <w:ind w:left="1440"/>
    </w:pPr>
    <w:rPr>
      <w:rFonts w:ascii="Arial" w:hAnsi="Arial" w:cs="Arial"/>
      <w:b/>
      <w:bCs/>
      <w:color w:val="336699"/>
    </w:rPr>
  </w:style>
  <w:style w:type="paragraph" w:customStyle="1" w:styleId="FooterFirst">
    <w:name w:val="Footer First"/>
    <w:rsid w:val="00C2266A"/>
    <w:pPr>
      <w:keepLines/>
      <w:jc w:val="right"/>
    </w:pPr>
    <w:rPr>
      <w:rFonts w:ascii="Arial" w:hAnsi="Arial"/>
      <w:sz w:val="18"/>
      <w:szCs w:val="18"/>
    </w:rPr>
  </w:style>
  <w:style w:type="paragraph" w:styleId="Index2">
    <w:name w:val="index 2"/>
    <w:basedOn w:val="Normal"/>
    <w:next w:val="Normal"/>
    <w:autoRedefine/>
    <w:semiHidden/>
    <w:rsid w:val="00C2266A"/>
    <w:pPr>
      <w:ind w:left="480" w:hanging="240"/>
    </w:pPr>
    <w:rPr>
      <w:sz w:val="20"/>
      <w:szCs w:val="20"/>
    </w:rPr>
  </w:style>
  <w:style w:type="paragraph" w:customStyle="1" w:styleId="List-intro">
    <w:name w:val="List-intro"/>
    <w:next w:val="BodyText"/>
    <w:rsid w:val="00C2266A"/>
    <w:pPr>
      <w:keepNext/>
      <w:spacing w:before="80" w:after="80"/>
      <w:ind w:left="1440"/>
    </w:pPr>
    <w:rPr>
      <w:sz w:val="22"/>
      <w:szCs w:val="22"/>
    </w:rPr>
  </w:style>
  <w:style w:type="paragraph" w:customStyle="1" w:styleId="HeaderPortrait">
    <w:name w:val="Header Portrait"/>
    <w:rsid w:val="00C2266A"/>
    <w:pPr>
      <w:pBdr>
        <w:bottom w:val="single" w:sz="8" w:space="1" w:color="auto"/>
      </w:pBdr>
      <w:jc w:val="right"/>
    </w:pPr>
    <w:rPr>
      <w:rFonts w:ascii="Verdana" w:hAnsi="Verdana" w:cs="Arial"/>
      <w:b/>
      <w:color w:val="003366"/>
      <w:sz w:val="18"/>
      <w:szCs w:val="18"/>
    </w:rPr>
  </w:style>
  <w:style w:type="paragraph" w:customStyle="1" w:styleId="FooterPortrait">
    <w:name w:val="Footer Portrait"/>
    <w:rsid w:val="00C2266A"/>
    <w:pPr>
      <w:keepLines/>
      <w:jc w:val="right"/>
    </w:pPr>
    <w:rPr>
      <w:rFonts w:ascii="Arial" w:hAnsi="Arial"/>
      <w:sz w:val="18"/>
      <w:szCs w:val="18"/>
    </w:rPr>
  </w:style>
  <w:style w:type="character" w:customStyle="1" w:styleId="amdocs">
    <w:name w:val="amdocs"/>
    <w:rsid w:val="00C2266A"/>
    <w:rPr>
      <w:rFonts w:ascii="Arial" w:hAnsi="Arial" w:cs="Arial"/>
      <w:color w:val="auto"/>
      <w:sz w:val="32"/>
      <w:szCs w:val="32"/>
      <w:u w:val="none"/>
    </w:rPr>
  </w:style>
  <w:style w:type="paragraph" w:customStyle="1" w:styleId="ReleaseNotesHeader">
    <w:name w:val="ReleaseNotes Header"/>
    <w:basedOn w:val="TableHeader"/>
    <w:rsid w:val="00C2266A"/>
  </w:style>
  <w:style w:type="paragraph" w:customStyle="1" w:styleId="Figure">
    <w:name w:val="Figure"/>
    <w:rsid w:val="00C2266A"/>
    <w:pPr>
      <w:keepNext/>
      <w:keepLines/>
      <w:spacing w:before="80" w:after="80"/>
      <w:ind w:left="1440"/>
    </w:pPr>
    <w:rPr>
      <w:sz w:val="22"/>
      <w:szCs w:val="22"/>
    </w:rPr>
  </w:style>
  <w:style w:type="paragraph" w:customStyle="1" w:styleId="HeaderLandscape">
    <w:name w:val="Header Landscape"/>
    <w:rsid w:val="00C2266A"/>
    <w:pPr>
      <w:pBdr>
        <w:bottom w:val="single" w:sz="8" w:space="1" w:color="auto"/>
      </w:pBdr>
    </w:pPr>
    <w:rPr>
      <w:rFonts w:ascii="Verdana" w:hAnsi="Verdana" w:cs="Arial"/>
      <w:b/>
      <w:bCs/>
      <w:color w:val="003366"/>
      <w:sz w:val="18"/>
      <w:szCs w:val="18"/>
    </w:rPr>
  </w:style>
  <w:style w:type="paragraph" w:customStyle="1" w:styleId="FooterLandscape">
    <w:name w:val="Footer Landscape"/>
    <w:rsid w:val="00C2266A"/>
    <w:pPr>
      <w:keepLines/>
    </w:pPr>
    <w:rPr>
      <w:rFonts w:ascii="Arial" w:hAnsi="Arial" w:cs="Arial"/>
      <w:sz w:val="18"/>
      <w:szCs w:val="18"/>
    </w:rPr>
  </w:style>
  <w:style w:type="character" w:customStyle="1" w:styleId="app">
    <w:name w:val="app"/>
    <w:rsid w:val="00C2266A"/>
    <w:rPr>
      <w:rFonts w:ascii="Arial Black" w:hAnsi="Arial Black"/>
      <w:color w:val="FF0000"/>
      <w:sz w:val="32"/>
      <w:szCs w:val="32"/>
    </w:rPr>
  </w:style>
  <w:style w:type="character" w:customStyle="1" w:styleId="name1">
    <w:name w:val="name1"/>
    <w:rsid w:val="00C2266A"/>
    <w:rPr>
      <w:rFonts w:ascii="Arial Black" w:hAnsi="Arial Black" w:cs="Arial"/>
      <w:color w:val="000000"/>
      <w:sz w:val="32"/>
      <w:szCs w:val="32"/>
    </w:rPr>
  </w:style>
  <w:style w:type="paragraph" w:customStyle="1" w:styleId="ApplicationName">
    <w:name w:val="Application Name"/>
    <w:rsid w:val="00C2266A"/>
    <w:pPr>
      <w:spacing w:before="3200"/>
    </w:pPr>
    <w:rPr>
      <w:rFonts w:ascii="Arial" w:hAnsi="Arial" w:cs="Arial"/>
      <w:b/>
      <w:bCs/>
      <w:sz w:val="56"/>
      <w:szCs w:val="56"/>
    </w:rPr>
  </w:style>
  <w:style w:type="paragraph" w:customStyle="1" w:styleId="AppendixHeading2">
    <w:name w:val="Appendix Heading2"/>
    <w:next w:val="BodyText"/>
    <w:rsid w:val="00C2266A"/>
    <w:pPr>
      <w:keepLines/>
      <w:numPr>
        <w:ilvl w:val="1"/>
        <w:numId w:val="2"/>
      </w:numPr>
      <w:spacing w:before="240" w:after="120"/>
      <w:outlineLvl w:val="1"/>
    </w:pPr>
    <w:rPr>
      <w:rFonts w:ascii="Arial" w:hAnsi="Arial" w:cs="Arial"/>
      <w:b/>
      <w:bCs/>
      <w:color w:val="003366"/>
      <w:sz w:val="32"/>
      <w:szCs w:val="32"/>
    </w:rPr>
  </w:style>
  <w:style w:type="paragraph" w:customStyle="1" w:styleId="AppendixHeading3">
    <w:name w:val="Appendix Heading3"/>
    <w:next w:val="BodyText"/>
    <w:rsid w:val="00C2266A"/>
    <w:pPr>
      <w:numPr>
        <w:ilvl w:val="2"/>
        <w:numId w:val="2"/>
      </w:numPr>
      <w:spacing w:before="160" w:after="80"/>
      <w:outlineLvl w:val="2"/>
    </w:pPr>
    <w:rPr>
      <w:rFonts w:ascii="Arial" w:hAnsi="Arial" w:cs="Arial"/>
      <w:b/>
      <w:bCs/>
      <w:color w:val="336699"/>
      <w:sz w:val="28"/>
      <w:szCs w:val="28"/>
    </w:rPr>
  </w:style>
  <w:style w:type="paragraph" w:customStyle="1" w:styleId="AppendixHeading4">
    <w:name w:val="Appendix Heading4"/>
    <w:next w:val="BodyText"/>
    <w:rsid w:val="00C2266A"/>
    <w:pPr>
      <w:numPr>
        <w:ilvl w:val="3"/>
        <w:numId w:val="2"/>
      </w:numPr>
      <w:spacing w:before="80"/>
      <w:outlineLvl w:val="3"/>
    </w:pPr>
    <w:rPr>
      <w:rFonts w:ascii="Arial" w:hAnsi="Arial" w:cs="Arial"/>
      <w:b/>
      <w:bCs/>
      <w:color w:val="336699"/>
      <w:sz w:val="22"/>
      <w:szCs w:val="22"/>
    </w:rPr>
  </w:style>
  <w:style w:type="paragraph" w:styleId="BodyTextIndent">
    <w:name w:val="Body Text Indent"/>
    <w:rsid w:val="00C2266A"/>
    <w:pPr>
      <w:spacing w:before="80" w:after="80"/>
      <w:ind w:left="1800"/>
    </w:pPr>
    <w:rPr>
      <w:sz w:val="22"/>
      <w:szCs w:val="22"/>
    </w:rPr>
  </w:style>
  <w:style w:type="paragraph" w:styleId="BodyTextIndent2">
    <w:name w:val="Body Text Indent 2"/>
    <w:rsid w:val="00C2266A"/>
    <w:pPr>
      <w:spacing w:before="80" w:after="80"/>
      <w:ind w:left="2160"/>
    </w:pPr>
    <w:rPr>
      <w:sz w:val="22"/>
      <w:szCs w:val="22"/>
    </w:rPr>
  </w:style>
  <w:style w:type="paragraph" w:customStyle="1" w:styleId="AppNameNot">
    <w:name w:val="App Name Not"/>
    <w:basedOn w:val="ApplicationName"/>
    <w:rsid w:val="00C2266A"/>
    <w:pPr>
      <w:spacing w:after="80"/>
    </w:pPr>
  </w:style>
  <w:style w:type="paragraph" w:customStyle="1" w:styleId="Terms">
    <w:name w:val="Terms"/>
    <w:next w:val="BodyText"/>
    <w:rsid w:val="00C2266A"/>
    <w:pPr>
      <w:spacing w:before="80" w:after="80"/>
      <w:ind w:left="1440"/>
    </w:pPr>
    <w:rPr>
      <w:b/>
      <w:bCs/>
      <w:sz w:val="22"/>
      <w:szCs w:val="22"/>
    </w:rPr>
  </w:style>
  <w:style w:type="paragraph" w:styleId="DocumentMap">
    <w:name w:val="Document Map"/>
    <w:basedOn w:val="Normal"/>
    <w:semiHidden/>
    <w:rsid w:val="00C2266A"/>
    <w:pPr>
      <w:shd w:val="clear" w:color="auto" w:fill="000080"/>
    </w:pPr>
    <w:rPr>
      <w:rFonts w:ascii="Tahoma" w:hAnsi="Tahoma" w:cs="Tahoma"/>
      <w:sz w:val="16"/>
      <w:szCs w:val="16"/>
    </w:rPr>
  </w:style>
  <w:style w:type="paragraph" w:customStyle="1" w:styleId="Definitions">
    <w:name w:val="Definitions"/>
    <w:next w:val="BodyText"/>
    <w:rsid w:val="00C2266A"/>
    <w:pPr>
      <w:spacing w:before="80" w:after="80"/>
      <w:ind w:left="1440"/>
    </w:pPr>
    <w:rPr>
      <w:sz w:val="22"/>
      <w:szCs w:val="22"/>
    </w:rPr>
  </w:style>
  <w:style w:type="paragraph" w:customStyle="1" w:styleId="Tablepostpara">
    <w:name w:val="Table post para"/>
    <w:next w:val="BodyText"/>
    <w:rsid w:val="00C2266A"/>
    <w:pPr>
      <w:spacing w:before="80" w:after="80"/>
      <w:ind w:left="1440"/>
    </w:pPr>
    <w:rPr>
      <w:sz w:val="22"/>
      <w:szCs w:val="22"/>
    </w:rPr>
  </w:style>
  <w:style w:type="paragraph" w:styleId="NoteHeading">
    <w:name w:val="Note Heading"/>
    <w:basedOn w:val="BodyText"/>
    <w:next w:val="BodyText"/>
    <w:rsid w:val="00C2266A"/>
  </w:style>
  <w:style w:type="character" w:customStyle="1" w:styleId="name2">
    <w:name w:val="name2"/>
    <w:rsid w:val="00C2266A"/>
    <w:rPr>
      <w:rFonts w:ascii="Arial Black" w:hAnsi="Arial Black"/>
      <w:color w:val="FF0000"/>
      <w:sz w:val="32"/>
    </w:rPr>
  </w:style>
  <w:style w:type="paragraph" w:customStyle="1" w:styleId="Bullet3hollow">
    <w:name w:val="Bullet 3 (hollow)"/>
    <w:rsid w:val="00C2266A"/>
    <w:pPr>
      <w:numPr>
        <w:numId w:val="5"/>
      </w:numPr>
      <w:spacing w:after="80"/>
    </w:pPr>
    <w:rPr>
      <w:sz w:val="22"/>
      <w:szCs w:val="22"/>
    </w:rPr>
  </w:style>
  <w:style w:type="paragraph" w:customStyle="1" w:styleId="List3roman">
    <w:name w:val="List 3 (roman)"/>
    <w:rsid w:val="00C2266A"/>
    <w:pPr>
      <w:numPr>
        <w:ilvl w:val="2"/>
        <w:numId w:val="7"/>
      </w:numPr>
      <w:tabs>
        <w:tab w:val="left" w:pos="2520"/>
      </w:tabs>
      <w:spacing w:after="80"/>
    </w:pPr>
    <w:rPr>
      <w:sz w:val="22"/>
      <w:szCs w:val="22"/>
    </w:rPr>
  </w:style>
  <w:style w:type="paragraph" w:styleId="Index3">
    <w:name w:val="index 3"/>
    <w:basedOn w:val="Normal"/>
    <w:next w:val="Normal"/>
    <w:autoRedefine/>
    <w:semiHidden/>
    <w:rsid w:val="00C2266A"/>
    <w:pPr>
      <w:ind w:left="720" w:hanging="240"/>
    </w:pPr>
    <w:rPr>
      <w:sz w:val="20"/>
      <w:szCs w:val="20"/>
    </w:rPr>
  </w:style>
  <w:style w:type="paragraph" w:styleId="Index4">
    <w:name w:val="index 4"/>
    <w:basedOn w:val="Normal"/>
    <w:next w:val="Normal"/>
    <w:autoRedefine/>
    <w:semiHidden/>
    <w:rsid w:val="00C2266A"/>
    <w:pPr>
      <w:ind w:left="960" w:hanging="240"/>
    </w:pPr>
    <w:rPr>
      <w:szCs w:val="21"/>
    </w:rPr>
  </w:style>
  <w:style w:type="paragraph" w:styleId="Index5">
    <w:name w:val="index 5"/>
    <w:basedOn w:val="Normal"/>
    <w:next w:val="Normal"/>
    <w:autoRedefine/>
    <w:semiHidden/>
    <w:rsid w:val="00C2266A"/>
    <w:pPr>
      <w:ind w:left="1200" w:hanging="240"/>
    </w:pPr>
    <w:rPr>
      <w:szCs w:val="21"/>
    </w:rPr>
  </w:style>
  <w:style w:type="paragraph" w:styleId="Index6">
    <w:name w:val="index 6"/>
    <w:basedOn w:val="Normal"/>
    <w:next w:val="Normal"/>
    <w:autoRedefine/>
    <w:semiHidden/>
    <w:rsid w:val="00C2266A"/>
    <w:pPr>
      <w:ind w:left="1440" w:hanging="240"/>
    </w:pPr>
    <w:rPr>
      <w:szCs w:val="21"/>
    </w:rPr>
  </w:style>
  <w:style w:type="paragraph" w:styleId="Index7">
    <w:name w:val="index 7"/>
    <w:basedOn w:val="Normal"/>
    <w:next w:val="Normal"/>
    <w:autoRedefine/>
    <w:semiHidden/>
    <w:rsid w:val="00C2266A"/>
    <w:pPr>
      <w:ind w:left="1680" w:hanging="240"/>
    </w:pPr>
    <w:rPr>
      <w:szCs w:val="21"/>
    </w:rPr>
  </w:style>
  <w:style w:type="paragraph" w:styleId="Index8">
    <w:name w:val="index 8"/>
    <w:basedOn w:val="Normal"/>
    <w:next w:val="Normal"/>
    <w:autoRedefine/>
    <w:semiHidden/>
    <w:rsid w:val="00C2266A"/>
    <w:pPr>
      <w:ind w:left="1920" w:hanging="240"/>
    </w:pPr>
    <w:rPr>
      <w:szCs w:val="21"/>
    </w:rPr>
  </w:style>
  <w:style w:type="paragraph" w:styleId="Index9">
    <w:name w:val="index 9"/>
    <w:basedOn w:val="Normal"/>
    <w:next w:val="Normal"/>
    <w:autoRedefine/>
    <w:semiHidden/>
    <w:rsid w:val="00C2266A"/>
    <w:pPr>
      <w:ind w:left="2160" w:hanging="240"/>
    </w:pPr>
    <w:rPr>
      <w:szCs w:val="21"/>
    </w:rPr>
  </w:style>
  <w:style w:type="paragraph" w:styleId="IndexHeading">
    <w:name w:val="index heading"/>
    <w:next w:val="Index1"/>
    <w:semiHidden/>
    <w:rsid w:val="00C2266A"/>
    <w:pPr>
      <w:spacing w:before="240" w:after="120"/>
      <w:ind w:left="720"/>
    </w:pPr>
    <w:rPr>
      <w:b/>
      <w:bCs/>
      <w:sz w:val="24"/>
      <w:szCs w:val="24"/>
    </w:rPr>
  </w:style>
  <w:style w:type="paragraph" w:styleId="Title">
    <w:name w:val="Title"/>
    <w:basedOn w:val="Normal"/>
    <w:qFormat/>
    <w:rsid w:val="00A4306B"/>
    <w:pPr>
      <w:spacing w:line="360" w:lineRule="auto"/>
      <w:jc w:val="center"/>
    </w:pPr>
    <w:rPr>
      <w:b/>
      <w:bCs/>
      <w:sz w:val="44"/>
      <w:szCs w:val="44"/>
    </w:rPr>
  </w:style>
  <w:style w:type="paragraph" w:styleId="BodyTextIndent3">
    <w:name w:val="Body Text Indent 3"/>
    <w:rsid w:val="00C2266A"/>
    <w:pPr>
      <w:spacing w:before="80" w:after="80"/>
      <w:ind w:left="2520"/>
    </w:pPr>
    <w:rPr>
      <w:sz w:val="22"/>
      <w:szCs w:val="22"/>
    </w:rPr>
  </w:style>
  <w:style w:type="character" w:styleId="LineNumber">
    <w:name w:val="line number"/>
    <w:basedOn w:val="DefaultParagraphFont"/>
    <w:rsid w:val="00C2266A"/>
  </w:style>
  <w:style w:type="paragraph" w:customStyle="1" w:styleId="TableList1number">
    <w:name w:val="Table List 1 (number)"/>
    <w:rsid w:val="00C2266A"/>
    <w:pPr>
      <w:numPr>
        <w:numId w:val="10"/>
      </w:numPr>
      <w:spacing w:before="80" w:after="80"/>
    </w:pPr>
    <w:rPr>
      <w:sz w:val="22"/>
      <w:szCs w:val="22"/>
    </w:rPr>
  </w:style>
  <w:style w:type="paragraph" w:customStyle="1" w:styleId="TableList2alpha">
    <w:name w:val="Table List 2 (alpha)"/>
    <w:rsid w:val="00C2266A"/>
    <w:pPr>
      <w:numPr>
        <w:ilvl w:val="1"/>
        <w:numId w:val="10"/>
      </w:numPr>
      <w:spacing w:before="80" w:after="80"/>
    </w:pPr>
    <w:rPr>
      <w:sz w:val="22"/>
      <w:szCs w:val="22"/>
    </w:rPr>
  </w:style>
  <w:style w:type="paragraph" w:customStyle="1" w:styleId="TableList3roman">
    <w:name w:val="Table List 3 (roman)"/>
    <w:rsid w:val="00C2266A"/>
    <w:pPr>
      <w:numPr>
        <w:ilvl w:val="2"/>
        <w:numId w:val="10"/>
      </w:numPr>
      <w:tabs>
        <w:tab w:val="left" w:pos="1080"/>
      </w:tabs>
      <w:spacing w:before="80" w:after="80"/>
    </w:pPr>
    <w:rPr>
      <w:sz w:val="22"/>
      <w:szCs w:val="22"/>
    </w:rPr>
  </w:style>
  <w:style w:type="paragraph" w:customStyle="1" w:styleId="BodyTextIndentTable">
    <w:name w:val="Body Text Indent Table"/>
    <w:rsid w:val="00C2266A"/>
    <w:pPr>
      <w:spacing w:before="80" w:after="80"/>
      <w:ind w:left="432"/>
    </w:pPr>
    <w:rPr>
      <w:sz w:val="22"/>
      <w:szCs w:val="22"/>
    </w:rPr>
  </w:style>
  <w:style w:type="paragraph" w:customStyle="1" w:styleId="BodyTextIndent2Table">
    <w:name w:val="Body Text Indent 2 Table"/>
    <w:rsid w:val="00C2266A"/>
    <w:pPr>
      <w:spacing w:before="80" w:after="80"/>
      <w:ind w:left="720"/>
    </w:pPr>
    <w:rPr>
      <w:sz w:val="22"/>
      <w:szCs w:val="22"/>
    </w:rPr>
  </w:style>
  <w:style w:type="paragraph" w:customStyle="1" w:styleId="BodyTextIndent3Table">
    <w:name w:val="Body Text Indent 3 Table"/>
    <w:rsid w:val="00C2266A"/>
    <w:pPr>
      <w:spacing w:before="80" w:after="80"/>
      <w:ind w:left="1094"/>
    </w:pPr>
    <w:rPr>
      <w:sz w:val="22"/>
      <w:szCs w:val="22"/>
    </w:rPr>
  </w:style>
  <w:style w:type="paragraph" w:styleId="BalloonText">
    <w:name w:val="Balloon Text"/>
    <w:basedOn w:val="Normal"/>
    <w:link w:val="BalloonTextChar"/>
    <w:uiPriority w:val="99"/>
    <w:semiHidden/>
    <w:rsid w:val="00183FDF"/>
    <w:rPr>
      <w:rFonts w:ascii="Tahoma" w:hAnsi="Tahoma" w:cs="Tahoma"/>
      <w:sz w:val="16"/>
      <w:szCs w:val="16"/>
    </w:rPr>
  </w:style>
  <w:style w:type="table" w:styleId="TableGrid">
    <w:name w:val="Table Grid"/>
    <w:basedOn w:val="TableNormal"/>
    <w:uiPriority w:val="59"/>
    <w:rsid w:val="00CF57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0">
    <w:name w:val="tableheader"/>
    <w:basedOn w:val="Normal"/>
    <w:rsid w:val="00823873"/>
    <w:pPr>
      <w:spacing w:before="100" w:beforeAutospacing="1" w:after="100" w:afterAutospacing="1"/>
    </w:pPr>
  </w:style>
  <w:style w:type="character" w:styleId="Strong">
    <w:name w:val="Strong"/>
    <w:qFormat/>
    <w:rsid w:val="00823873"/>
    <w:rPr>
      <w:b/>
      <w:bCs/>
    </w:rPr>
  </w:style>
  <w:style w:type="paragraph" w:customStyle="1" w:styleId="tablebody0">
    <w:name w:val="tablebody"/>
    <w:basedOn w:val="Normal"/>
    <w:rsid w:val="00823873"/>
    <w:pPr>
      <w:spacing w:before="100" w:beforeAutospacing="1" w:after="100" w:afterAutospacing="1"/>
    </w:pPr>
  </w:style>
  <w:style w:type="paragraph" w:customStyle="1" w:styleId="releasenotestitle0">
    <w:name w:val="releasenotestitle"/>
    <w:basedOn w:val="Normal"/>
    <w:rsid w:val="005B7460"/>
    <w:pPr>
      <w:spacing w:before="100" w:beforeAutospacing="1" w:after="100" w:afterAutospacing="1"/>
    </w:pPr>
    <w:rPr>
      <w:rFonts w:ascii="Arial Unicode MS" w:eastAsia="Arial Unicode MS" w:hAnsi="Arial Unicode MS" w:cs="Arial Unicode MS"/>
    </w:rPr>
  </w:style>
  <w:style w:type="paragraph" w:customStyle="1" w:styleId="Char">
    <w:name w:val="Char"/>
    <w:basedOn w:val="Normal"/>
    <w:rsid w:val="00763F08"/>
    <w:pPr>
      <w:spacing w:after="160" w:line="240" w:lineRule="exact"/>
    </w:pPr>
    <w:rPr>
      <w:rFonts w:ascii="Verdana" w:eastAsia="MS Mincho" w:hAnsi="Verdana"/>
      <w:sz w:val="20"/>
      <w:szCs w:val="20"/>
      <w:lang w:bidi="ar-SA"/>
    </w:rPr>
  </w:style>
  <w:style w:type="character" w:styleId="CommentReference">
    <w:name w:val="annotation reference"/>
    <w:semiHidden/>
    <w:rsid w:val="00A95476"/>
    <w:rPr>
      <w:sz w:val="16"/>
      <w:szCs w:val="16"/>
    </w:rPr>
  </w:style>
  <w:style w:type="paragraph" w:styleId="CommentText">
    <w:name w:val="annotation text"/>
    <w:basedOn w:val="Normal"/>
    <w:semiHidden/>
    <w:rsid w:val="00A95476"/>
    <w:rPr>
      <w:sz w:val="20"/>
      <w:szCs w:val="20"/>
    </w:rPr>
  </w:style>
  <w:style w:type="paragraph" w:styleId="CommentSubject">
    <w:name w:val="annotation subject"/>
    <w:basedOn w:val="CommentText"/>
    <w:next w:val="CommentText"/>
    <w:semiHidden/>
    <w:rsid w:val="00A95476"/>
    <w:rPr>
      <w:b/>
      <w:bCs/>
    </w:rPr>
  </w:style>
  <w:style w:type="paragraph" w:styleId="ListParagraph">
    <w:name w:val="List Paragraph"/>
    <w:basedOn w:val="Normal"/>
    <w:uiPriority w:val="34"/>
    <w:qFormat/>
    <w:rsid w:val="004C57D1"/>
    <w:pPr>
      <w:ind w:left="720"/>
    </w:pPr>
    <w:rPr>
      <w:rFonts w:eastAsia="Calibri"/>
    </w:rPr>
  </w:style>
  <w:style w:type="character" w:customStyle="1" w:styleId="BodyTextChar">
    <w:name w:val="Body Text Char"/>
    <w:aliases w:val=" ändrad Char,ändrad Char,body text Char,bt Char,body text1 Char,bt1 Char,body text2 Char,bt2 Char,body text11 Char,bt11 Char,body text3 Char,bt3 Char,paragraph 2 Char,paragraph 21 Char,EHPT Char,Body Text2 Char,AvtalBrödtext Char,b Char"/>
    <w:link w:val="BodyText"/>
    <w:locked/>
    <w:rsid w:val="00BB1B1C"/>
    <w:rPr>
      <w:sz w:val="22"/>
      <w:szCs w:val="22"/>
    </w:rPr>
  </w:style>
  <w:style w:type="numbering" w:styleId="1ai">
    <w:name w:val="Outline List 1"/>
    <w:basedOn w:val="NoList"/>
    <w:rsid w:val="00C2266A"/>
    <w:pPr>
      <w:numPr>
        <w:numId w:val="1"/>
      </w:numPr>
    </w:pPr>
  </w:style>
  <w:style w:type="paragraph" w:customStyle="1" w:styleId="FooterEven">
    <w:name w:val="Footer Even"/>
    <w:basedOn w:val="Footer"/>
    <w:rsid w:val="00C2266A"/>
    <w:pPr>
      <w:keepLines/>
      <w:tabs>
        <w:tab w:val="clear" w:pos="4320"/>
        <w:tab w:val="clear" w:pos="8640"/>
      </w:tabs>
    </w:pPr>
    <w:rPr>
      <w:rFonts w:ascii="Arial" w:hAnsi="Arial"/>
      <w:sz w:val="18"/>
      <w:szCs w:val="18"/>
    </w:rPr>
  </w:style>
  <w:style w:type="paragraph" w:customStyle="1" w:styleId="FooterOdd">
    <w:name w:val="Footer Odd"/>
    <w:basedOn w:val="Footer"/>
    <w:rsid w:val="00C2266A"/>
    <w:pPr>
      <w:keepLines/>
      <w:tabs>
        <w:tab w:val="clear" w:pos="4320"/>
        <w:tab w:val="clear" w:pos="8640"/>
      </w:tabs>
      <w:jc w:val="right"/>
    </w:pPr>
    <w:rPr>
      <w:rFonts w:ascii="Arial" w:hAnsi="Arial"/>
      <w:sz w:val="18"/>
      <w:szCs w:val="18"/>
    </w:rPr>
  </w:style>
  <w:style w:type="paragraph" w:customStyle="1" w:styleId="HeaderEven">
    <w:name w:val="Header Even"/>
    <w:basedOn w:val="Header"/>
    <w:rsid w:val="00C2266A"/>
    <w:pPr>
      <w:pBdr>
        <w:bottom w:val="single" w:sz="8" w:space="1" w:color="auto"/>
      </w:pBdr>
      <w:tabs>
        <w:tab w:val="clear" w:pos="4320"/>
        <w:tab w:val="clear" w:pos="8640"/>
      </w:tabs>
    </w:pPr>
    <w:rPr>
      <w:rFonts w:ascii="Verdana" w:hAnsi="Verdana" w:cs="Arial"/>
      <w:b/>
      <w:color w:val="003366"/>
      <w:sz w:val="18"/>
      <w:szCs w:val="18"/>
    </w:rPr>
  </w:style>
  <w:style w:type="paragraph" w:customStyle="1" w:styleId="HeaderOdd">
    <w:name w:val="Header Odd"/>
    <w:rsid w:val="00C2266A"/>
    <w:pPr>
      <w:pBdr>
        <w:bottom w:val="single" w:sz="8" w:space="1" w:color="auto"/>
      </w:pBdr>
      <w:jc w:val="right"/>
    </w:pPr>
    <w:rPr>
      <w:rFonts w:ascii="Verdana" w:hAnsi="Verdana" w:cs="Arial"/>
      <w:b/>
      <w:bCs/>
      <w:color w:val="003366"/>
      <w:sz w:val="18"/>
      <w:szCs w:val="18"/>
    </w:rPr>
  </w:style>
  <w:style w:type="paragraph" w:customStyle="1" w:styleId="NoteIcon">
    <w:name w:val="Note Icon"/>
    <w:rsid w:val="00C2266A"/>
    <w:pPr>
      <w:tabs>
        <w:tab w:val="left" w:pos="3220"/>
      </w:tabs>
      <w:spacing w:before="80" w:after="80"/>
      <w:ind w:left="2880"/>
    </w:pPr>
    <w:rPr>
      <w:sz w:val="22"/>
      <w:szCs w:val="22"/>
    </w:rPr>
  </w:style>
  <w:style w:type="paragraph" w:customStyle="1" w:styleId="Step">
    <w:name w:val="Step"/>
    <w:rsid w:val="00C2266A"/>
    <w:pPr>
      <w:numPr>
        <w:numId w:val="8"/>
      </w:numPr>
      <w:spacing w:before="80" w:after="80"/>
    </w:pPr>
    <w:rPr>
      <w:sz w:val="22"/>
      <w:szCs w:val="22"/>
    </w:rPr>
  </w:style>
  <w:style w:type="paragraph" w:customStyle="1" w:styleId="SubStep">
    <w:name w:val="SubStep"/>
    <w:rsid w:val="00C2266A"/>
    <w:pPr>
      <w:numPr>
        <w:numId w:val="9"/>
      </w:numPr>
      <w:spacing w:before="80" w:after="80"/>
    </w:pPr>
    <w:rPr>
      <w:sz w:val="22"/>
      <w:szCs w:val="22"/>
    </w:rPr>
  </w:style>
  <w:style w:type="paragraph" w:customStyle="1" w:styleId="ToDo">
    <w:name w:val="ToDo"/>
    <w:next w:val="BodyText"/>
    <w:rsid w:val="00C2266A"/>
    <w:pPr>
      <w:keepNext/>
      <w:spacing w:before="80" w:after="80"/>
      <w:ind w:left="1440"/>
    </w:pPr>
    <w:rPr>
      <w:b/>
      <w:bCs/>
      <w:sz w:val="22"/>
      <w:szCs w:val="22"/>
    </w:rPr>
  </w:style>
  <w:style w:type="numbering" w:customStyle="1" w:styleId="UBullet">
    <w:name w:val="UBullet"/>
    <w:basedOn w:val="NoList"/>
    <w:rsid w:val="00C2266A"/>
    <w:pPr>
      <w:numPr>
        <w:numId w:val="11"/>
      </w:numPr>
    </w:pPr>
  </w:style>
  <w:style w:type="numbering" w:customStyle="1" w:styleId="UBulletTable">
    <w:name w:val="UBullet Table"/>
    <w:basedOn w:val="NoList"/>
    <w:rsid w:val="00C2266A"/>
    <w:pPr>
      <w:numPr>
        <w:numId w:val="12"/>
      </w:numPr>
    </w:pPr>
  </w:style>
  <w:style w:type="numbering" w:customStyle="1" w:styleId="UList">
    <w:name w:val="UList"/>
    <w:basedOn w:val="1ai"/>
    <w:rsid w:val="00C2266A"/>
    <w:pPr>
      <w:numPr>
        <w:numId w:val="13"/>
      </w:numPr>
    </w:pPr>
  </w:style>
  <w:style w:type="numbering" w:customStyle="1" w:styleId="UListTable">
    <w:name w:val="UList Table"/>
    <w:basedOn w:val="NoList"/>
    <w:rsid w:val="00C2266A"/>
    <w:pPr>
      <w:numPr>
        <w:numId w:val="14"/>
      </w:numPr>
    </w:pPr>
  </w:style>
  <w:style w:type="character" w:customStyle="1" w:styleId="TableBodyChar">
    <w:name w:val="Table Body Char"/>
    <w:basedOn w:val="DefaultParagraphFont"/>
    <w:link w:val="TableBody"/>
    <w:locked/>
    <w:rsid w:val="00136C49"/>
  </w:style>
  <w:style w:type="character" w:customStyle="1" w:styleId="TableHeaderChar">
    <w:name w:val="Table Header Char"/>
    <w:basedOn w:val="DefaultParagraphFont"/>
    <w:link w:val="TableHeader"/>
    <w:locked/>
    <w:rsid w:val="00136C49"/>
    <w:rPr>
      <w:rFonts w:ascii="Arial" w:hAnsi="Arial" w:cs="Arial"/>
      <w:b/>
      <w:bCs/>
      <w:color w:val="003366"/>
      <w:sz w:val="18"/>
      <w:szCs w:val="18"/>
    </w:rPr>
  </w:style>
  <w:style w:type="paragraph" w:styleId="NormalWeb">
    <w:name w:val="Normal (Web)"/>
    <w:basedOn w:val="Normal"/>
    <w:uiPriority w:val="99"/>
    <w:rsid w:val="0099787A"/>
    <w:pPr>
      <w:spacing w:before="100" w:beforeAutospacing="1" w:after="100" w:afterAutospacing="1"/>
    </w:pPr>
    <w:rPr>
      <w:rFonts w:eastAsia="Calibri"/>
    </w:rPr>
  </w:style>
  <w:style w:type="character" w:customStyle="1" w:styleId="Bullet1squareChar">
    <w:name w:val="Bullet 1 (square) Char"/>
    <w:basedOn w:val="DefaultParagraphFont"/>
    <w:link w:val="Bullet1square"/>
    <w:locked/>
    <w:rsid w:val="00CA67DC"/>
    <w:rPr>
      <w:sz w:val="22"/>
      <w:szCs w:val="22"/>
    </w:rPr>
  </w:style>
  <w:style w:type="character" w:customStyle="1" w:styleId="TableBodyCharChar">
    <w:name w:val="Table Body Char Char"/>
    <w:basedOn w:val="DefaultParagraphFont"/>
    <w:locked/>
    <w:rsid w:val="00B75ADC"/>
  </w:style>
  <w:style w:type="character" w:styleId="BookTitle">
    <w:name w:val="Book Title"/>
    <w:basedOn w:val="DefaultParagraphFont"/>
    <w:uiPriority w:val="33"/>
    <w:qFormat/>
    <w:rsid w:val="003E4634"/>
    <w:rPr>
      <w:b/>
      <w:bCs/>
      <w:smallCaps/>
      <w:spacing w:val="5"/>
    </w:rPr>
  </w:style>
  <w:style w:type="character" w:styleId="FollowedHyperlink">
    <w:name w:val="FollowedHyperlink"/>
    <w:basedOn w:val="DefaultParagraphFont"/>
    <w:rsid w:val="00D832EA"/>
    <w:rPr>
      <w:color w:val="800080" w:themeColor="followedHyperlink"/>
      <w:u w:val="single"/>
    </w:rPr>
  </w:style>
  <w:style w:type="character" w:customStyle="1" w:styleId="HeaderChar">
    <w:name w:val="Header Char"/>
    <w:basedOn w:val="DefaultParagraphFont"/>
    <w:link w:val="Header"/>
    <w:uiPriority w:val="99"/>
    <w:rsid w:val="0051762C"/>
  </w:style>
  <w:style w:type="character" w:customStyle="1" w:styleId="FooterChar">
    <w:name w:val="Footer Char"/>
    <w:basedOn w:val="DefaultParagraphFont"/>
    <w:link w:val="Footer"/>
    <w:uiPriority w:val="99"/>
    <w:rsid w:val="0051762C"/>
  </w:style>
  <w:style w:type="character" w:customStyle="1" w:styleId="List1numberChar">
    <w:name w:val="List 1 (number) Char"/>
    <w:basedOn w:val="DefaultParagraphFont"/>
    <w:link w:val="List1number"/>
    <w:locked/>
    <w:rsid w:val="00062F4B"/>
    <w:rPr>
      <w:sz w:val="22"/>
      <w:szCs w:val="22"/>
    </w:rPr>
  </w:style>
  <w:style w:type="paragraph" w:customStyle="1" w:styleId="TableText">
    <w:name w:val="Table Text"/>
    <w:basedOn w:val="Normal"/>
    <w:rsid w:val="00A440EE"/>
    <w:pPr>
      <w:spacing w:before="80" w:after="80"/>
    </w:pPr>
    <w:rPr>
      <w:rFonts w:ascii="Arial" w:hAnsi="Arial" w:cs="Arial"/>
      <w:color w:val="000000"/>
      <w:sz w:val="18"/>
      <w:szCs w:val="18"/>
    </w:rPr>
  </w:style>
  <w:style w:type="character" w:customStyle="1" w:styleId="CellBodyChar">
    <w:name w:val="CellBody Char"/>
    <w:basedOn w:val="DefaultParagraphFont"/>
    <w:link w:val="CellBody"/>
    <w:uiPriority w:val="99"/>
    <w:locked/>
    <w:rsid w:val="008E57F3"/>
    <w:rPr>
      <w:rFonts w:ascii="Times" w:hAnsi="Times" w:cs="Times"/>
      <w:color w:val="000000"/>
    </w:rPr>
  </w:style>
  <w:style w:type="paragraph" w:customStyle="1" w:styleId="CellBody">
    <w:name w:val="CellBody"/>
    <w:basedOn w:val="Normal"/>
    <w:link w:val="CellBodyChar"/>
    <w:uiPriority w:val="99"/>
    <w:rsid w:val="008E57F3"/>
    <w:pPr>
      <w:spacing w:before="40" w:after="40" w:line="240" w:lineRule="atLeast"/>
    </w:pPr>
    <w:rPr>
      <w:rFonts w:ascii="Times" w:eastAsia="Times New Roman" w:hAnsi="Times" w:cs="Times"/>
      <w:color w:val="000000"/>
      <w:sz w:val="20"/>
      <w:szCs w:val="20"/>
    </w:rPr>
  </w:style>
  <w:style w:type="character" w:customStyle="1" w:styleId="Heading3Char">
    <w:name w:val="Heading 3 Char"/>
    <w:aliases w:val="H3 Char,Títulobis Char,Títulobis1 Char,Títulobis2 Char,Títulobis3 Char,Títulobis4 Char,Títulobis11 Char,Títulobis21 Char,Títulobis31 Char,Títulobis5 Char,Títulobis12 Char,Títulobis22 Char,Títulobis32 Char,Títulobis6 Char,Títulobis13 Char"/>
    <w:basedOn w:val="DefaultParagraphFont"/>
    <w:link w:val="Heading3"/>
    <w:rsid w:val="00661AA7"/>
    <w:rPr>
      <w:rFonts w:ascii="Arial" w:hAnsi="Arial" w:cs="Arial"/>
      <w:b/>
      <w:bCs/>
      <w:color w:val="336699"/>
      <w:sz w:val="28"/>
      <w:szCs w:val="28"/>
    </w:rPr>
  </w:style>
  <w:style w:type="paragraph" w:customStyle="1" w:styleId="Default">
    <w:name w:val="Default"/>
    <w:rsid w:val="00987AE4"/>
    <w:pPr>
      <w:autoSpaceDE w:val="0"/>
      <w:autoSpaceDN w:val="0"/>
      <w:adjustRightInd w:val="0"/>
    </w:pPr>
    <w:rPr>
      <w:color w:val="000000"/>
      <w:sz w:val="24"/>
      <w:szCs w:val="24"/>
    </w:rPr>
  </w:style>
  <w:style w:type="character" w:customStyle="1" w:styleId="BalloonTextChar">
    <w:name w:val="Balloon Text Char"/>
    <w:basedOn w:val="DefaultParagraphFont"/>
    <w:link w:val="BalloonText"/>
    <w:uiPriority w:val="99"/>
    <w:semiHidden/>
    <w:rsid w:val="00D1539F"/>
    <w:rPr>
      <w:rFonts w:ascii="Tahoma" w:eastAsiaTheme="minorHAnsi" w:hAnsi="Tahoma" w:cs="Tahoma"/>
      <w:sz w:val="16"/>
      <w:szCs w:val="16"/>
    </w:rPr>
  </w:style>
  <w:style w:type="character" w:styleId="Emphasis">
    <w:name w:val="Emphasis"/>
    <w:basedOn w:val="DefaultParagraphFont"/>
    <w:uiPriority w:val="20"/>
    <w:qFormat/>
    <w:rsid w:val="00485349"/>
    <w:rPr>
      <w:i/>
      <w:iCs/>
    </w:rPr>
  </w:style>
  <w:style w:type="character" w:customStyle="1" w:styleId="apple-converted-space">
    <w:name w:val="apple-converted-space"/>
    <w:basedOn w:val="DefaultParagraphFont"/>
    <w:rsid w:val="003D7395"/>
  </w:style>
  <w:style w:type="paragraph" w:styleId="Revision">
    <w:name w:val="Revision"/>
    <w:hidden/>
    <w:uiPriority w:val="99"/>
    <w:semiHidden/>
    <w:rsid w:val="002825A1"/>
    <w:rPr>
      <w:rFonts w:ascii="Calibri" w:eastAsiaTheme="minorHAns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142242">
      <w:bodyDiv w:val="1"/>
      <w:marLeft w:val="0"/>
      <w:marRight w:val="0"/>
      <w:marTop w:val="0"/>
      <w:marBottom w:val="0"/>
      <w:divBdr>
        <w:top w:val="none" w:sz="0" w:space="0" w:color="auto"/>
        <w:left w:val="none" w:sz="0" w:space="0" w:color="auto"/>
        <w:bottom w:val="none" w:sz="0" w:space="0" w:color="auto"/>
        <w:right w:val="none" w:sz="0" w:space="0" w:color="auto"/>
      </w:divBdr>
    </w:div>
    <w:div w:id="47801009">
      <w:bodyDiv w:val="1"/>
      <w:marLeft w:val="0"/>
      <w:marRight w:val="0"/>
      <w:marTop w:val="0"/>
      <w:marBottom w:val="0"/>
      <w:divBdr>
        <w:top w:val="none" w:sz="0" w:space="0" w:color="auto"/>
        <w:left w:val="none" w:sz="0" w:space="0" w:color="auto"/>
        <w:bottom w:val="none" w:sz="0" w:space="0" w:color="auto"/>
        <w:right w:val="none" w:sz="0" w:space="0" w:color="auto"/>
      </w:divBdr>
    </w:div>
    <w:div w:id="68886117">
      <w:bodyDiv w:val="1"/>
      <w:marLeft w:val="0"/>
      <w:marRight w:val="0"/>
      <w:marTop w:val="0"/>
      <w:marBottom w:val="0"/>
      <w:divBdr>
        <w:top w:val="none" w:sz="0" w:space="0" w:color="auto"/>
        <w:left w:val="none" w:sz="0" w:space="0" w:color="auto"/>
        <w:bottom w:val="none" w:sz="0" w:space="0" w:color="auto"/>
        <w:right w:val="none" w:sz="0" w:space="0" w:color="auto"/>
      </w:divBdr>
    </w:div>
    <w:div w:id="96096696">
      <w:bodyDiv w:val="1"/>
      <w:marLeft w:val="0"/>
      <w:marRight w:val="0"/>
      <w:marTop w:val="0"/>
      <w:marBottom w:val="0"/>
      <w:divBdr>
        <w:top w:val="none" w:sz="0" w:space="0" w:color="auto"/>
        <w:left w:val="none" w:sz="0" w:space="0" w:color="auto"/>
        <w:bottom w:val="none" w:sz="0" w:space="0" w:color="auto"/>
        <w:right w:val="none" w:sz="0" w:space="0" w:color="auto"/>
      </w:divBdr>
    </w:div>
    <w:div w:id="153764619">
      <w:bodyDiv w:val="1"/>
      <w:marLeft w:val="0"/>
      <w:marRight w:val="0"/>
      <w:marTop w:val="0"/>
      <w:marBottom w:val="0"/>
      <w:divBdr>
        <w:top w:val="none" w:sz="0" w:space="0" w:color="auto"/>
        <w:left w:val="none" w:sz="0" w:space="0" w:color="auto"/>
        <w:bottom w:val="none" w:sz="0" w:space="0" w:color="auto"/>
        <w:right w:val="none" w:sz="0" w:space="0" w:color="auto"/>
      </w:divBdr>
    </w:div>
    <w:div w:id="301077378">
      <w:bodyDiv w:val="1"/>
      <w:marLeft w:val="0"/>
      <w:marRight w:val="0"/>
      <w:marTop w:val="0"/>
      <w:marBottom w:val="0"/>
      <w:divBdr>
        <w:top w:val="none" w:sz="0" w:space="0" w:color="auto"/>
        <w:left w:val="none" w:sz="0" w:space="0" w:color="auto"/>
        <w:bottom w:val="none" w:sz="0" w:space="0" w:color="auto"/>
        <w:right w:val="none" w:sz="0" w:space="0" w:color="auto"/>
      </w:divBdr>
      <w:divsChild>
        <w:div w:id="1716811615">
          <w:marLeft w:val="0"/>
          <w:marRight w:val="0"/>
          <w:marTop w:val="0"/>
          <w:marBottom w:val="0"/>
          <w:divBdr>
            <w:top w:val="none" w:sz="0" w:space="0" w:color="auto"/>
            <w:left w:val="none" w:sz="0" w:space="0" w:color="auto"/>
            <w:bottom w:val="none" w:sz="0" w:space="0" w:color="auto"/>
            <w:right w:val="none" w:sz="0" w:space="0" w:color="auto"/>
          </w:divBdr>
        </w:div>
      </w:divsChild>
    </w:div>
    <w:div w:id="392824204">
      <w:bodyDiv w:val="1"/>
      <w:marLeft w:val="0"/>
      <w:marRight w:val="0"/>
      <w:marTop w:val="0"/>
      <w:marBottom w:val="0"/>
      <w:divBdr>
        <w:top w:val="none" w:sz="0" w:space="0" w:color="auto"/>
        <w:left w:val="none" w:sz="0" w:space="0" w:color="auto"/>
        <w:bottom w:val="none" w:sz="0" w:space="0" w:color="auto"/>
        <w:right w:val="none" w:sz="0" w:space="0" w:color="auto"/>
      </w:divBdr>
    </w:div>
    <w:div w:id="424695680">
      <w:bodyDiv w:val="1"/>
      <w:marLeft w:val="0"/>
      <w:marRight w:val="0"/>
      <w:marTop w:val="0"/>
      <w:marBottom w:val="0"/>
      <w:divBdr>
        <w:top w:val="none" w:sz="0" w:space="0" w:color="auto"/>
        <w:left w:val="none" w:sz="0" w:space="0" w:color="auto"/>
        <w:bottom w:val="none" w:sz="0" w:space="0" w:color="auto"/>
        <w:right w:val="none" w:sz="0" w:space="0" w:color="auto"/>
      </w:divBdr>
    </w:div>
    <w:div w:id="425999327">
      <w:bodyDiv w:val="1"/>
      <w:marLeft w:val="0"/>
      <w:marRight w:val="0"/>
      <w:marTop w:val="0"/>
      <w:marBottom w:val="0"/>
      <w:divBdr>
        <w:top w:val="none" w:sz="0" w:space="0" w:color="auto"/>
        <w:left w:val="none" w:sz="0" w:space="0" w:color="auto"/>
        <w:bottom w:val="none" w:sz="0" w:space="0" w:color="auto"/>
        <w:right w:val="none" w:sz="0" w:space="0" w:color="auto"/>
      </w:divBdr>
    </w:div>
    <w:div w:id="434714837">
      <w:bodyDiv w:val="1"/>
      <w:marLeft w:val="0"/>
      <w:marRight w:val="0"/>
      <w:marTop w:val="0"/>
      <w:marBottom w:val="0"/>
      <w:divBdr>
        <w:top w:val="none" w:sz="0" w:space="0" w:color="auto"/>
        <w:left w:val="none" w:sz="0" w:space="0" w:color="auto"/>
        <w:bottom w:val="none" w:sz="0" w:space="0" w:color="auto"/>
        <w:right w:val="none" w:sz="0" w:space="0" w:color="auto"/>
      </w:divBdr>
      <w:divsChild>
        <w:div w:id="1219394053">
          <w:marLeft w:val="0"/>
          <w:marRight w:val="0"/>
          <w:marTop w:val="0"/>
          <w:marBottom w:val="0"/>
          <w:divBdr>
            <w:top w:val="none" w:sz="0" w:space="0" w:color="auto"/>
            <w:left w:val="none" w:sz="0" w:space="0" w:color="auto"/>
            <w:bottom w:val="none" w:sz="0" w:space="0" w:color="auto"/>
            <w:right w:val="none" w:sz="0" w:space="0" w:color="auto"/>
          </w:divBdr>
          <w:divsChild>
            <w:div w:id="1899969633">
              <w:marLeft w:val="0"/>
              <w:marRight w:val="0"/>
              <w:marTop w:val="0"/>
              <w:marBottom w:val="0"/>
              <w:divBdr>
                <w:top w:val="none" w:sz="0" w:space="0" w:color="auto"/>
                <w:left w:val="none" w:sz="0" w:space="0" w:color="auto"/>
                <w:bottom w:val="none" w:sz="0" w:space="0" w:color="auto"/>
                <w:right w:val="none" w:sz="0" w:space="0" w:color="auto"/>
              </w:divBdr>
              <w:divsChild>
                <w:div w:id="95402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544362">
      <w:bodyDiv w:val="1"/>
      <w:marLeft w:val="0"/>
      <w:marRight w:val="0"/>
      <w:marTop w:val="0"/>
      <w:marBottom w:val="0"/>
      <w:divBdr>
        <w:top w:val="none" w:sz="0" w:space="0" w:color="auto"/>
        <w:left w:val="none" w:sz="0" w:space="0" w:color="auto"/>
        <w:bottom w:val="none" w:sz="0" w:space="0" w:color="auto"/>
        <w:right w:val="none" w:sz="0" w:space="0" w:color="auto"/>
      </w:divBdr>
    </w:div>
    <w:div w:id="572012021">
      <w:bodyDiv w:val="1"/>
      <w:marLeft w:val="0"/>
      <w:marRight w:val="0"/>
      <w:marTop w:val="0"/>
      <w:marBottom w:val="0"/>
      <w:divBdr>
        <w:top w:val="none" w:sz="0" w:space="0" w:color="auto"/>
        <w:left w:val="none" w:sz="0" w:space="0" w:color="auto"/>
        <w:bottom w:val="none" w:sz="0" w:space="0" w:color="auto"/>
        <w:right w:val="none" w:sz="0" w:space="0" w:color="auto"/>
      </w:divBdr>
    </w:div>
    <w:div w:id="590504556">
      <w:bodyDiv w:val="1"/>
      <w:marLeft w:val="0"/>
      <w:marRight w:val="0"/>
      <w:marTop w:val="0"/>
      <w:marBottom w:val="0"/>
      <w:divBdr>
        <w:top w:val="none" w:sz="0" w:space="0" w:color="auto"/>
        <w:left w:val="none" w:sz="0" w:space="0" w:color="auto"/>
        <w:bottom w:val="none" w:sz="0" w:space="0" w:color="auto"/>
        <w:right w:val="none" w:sz="0" w:space="0" w:color="auto"/>
      </w:divBdr>
      <w:divsChild>
        <w:div w:id="75127078">
          <w:marLeft w:val="0"/>
          <w:marRight w:val="0"/>
          <w:marTop w:val="0"/>
          <w:marBottom w:val="0"/>
          <w:divBdr>
            <w:top w:val="none" w:sz="0" w:space="0" w:color="auto"/>
            <w:left w:val="none" w:sz="0" w:space="0" w:color="auto"/>
            <w:bottom w:val="none" w:sz="0" w:space="0" w:color="auto"/>
            <w:right w:val="none" w:sz="0" w:space="0" w:color="auto"/>
          </w:divBdr>
        </w:div>
      </w:divsChild>
    </w:div>
    <w:div w:id="607927029">
      <w:bodyDiv w:val="1"/>
      <w:marLeft w:val="0"/>
      <w:marRight w:val="0"/>
      <w:marTop w:val="0"/>
      <w:marBottom w:val="0"/>
      <w:divBdr>
        <w:top w:val="none" w:sz="0" w:space="0" w:color="auto"/>
        <w:left w:val="none" w:sz="0" w:space="0" w:color="auto"/>
        <w:bottom w:val="none" w:sz="0" w:space="0" w:color="auto"/>
        <w:right w:val="none" w:sz="0" w:space="0" w:color="auto"/>
      </w:divBdr>
    </w:div>
    <w:div w:id="617563983">
      <w:bodyDiv w:val="1"/>
      <w:marLeft w:val="0"/>
      <w:marRight w:val="0"/>
      <w:marTop w:val="0"/>
      <w:marBottom w:val="0"/>
      <w:divBdr>
        <w:top w:val="none" w:sz="0" w:space="0" w:color="auto"/>
        <w:left w:val="none" w:sz="0" w:space="0" w:color="auto"/>
        <w:bottom w:val="none" w:sz="0" w:space="0" w:color="auto"/>
        <w:right w:val="none" w:sz="0" w:space="0" w:color="auto"/>
      </w:divBdr>
    </w:div>
    <w:div w:id="715197021">
      <w:bodyDiv w:val="1"/>
      <w:marLeft w:val="0"/>
      <w:marRight w:val="0"/>
      <w:marTop w:val="0"/>
      <w:marBottom w:val="0"/>
      <w:divBdr>
        <w:top w:val="none" w:sz="0" w:space="0" w:color="auto"/>
        <w:left w:val="none" w:sz="0" w:space="0" w:color="auto"/>
        <w:bottom w:val="none" w:sz="0" w:space="0" w:color="auto"/>
        <w:right w:val="none" w:sz="0" w:space="0" w:color="auto"/>
      </w:divBdr>
    </w:div>
    <w:div w:id="722560318">
      <w:bodyDiv w:val="1"/>
      <w:marLeft w:val="0"/>
      <w:marRight w:val="0"/>
      <w:marTop w:val="0"/>
      <w:marBottom w:val="0"/>
      <w:divBdr>
        <w:top w:val="none" w:sz="0" w:space="0" w:color="auto"/>
        <w:left w:val="none" w:sz="0" w:space="0" w:color="auto"/>
        <w:bottom w:val="none" w:sz="0" w:space="0" w:color="auto"/>
        <w:right w:val="none" w:sz="0" w:space="0" w:color="auto"/>
      </w:divBdr>
    </w:div>
    <w:div w:id="726345760">
      <w:bodyDiv w:val="1"/>
      <w:marLeft w:val="0"/>
      <w:marRight w:val="0"/>
      <w:marTop w:val="0"/>
      <w:marBottom w:val="0"/>
      <w:divBdr>
        <w:top w:val="none" w:sz="0" w:space="0" w:color="auto"/>
        <w:left w:val="none" w:sz="0" w:space="0" w:color="auto"/>
        <w:bottom w:val="none" w:sz="0" w:space="0" w:color="auto"/>
        <w:right w:val="none" w:sz="0" w:space="0" w:color="auto"/>
      </w:divBdr>
      <w:divsChild>
        <w:div w:id="1789817475">
          <w:marLeft w:val="0"/>
          <w:marRight w:val="0"/>
          <w:marTop w:val="0"/>
          <w:marBottom w:val="0"/>
          <w:divBdr>
            <w:top w:val="none" w:sz="0" w:space="0" w:color="auto"/>
            <w:left w:val="none" w:sz="0" w:space="0" w:color="auto"/>
            <w:bottom w:val="none" w:sz="0" w:space="0" w:color="auto"/>
            <w:right w:val="none" w:sz="0" w:space="0" w:color="auto"/>
          </w:divBdr>
        </w:div>
      </w:divsChild>
    </w:div>
    <w:div w:id="749885461">
      <w:bodyDiv w:val="1"/>
      <w:marLeft w:val="0"/>
      <w:marRight w:val="0"/>
      <w:marTop w:val="0"/>
      <w:marBottom w:val="0"/>
      <w:divBdr>
        <w:top w:val="none" w:sz="0" w:space="0" w:color="auto"/>
        <w:left w:val="none" w:sz="0" w:space="0" w:color="auto"/>
        <w:bottom w:val="none" w:sz="0" w:space="0" w:color="auto"/>
        <w:right w:val="none" w:sz="0" w:space="0" w:color="auto"/>
      </w:divBdr>
    </w:div>
    <w:div w:id="757409011">
      <w:bodyDiv w:val="1"/>
      <w:marLeft w:val="0"/>
      <w:marRight w:val="0"/>
      <w:marTop w:val="0"/>
      <w:marBottom w:val="0"/>
      <w:divBdr>
        <w:top w:val="none" w:sz="0" w:space="0" w:color="auto"/>
        <w:left w:val="none" w:sz="0" w:space="0" w:color="auto"/>
        <w:bottom w:val="none" w:sz="0" w:space="0" w:color="auto"/>
        <w:right w:val="none" w:sz="0" w:space="0" w:color="auto"/>
      </w:divBdr>
      <w:divsChild>
        <w:div w:id="1535389397">
          <w:marLeft w:val="0"/>
          <w:marRight w:val="0"/>
          <w:marTop w:val="0"/>
          <w:marBottom w:val="0"/>
          <w:divBdr>
            <w:top w:val="none" w:sz="0" w:space="0" w:color="auto"/>
            <w:left w:val="none" w:sz="0" w:space="0" w:color="auto"/>
            <w:bottom w:val="none" w:sz="0" w:space="0" w:color="auto"/>
            <w:right w:val="none" w:sz="0" w:space="0" w:color="auto"/>
          </w:divBdr>
        </w:div>
      </w:divsChild>
    </w:div>
    <w:div w:id="776101507">
      <w:bodyDiv w:val="1"/>
      <w:marLeft w:val="0"/>
      <w:marRight w:val="0"/>
      <w:marTop w:val="0"/>
      <w:marBottom w:val="0"/>
      <w:divBdr>
        <w:top w:val="none" w:sz="0" w:space="0" w:color="auto"/>
        <w:left w:val="none" w:sz="0" w:space="0" w:color="auto"/>
        <w:bottom w:val="none" w:sz="0" w:space="0" w:color="auto"/>
        <w:right w:val="none" w:sz="0" w:space="0" w:color="auto"/>
      </w:divBdr>
    </w:div>
    <w:div w:id="777066550">
      <w:bodyDiv w:val="1"/>
      <w:marLeft w:val="0"/>
      <w:marRight w:val="0"/>
      <w:marTop w:val="0"/>
      <w:marBottom w:val="0"/>
      <w:divBdr>
        <w:top w:val="none" w:sz="0" w:space="0" w:color="auto"/>
        <w:left w:val="none" w:sz="0" w:space="0" w:color="auto"/>
        <w:bottom w:val="none" w:sz="0" w:space="0" w:color="auto"/>
        <w:right w:val="none" w:sz="0" w:space="0" w:color="auto"/>
      </w:divBdr>
    </w:div>
    <w:div w:id="825127544">
      <w:bodyDiv w:val="1"/>
      <w:marLeft w:val="0"/>
      <w:marRight w:val="0"/>
      <w:marTop w:val="0"/>
      <w:marBottom w:val="0"/>
      <w:divBdr>
        <w:top w:val="none" w:sz="0" w:space="0" w:color="auto"/>
        <w:left w:val="none" w:sz="0" w:space="0" w:color="auto"/>
        <w:bottom w:val="none" w:sz="0" w:space="0" w:color="auto"/>
        <w:right w:val="none" w:sz="0" w:space="0" w:color="auto"/>
      </w:divBdr>
    </w:div>
    <w:div w:id="847795524">
      <w:bodyDiv w:val="1"/>
      <w:marLeft w:val="0"/>
      <w:marRight w:val="0"/>
      <w:marTop w:val="0"/>
      <w:marBottom w:val="0"/>
      <w:divBdr>
        <w:top w:val="none" w:sz="0" w:space="0" w:color="auto"/>
        <w:left w:val="none" w:sz="0" w:space="0" w:color="auto"/>
        <w:bottom w:val="none" w:sz="0" w:space="0" w:color="auto"/>
        <w:right w:val="none" w:sz="0" w:space="0" w:color="auto"/>
      </w:divBdr>
    </w:div>
    <w:div w:id="864094041">
      <w:bodyDiv w:val="1"/>
      <w:marLeft w:val="0"/>
      <w:marRight w:val="0"/>
      <w:marTop w:val="0"/>
      <w:marBottom w:val="0"/>
      <w:divBdr>
        <w:top w:val="none" w:sz="0" w:space="0" w:color="auto"/>
        <w:left w:val="none" w:sz="0" w:space="0" w:color="auto"/>
        <w:bottom w:val="none" w:sz="0" w:space="0" w:color="auto"/>
        <w:right w:val="none" w:sz="0" w:space="0" w:color="auto"/>
      </w:divBdr>
    </w:div>
    <w:div w:id="869608828">
      <w:bodyDiv w:val="1"/>
      <w:marLeft w:val="0"/>
      <w:marRight w:val="0"/>
      <w:marTop w:val="0"/>
      <w:marBottom w:val="0"/>
      <w:divBdr>
        <w:top w:val="none" w:sz="0" w:space="0" w:color="auto"/>
        <w:left w:val="none" w:sz="0" w:space="0" w:color="auto"/>
        <w:bottom w:val="none" w:sz="0" w:space="0" w:color="auto"/>
        <w:right w:val="none" w:sz="0" w:space="0" w:color="auto"/>
      </w:divBdr>
    </w:div>
    <w:div w:id="901914533">
      <w:bodyDiv w:val="1"/>
      <w:marLeft w:val="0"/>
      <w:marRight w:val="0"/>
      <w:marTop w:val="0"/>
      <w:marBottom w:val="0"/>
      <w:divBdr>
        <w:top w:val="none" w:sz="0" w:space="0" w:color="auto"/>
        <w:left w:val="none" w:sz="0" w:space="0" w:color="auto"/>
        <w:bottom w:val="none" w:sz="0" w:space="0" w:color="auto"/>
        <w:right w:val="none" w:sz="0" w:space="0" w:color="auto"/>
      </w:divBdr>
    </w:div>
    <w:div w:id="969554178">
      <w:bodyDiv w:val="1"/>
      <w:marLeft w:val="0"/>
      <w:marRight w:val="0"/>
      <w:marTop w:val="0"/>
      <w:marBottom w:val="0"/>
      <w:divBdr>
        <w:top w:val="none" w:sz="0" w:space="0" w:color="auto"/>
        <w:left w:val="none" w:sz="0" w:space="0" w:color="auto"/>
        <w:bottom w:val="none" w:sz="0" w:space="0" w:color="auto"/>
        <w:right w:val="none" w:sz="0" w:space="0" w:color="auto"/>
      </w:divBdr>
    </w:div>
    <w:div w:id="984358458">
      <w:bodyDiv w:val="1"/>
      <w:marLeft w:val="0"/>
      <w:marRight w:val="0"/>
      <w:marTop w:val="0"/>
      <w:marBottom w:val="0"/>
      <w:divBdr>
        <w:top w:val="none" w:sz="0" w:space="0" w:color="auto"/>
        <w:left w:val="none" w:sz="0" w:space="0" w:color="auto"/>
        <w:bottom w:val="none" w:sz="0" w:space="0" w:color="auto"/>
        <w:right w:val="none" w:sz="0" w:space="0" w:color="auto"/>
      </w:divBdr>
    </w:div>
    <w:div w:id="997000528">
      <w:bodyDiv w:val="1"/>
      <w:marLeft w:val="0"/>
      <w:marRight w:val="0"/>
      <w:marTop w:val="0"/>
      <w:marBottom w:val="0"/>
      <w:divBdr>
        <w:top w:val="none" w:sz="0" w:space="0" w:color="auto"/>
        <w:left w:val="none" w:sz="0" w:space="0" w:color="auto"/>
        <w:bottom w:val="none" w:sz="0" w:space="0" w:color="auto"/>
        <w:right w:val="none" w:sz="0" w:space="0" w:color="auto"/>
      </w:divBdr>
    </w:div>
    <w:div w:id="1079325855">
      <w:bodyDiv w:val="1"/>
      <w:marLeft w:val="330"/>
      <w:marRight w:val="0"/>
      <w:marTop w:val="330"/>
      <w:marBottom w:val="0"/>
      <w:divBdr>
        <w:top w:val="none" w:sz="0" w:space="0" w:color="auto"/>
        <w:left w:val="none" w:sz="0" w:space="0" w:color="auto"/>
        <w:bottom w:val="none" w:sz="0" w:space="0" w:color="auto"/>
        <w:right w:val="none" w:sz="0" w:space="0" w:color="auto"/>
      </w:divBdr>
      <w:divsChild>
        <w:div w:id="1241215849">
          <w:marLeft w:val="0"/>
          <w:marRight w:val="0"/>
          <w:marTop w:val="0"/>
          <w:marBottom w:val="0"/>
          <w:divBdr>
            <w:top w:val="none" w:sz="0" w:space="0" w:color="auto"/>
            <w:left w:val="none" w:sz="0" w:space="0" w:color="auto"/>
            <w:bottom w:val="none" w:sz="0" w:space="0" w:color="auto"/>
            <w:right w:val="none" w:sz="0" w:space="0" w:color="auto"/>
          </w:divBdr>
        </w:div>
        <w:div w:id="2062053699">
          <w:marLeft w:val="0"/>
          <w:marRight w:val="0"/>
          <w:marTop w:val="0"/>
          <w:marBottom w:val="0"/>
          <w:divBdr>
            <w:top w:val="none" w:sz="0" w:space="0" w:color="auto"/>
            <w:left w:val="none" w:sz="0" w:space="0" w:color="auto"/>
            <w:bottom w:val="none" w:sz="0" w:space="0" w:color="auto"/>
            <w:right w:val="none" w:sz="0" w:space="0" w:color="auto"/>
          </w:divBdr>
        </w:div>
      </w:divsChild>
    </w:div>
    <w:div w:id="1083457083">
      <w:bodyDiv w:val="1"/>
      <w:marLeft w:val="0"/>
      <w:marRight w:val="0"/>
      <w:marTop w:val="0"/>
      <w:marBottom w:val="0"/>
      <w:divBdr>
        <w:top w:val="none" w:sz="0" w:space="0" w:color="auto"/>
        <w:left w:val="none" w:sz="0" w:space="0" w:color="auto"/>
        <w:bottom w:val="none" w:sz="0" w:space="0" w:color="auto"/>
        <w:right w:val="none" w:sz="0" w:space="0" w:color="auto"/>
      </w:divBdr>
      <w:divsChild>
        <w:div w:id="1357928326">
          <w:marLeft w:val="0"/>
          <w:marRight w:val="0"/>
          <w:marTop w:val="0"/>
          <w:marBottom w:val="0"/>
          <w:divBdr>
            <w:top w:val="none" w:sz="0" w:space="0" w:color="auto"/>
            <w:left w:val="none" w:sz="0" w:space="0" w:color="auto"/>
            <w:bottom w:val="none" w:sz="0" w:space="0" w:color="auto"/>
            <w:right w:val="none" w:sz="0" w:space="0" w:color="auto"/>
          </w:divBdr>
        </w:div>
      </w:divsChild>
    </w:div>
    <w:div w:id="1123812732">
      <w:bodyDiv w:val="1"/>
      <w:marLeft w:val="0"/>
      <w:marRight w:val="0"/>
      <w:marTop w:val="0"/>
      <w:marBottom w:val="0"/>
      <w:divBdr>
        <w:top w:val="none" w:sz="0" w:space="0" w:color="auto"/>
        <w:left w:val="none" w:sz="0" w:space="0" w:color="auto"/>
        <w:bottom w:val="none" w:sz="0" w:space="0" w:color="auto"/>
        <w:right w:val="none" w:sz="0" w:space="0" w:color="auto"/>
      </w:divBdr>
    </w:div>
    <w:div w:id="1173454380">
      <w:bodyDiv w:val="1"/>
      <w:marLeft w:val="0"/>
      <w:marRight w:val="0"/>
      <w:marTop w:val="0"/>
      <w:marBottom w:val="0"/>
      <w:divBdr>
        <w:top w:val="none" w:sz="0" w:space="0" w:color="auto"/>
        <w:left w:val="none" w:sz="0" w:space="0" w:color="auto"/>
        <w:bottom w:val="none" w:sz="0" w:space="0" w:color="auto"/>
        <w:right w:val="none" w:sz="0" w:space="0" w:color="auto"/>
      </w:divBdr>
    </w:div>
    <w:div w:id="1173690440">
      <w:bodyDiv w:val="1"/>
      <w:marLeft w:val="0"/>
      <w:marRight w:val="0"/>
      <w:marTop w:val="0"/>
      <w:marBottom w:val="0"/>
      <w:divBdr>
        <w:top w:val="none" w:sz="0" w:space="0" w:color="auto"/>
        <w:left w:val="none" w:sz="0" w:space="0" w:color="auto"/>
        <w:bottom w:val="none" w:sz="0" w:space="0" w:color="auto"/>
        <w:right w:val="none" w:sz="0" w:space="0" w:color="auto"/>
      </w:divBdr>
    </w:div>
    <w:div w:id="1179811626">
      <w:bodyDiv w:val="1"/>
      <w:marLeft w:val="0"/>
      <w:marRight w:val="0"/>
      <w:marTop w:val="0"/>
      <w:marBottom w:val="0"/>
      <w:divBdr>
        <w:top w:val="none" w:sz="0" w:space="0" w:color="auto"/>
        <w:left w:val="none" w:sz="0" w:space="0" w:color="auto"/>
        <w:bottom w:val="none" w:sz="0" w:space="0" w:color="auto"/>
        <w:right w:val="none" w:sz="0" w:space="0" w:color="auto"/>
      </w:divBdr>
    </w:div>
    <w:div w:id="1181240204">
      <w:bodyDiv w:val="1"/>
      <w:marLeft w:val="0"/>
      <w:marRight w:val="0"/>
      <w:marTop w:val="0"/>
      <w:marBottom w:val="0"/>
      <w:divBdr>
        <w:top w:val="none" w:sz="0" w:space="0" w:color="auto"/>
        <w:left w:val="none" w:sz="0" w:space="0" w:color="auto"/>
        <w:bottom w:val="none" w:sz="0" w:space="0" w:color="auto"/>
        <w:right w:val="none" w:sz="0" w:space="0" w:color="auto"/>
      </w:divBdr>
    </w:div>
    <w:div w:id="1207569113">
      <w:bodyDiv w:val="1"/>
      <w:marLeft w:val="0"/>
      <w:marRight w:val="0"/>
      <w:marTop w:val="0"/>
      <w:marBottom w:val="0"/>
      <w:divBdr>
        <w:top w:val="none" w:sz="0" w:space="0" w:color="auto"/>
        <w:left w:val="none" w:sz="0" w:space="0" w:color="auto"/>
        <w:bottom w:val="none" w:sz="0" w:space="0" w:color="auto"/>
        <w:right w:val="none" w:sz="0" w:space="0" w:color="auto"/>
      </w:divBdr>
    </w:div>
    <w:div w:id="1220553009">
      <w:bodyDiv w:val="1"/>
      <w:marLeft w:val="0"/>
      <w:marRight w:val="0"/>
      <w:marTop w:val="0"/>
      <w:marBottom w:val="0"/>
      <w:divBdr>
        <w:top w:val="none" w:sz="0" w:space="0" w:color="auto"/>
        <w:left w:val="none" w:sz="0" w:space="0" w:color="auto"/>
        <w:bottom w:val="none" w:sz="0" w:space="0" w:color="auto"/>
        <w:right w:val="none" w:sz="0" w:space="0" w:color="auto"/>
      </w:divBdr>
    </w:div>
    <w:div w:id="1242518653">
      <w:bodyDiv w:val="1"/>
      <w:marLeft w:val="0"/>
      <w:marRight w:val="0"/>
      <w:marTop w:val="0"/>
      <w:marBottom w:val="0"/>
      <w:divBdr>
        <w:top w:val="none" w:sz="0" w:space="0" w:color="auto"/>
        <w:left w:val="none" w:sz="0" w:space="0" w:color="auto"/>
        <w:bottom w:val="none" w:sz="0" w:space="0" w:color="auto"/>
        <w:right w:val="none" w:sz="0" w:space="0" w:color="auto"/>
      </w:divBdr>
    </w:div>
    <w:div w:id="1284463696">
      <w:bodyDiv w:val="1"/>
      <w:marLeft w:val="0"/>
      <w:marRight w:val="0"/>
      <w:marTop w:val="0"/>
      <w:marBottom w:val="0"/>
      <w:divBdr>
        <w:top w:val="none" w:sz="0" w:space="0" w:color="auto"/>
        <w:left w:val="none" w:sz="0" w:space="0" w:color="auto"/>
        <w:bottom w:val="none" w:sz="0" w:space="0" w:color="auto"/>
        <w:right w:val="none" w:sz="0" w:space="0" w:color="auto"/>
      </w:divBdr>
    </w:div>
    <w:div w:id="1313676874">
      <w:bodyDiv w:val="1"/>
      <w:marLeft w:val="0"/>
      <w:marRight w:val="0"/>
      <w:marTop w:val="0"/>
      <w:marBottom w:val="0"/>
      <w:divBdr>
        <w:top w:val="none" w:sz="0" w:space="0" w:color="auto"/>
        <w:left w:val="none" w:sz="0" w:space="0" w:color="auto"/>
        <w:bottom w:val="none" w:sz="0" w:space="0" w:color="auto"/>
        <w:right w:val="none" w:sz="0" w:space="0" w:color="auto"/>
      </w:divBdr>
    </w:div>
    <w:div w:id="1333416709">
      <w:bodyDiv w:val="1"/>
      <w:marLeft w:val="0"/>
      <w:marRight w:val="0"/>
      <w:marTop w:val="0"/>
      <w:marBottom w:val="0"/>
      <w:divBdr>
        <w:top w:val="none" w:sz="0" w:space="0" w:color="auto"/>
        <w:left w:val="none" w:sz="0" w:space="0" w:color="auto"/>
        <w:bottom w:val="none" w:sz="0" w:space="0" w:color="auto"/>
        <w:right w:val="none" w:sz="0" w:space="0" w:color="auto"/>
      </w:divBdr>
    </w:div>
    <w:div w:id="1365398536">
      <w:bodyDiv w:val="1"/>
      <w:marLeft w:val="0"/>
      <w:marRight w:val="0"/>
      <w:marTop w:val="0"/>
      <w:marBottom w:val="0"/>
      <w:divBdr>
        <w:top w:val="none" w:sz="0" w:space="0" w:color="auto"/>
        <w:left w:val="none" w:sz="0" w:space="0" w:color="auto"/>
        <w:bottom w:val="none" w:sz="0" w:space="0" w:color="auto"/>
        <w:right w:val="none" w:sz="0" w:space="0" w:color="auto"/>
      </w:divBdr>
    </w:div>
    <w:div w:id="1371684718">
      <w:bodyDiv w:val="1"/>
      <w:marLeft w:val="0"/>
      <w:marRight w:val="0"/>
      <w:marTop w:val="0"/>
      <w:marBottom w:val="0"/>
      <w:divBdr>
        <w:top w:val="none" w:sz="0" w:space="0" w:color="auto"/>
        <w:left w:val="none" w:sz="0" w:space="0" w:color="auto"/>
        <w:bottom w:val="none" w:sz="0" w:space="0" w:color="auto"/>
        <w:right w:val="none" w:sz="0" w:space="0" w:color="auto"/>
      </w:divBdr>
      <w:divsChild>
        <w:div w:id="310446052">
          <w:marLeft w:val="1166"/>
          <w:marRight w:val="0"/>
          <w:marTop w:val="58"/>
          <w:marBottom w:val="0"/>
          <w:divBdr>
            <w:top w:val="none" w:sz="0" w:space="0" w:color="auto"/>
            <w:left w:val="none" w:sz="0" w:space="0" w:color="auto"/>
            <w:bottom w:val="none" w:sz="0" w:space="0" w:color="auto"/>
            <w:right w:val="none" w:sz="0" w:space="0" w:color="auto"/>
          </w:divBdr>
        </w:div>
      </w:divsChild>
    </w:div>
    <w:div w:id="1381973448">
      <w:bodyDiv w:val="1"/>
      <w:marLeft w:val="0"/>
      <w:marRight w:val="0"/>
      <w:marTop w:val="0"/>
      <w:marBottom w:val="0"/>
      <w:divBdr>
        <w:top w:val="none" w:sz="0" w:space="0" w:color="auto"/>
        <w:left w:val="none" w:sz="0" w:space="0" w:color="auto"/>
        <w:bottom w:val="none" w:sz="0" w:space="0" w:color="auto"/>
        <w:right w:val="none" w:sz="0" w:space="0" w:color="auto"/>
      </w:divBdr>
      <w:divsChild>
        <w:div w:id="1300376848">
          <w:marLeft w:val="0"/>
          <w:marRight w:val="0"/>
          <w:marTop w:val="0"/>
          <w:marBottom w:val="0"/>
          <w:divBdr>
            <w:top w:val="none" w:sz="0" w:space="0" w:color="auto"/>
            <w:left w:val="none" w:sz="0" w:space="0" w:color="auto"/>
            <w:bottom w:val="none" w:sz="0" w:space="0" w:color="auto"/>
            <w:right w:val="none" w:sz="0" w:space="0" w:color="auto"/>
          </w:divBdr>
        </w:div>
      </w:divsChild>
    </w:div>
    <w:div w:id="1415590405">
      <w:bodyDiv w:val="1"/>
      <w:marLeft w:val="0"/>
      <w:marRight w:val="0"/>
      <w:marTop w:val="0"/>
      <w:marBottom w:val="0"/>
      <w:divBdr>
        <w:top w:val="none" w:sz="0" w:space="0" w:color="auto"/>
        <w:left w:val="none" w:sz="0" w:space="0" w:color="auto"/>
        <w:bottom w:val="none" w:sz="0" w:space="0" w:color="auto"/>
        <w:right w:val="none" w:sz="0" w:space="0" w:color="auto"/>
      </w:divBdr>
    </w:div>
    <w:div w:id="1445728471">
      <w:bodyDiv w:val="1"/>
      <w:marLeft w:val="0"/>
      <w:marRight w:val="0"/>
      <w:marTop w:val="0"/>
      <w:marBottom w:val="0"/>
      <w:divBdr>
        <w:top w:val="none" w:sz="0" w:space="0" w:color="auto"/>
        <w:left w:val="none" w:sz="0" w:space="0" w:color="auto"/>
        <w:bottom w:val="none" w:sz="0" w:space="0" w:color="auto"/>
        <w:right w:val="none" w:sz="0" w:space="0" w:color="auto"/>
      </w:divBdr>
      <w:divsChild>
        <w:div w:id="1436746564">
          <w:marLeft w:val="0"/>
          <w:marRight w:val="0"/>
          <w:marTop w:val="0"/>
          <w:marBottom w:val="0"/>
          <w:divBdr>
            <w:top w:val="none" w:sz="0" w:space="0" w:color="auto"/>
            <w:left w:val="none" w:sz="0" w:space="0" w:color="auto"/>
            <w:bottom w:val="none" w:sz="0" w:space="0" w:color="auto"/>
            <w:right w:val="none" w:sz="0" w:space="0" w:color="auto"/>
          </w:divBdr>
        </w:div>
      </w:divsChild>
    </w:div>
    <w:div w:id="1491217831">
      <w:bodyDiv w:val="1"/>
      <w:marLeft w:val="0"/>
      <w:marRight w:val="0"/>
      <w:marTop w:val="0"/>
      <w:marBottom w:val="0"/>
      <w:divBdr>
        <w:top w:val="none" w:sz="0" w:space="0" w:color="auto"/>
        <w:left w:val="none" w:sz="0" w:space="0" w:color="auto"/>
        <w:bottom w:val="none" w:sz="0" w:space="0" w:color="auto"/>
        <w:right w:val="none" w:sz="0" w:space="0" w:color="auto"/>
      </w:divBdr>
    </w:div>
    <w:div w:id="1536238622">
      <w:bodyDiv w:val="1"/>
      <w:marLeft w:val="0"/>
      <w:marRight w:val="0"/>
      <w:marTop w:val="0"/>
      <w:marBottom w:val="0"/>
      <w:divBdr>
        <w:top w:val="none" w:sz="0" w:space="0" w:color="auto"/>
        <w:left w:val="none" w:sz="0" w:space="0" w:color="auto"/>
        <w:bottom w:val="none" w:sz="0" w:space="0" w:color="auto"/>
        <w:right w:val="none" w:sz="0" w:space="0" w:color="auto"/>
      </w:divBdr>
    </w:div>
    <w:div w:id="1561986602">
      <w:bodyDiv w:val="1"/>
      <w:marLeft w:val="0"/>
      <w:marRight w:val="0"/>
      <w:marTop w:val="0"/>
      <w:marBottom w:val="0"/>
      <w:divBdr>
        <w:top w:val="none" w:sz="0" w:space="0" w:color="auto"/>
        <w:left w:val="none" w:sz="0" w:space="0" w:color="auto"/>
        <w:bottom w:val="none" w:sz="0" w:space="0" w:color="auto"/>
        <w:right w:val="none" w:sz="0" w:space="0" w:color="auto"/>
      </w:divBdr>
    </w:div>
    <w:div w:id="1574049674">
      <w:bodyDiv w:val="1"/>
      <w:marLeft w:val="0"/>
      <w:marRight w:val="0"/>
      <w:marTop w:val="0"/>
      <w:marBottom w:val="0"/>
      <w:divBdr>
        <w:top w:val="none" w:sz="0" w:space="0" w:color="auto"/>
        <w:left w:val="none" w:sz="0" w:space="0" w:color="auto"/>
        <w:bottom w:val="none" w:sz="0" w:space="0" w:color="auto"/>
        <w:right w:val="none" w:sz="0" w:space="0" w:color="auto"/>
      </w:divBdr>
    </w:div>
    <w:div w:id="1592859175">
      <w:bodyDiv w:val="1"/>
      <w:marLeft w:val="0"/>
      <w:marRight w:val="0"/>
      <w:marTop w:val="0"/>
      <w:marBottom w:val="0"/>
      <w:divBdr>
        <w:top w:val="none" w:sz="0" w:space="0" w:color="auto"/>
        <w:left w:val="none" w:sz="0" w:space="0" w:color="auto"/>
        <w:bottom w:val="none" w:sz="0" w:space="0" w:color="auto"/>
        <w:right w:val="none" w:sz="0" w:space="0" w:color="auto"/>
      </w:divBdr>
    </w:div>
    <w:div w:id="1597441531">
      <w:bodyDiv w:val="1"/>
      <w:marLeft w:val="0"/>
      <w:marRight w:val="0"/>
      <w:marTop w:val="0"/>
      <w:marBottom w:val="0"/>
      <w:divBdr>
        <w:top w:val="none" w:sz="0" w:space="0" w:color="auto"/>
        <w:left w:val="none" w:sz="0" w:space="0" w:color="auto"/>
        <w:bottom w:val="none" w:sz="0" w:space="0" w:color="auto"/>
        <w:right w:val="none" w:sz="0" w:space="0" w:color="auto"/>
      </w:divBdr>
    </w:div>
    <w:div w:id="1609266513">
      <w:bodyDiv w:val="1"/>
      <w:marLeft w:val="0"/>
      <w:marRight w:val="0"/>
      <w:marTop w:val="0"/>
      <w:marBottom w:val="0"/>
      <w:divBdr>
        <w:top w:val="none" w:sz="0" w:space="0" w:color="auto"/>
        <w:left w:val="none" w:sz="0" w:space="0" w:color="auto"/>
        <w:bottom w:val="none" w:sz="0" w:space="0" w:color="auto"/>
        <w:right w:val="none" w:sz="0" w:space="0" w:color="auto"/>
      </w:divBdr>
    </w:div>
    <w:div w:id="1617787224">
      <w:bodyDiv w:val="1"/>
      <w:marLeft w:val="0"/>
      <w:marRight w:val="0"/>
      <w:marTop w:val="0"/>
      <w:marBottom w:val="0"/>
      <w:divBdr>
        <w:top w:val="none" w:sz="0" w:space="0" w:color="auto"/>
        <w:left w:val="none" w:sz="0" w:space="0" w:color="auto"/>
        <w:bottom w:val="none" w:sz="0" w:space="0" w:color="auto"/>
        <w:right w:val="none" w:sz="0" w:space="0" w:color="auto"/>
      </w:divBdr>
    </w:div>
    <w:div w:id="1629507510">
      <w:bodyDiv w:val="1"/>
      <w:marLeft w:val="0"/>
      <w:marRight w:val="0"/>
      <w:marTop w:val="0"/>
      <w:marBottom w:val="0"/>
      <w:divBdr>
        <w:top w:val="none" w:sz="0" w:space="0" w:color="auto"/>
        <w:left w:val="none" w:sz="0" w:space="0" w:color="auto"/>
        <w:bottom w:val="none" w:sz="0" w:space="0" w:color="auto"/>
        <w:right w:val="none" w:sz="0" w:space="0" w:color="auto"/>
      </w:divBdr>
    </w:div>
    <w:div w:id="1641614457">
      <w:bodyDiv w:val="1"/>
      <w:marLeft w:val="0"/>
      <w:marRight w:val="0"/>
      <w:marTop w:val="0"/>
      <w:marBottom w:val="0"/>
      <w:divBdr>
        <w:top w:val="none" w:sz="0" w:space="0" w:color="auto"/>
        <w:left w:val="none" w:sz="0" w:space="0" w:color="auto"/>
        <w:bottom w:val="none" w:sz="0" w:space="0" w:color="auto"/>
        <w:right w:val="none" w:sz="0" w:space="0" w:color="auto"/>
      </w:divBdr>
    </w:div>
    <w:div w:id="1650548346">
      <w:bodyDiv w:val="1"/>
      <w:marLeft w:val="0"/>
      <w:marRight w:val="0"/>
      <w:marTop w:val="0"/>
      <w:marBottom w:val="0"/>
      <w:divBdr>
        <w:top w:val="none" w:sz="0" w:space="0" w:color="auto"/>
        <w:left w:val="none" w:sz="0" w:space="0" w:color="auto"/>
        <w:bottom w:val="none" w:sz="0" w:space="0" w:color="auto"/>
        <w:right w:val="none" w:sz="0" w:space="0" w:color="auto"/>
      </w:divBdr>
    </w:div>
    <w:div w:id="1680280246">
      <w:bodyDiv w:val="1"/>
      <w:marLeft w:val="0"/>
      <w:marRight w:val="0"/>
      <w:marTop w:val="0"/>
      <w:marBottom w:val="0"/>
      <w:divBdr>
        <w:top w:val="none" w:sz="0" w:space="0" w:color="auto"/>
        <w:left w:val="none" w:sz="0" w:space="0" w:color="auto"/>
        <w:bottom w:val="none" w:sz="0" w:space="0" w:color="auto"/>
        <w:right w:val="none" w:sz="0" w:space="0" w:color="auto"/>
      </w:divBdr>
    </w:div>
    <w:div w:id="1688672776">
      <w:bodyDiv w:val="1"/>
      <w:marLeft w:val="0"/>
      <w:marRight w:val="0"/>
      <w:marTop w:val="0"/>
      <w:marBottom w:val="0"/>
      <w:divBdr>
        <w:top w:val="none" w:sz="0" w:space="0" w:color="auto"/>
        <w:left w:val="none" w:sz="0" w:space="0" w:color="auto"/>
        <w:bottom w:val="none" w:sz="0" w:space="0" w:color="auto"/>
        <w:right w:val="none" w:sz="0" w:space="0" w:color="auto"/>
      </w:divBdr>
    </w:div>
    <w:div w:id="1729062952">
      <w:bodyDiv w:val="1"/>
      <w:marLeft w:val="0"/>
      <w:marRight w:val="0"/>
      <w:marTop w:val="0"/>
      <w:marBottom w:val="0"/>
      <w:divBdr>
        <w:top w:val="none" w:sz="0" w:space="0" w:color="auto"/>
        <w:left w:val="none" w:sz="0" w:space="0" w:color="auto"/>
        <w:bottom w:val="none" w:sz="0" w:space="0" w:color="auto"/>
        <w:right w:val="none" w:sz="0" w:space="0" w:color="auto"/>
      </w:divBdr>
    </w:div>
    <w:div w:id="1733234688">
      <w:bodyDiv w:val="1"/>
      <w:marLeft w:val="0"/>
      <w:marRight w:val="0"/>
      <w:marTop w:val="0"/>
      <w:marBottom w:val="0"/>
      <w:divBdr>
        <w:top w:val="none" w:sz="0" w:space="0" w:color="auto"/>
        <w:left w:val="none" w:sz="0" w:space="0" w:color="auto"/>
        <w:bottom w:val="none" w:sz="0" w:space="0" w:color="auto"/>
        <w:right w:val="none" w:sz="0" w:space="0" w:color="auto"/>
      </w:divBdr>
    </w:div>
    <w:div w:id="1736010785">
      <w:bodyDiv w:val="1"/>
      <w:marLeft w:val="0"/>
      <w:marRight w:val="0"/>
      <w:marTop w:val="0"/>
      <w:marBottom w:val="0"/>
      <w:divBdr>
        <w:top w:val="none" w:sz="0" w:space="0" w:color="auto"/>
        <w:left w:val="none" w:sz="0" w:space="0" w:color="auto"/>
        <w:bottom w:val="none" w:sz="0" w:space="0" w:color="auto"/>
        <w:right w:val="none" w:sz="0" w:space="0" w:color="auto"/>
      </w:divBdr>
    </w:div>
    <w:div w:id="1751003653">
      <w:bodyDiv w:val="1"/>
      <w:marLeft w:val="0"/>
      <w:marRight w:val="0"/>
      <w:marTop w:val="0"/>
      <w:marBottom w:val="0"/>
      <w:divBdr>
        <w:top w:val="none" w:sz="0" w:space="0" w:color="auto"/>
        <w:left w:val="none" w:sz="0" w:space="0" w:color="auto"/>
        <w:bottom w:val="none" w:sz="0" w:space="0" w:color="auto"/>
        <w:right w:val="none" w:sz="0" w:space="0" w:color="auto"/>
      </w:divBdr>
    </w:div>
    <w:div w:id="1761681873">
      <w:bodyDiv w:val="1"/>
      <w:marLeft w:val="0"/>
      <w:marRight w:val="0"/>
      <w:marTop w:val="0"/>
      <w:marBottom w:val="0"/>
      <w:divBdr>
        <w:top w:val="none" w:sz="0" w:space="0" w:color="auto"/>
        <w:left w:val="none" w:sz="0" w:space="0" w:color="auto"/>
        <w:bottom w:val="none" w:sz="0" w:space="0" w:color="auto"/>
        <w:right w:val="none" w:sz="0" w:space="0" w:color="auto"/>
      </w:divBdr>
      <w:divsChild>
        <w:div w:id="941886494">
          <w:marLeft w:val="0"/>
          <w:marRight w:val="0"/>
          <w:marTop w:val="0"/>
          <w:marBottom w:val="0"/>
          <w:divBdr>
            <w:top w:val="none" w:sz="0" w:space="0" w:color="auto"/>
            <w:left w:val="none" w:sz="0" w:space="0" w:color="auto"/>
            <w:bottom w:val="none" w:sz="0" w:space="0" w:color="auto"/>
            <w:right w:val="none" w:sz="0" w:space="0" w:color="auto"/>
          </w:divBdr>
        </w:div>
      </w:divsChild>
    </w:div>
    <w:div w:id="1789353979">
      <w:bodyDiv w:val="1"/>
      <w:marLeft w:val="0"/>
      <w:marRight w:val="0"/>
      <w:marTop w:val="0"/>
      <w:marBottom w:val="0"/>
      <w:divBdr>
        <w:top w:val="none" w:sz="0" w:space="0" w:color="auto"/>
        <w:left w:val="none" w:sz="0" w:space="0" w:color="auto"/>
        <w:bottom w:val="none" w:sz="0" w:space="0" w:color="auto"/>
        <w:right w:val="none" w:sz="0" w:space="0" w:color="auto"/>
      </w:divBdr>
    </w:div>
    <w:div w:id="1857423054">
      <w:bodyDiv w:val="1"/>
      <w:marLeft w:val="0"/>
      <w:marRight w:val="0"/>
      <w:marTop w:val="0"/>
      <w:marBottom w:val="0"/>
      <w:divBdr>
        <w:top w:val="none" w:sz="0" w:space="0" w:color="auto"/>
        <w:left w:val="none" w:sz="0" w:space="0" w:color="auto"/>
        <w:bottom w:val="none" w:sz="0" w:space="0" w:color="auto"/>
        <w:right w:val="none" w:sz="0" w:space="0" w:color="auto"/>
      </w:divBdr>
    </w:div>
    <w:div w:id="1953050964">
      <w:bodyDiv w:val="1"/>
      <w:marLeft w:val="0"/>
      <w:marRight w:val="0"/>
      <w:marTop w:val="0"/>
      <w:marBottom w:val="0"/>
      <w:divBdr>
        <w:top w:val="none" w:sz="0" w:space="0" w:color="auto"/>
        <w:left w:val="none" w:sz="0" w:space="0" w:color="auto"/>
        <w:bottom w:val="none" w:sz="0" w:space="0" w:color="auto"/>
        <w:right w:val="none" w:sz="0" w:space="0" w:color="auto"/>
      </w:divBdr>
    </w:div>
    <w:div w:id="1968924800">
      <w:bodyDiv w:val="1"/>
      <w:marLeft w:val="0"/>
      <w:marRight w:val="0"/>
      <w:marTop w:val="0"/>
      <w:marBottom w:val="0"/>
      <w:divBdr>
        <w:top w:val="none" w:sz="0" w:space="0" w:color="auto"/>
        <w:left w:val="none" w:sz="0" w:space="0" w:color="auto"/>
        <w:bottom w:val="none" w:sz="0" w:space="0" w:color="auto"/>
        <w:right w:val="none" w:sz="0" w:space="0" w:color="auto"/>
      </w:divBdr>
    </w:div>
    <w:div w:id="1975669410">
      <w:bodyDiv w:val="1"/>
      <w:marLeft w:val="0"/>
      <w:marRight w:val="0"/>
      <w:marTop w:val="0"/>
      <w:marBottom w:val="0"/>
      <w:divBdr>
        <w:top w:val="none" w:sz="0" w:space="0" w:color="auto"/>
        <w:left w:val="none" w:sz="0" w:space="0" w:color="auto"/>
        <w:bottom w:val="none" w:sz="0" w:space="0" w:color="auto"/>
        <w:right w:val="none" w:sz="0" w:space="0" w:color="auto"/>
      </w:divBdr>
      <w:divsChild>
        <w:div w:id="204175688">
          <w:marLeft w:val="0"/>
          <w:marRight w:val="0"/>
          <w:marTop w:val="0"/>
          <w:marBottom w:val="0"/>
          <w:divBdr>
            <w:top w:val="none" w:sz="0" w:space="0" w:color="auto"/>
            <w:left w:val="none" w:sz="0" w:space="0" w:color="auto"/>
            <w:bottom w:val="none" w:sz="0" w:space="0" w:color="auto"/>
            <w:right w:val="none" w:sz="0" w:space="0" w:color="auto"/>
          </w:divBdr>
        </w:div>
      </w:divsChild>
    </w:div>
    <w:div w:id="2023973729">
      <w:bodyDiv w:val="1"/>
      <w:marLeft w:val="0"/>
      <w:marRight w:val="0"/>
      <w:marTop w:val="0"/>
      <w:marBottom w:val="0"/>
      <w:divBdr>
        <w:top w:val="none" w:sz="0" w:space="0" w:color="auto"/>
        <w:left w:val="none" w:sz="0" w:space="0" w:color="auto"/>
        <w:bottom w:val="none" w:sz="0" w:space="0" w:color="auto"/>
        <w:right w:val="none" w:sz="0" w:space="0" w:color="auto"/>
      </w:divBdr>
    </w:div>
    <w:div w:id="2026786286">
      <w:bodyDiv w:val="1"/>
      <w:marLeft w:val="0"/>
      <w:marRight w:val="0"/>
      <w:marTop w:val="0"/>
      <w:marBottom w:val="0"/>
      <w:divBdr>
        <w:top w:val="none" w:sz="0" w:space="0" w:color="auto"/>
        <w:left w:val="none" w:sz="0" w:space="0" w:color="auto"/>
        <w:bottom w:val="none" w:sz="0" w:space="0" w:color="auto"/>
        <w:right w:val="none" w:sz="0" w:space="0" w:color="auto"/>
      </w:divBdr>
      <w:divsChild>
        <w:div w:id="322900072">
          <w:marLeft w:val="0"/>
          <w:marRight w:val="0"/>
          <w:marTop w:val="0"/>
          <w:marBottom w:val="0"/>
          <w:divBdr>
            <w:top w:val="none" w:sz="0" w:space="0" w:color="auto"/>
            <w:left w:val="none" w:sz="0" w:space="0" w:color="auto"/>
            <w:bottom w:val="none" w:sz="0" w:space="0" w:color="auto"/>
            <w:right w:val="none" w:sz="0" w:space="0" w:color="auto"/>
          </w:divBdr>
        </w:div>
      </w:divsChild>
    </w:div>
    <w:div w:id="2063820677">
      <w:bodyDiv w:val="1"/>
      <w:marLeft w:val="0"/>
      <w:marRight w:val="0"/>
      <w:marTop w:val="0"/>
      <w:marBottom w:val="0"/>
      <w:divBdr>
        <w:top w:val="none" w:sz="0" w:space="0" w:color="auto"/>
        <w:left w:val="none" w:sz="0" w:space="0" w:color="auto"/>
        <w:bottom w:val="none" w:sz="0" w:space="0" w:color="auto"/>
        <w:right w:val="none" w:sz="0" w:space="0" w:color="auto"/>
      </w:divBdr>
    </w:div>
    <w:div w:id="2083722034">
      <w:bodyDiv w:val="1"/>
      <w:marLeft w:val="0"/>
      <w:marRight w:val="0"/>
      <w:marTop w:val="0"/>
      <w:marBottom w:val="0"/>
      <w:divBdr>
        <w:top w:val="none" w:sz="0" w:space="0" w:color="auto"/>
        <w:left w:val="none" w:sz="0" w:space="0" w:color="auto"/>
        <w:bottom w:val="none" w:sz="0" w:space="0" w:color="auto"/>
        <w:right w:val="none" w:sz="0" w:space="0" w:color="auto"/>
      </w:divBdr>
    </w:div>
    <w:div w:id="2096896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footer" Target="footer3.xml"/><Relationship Id="rId26" Type="http://schemas.openxmlformats.org/officeDocument/2006/relationships/header" Target="header6.xml"/><Relationship Id="rId39"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4.xml"/><Relationship Id="rId34" Type="http://schemas.openxmlformats.org/officeDocument/2006/relationships/image" Target="media/image4.emf"/><Relationship Id="rId42" Type="http://schemas.openxmlformats.org/officeDocument/2006/relationships/image" Target="media/image10.png"/><Relationship Id="rId47" Type="http://schemas.openxmlformats.org/officeDocument/2006/relationships/header" Target="header12.xml"/><Relationship Id="rId50"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eader" Target="header2.xml"/><Relationship Id="rId25" Type="http://schemas.openxmlformats.org/officeDocument/2006/relationships/footer" Target="footer6.xml"/><Relationship Id="rId33" Type="http://schemas.openxmlformats.org/officeDocument/2006/relationships/footer" Target="footer10.xml"/><Relationship Id="rId38" Type="http://schemas.openxmlformats.org/officeDocument/2006/relationships/image" Target="media/image6.png"/><Relationship Id="rId46" Type="http://schemas.openxmlformats.org/officeDocument/2006/relationships/footer" Target="footer12.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3.xml"/><Relationship Id="rId29" Type="http://schemas.openxmlformats.org/officeDocument/2006/relationships/header" Target="header8.xm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footer" Target="footer5.xml"/><Relationship Id="rId32" Type="http://schemas.openxmlformats.org/officeDocument/2006/relationships/header" Target="header9.xml"/><Relationship Id="rId37" Type="http://schemas.openxmlformats.org/officeDocument/2006/relationships/package" Target="embeddings/Microsoft_Excel_Worksheet2.xlsx"/><Relationship Id="rId40" Type="http://schemas.openxmlformats.org/officeDocument/2006/relationships/image" Target="media/image8.png"/><Relationship Id="rId45" Type="http://schemas.openxmlformats.org/officeDocument/2006/relationships/header" Target="header1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header" Target="header5.xml"/><Relationship Id="rId28" Type="http://schemas.openxmlformats.org/officeDocument/2006/relationships/header" Target="header7.xml"/><Relationship Id="rId36" Type="http://schemas.openxmlformats.org/officeDocument/2006/relationships/image" Target="media/image5.emf"/><Relationship Id="rId49"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footer" Target="footer9.xml"/><Relationship Id="rId44" Type="http://schemas.openxmlformats.org/officeDocument/2006/relationships/footer" Target="footer11.xml"/><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header" Target="header4.xml"/><Relationship Id="rId27" Type="http://schemas.openxmlformats.org/officeDocument/2006/relationships/footer" Target="footer7.xml"/><Relationship Id="rId30" Type="http://schemas.openxmlformats.org/officeDocument/2006/relationships/footer" Target="footer8.xml"/><Relationship Id="rId35" Type="http://schemas.openxmlformats.org/officeDocument/2006/relationships/package" Target="embeddings/Microsoft_Excel_Macro-Enabled_Worksheet1.xlsm"/><Relationship Id="rId43" Type="http://schemas.openxmlformats.org/officeDocument/2006/relationships/header" Target="header10.xml"/><Relationship Id="rId48" Type="http://schemas.openxmlformats.org/officeDocument/2006/relationships/footer" Target="footer13.xml"/><Relationship Id="rId8" Type="http://schemas.microsoft.com/office/2007/relationships/stylesWithEffects" Target="stylesWithEffects.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wmf"/></Relationships>
</file>

<file path=word/_rels/footer2.xml.rels><?xml version="1.0" encoding="UTF-8" standalone="yes"?>
<Relationships xmlns="http://schemas.openxmlformats.org/package/2006/relationships"><Relationship Id="rId1" Type="http://schemas.openxmlformats.org/officeDocument/2006/relationships/image" Target="media/image2.wmf"/></Relationships>
</file>

<file path=word/_rels/footer5.xml.rels><?xml version="1.0" encoding="UTF-8" standalone="yes"?>
<Relationships xmlns="http://schemas.openxmlformats.org/package/2006/relationships"><Relationship Id="rId1" Type="http://schemas.openxmlformats.org/officeDocument/2006/relationships/image" Target="media/image2.wmf"/></Relationships>
</file>

<file path=word/_rels/footer8.xml.rels><?xml version="1.0" encoding="UTF-8" standalone="yes"?>
<Relationships xmlns="http://schemas.openxmlformats.org/package/2006/relationships"><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pcd_tmpl32\Universal1Side.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0F4A606FEBD413A8941704FE4CE8762"/>
        <w:category>
          <w:name w:val="General"/>
          <w:gallery w:val="placeholder"/>
        </w:category>
        <w:types>
          <w:type w:val="bbPlcHdr"/>
        </w:types>
        <w:behaviors>
          <w:behavior w:val="content"/>
        </w:behaviors>
        <w:guid w:val="{1AC266DC-F9EF-4A62-907C-251F26F011A1}"/>
      </w:docPartPr>
      <w:docPartBody>
        <w:p w14:paraId="6402560A" w14:textId="77777777" w:rsidR="003438C7" w:rsidRDefault="0048338F" w:rsidP="0048338F">
          <w:pPr>
            <w:pStyle w:val="D0F4A606FEBD413A8941704FE4CE8762"/>
          </w:pPr>
          <w:r>
            <w:rPr>
              <w:color w:val="FFFFFF" w:themeColor="background1"/>
            </w:rPr>
            <w:t>[Pick the date]</w:t>
          </w:r>
        </w:p>
      </w:docPartBody>
    </w:docPart>
    <w:docPart>
      <w:docPartPr>
        <w:name w:val="3EE834B97D2B4E4DA46ED90875EE5482"/>
        <w:category>
          <w:name w:val="General"/>
          <w:gallery w:val="placeholder"/>
        </w:category>
        <w:types>
          <w:type w:val="bbPlcHdr"/>
        </w:types>
        <w:behaviors>
          <w:behavior w:val="content"/>
        </w:behaviors>
        <w:guid w:val="{0D331720-72F3-412F-BA53-CED548ABEE05}"/>
      </w:docPartPr>
      <w:docPartBody>
        <w:p w14:paraId="6402560B" w14:textId="77777777" w:rsidR="003438C7" w:rsidRDefault="0048338F" w:rsidP="0048338F">
          <w:pPr>
            <w:pStyle w:val="3EE834B97D2B4E4DA46ED90875EE5482"/>
          </w:pPr>
          <w:r>
            <w:rPr>
              <w:b/>
              <w:bCs/>
              <w:caps/>
              <w:sz w:val="24"/>
            </w:rPr>
            <w:t>Type the document title</w:t>
          </w:r>
        </w:p>
      </w:docPartBody>
    </w:docPart>
    <w:docPart>
      <w:docPartPr>
        <w:name w:val="BF4BF5B607B24314BFEF0163F431C261"/>
        <w:category>
          <w:name w:val="General"/>
          <w:gallery w:val="placeholder"/>
        </w:category>
        <w:types>
          <w:type w:val="bbPlcHdr"/>
        </w:types>
        <w:behaviors>
          <w:behavior w:val="content"/>
        </w:behaviors>
        <w:guid w:val="{2CB474BF-A5E9-46CA-AD19-CE59FEDF635D}"/>
      </w:docPartPr>
      <w:docPartBody>
        <w:p w14:paraId="6402560C" w14:textId="77777777" w:rsidR="003438C7" w:rsidRDefault="0048338F" w:rsidP="0048338F">
          <w:pPr>
            <w:pStyle w:val="BF4BF5B607B24314BFEF0163F431C261"/>
          </w:pPr>
          <w:r>
            <w:t>[Type the company name]</w:t>
          </w:r>
        </w:p>
      </w:docPartBody>
    </w:docPart>
    <w:docPart>
      <w:docPartPr>
        <w:name w:val="BE09D0ED728B426B906AB57E8FF181CC"/>
        <w:category>
          <w:name w:val="General"/>
          <w:gallery w:val="placeholder"/>
        </w:category>
        <w:types>
          <w:type w:val="bbPlcHdr"/>
        </w:types>
        <w:behaviors>
          <w:behavior w:val="content"/>
        </w:behaviors>
        <w:guid w:val="{CFF740FF-F047-4759-828E-EAF07F6E6C6C}"/>
      </w:docPartPr>
      <w:docPartBody>
        <w:p w14:paraId="6402560D" w14:textId="77777777" w:rsidR="003438C7" w:rsidRDefault="0048338F" w:rsidP="0048338F">
          <w:pPr>
            <w:pStyle w:val="BE09D0ED728B426B906AB57E8FF181CC"/>
          </w:pPr>
          <w:r>
            <w:t>[Type text]</w:t>
          </w:r>
        </w:p>
      </w:docPartBody>
    </w:docPart>
    <w:docPart>
      <w:docPartPr>
        <w:name w:val="0C7ECEC9C8AB4CF2949BC7441CC97114"/>
        <w:category>
          <w:name w:val="General"/>
          <w:gallery w:val="placeholder"/>
        </w:category>
        <w:types>
          <w:type w:val="bbPlcHdr"/>
        </w:types>
        <w:behaviors>
          <w:behavior w:val="content"/>
        </w:behaviors>
        <w:guid w:val="{BA0AEF52-21BE-4CE0-95AB-386A0E6766B9}"/>
      </w:docPartPr>
      <w:docPartBody>
        <w:p w14:paraId="6402560E" w14:textId="77777777" w:rsidR="001A2448" w:rsidRDefault="005E7109" w:rsidP="005E7109">
          <w:pPr>
            <w:pStyle w:val="0C7ECEC9C8AB4CF2949BC7441CC97114"/>
          </w:pPr>
          <w:r>
            <w:rPr>
              <w:b/>
              <w:bCs/>
              <w:caps/>
              <w:sz w:val="24"/>
            </w:rPr>
            <w:t>Type the document title</w:t>
          </w:r>
        </w:p>
      </w:docPartBody>
    </w:docPart>
    <w:docPart>
      <w:docPartPr>
        <w:name w:val="34C8AE8CA6214DB1BF461EADE1B2C0A7"/>
        <w:category>
          <w:name w:val="General"/>
          <w:gallery w:val="placeholder"/>
        </w:category>
        <w:types>
          <w:type w:val="bbPlcHdr"/>
        </w:types>
        <w:behaviors>
          <w:behavior w:val="content"/>
        </w:behaviors>
        <w:guid w:val="{F2AAF1FF-FF85-4F37-8FCF-9A39D70F36F2}"/>
      </w:docPartPr>
      <w:docPartBody>
        <w:p w14:paraId="6402560F" w14:textId="77777777" w:rsidR="001A2448" w:rsidRDefault="005E7109" w:rsidP="005E7109">
          <w:pPr>
            <w:pStyle w:val="34C8AE8CA6214DB1BF461EADE1B2C0A7"/>
          </w:pPr>
          <w:r>
            <w:rPr>
              <w:b/>
              <w:bCs/>
              <w:caps/>
              <w:sz w:val="24"/>
            </w:rPr>
            <w:t>Type the document title</w:t>
          </w:r>
        </w:p>
      </w:docPartBody>
    </w:docPart>
    <w:docPart>
      <w:docPartPr>
        <w:name w:val="1AF987EA6987472D9A65E5CC3C5FF4EF"/>
        <w:category>
          <w:name w:val="General"/>
          <w:gallery w:val="placeholder"/>
        </w:category>
        <w:types>
          <w:type w:val="bbPlcHdr"/>
        </w:types>
        <w:behaviors>
          <w:behavior w:val="content"/>
        </w:behaviors>
        <w:guid w:val="{A1C6E719-F6E2-4C49-83EC-7CD9B1BA90C5}"/>
      </w:docPartPr>
      <w:docPartBody>
        <w:p w14:paraId="64025610" w14:textId="77777777" w:rsidR="000E6B9D" w:rsidRDefault="005C4148" w:rsidP="005C4148">
          <w:pPr>
            <w:pStyle w:val="1AF987EA6987472D9A65E5CC3C5FF4EF"/>
          </w:pPr>
          <w:r>
            <w:rPr>
              <w:rStyle w:val="PlaceholderText"/>
              <w:color w:val="808080"/>
            </w:rPr>
            <w:t>[Change Request Number]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48338F"/>
    <w:rsid w:val="00045873"/>
    <w:rsid w:val="000566AA"/>
    <w:rsid w:val="00076563"/>
    <w:rsid w:val="00090C36"/>
    <w:rsid w:val="000A3754"/>
    <w:rsid w:val="000B095E"/>
    <w:rsid w:val="000B46D7"/>
    <w:rsid w:val="000B7CA1"/>
    <w:rsid w:val="000C4C9D"/>
    <w:rsid w:val="000E40BA"/>
    <w:rsid w:val="000E5CEB"/>
    <w:rsid w:val="000E6B9D"/>
    <w:rsid w:val="000E7EC7"/>
    <w:rsid w:val="00105633"/>
    <w:rsid w:val="00137BDC"/>
    <w:rsid w:val="001751CE"/>
    <w:rsid w:val="0017752E"/>
    <w:rsid w:val="00186256"/>
    <w:rsid w:val="001A2448"/>
    <w:rsid w:val="001A6FFA"/>
    <w:rsid w:val="001C6EBC"/>
    <w:rsid w:val="001E76FB"/>
    <w:rsid w:val="001F6E13"/>
    <w:rsid w:val="0020529A"/>
    <w:rsid w:val="00243070"/>
    <w:rsid w:val="002B79CF"/>
    <w:rsid w:val="00333156"/>
    <w:rsid w:val="003438C7"/>
    <w:rsid w:val="00395148"/>
    <w:rsid w:val="0039621E"/>
    <w:rsid w:val="003F7544"/>
    <w:rsid w:val="00407F3A"/>
    <w:rsid w:val="00437819"/>
    <w:rsid w:val="00453CBF"/>
    <w:rsid w:val="0046281A"/>
    <w:rsid w:val="0048338F"/>
    <w:rsid w:val="004C1D9F"/>
    <w:rsid w:val="004C22FE"/>
    <w:rsid w:val="00501050"/>
    <w:rsid w:val="00513F3A"/>
    <w:rsid w:val="005267D3"/>
    <w:rsid w:val="00564C0E"/>
    <w:rsid w:val="00593DF8"/>
    <w:rsid w:val="005C4148"/>
    <w:rsid w:val="005D7BD0"/>
    <w:rsid w:val="005E7109"/>
    <w:rsid w:val="00627B2F"/>
    <w:rsid w:val="00631D8C"/>
    <w:rsid w:val="0067297A"/>
    <w:rsid w:val="00691B0E"/>
    <w:rsid w:val="006A5893"/>
    <w:rsid w:val="006A782E"/>
    <w:rsid w:val="006E063E"/>
    <w:rsid w:val="007154DA"/>
    <w:rsid w:val="00750376"/>
    <w:rsid w:val="007543EF"/>
    <w:rsid w:val="007B26BC"/>
    <w:rsid w:val="007F00F8"/>
    <w:rsid w:val="00802C46"/>
    <w:rsid w:val="0081244F"/>
    <w:rsid w:val="0084542F"/>
    <w:rsid w:val="00851DBB"/>
    <w:rsid w:val="008521FF"/>
    <w:rsid w:val="00873642"/>
    <w:rsid w:val="0088306B"/>
    <w:rsid w:val="008914BD"/>
    <w:rsid w:val="008A1844"/>
    <w:rsid w:val="008F1EFB"/>
    <w:rsid w:val="00900AC0"/>
    <w:rsid w:val="009176AA"/>
    <w:rsid w:val="00967B2C"/>
    <w:rsid w:val="009B7C2A"/>
    <w:rsid w:val="009C63CD"/>
    <w:rsid w:val="009D7E4E"/>
    <w:rsid w:val="009E07B0"/>
    <w:rsid w:val="00A31462"/>
    <w:rsid w:val="00A613E8"/>
    <w:rsid w:val="00A834E0"/>
    <w:rsid w:val="00AD0B14"/>
    <w:rsid w:val="00B76EDF"/>
    <w:rsid w:val="00B85349"/>
    <w:rsid w:val="00B90633"/>
    <w:rsid w:val="00BD3579"/>
    <w:rsid w:val="00BF25D3"/>
    <w:rsid w:val="00C00B77"/>
    <w:rsid w:val="00C11115"/>
    <w:rsid w:val="00C1445C"/>
    <w:rsid w:val="00C439E1"/>
    <w:rsid w:val="00C50AD9"/>
    <w:rsid w:val="00C7069C"/>
    <w:rsid w:val="00CB7E74"/>
    <w:rsid w:val="00D3623A"/>
    <w:rsid w:val="00D53F48"/>
    <w:rsid w:val="00D967FC"/>
    <w:rsid w:val="00DD39C7"/>
    <w:rsid w:val="00DF7D91"/>
    <w:rsid w:val="00E4151A"/>
    <w:rsid w:val="00E41CD6"/>
    <w:rsid w:val="00E4264A"/>
    <w:rsid w:val="00E46BB9"/>
    <w:rsid w:val="00E55AFD"/>
    <w:rsid w:val="00E71F7B"/>
    <w:rsid w:val="00E87326"/>
    <w:rsid w:val="00EA1795"/>
    <w:rsid w:val="00EB30D3"/>
    <w:rsid w:val="00EB7EAB"/>
    <w:rsid w:val="00EF57FF"/>
    <w:rsid w:val="00F06B62"/>
    <w:rsid w:val="00F07F10"/>
    <w:rsid w:val="00F11C5D"/>
    <w:rsid w:val="00F501C6"/>
    <w:rsid w:val="00F549F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6402560A"/>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FA82883EDB475195E3974E38AB83C6">
    <w:name w:val="7AFA82883EDB475195E3974E38AB83C6"/>
    <w:rsid w:val="0048338F"/>
  </w:style>
  <w:style w:type="paragraph" w:customStyle="1" w:styleId="28ECB936C986451C95AACC26A96ACC83">
    <w:name w:val="28ECB936C986451C95AACC26A96ACC83"/>
    <w:rsid w:val="0048338F"/>
  </w:style>
  <w:style w:type="paragraph" w:customStyle="1" w:styleId="E2885650DD244BA4BB0EA2E137371A50">
    <w:name w:val="E2885650DD244BA4BB0EA2E137371A50"/>
    <w:rsid w:val="0048338F"/>
  </w:style>
  <w:style w:type="paragraph" w:customStyle="1" w:styleId="D0F4A606FEBD413A8941704FE4CE8762">
    <w:name w:val="D0F4A606FEBD413A8941704FE4CE8762"/>
    <w:rsid w:val="0048338F"/>
  </w:style>
  <w:style w:type="paragraph" w:customStyle="1" w:styleId="3EE834B97D2B4E4DA46ED90875EE5482">
    <w:name w:val="3EE834B97D2B4E4DA46ED90875EE5482"/>
    <w:rsid w:val="0048338F"/>
  </w:style>
  <w:style w:type="paragraph" w:customStyle="1" w:styleId="BF4BF5B607B24314BFEF0163F431C261">
    <w:name w:val="BF4BF5B607B24314BFEF0163F431C261"/>
    <w:rsid w:val="0048338F"/>
  </w:style>
  <w:style w:type="paragraph" w:customStyle="1" w:styleId="BE09D0ED728B426B906AB57E8FF181CC">
    <w:name w:val="BE09D0ED728B426B906AB57E8FF181CC"/>
    <w:rsid w:val="0048338F"/>
  </w:style>
  <w:style w:type="paragraph" w:customStyle="1" w:styleId="EE552E4A2F34414299D374043804C21C">
    <w:name w:val="EE552E4A2F34414299D374043804C21C"/>
    <w:rsid w:val="0048338F"/>
  </w:style>
  <w:style w:type="paragraph" w:customStyle="1" w:styleId="0C7ECEC9C8AB4CF2949BC7441CC97114">
    <w:name w:val="0C7ECEC9C8AB4CF2949BC7441CC97114"/>
    <w:rsid w:val="005E7109"/>
    <w:rPr>
      <w:lang w:bidi="ar-SA"/>
    </w:rPr>
  </w:style>
  <w:style w:type="paragraph" w:customStyle="1" w:styleId="34C8AE8CA6214DB1BF461EADE1B2C0A7">
    <w:name w:val="34C8AE8CA6214DB1BF461EADE1B2C0A7"/>
    <w:rsid w:val="005E7109"/>
    <w:rPr>
      <w:lang w:bidi="ar-SA"/>
    </w:rPr>
  </w:style>
  <w:style w:type="character" w:styleId="PlaceholderText">
    <w:name w:val="Placeholder Text"/>
    <w:basedOn w:val="DefaultParagraphFont"/>
    <w:uiPriority w:val="99"/>
    <w:semiHidden/>
    <w:rsid w:val="005C4148"/>
  </w:style>
  <w:style w:type="paragraph" w:customStyle="1" w:styleId="9B3D41CB612540D48CD662C3CBA8812B">
    <w:name w:val="9B3D41CB612540D48CD662C3CBA8812B"/>
    <w:rsid w:val="00E41CD6"/>
    <w:pPr>
      <w:spacing w:after="160" w:line="259" w:lineRule="auto"/>
    </w:pPr>
    <w:rPr>
      <w:lang w:bidi="ar-SA"/>
    </w:rPr>
  </w:style>
  <w:style w:type="paragraph" w:customStyle="1" w:styleId="8C599DD27D7A4CE0BB85571635D4FE57">
    <w:name w:val="8C599DD27D7A4CE0BB85571635D4FE57"/>
    <w:rsid w:val="00E41CD6"/>
    <w:pPr>
      <w:spacing w:after="160" w:line="259" w:lineRule="auto"/>
    </w:pPr>
    <w:rPr>
      <w:lang w:bidi="ar-SA"/>
    </w:rPr>
  </w:style>
  <w:style w:type="paragraph" w:customStyle="1" w:styleId="1D96667B8A8E475F95EF46256F2A4239">
    <w:name w:val="1D96667B8A8E475F95EF46256F2A4239"/>
    <w:rsid w:val="00E41CD6"/>
    <w:pPr>
      <w:spacing w:after="160" w:line="259" w:lineRule="auto"/>
    </w:pPr>
    <w:rPr>
      <w:lang w:bidi="ar-SA"/>
    </w:rPr>
  </w:style>
  <w:style w:type="paragraph" w:customStyle="1" w:styleId="1E7883AF13584BCEAEF8A70F8CE176B5">
    <w:name w:val="1E7883AF13584BCEAEF8A70F8CE176B5"/>
    <w:rsid w:val="005C4148"/>
    <w:pPr>
      <w:spacing w:after="160" w:line="259" w:lineRule="auto"/>
    </w:pPr>
    <w:rPr>
      <w:lang w:bidi="ar-SA"/>
    </w:rPr>
  </w:style>
  <w:style w:type="paragraph" w:customStyle="1" w:styleId="1AF987EA6987472D9A65E5CC3C5FF4EF">
    <w:name w:val="1AF987EA6987472D9A65E5CC3C5FF4EF"/>
    <w:rsid w:val="005C4148"/>
    <w:pPr>
      <w:spacing w:after="160" w:line="259" w:lineRule="auto"/>
    </w:pPr>
    <w:rPr>
      <w:lang w:bidi="ar-SA"/>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2014-06-03T00:00:00</PublishDate>
  <Abstract/>
  <CompanyAddress/>
  <CompanyPhone/>
  <CompanyFax/>
  <CompanyEmail/>
</CoverPageProperties>
</file>

<file path=customXml/item2.xml><?xml version="1.0" encoding="utf-8"?>
<p:properties xmlns:p="http://schemas.microsoft.com/office/2006/metadata/properties" xmlns:xsi="http://www.w3.org/2001/XMLSchema-instance">
  <documentManagement>
    <Document_x0020_Type0 xmlns="c8997458-7248-47ee-87d9-76abb3405a69">5</Document_x0020_Type0>
    <Approval_x0020_Required xmlns="36e68baa-8be6-4e50-b400-82d1fc042235">Yes</Approval_x0020_Required>
    <Status0 xmlns="aa29e89f-12d7-4dca-b38f-e58359f325cc">14</Status0>
    <Document_x0020_Owner0 xmlns="aa29e89f-12d7-4dca-b38f-e58359f325cc">14</Document_x0020_Owner0>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F6EBA7CA4791C48B9C24A87BC06EF53" ma:contentTypeVersion="34" ma:contentTypeDescription="Create a new document." ma:contentTypeScope="" ma:versionID="33efe6195ef1c6a2817a3facdd10dc7b">
  <xsd:schema xmlns:xsd="http://www.w3.org/2001/XMLSchema" xmlns:p="http://schemas.microsoft.com/office/2006/metadata/properties" xmlns:ns2="c8997458-7248-47ee-87d9-76abb3405a69" xmlns:ns3="36e68baa-8be6-4e50-b400-82d1fc042235" xmlns:ns4="aa29e89f-12d7-4dca-b38f-e58359f325cc" targetNamespace="http://schemas.microsoft.com/office/2006/metadata/properties" ma:root="true" ma:fieldsID="ff16c88a3785efb902133d5999800968" ns2:_="" ns3:_="" ns4:_="">
    <xsd:import namespace="c8997458-7248-47ee-87d9-76abb3405a69"/>
    <xsd:import namespace="36e68baa-8be6-4e50-b400-82d1fc042235"/>
    <xsd:import namespace="aa29e89f-12d7-4dca-b38f-e58359f325cc"/>
    <xsd:element name="properties">
      <xsd:complexType>
        <xsd:sequence>
          <xsd:element name="documentManagement">
            <xsd:complexType>
              <xsd:all>
                <xsd:element ref="ns2:Document_x0020_Type0"/>
                <xsd:element ref="ns3:Approval_x0020_Required"/>
                <xsd:element ref="ns4:Document_x0020_Owner0"/>
                <xsd:element ref="ns4:Status0"/>
              </xsd:all>
            </xsd:complexType>
          </xsd:element>
        </xsd:sequence>
      </xsd:complexType>
    </xsd:element>
  </xsd:schema>
  <xsd:schema xmlns:xsd="http://www.w3.org/2001/XMLSchema" xmlns:dms="http://schemas.microsoft.com/office/2006/documentManagement/types" targetNamespace="c8997458-7248-47ee-87d9-76abb3405a69" elementFormDefault="qualified">
    <xsd:import namespace="http://schemas.microsoft.com/office/2006/documentManagement/types"/>
    <xsd:element name="Document_x0020_Type0" ma:index="8" ma:displayName="Document Type" ma:list="{c8f58494-cec8-4349-b844-a7cb739c1ad4}" ma:internalName="Document_x0020_Type0" ma:showField="Title">
      <xsd:simpleType>
        <xsd:restriction base="dms:Lookup"/>
      </xsd:simpleType>
    </xsd:element>
  </xsd:schema>
  <xsd:schema xmlns:xsd="http://www.w3.org/2001/XMLSchema" xmlns:dms="http://schemas.microsoft.com/office/2006/documentManagement/types" targetNamespace="36e68baa-8be6-4e50-b400-82d1fc042235" elementFormDefault="qualified">
    <xsd:import namespace="http://schemas.microsoft.com/office/2006/documentManagement/types"/>
    <xsd:element name="Approval_x0020_Required" ma:index="9" ma:displayName="Approval Required" ma:format="Dropdown" ma:internalName="Approval_x0020_Required">
      <xsd:simpleType>
        <xsd:restriction base="dms:Choice">
          <xsd:enumeration value="Yes"/>
          <xsd:enumeration value="No"/>
        </xsd:restriction>
      </xsd:simpleType>
    </xsd:element>
  </xsd:schema>
  <xsd:schema xmlns:xsd="http://www.w3.org/2001/XMLSchema" xmlns:dms="http://schemas.microsoft.com/office/2006/documentManagement/types" targetNamespace="aa29e89f-12d7-4dca-b38f-e58359f325cc" elementFormDefault="qualified">
    <xsd:import namespace="http://schemas.microsoft.com/office/2006/documentManagement/types"/>
    <xsd:element name="Document_x0020_Owner0" ma:index="10" ma:displayName="Document Owner" ma:default="" ma:list="{06F61E99-663B-4C4F-80B5-9F2B495AF47A}" ma:internalName="Document_x0020_Owner0" ma:showField="Document_x0020_Owner" ma:web="{DC11AC78-EC58-4B00-9B03-46746A90D648}">
      <xsd:simpleType>
        <xsd:restriction base="dms:Lookup"/>
      </xsd:simpleType>
    </xsd:element>
    <xsd:element name="Status0" ma:index="11" ma:displayName="Status" ma:default="" ma:list="{06F61E99-663B-4C4F-80B5-9F2B495AF47A}" ma:internalName="Status0" ma:readOnly="false" ma:showField="Status" ma:web="{DC11AC78-EC58-4B00-9B03-46746A90D648}">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Document 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206CA1-12D2-4851-9C08-1CDB30533C34}">
  <ds:schemaRefs>
    <ds:schemaRef ds:uri="http://schemas.microsoft.com/office/2006/documentManagement/types"/>
    <ds:schemaRef ds:uri="http://schemas.microsoft.com/office/2006/metadata/properties"/>
    <ds:schemaRef ds:uri="http://schemas.openxmlformats.org/package/2006/metadata/core-properties"/>
    <ds:schemaRef ds:uri="http://purl.org/dc/dcmitype/"/>
    <ds:schemaRef ds:uri="aa29e89f-12d7-4dca-b38f-e58359f325cc"/>
    <ds:schemaRef ds:uri="36e68baa-8be6-4e50-b400-82d1fc042235"/>
    <ds:schemaRef ds:uri="http://purl.org/dc/elements/1.1/"/>
    <ds:schemaRef ds:uri="c8997458-7248-47ee-87d9-76abb3405a69"/>
    <ds:schemaRef ds:uri="http://www.w3.org/XML/1998/namespace"/>
    <ds:schemaRef ds:uri="http://purl.org/dc/terms/"/>
  </ds:schemaRefs>
</ds:datastoreItem>
</file>

<file path=customXml/itemProps3.xml><?xml version="1.0" encoding="utf-8"?>
<ds:datastoreItem xmlns:ds="http://schemas.openxmlformats.org/officeDocument/2006/customXml" ds:itemID="{769987E9-B5CA-42C3-B5BB-23FDCCB48BC2}">
  <ds:schemaRefs>
    <ds:schemaRef ds:uri="http://schemas.microsoft.com/sharepoint/v3/contenttype/forms"/>
  </ds:schemaRefs>
</ds:datastoreItem>
</file>

<file path=customXml/itemProps4.xml><?xml version="1.0" encoding="utf-8"?>
<ds:datastoreItem xmlns:ds="http://schemas.openxmlformats.org/officeDocument/2006/customXml" ds:itemID="{F5D6F7A6-AE11-4FE2-96DC-99E48F74AD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997458-7248-47ee-87d9-76abb3405a69"/>
    <ds:schemaRef ds:uri="36e68baa-8be6-4e50-b400-82d1fc042235"/>
    <ds:schemaRef ds:uri="aa29e89f-12d7-4dca-b38f-e58359f325c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C94D6766-153B-4F07-AB89-83F42DA8D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Universal1Side</Template>
  <TotalTime>0</TotalTime>
  <Pages>65</Pages>
  <Words>13176</Words>
  <Characters>73435</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USCC TOPS IA IR0328 VoLTE Inbound and outbound roaming</vt:lpstr>
    </vt:vector>
  </TitlesOfParts>
  <Company>Amdocs</Company>
  <LinksUpToDate>false</LinksUpToDate>
  <CharactersWithSpaces>86439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USCC TOPS IA IR0328 VoLTE Inbound and outbound roaming</dc:title>
  <dc:subject>Impact Assessment (IA)</dc:subject>
  <dc:creator>Tali Grossman</dc:creator>
  <cp:lastModifiedBy>Balchen, David</cp:lastModifiedBy>
  <cp:revision>2</cp:revision>
  <cp:lastPrinted>2006-07-06T10:00:00Z</cp:lastPrinted>
  <dcterms:created xsi:type="dcterms:W3CDTF">2016-10-14T19:25:00Z</dcterms:created>
  <dcterms:modified xsi:type="dcterms:W3CDTF">2016-10-14T19:25:00Z</dcterms:modified>
  <cp:category>Letter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Version">
    <vt:i4>2</vt:i4>
  </property>
  <property fmtid="{D5CDD505-2E9C-101B-9397-08002B2CF9AE}" pid="3" name="UseProfileDocName">
    <vt:lpwstr>Yes</vt:lpwstr>
  </property>
  <property fmtid="{D5CDD505-2E9C-101B-9397-08002B2CF9AE}" pid="4" name="ParagraphMarks">
    <vt:lpwstr>Show</vt:lpwstr>
  </property>
  <property fmtid="{D5CDD505-2E9C-101B-9397-08002B2CF9AE}" pid="5" name="AppName1">
    <vt:lpwstr>quality</vt:lpwstr>
  </property>
  <property fmtid="{D5CDD505-2E9C-101B-9397-08002B2CF9AE}" pid="6" name="AppName2">
    <vt:lpwstr>system</vt:lpwstr>
  </property>
  <property fmtid="{D5CDD505-2E9C-101B-9397-08002B2CF9AE}" pid="7" name="AppName3">
    <vt:lpwstr/>
  </property>
  <property fmtid="{D5CDD505-2E9C-101B-9397-08002B2CF9AE}" pid="8" name="UpdatedDate">
    <vt:lpwstr>11/23/2004 11:55:05 AM</vt:lpwstr>
  </property>
  <property fmtid="{D5CDD505-2E9C-101B-9397-08002B2CF9AE}" pid="9" name="_DocHome">
    <vt:i4>1163260675</vt:i4>
  </property>
  <property fmtid="{D5CDD505-2E9C-101B-9397-08002B2CF9AE}" pid="10" name="SecurityLevel">
    <vt:lpwstr>Level 1 - Confidential</vt:lpwstr>
  </property>
  <property fmtid="{D5CDD505-2E9C-101B-9397-08002B2CF9AE}" pid="11" name="ServiceName">
    <vt:lpwstr/>
  </property>
  <property fmtid="{D5CDD505-2E9C-101B-9397-08002B2CF9AE}" pid="12" name="Folder path">
    <vt:lpwstr/>
  </property>
  <property fmtid="{D5CDD505-2E9C-101B-9397-08002B2CF9AE}" pid="13" name="Last_Edit_Date">
    <vt:lpwstr>9/28/2016 12:26:00 PM</vt:lpwstr>
  </property>
  <property fmtid="{D5CDD505-2E9C-101B-9397-08002B2CF9AE}" pid="14" name="Creation_Date">
    <vt:lpwstr>9/28/2016 12:25:43 PM</vt:lpwstr>
  </property>
  <property fmtid="{D5CDD505-2E9C-101B-9397-08002B2CF9AE}" pid="15" name="Size">
    <vt:lpwstr>1497285</vt:lpwstr>
  </property>
  <property fmtid="{D5CDD505-2E9C-101B-9397-08002B2CF9AE}" pid="16" name="Modify Date">
    <vt:lpwstr>9/28/2016 12:26:00 PM</vt:lpwstr>
  </property>
  <property fmtid="{D5CDD505-2E9C-101B-9397-08002B2CF9AE}" pid="17" name="TypeID">
    <vt:lpwstr>For Internal Use</vt:lpwstr>
  </property>
  <property fmtid="{D5CDD505-2E9C-101B-9397-08002B2CF9AE}" pid="18" name="ProductName">
    <vt:lpwstr/>
  </property>
  <property fmtid="{D5CDD505-2E9C-101B-9397-08002B2CF9AE}" pid="19" name="CategoryName">
    <vt:lpwstr>- NA -</vt:lpwstr>
  </property>
  <property fmtid="{D5CDD505-2E9C-101B-9397-08002B2CF9AE}" pid="20" name="ProjectName">
    <vt:lpwstr/>
  </property>
  <property fmtid="{D5CDD505-2E9C-101B-9397-08002B2CF9AE}" pid="21" name="ActFopCode">
    <vt:lpwstr>USCC</vt:lpwstr>
  </property>
  <property fmtid="{D5CDD505-2E9C-101B-9397-08002B2CF9AE}" pid="22" name="DocName">
    <vt:lpwstr>USCC TOPS IA IR0328 Volte Inbound and Outbound Roaming</vt:lpwstr>
  </property>
  <property fmtid="{D5CDD505-2E9C-101B-9397-08002B2CF9AE}" pid="23" name="DocNumber">
    <vt:lpwstr>2725835</vt:lpwstr>
  </property>
  <property fmtid="{D5CDD505-2E9C-101B-9397-08002B2CF9AE}" pid="24" name="DocID">
    <vt:lpwstr>document_center\2725835</vt:lpwstr>
  </property>
  <property fmtid="{D5CDD505-2E9C-101B-9397-08002B2CF9AE}" pid="25" name="Typist">
    <vt:lpwstr>Olga Karlsbrun</vt:lpwstr>
  </property>
  <property fmtid="{D5CDD505-2E9C-101B-9397-08002B2CF9AE}" pid="26" name="FullName">
    <vt:lpwstr>Olga Karlsbrun</vt:lpwstr>
  </property>
  <property fmtid="{D5CDD505-2E9C-101B-9397-08002B2CF9AE}" pid="27" name="VersionID">
    <vt:lpwstr>1.20</vt:lpwstr>
  </property>
  <property fmtid="{D5CDD505-2E9C-101B-9397-08002B2CF9AE}" pid="28" name="ContentTypeId">
    <vt:lpwstr>0x010100AF6EBA7CA4791C48B9C24A87BC06EF53</vt:lpwstr>
  </property>
</Properties>
</file>