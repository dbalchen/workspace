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061A07" w14:textId="77777777" w:rsidR="001275B5" w:rsidRPr="00D929DE" w:rsidRDefault="001275B5" w:rsidP="00CD193A">
      <w:pPr>
        <w:rPr>
          <w:sz w:val="28"/>
          <w:szCs w:val="28"/>
        </w:rPr>
      </w:pPr>
      <w:r w:rsidRPr="00CD193A">
        <w:rPr>
          <w:rStyle w:val="IntenseEmphasis"/>
          <w:noProof/>
        </w:rPr>
        <w:drawing>
          <wp:inline distT="0" distB="0" distL="0" distR="0" wp14:anchorId="12DE45BA" wp14:editId="7425A252">
            <wp:extent cx="2804160" cy="701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701040"/>
                    </a:xfrm>
                    <a:prstGeom prst="rect">
                      <a:avLst/>
                    </a:prstGeom>
                    <a:solidFill>
                      <a:srgbClr val="FFFFFF"/>
                    </a:solidFill>
                    <a:ln>
                      <a:noFill/>
                    </a:ln>
                  </pic:spPr>
                </pic:pic>
              </a:graphicData>
            </a:graphic>
          </wp:inline>
        </w:drawing>
      </w:r>
      <w:bookmarkStart w:id="0" w:name="_Ref233591576"/>
      <w:bookmarkStart w:id="1" w:name="_Ref233638001"/>
      <w:bookmarkStart w:id="2" w:name="_Ref233638060"/>
      <w:bookmarkStart w:id="3" w:name="_Ref233638075"/>
      <w:bookmarkEnd w:id="0"/>
      <w:bookmarkEnd w:id="1"/>
      <w:bookmarkEnd w:id="2"/>
      <w:bookmarkEnd w:id="3"/>
    </w:p>
    <w:p w14:paraId="5B214D97" w14:textId="77777777" w:rsidR="001275B5" w:rsidRPr="00D929DE" w:rsidRDefault="001275B5" w:rsidP="00DE3E21"/>
    <w:p w14:paraId="27AA8BE6" w14:textId="77777777" w:rsidR="001275B5" w:rsidRPr="00CD193A" w:rsidRDefault="00282E9D" w:rsidP="00ED2292">
      <w:pPr>
        <w:rPr>
          <w:rFonts w:ascii="Arial" w:hAnsi="Arial" w:cs="Arial"/>
          <w:sz w:val="44"/>
          <w:szCs w:val="44"/>
        </w:rPr>
      </w:pPr>
      <w:r w:rsidRPr="00CD193A">
        <w:rPr>
          <w:rFonts w:ascii="Arial" w:hAnsi="Arial" w:cs="Arial"/>
          <w:sz w:val="44"/>
          <w:szCs w:val="44"/>
        </w:rPr>
        <w:t xml:space="preserve">Pre-Paid for </w:t>
      </w:r>
      <w:r w:rsidR="001275B5" w:rsidRPr="00CD193A">
        <w:rPr>
          <w:rFonts w:ascii="Arial" w:hAnsi="Arial" w:cs="Arial"/>
          <w:sz w:val="44"/>
          <w:szCs w:val="44"/>
        </w:rPr>
        <w:t>US Cellular</w:t>
      </w:r>
    </w:p>
    <w:p w14:paraId="54C5BB90" w14:textId="551F46CA" w:rsidR="001275B5" w:rsidRPr="00CD193A" w:rsidRDefault="00282E9D" w:rsidP="00ED2292">
      <w:pPr>
        <w:rPr>
          <w:rFonts w:ascii="Arial" w:hAnsi="Arial" w:cs="Arial"/>
          <w:sz w:val="44"/>
          <w:szCs w:val="44"/>
        </w:rPr>
      </w:pPr>
      <w:r w:rsidRPr="00CD193A">
        <w:rPr>
          <w:rFonts w:ascii="Arial" w:hAnsi="Arial" w:cs="Arial"/>
          <w:sz w:val="44"/>
          <w:szCs w:val="44"/>
        </w:rPr>
        <w:t xml:space="preserve">Technical </w:t>
      </w:r>
      <w:r w:rsidR="00CB010A" w:rsidRPr="00CD193A">
        <w:rPr>
          <w:rFonts w:ascii="Arial" w:hAnsi="Arial" w:cs="Arial"/>
          <w:sz w:val="44"/>
          <w:szCs w:val="44"/>
        </w:rPr>
        <w:fldChar w:fldCharType="begin"/>
      </w:r>
      <w:r w:rsidR="00CB010A" w:rsidRPr="00CD193A">
        <w:rPr>
          <w:rFonts w:ascii="Arial" w:hAnsi="Arial" w:cs="Arial"/>
          <w:sz w:val="44"/>
          <w:szCs w:val="44"/>
        </w:rPr>
        <w:instrText xml:space="preserve"> SUBJECT  \* MERGEFORMAT </w:instrText>
      </w:r>
      <w:r w:rsidR="00CB010A" w:rsidRPr="00CD193A">
        <w:rPr>
          <w:rFonts w:ascii="Arial" w:hAnsi="Arial" w:cs="Arial"/>
          <w:sz w:val="44"/>
          <w:szCs w:val="44"/>
        </w:rPr>
        <w:fldChar w:fldCharType="end"/>
      </w:r>
      <w:r w:rsidR="00CB010A">
        <w:rPr>
          <w:rFonts w:ascii="Arial" w:hAnsi="Arial" w:cs="Arial"/>
          <w:sz w:val="44"/>
          <w:szCs w:val="44"/>
        </w:rPr>
        <w:t>Specification</w:t>
      </w:r>
    </w:p>
    <w:p w14:paraId="40B96851" w14:textId="123738A1" w:rsidR="00635BD6" w:rsidRPr="00C61ACB" w:rsidRDefault="00635BD6" w:rsidP="00ED2292">
      <w:pPr>
        <w:rPr>
          <w:rFonts w:ascii="Arial" w:hAnsi="Arial" w:cs="Arial"/>
          <w:sz w:val="36"/>
          <w:szCs w:val="44"/>
        </w:rPr>
      </w:pPr>
      <w:r w:rsidRPr="00C61ACB">
        <w:rPr>
          <w:rFonts w:ascii="Arial" w:hAnsi="Arial" w:cs="Arial"/>
          <w:sz w:val="36"/>
          <w:szCs w:val="44"/>
        </w:rPr>
        <w:t>Pre-Paid TSP USCC_v</w:t>
      </w:r>
      <w:r w:rsidR="00A83067" w:rsidRPr="00C61ACB">
        <w:rPr>
          <w:rFonts w:ascii="Arial" w:hAnsi="Arial" w:cs="Arial"/>
          <w:sz w:val="36"/>
          <w:szCs w:val="44"/>
        </w:rPr>
        <w:t>0.</w:t>
      </w:r>
      <w:del w:id="4" w:author="Andrew Wulff" w:date="2017-06-26T09:17:00Z">
        <w:r w:rsidR="00A66AC8" w:rsidDel="00DA16C9">
          <w:rPr>
            <w:rFonts w:ascii="Arial" w:hAnsi="Arial" w:cs="Arial"/>
            <w:sz w:val="36"/>
            <w:szCs w:val="44"/>
          </w:rPr>
          <w:delText>4</w:delText>
        </w:r>
      </w:del>
      <w:ins w:id="5" w:author="Andrew Wulff" w:date="2017-06-26T09:17:00Z">
        <w:r w:rsidR="00DA16C9">
          <w:rPr>
            <w:rFonts w:ascii="Arial" w:hAnsi="Arial" w:cs="Arial"/>
            <w:sz w:val="36"/>
            <w:szCs w:val="44"/>
          </w:rPr>
          <w:t>5</w:t>
        </w:r>
      </w:ins>
    </w:p>
    <w:p w14:paraId="23E3BF93" w14:textId="77777777" w:rsidR="001275B5" w:rsidRPr="00D929DE" w:rsidRDefault="001275B5" w:rsidP="00ED2292">
      <w:r w:rsidRPr="00D929DE">
        <w:rPr>
          <w:noProof/>
        </w:rPr>
        <w:drawing>
          <wp:anchor distT="0" distB="0" distL="0" distR="0" simplePos="0" relativeHeight="251659264" behindDoc="1" locked="0" layoutInCell="1" allowOverlap="1" wp14:anchorId="62D11501" wp14:editId="0A1FB2E4">
            <wp:simplePos x="0" y="0"/>
            <wp:positionH relativeFrom="page">
              <wp:posOffset>0</wp:posOffset>
            </wp:positionH>
            <wp:positionV relativeFrom="page">
              <wp:posOffset>2971800</wp:posOffset>
            </wp:positionV>
            <wp:extent cx="7792085" cy="7086600"/>
            <wp:effectExtent l="0" t="0" r="5715" b="0"/>
            <wp:wrapNone/>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92453" cy="7086935"/>
                    </a:xfrm>
                    <a:prstGeom prst="rect">
                      <a:avLst/>
                    </a:prstGeom>
                    <a:solidFill>
                      <a:srgbClr val="FFFFFF"/>
                    </a:solidFill>
                  </pic:spPr>
                </pic:pic>
              </a:graphicData>
            </a:graphic>
            <wp14:sizeRelH relativeFrom="margin">
              <wp14:pctWidth>0</wp14:pctWidth>
            </wp14:sizeRelH>
            <wp14:sizeRelV relativeFrom="margin">
              <wp14:pctHeight>0</wp14:pctHeight>
            </wp14:sizeRelV>
          </wp:anchor>
        </w:drawing>
      </w:r>
    </w:p>
    <w:p w14:paraId="73391D33" w14:textId="77777777" w:rsidR="001275B5" w:rsidRPr="00D929DE" w:rsidRDefault="001275B5" w:rsidP="00ED2292">
      <w:pPr>
        <w:pStyle w:val="AeponaHeading"/>
      </w:pPr>
    </w:p>
    <w:p w14:paraId="71223392" w14:textId="77777777" w:rsidR="001275B5" w:rsidRPr="00D929DE" w:rsidRDefault="001275B5" w:rsidP="00ED2292">
      <w:pPr>
        <w:pStyle w:val="AeponaHeading"/>
      </w:pPr>
    </w:p>
    <w:p w14:paraId="48216698" w14:textId="77777777" w:rsidR="001275B5" w:rsidRPr="00D929DE" w:rsidRDefault="001275B5" w:rsidP="00ED2292">
      <w:pPr>
        <w:pStyle w:val="AeponaHeading"/>
      </w:pPr>
    </w:p>
    <w:p w14:paraId="4469A71E" w14:textId="77777777" w:rsidR="001275B5" w:rsidRPr="00D929DE" w:rsidRDefault="001275B5" w:rsidP="00ED2292">
      <w:pPr>
        <w:pStyle w:val="AeponaHeading"/>
      </w:pPr>
    </w:p>
    <w:p w14:paraId="243CF1D5" w14:textId="77777777" w:rsidR="001275B5" w:rsidRPr="00D929DE" w:rsidRDefault="001275B5" w:rsidP="00ED2292">
      <w:pPr>
        <w:pStyle w:val="AeponaHeading"/>
      </w:pPr>
    </w:p>
    <w:p w14:paraId="51163A3D" w14:textId="77777777" w:rsidR="001275B5" w:rsidRPr="00D929DE" w:rsidRDefault="001275B5" w:rsidP="00ED2292">
      <w:pPr>
        <w:pStyle w:val="AeponaHeading"/>
      </w:pPr>
    </w:p>
    <w:p w14:paraId="5CC52966" w14:textId="77777777" w:rsidR="001275B5" w:rsidRPr="00D929DE" w:rsidRDefault="001275B5" w:rsidP="00ED2292">
      <w:pPr>
        <w:pStyle w:val="AeponaHeading"/>
      </w:pPr>
    </w:p>
    <w:p w14:paraId="12D215D5" w14:textId="77777777" w:rsidR="001275B5" w:rsidRPr="00D929DE" w:rsidRDefault="001275B5" w:rsidP="00ED2292"/>
    <w:p w14:paraId="209C55D0" w14:textId="77777777" w:rsidR="001275B5" w:rsidRPr="00D929DE" w:rsidRDefault="001275B5" w:rsidP="00ED2292"/>
    <w:p w14:paraId="2894C057" w14:textId="77777777" w:rsidR="001275B5" w:rsidRPr="00D929DE" w:rsidRDefault="001275B5" w:rsidP="00ED2292"/>
    <w:p w14:paraId="6DA390C9" w14:textId="77777777" w:rsidR="001275B5" w:rsidRPr="00D929DE" w:rsidRDefault="001275B5" w:rsidP="00ED2292"/>
    <w:p w14:paraId="36F65E4A" w14:textId="77777777" w:rsidR="001275B5" w:rsidRPr="00D929DE" w:rsidRDefault="001275B5" w:rsidP="00ED2292"/>
    <w:p w14:paraId="248C0CAF" w14:textId="77777777" w:rsidR="001275B5" w:rsidRPr="00D929DE" w:rsidRDefault="001275B5" w:rsidP="00ED2292"/>
    <w:p w14:paraId="5528A0D2" w14:textId="77777777" w:rsidR="00F23F50" w:rsidRPr="00D929DE" w:rsidRDefault="00F23F50" w:rsidP="00ED2292">
      <w:pPr>
        <w:pStyle w:val="AeponaHeading"/>
      </w:pPr>
      <w:r w:rsidRPr="00D929DE">
        <w:t>Copyright</w:t>
      </w:r>
    </w:p>
    <w:p w14:paraId="12AE83E4" w14:textId="79B4547C" w:rsidR="00F23F50" w:rsidRPr="00D929DE" w:rsidRDefault="00F23F50" w:rsidP="00ED2292">
      <w:r w:rsidRPr="00D929DE">
        <w:fldChar w:fldCharType="begin"/>
      </w:r>
      <w:r w:rsidRPr="00D929DE">
        <w:instrText xml:space="preserve"> DATE  \@ "yyyy"  \* MERGEFORMAT </w:instrText>
      </w:r>
      <w:r w:rsidRPr="00D929DE">
        <w:fldChar w:fldCharType="separate"/>
      </w:r>
      <w:r w:rsidR="00991A9E">
        <w:rPr>
          <w:noProof/>
        </w:rPr>
        <w:t>2017</w:t>
      </w:r>
      <w:r w:rsidRPr="00D929DE">
        <w:fldChar w:fldCharType="end"/>
      </w:r>
    </w:p>
    <w:p w14:paraId="4C066F02" w14:textId="77777777" w:rsidR="00F23F50" w:rsidRPr="00D929DE" w:rsidRDefault="00F23F50" w:rsidP="00ED2292">
      <w:r w:rsidRPr="00D929DE">
        <w:t>© Aepona Limited,</w:t>
      </w:r>
    </w:p>
    <w:p w14:paraId="19EDB198" w14:textId="77777777" w:rsidR="00DA16C9" w:rsidRPr="00583BD5" w:rsidRDefault="00DA16C9" w:rsidP="00DA16C9">
      <w:pPr>
        <w:contextualSpacing/>
        <w:rPr>
          <w:ins w:id="6" w:author="Andrew Wulff" w:date="2017-06-26T09:19:00Z"/>
          <w:rFonts w:cs="Arial"/>
        </w:rPr>
      </w:pPr>
      <w:ins w:id="7" w:author="Andrew Wulff" w:date="2017-06-26T09:19:00Z">
        <w:r w:rsidRPr="00583BD5">
          <w:rPr>
            <w:rFonts w:cs="Arial"/>
          </w:rPr>
          <w:t>Charles House</w:t>
        </w:r>
      </w:ins>
    </w:p>
    <w:p w14:paraId="4EC2CEE3" w14:textId="77777777" w:rsidR="00DA16C9" w:rsidRPr="00583BD5" w:rsidRDefault="00DA16C9" w:rsidP="00DA16C9">
      <w:pPr>
        <w:contextualSpacing/>
        <w:rPr>
          <w:ins w:id="8" w:author="Andrew Wulff" w:date="2017-06-26T09:19:00Z"/>
          <w:rFonts w:cs="Arial"/>
        </w:rPr>
      </w:pPr>
      <w:ins w:id="9" w:author="Andrew Wulff" w:date="2017-06-26T09:19:00Z">
        <w:r w:rsidRPr="00583BD5">
          <w:rPr>
            <w:rFonts w:cs="Arial"/>
          </w:rPr>
          <w:t>1</w:t>
        </w:r>
        <w:r w:rsidRPr="00583BD5">
          <w:rPr>
            <w:rFonts w:cs="Arial"/>
            <w:vertAlign w:val="superscript"/>
          </w:rPr>
          <w:t>st</w:t>
        </w:r>
        <w:r w:rsidRPr="00583BD5">
          <w:rPr>
            <w:rFonts w:cs="Arial"/>
          </w:rPr>
          <w:t xml:space="preserve"> Floor</w:t>
        </w:r>
      </w:ins>
    </w:p>
    <w:p w14:paraId="2287BCEC" w14:textId="77777777" w:rsidR="00DA16C9" w:rsidRPr="00583BD5" w:rsidRDefault="00DA16C9" w:rsidP="00DA16C9">
      <w:pPr>
        <w:contextualSpacing/>
        <w:rPr>
          <w:ins w:id="10" w:author="Andrew Wulff" w:date="2017-06-26T09:19:00Z"/>
          <w:rFonts w:cs="Arial"/>
        </w:rPr>
      </w:pPr>
      <w:ins w:id="11" w:author="Andrew Wulff" w:date="2017-06-26T09:19:00Z">
        <w:r w:rsidRPr="00583BD5">
          <w:rPr>
            <w:rFonts w:cs="Arial"/>
          </w:rPr>
          <w:t>103-111 Donegall Street</w:t>
        </w:r>
      </w:ins>
    </w:p>
    <w:p w14:paraId="4C677723" w14:textId="77777777" w:rsidR="00DA16C9" w:rsidRPr="00583BD5" w:rsidRDefault="00DA16C9" w:rsidP="00DA16C9">
      <w:pPr>
        <w:contextualSpacing/>
        <w:rPr>
          <w:ins w:id="12" w:author="Andrew Wulff" w:date="2017-06-26T09:19:00Z"/>
          <w:rFonts w:cs="Arial"/>
        </w:rPr>
      </w:pPr>
      <w:ins w:id="13" w:author="Andrew Wulff" w:date="2017-06-26T09:19:00Z">
        <w:r w:rsidRPr="00583BD5">
          <w:rPr>
            <w:rFonts w:cs="Arial"/>
          </w:rPr>
          <w:t>Belfast</w:t>
        </w:r>
      </w:ins>
    </w:p>
    <w:p w14:paraId="3852458B" w14:textId="77777777" w:rsidR="00DA16C9" w:rsidRPr="00583BD5" w:rsidRDefault="00DA16C9" w:rsidP="00DA16C9">
      <w:pPr>
        <w:contextualSpacing/>
        <w:rPr>
          <w:ins w:id="14" w:author="Andrew Wulff" w:date="2017-06-26T09:19:00Z"/>
          <w:rFonts w:cs="Arial"/>
        </w:rPr>
      </w:pPr>
      <w:ins w:id="15" w:author="Andrew Wulff" w:date="2017-06-26T09:19:00Z">
        <w:r w:rsidRPr="00583BD5">
          <w:rPr>
            <w:rFonts w:cs="Arial"/>
          </w:rPr>
          <w:t>N. Ireland</w:t>
        </w:r>
      </w:ins>
    </w:p>
    <w:p w14:paraId="4742B871" w14:textId="77777777" w:rsidR="00DA16C9" w:rsidRDefault="00DA16C9" w:rsidP="00DA16C9">
      <w:pPr>
        <w:rPr>
          <w:ins w:id="16" w:author="Andrew Wulff" w:date="2017-06-26T09:19:00Z"/>
        </w:rPr>
      </w:pPr>
      <w:ins w:id="17" w:author="Andrew Wulff" w:date="2017-06-26T09:19:00Z">
        <w:r w:rsidRPr="00583BD5">
          <w:rPr>
            <w:rFonts w:cs="Arial"/>
          </w:rPr>
          <w:t>BT1 2FJ</w:t>
        </w:r>
        <w:r w:rsidRPr="00A67062" w:rsidDel="00BC6EC5">
          <w:t xml:space="preserve"> </w:t>
        </w:r>
      </w:ins>
    </w:p>
    <w:p w14:paraId="2DDD8DDF" w14:textId="25ED9661" w:rsidR="00F23F50" w:rsidRPr="00D929DE" w:rsidDel="00DA16C9" w:rsidRDefault="00F23F50" w:rsidP="00ED2292">
      <w:pPr>
        <w:rPr>
          <w:del w:id="18" w:author="Andrew Wulff" w:date="2017-06-26T09:19:00Z"/>
        </w:rPr>
      </w:pPr>
      <w:del w:id="19" w:author="Andrew Wulff" w:date="2017-06-26T09:19:00Z">
        <w:r w:rsidRPr="00D929DE" w:rsidDel="00DA16C9">
          <w:delText>Interpoint Building,</w:delText>
        </w:r>
      </w:del>
    </w:p>
    <w:p w14:paraId="27987E4D" w14:textId="1CB5DCAF" w:rsidR="00F23F50" w:rsidRPr="00D929DE" w:rsidDel="00DA16C9" w:rsidRDefault="00F23F50" w:rsidP="00ED2292">
      <w:pPr>
        <w:rPr>
          <w:del w:id="20" w:author="Andrew Wulff" w:date="2017-06-26T09:19:00Z"/>
        </w:rPr>
      </w:pPr>
      <w:del w:id="21" w:author="Andrew Wulff" w:date="2017-06-26T09:19:00Z">
        <w:r w:rsidRPr="00D929DE" w:rsidDel="00DA16C9">
          <w:delText>20-24 York Street,</w:delText>
        </w:r>
      </w:del>
    </w:p>
    <w:p w14:paraId="20322518" w14:textId="32EF89E0" w:rsidR="00F23F50" w:rsidRPr="00D929DE" w:rsidDel="00DA16C9" w:rsidRDefault="00F23F50" w:rsidP="00ED2292">
      <w:pPr>
        <w:rPr>
          <w:del w:id="22" w:author="Andrew Wulff" w:date="2017-06-26T09:19:00Z"/>
        </w:rPr>
      </w:pPr>
      <w:del w:id="23" w:author="Andrew Wulff" w:date="2017-06-26T09:19:00Z">
        <w:r w:rsidRPr="00D929DE" w:rsidDel="00DA16C9">
          <w:delText>Belfast BT15 1AQ,</w:delText>
        </w:r>
      </w:del>
    </w:p>
    <w:p w14:paraId="3EC5CA62" w14:textId="6C9B392F" w:rsidR="00F23F50" w:rsidRPr="00D929DE" w:rsidDel="00DA16C9" w:rsidRDefault="00F23F50" w:rsidP="00ED2292">
      <w:pPr>
        <w:rPr>
          <w:del w:id="24" w:author="Andrew Wulff" w:date="2017-06-26T09:19:00Z"/>
        </w:rPr>
      </w:pPr>
      <w:del w:id="25" w:author="Andrew Wulff" w:date="2017-06-26T09:19:00Z">
        <w:r w:rsidRPr="00D929DE" w:rsidDel="00DA16C9">
          <w:delText>N. Ireland</w:delText>
        </w:r>
      </w:del>
    </w:p>
    <w:p w14:paraId="44F1E213" w14:textId="77777777" w:rsidR="00F23F50" w:rsidRPr="00D929DE" w:rsidRDefault="00F23F50" w:rsidP="00ED2292"/>
    <w:p w14:paraId="0E7ACFE4" w14:textId="77777777" w:rsidR="00F23F50" w:rsidRPr="00D929DE" w:rsidRDefault="00F23F50" w:rsidP="00ED2292">
      <w:r w:rsidRPr="00D929DE">
        <w:t>All rights reserved. This document or any part thereof may not, without the written consent of Aepona Limited, be copied, reprinted or reproduced in any material form including but not limited to photocopying, transcribing, transmitting or storing it in any medium or translating it into any language, in any form or by any means, be it electronic, mechanical, xerographic, optical, magnetic or otherwise.</w:t>
      </w:r>
    </w:p>
    <w:p w14:paraId="18862144" w14:textId="77777777" w:rsidR="00F23F50" w:rsidRPr="00D929DE" w:rsidRDefault="00F23F50" w:rsidP="00ED2292">
      <w:r w:rsidRPr="00D929DE">
        <w:t>The information contained in this document is proprietary and confidential and all copyright, trademarks, trade names, patents and other intellectual property rights in the documentation are the exclusive property of Aepona Limited unless otherwise specified. The information (including but not limited to data, drawings, specification, documentation, software listings, source or object code) shall not at any time be disclosed directly or indirectly to any third party without Aepona Limited’s prior written consent.</w:t>
      </w:r>
    </w:p>
    <w:p w14:paraId="6CB6F375" w14:textId="77777777" w:rsidR="00F23F50" w:rsidRPr="00D929DE" w:rsidRDefault="00F23F50" w:rsidP="00ED2292">
      <w:r w:rsidRPr="00D929DE">
        <w:t>The information contained herein is believed to be accurate and reliable. Aepona Limited accepts no responsibility for its use by any means or in any way whatsoever. Aepona Limited shall not be liable for any expenses, costs by damage that may result from the use of the information contained within this document. The information contained herein is subject to change without notice.</w:t>
      </w:r>
    </w:p>
    <w:p w14:paraId="41A6D3D4" w14:textId="77777777" w:rsidR="00F23F50" w:rsidRPr="00D929DE" w:rsidRDefault="00F23F50" w:rsidP="00F23F50">
      <w:pPr>
        <w:pStyle w:val="DoNotDelete"/>
        <w:rPr>
          <w:noProof w:val="0"/>
          <w:color w:val="auto"/>
          <w:sz w:val="22"/>
          <w:lang w:val="en-US"/>
        </w:rPr>
      </w:pPr>
      <w:bookmarkStart w:id="26" w:name="_Toc323610529"/>
      <w:bookmarkStart w:id="27" w:name="_Toc323610561"/>
      <w:bookmarkStart w:id="28" w:name="_Toc323610660"/>
      <w:bookmarkEnd w:id="26"/>
      <w:bookmarkEnd w:id="27"/>
      <w:bookmarkEnd w:id="28"/>
    </w:p>
    <w:p w14:paraId="38193D77" w14:textId="77777777" w:rsidR="00F23F50" w:rsidRPr="00D929DE" w:rsidRDefault="00F23F50" w:rsidP="00DE3E21">
      <w:bookmarkStart w:id="29" w:name="EndOfTOC"/>
      <w:bookmarkEnd w:id="29"/>
    </w:p>
    <w:p w14:paraId="3B57C2B7" w14:textId="77777777" w:rsidR="00F23F50" w:rsidRPr="00D929DE" w:rsidRDefault="00F23F50" w:rsidP="00ED2292">
      <w:r w:rsidRPr="00D929DE">
        <w:br w:type="page"/>
      </w:r>
    </w:p>
    <w:p w14:paraId="2B2BF87D" w14:textId="77777777" w:rsidR="001275B5" w:rsidRPr="00D929DE" w:rsidRDefault="001275B5" w:rsidP="00ED2292">
      <w:pPr>
        <w:pStyle w:val="AeponaHeading"/>
      </w:pPr>
      <w:r w:rsidRPr="00D929DE">
        <w:lastRenderedPageBreak/>
        <w:t>Document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877"/>
        <w:gridCol w:w="1311"/>
        <w:gridCol w:w="1597"/>
        <w:gridCol w:w="4911"/>
      </w:tblGrid>
      <w:tr w:rsidR="001275B5" w:rsidRPr="00D929DE" w14:paraId="23C0FE14" w14:textId="77777777" w:rsidTr="001275B5">
        <w:trPr>
          <w:jc w:val="center"/>
        </w:trPr>
        <w:tc>
          <w:tcPr>
            <w:tcW w:w="877" w:type="dxa"/>
            <w:tcBorders>
              <w:top w:val="single" w:sz="4" w:space="0" w:color="auto"/>
              <w:left w:val="single" w:sz="4" w:space="0" w:color="auto"/>
              <w:bottom w:val="single" w:sz="4" w:space="0" w:color="auto"/>
              <w:right w:val="single" w:sz="4" w:space="0" w:color="auto"/>
            </w:tcBorders>
            <w:shd w:val="clear" w:color="auto" w:fill="BFBFBF"/>
            <w:vAlign w:val="center"/>
          </w:tcPr>
          <w:p w14:paraId="50E8B052" w14:textId="77777777" w:rsidR="001275B5" w:rsidRPr="00D929DE" w:rsidRDefault="001275B5" w:rsidP="00ED2292">
            <w:pPr>
              <w:pStyle w:val="TableText"/>
            </w:pPr>
            <w:r w:rsidRPr="00D929DE">
              <w:t>Version</w:t>
            </w:r>
          </w:p>
        </w:tc>
        <w:tc>
          <w:tcPr>
            <w:tcW w:w="1311" w:type="dxa"/>
            <w:tcBorders>
              <w:top w:val="single" w:sz="4" w:space="0" w:color="auto"/>
              <w:left w:val="single" w:sz="4" w:space="0" w:color="auto"/>
              <w:bottom w:val="single" w:sz="4" w:space="0" w:color="auto"/>
              <w:right w:val="single" w:sz="4" w:space="0" w:color="auto"/>
            </w:tcBorders>
            <w:shd w:val="clear" w:color="auto" w:fill="BFBFBF"/>
            <w:vAlign w:val="center"/>
          </w:tcPr>
          <w:p w14:paraId="09C11CA0" w14:textId="77777777" w:rsidR="001275B5" w:rsidRPr="00D929DE" w:rsidRDefault="001275B5" w:rsidP="00ED2292">
            <w:pPr>
              <w:pStyle w:val="TableText"/>
            </w:pPr>
            <w:r w:rsidRPr="00D929DE">
              <w:t>Date</w:t>
            </w:r>
          </w:p>
        </w:tc>
        <w:tc>
          <w:tcPr>
            <w:tcW w:w="1597" w:type="dxa"/>
            <w:tcBorders>
              <w:top w:val="single" w:sz="4" w:space="0" w:color="auto"/>
              <w:left w:val="single" w:sz="4" w:space="0" w:color="auto"/>
              <w:bottom w:val="single" w:sz="4" w:space="0" w:color="auto"/>
              <w:right w:val="single" w:sz="4" w:space="0" w:color="auto"/>
            </w:tcBorders>
            <w:shd w:val="clear" w:color="auto" w:fill="BFBFBF"/>
            <w:vAlign w:val="center"/>
          </w:tcPr>
          <w:p w14:paraId="5073C9A4" w14:textId="77777777" w:rsidR="001275B5" w:rsidRPr="00D929DE" w:rsidRDefault="001275B5" w:rsidP="00ED2292">
            <w:pPr>
              <w:pStyle w:val="TableText"/>
            </w:pPr>
            <w:r w:rsidRPr="00D929DE">
              <w:t>Author</w:t>
            </w:r>
          </w:p>
        </w:tc>
        <w:tc>
          <w:tcPr>
            <w:tcW w:w="4911" w:type="dxa"/>
            <w:tcBorders>
              <w:top w:val="single" w:sz="4" w:space="0" w:color="auto"/>
              <w:left w:val="single" w:sz="4" w:space="0" w:color="auto"/>
              <w:bottom w:val="single" w:sz="4" w:space="0" w:color="auto"/>
              <w:right w:val="single" w:sz="4" w:space="0" w:color="auto"/>
            </w:tcBorders>
            <w:shd w:val="clear" w:color="auto" w:fill="BFBFBF"/>
            <w:vAlign w:val="center"/>
          </w:tcPr>
          <w:p w14:paraId="050B762B" w14:textId="77777777" w:rsidR="001275B5" w:rsidRPr="00D929DE" w:rsidRDefault="001275B5" w:rsidP="00ED2292">
            <w:pPr>
              <w:pStyle w:val="TableText"/>
            </w:pPr>
            <w:r w:rsidRPr="00D929DE">
              <w:t>Notes</w:t>
            </w:r>
          </w:p>
        </w:tc>
      </w:tr>
      <w:tr w:rsidR="001275B5" w:rsidRPr="00D929DE" w14:paraId="368CAC6B" w14:textId="77777777" w:rsidTr="001275B5">
        <w:trPr>
          <w:jc w:val="center"/>
        </w:trPr>
        <w:tc>
          <w:tcPr>
            <w:tcW w:w="877" w:type="dxa"/>
            <w:shd w:val="clear" w:color="auto" w:fill="FFFFFF"/>
            <w:vAlign w:val="center"/>
          </w:tcPr>
          <w:p w14:paraId="3DE0106B" w14:textId="34421F78" w:rsidR="001275B5" w:rsidRPr="00D929DE" w:rsidRDefault="00DB4A9A" w:rsidP="00DE3E21">
            <w:pPr>
              <w:pStyle w:val="TableText"/>
            </w:pPr>
            <w:r w:rsidRPr="00D929DE">
              <w:t>0.1</w:t>
            </w:r>
          </w:p>
        </w:tc>
        <w:tc>
          <w:tcPr>
            <w:tcW w:w="1311" w:type="dxa"/>
            <w:shd w:val="clear" w:color="auto" w:fill="FFFFFF"/>
            <w:vAlign w:val="center"/>
          </w:tcPr>
          <w:p w14:paraId="57E2B9D4" w14:textId="77777777" w:rsidR="001275B5" w:rsidRPr="00D929DE" w:rsidRDefault="00DB4A9A" w:rsidP="00ED2292">
            <w:pPr>
              <w:pStyle w:val="TableText"/>
            </w:pPr>
            <w:r w:rsidRPr="00D929DE">
              <w:t xml:space="preserve">20 </w:t>
            </w:r>
            <w:r w:rsidR="00282E9D" w:rsidRPr="00D929DE">
              <w:t xml:space="preserve">June </w:t>
            </w:r>
            <w:r w:rsidR="001275B5" w:rsidRPr="00D929DE">
              <w:t>2013</w:t>
            </w:r>
          </w:p>
        </w:tc>
        <w:tc>
          <w:tcPr>
            <w:tcW w:w="1597" w:type="dxa"/>
            <w:shd w:val="clear" w:color="auto" w:fill="FFFFFF"/>
            <w:vAlign w:val="center"/>
          </w:tcPr>
          <w:p w14:paraId="2FFFD581" w14:textId="77777777" w:rsidR="001275B5" w:rsidRPr="00D929DE" w:rsidRDefault="001275B5" w:rsidP="00ED2292">
            <w:pPr>
              <w:pStyle w:val="TableText"/>
            </w:pPr>
            <w:r w:rsidRPr="00D929DE">
              <w:t>Bodie Wilhoite</w:t>
            </w:r>
          </w:p>
        </w:tc>
        <w:tc>
          <w:tcPr>
            <w:tcW w:w="4911" w:type="dxa"/>
            <w:shd w:val="clear" w:color="auto" w:fill="FFFFFF"/>
            <w:vAlign w:val="center"/>
          </w:tcPr>
          <w:p w14:paraId="04AE8764" w14:textId="77777777" w:rsidR="001275B5" w:rsidRPr="001F0BD9" w:rsidRDefault="001275B5" w:rsidP="00ED2292">
            <w:pPr>
              <w:rPr>
                <w:sz w:val="20"/>
              </w:rPr>
            </w:pPr>
            <w:r w:rsidRPr="001F0BD9">
              <w:rPr>
                <w:sz w:val="20"/>
              </w:rPr>
              <w:t>First draft</w:t>
            </w:r>
          </w:p>
        </w:tc>
      </w:tr>
      <w:tr w:rsidR="0015433C" w:rsidRPr="00D929DE" w14:paraId="6BCA6D3A" w14:textId="77777777" w:rsidTr="001275B5">
        <w:trPr>
          <w:jc w:val="center"/>
        </w:trPr>
        <w:tc>
          <w:tcPr>
            <w:tcW w:w="877" w:type="dxa"/>
            <w:shd w:val="clear" w:color="auto" w:fill="FFFFFF"/>
            <w:vAlign w:val="center"/>
          </w:tcPr>
          <w:p w14:paraId="74CE48A8" w14:textId="4FCD4075" w:rsidR="0015433C" w:rsidRPr="00D929DE" w:rsidRDefault="0015433C" w:rsidP="00DE3E21">
            <w:pPr>
              <w:pStyle w:val="TableText"/>
            </w:pPr>
            <w:r>
              <w:t>0.2</w:t>
            </w:r>
          </w:p>
        </w:tc>
        <w:tc>
          <w:tcPr>
            <w:tcW w:w="1311" w:type="dxa"/>
            <w:shd w:val="clear" w:color="auto" w:fill="FFFFFF"/>
            <w:vAlign w:val="center"/>
          </w:tcPr>
          <w:p w14:paraId="28C65456" w14:textId="7741E681" w:rsidR="0015433C" w:rsidRPr="00D929DE" w:rsidRDefault="0015433C" w:rsidP="00ED2292">
            <w:pPr>
              <w:pStyle w:val="TableText"/>
            </w:pPr>
            <w:r>
              <w:t xml:space="preserve">28 June 2013 </w:t>
            </w:r>
          </w:p>
        </w:tc>
        <w:tc>
          <w:tcPr>
            <w:tcW w:w="1597" w:type="dxa"/>
            <w:shd w:val="clear" w:color="auto" w:fill="FFFFFF"/>
            <w:vAlign w:val="center"/>
          </w:tcPr>
          <w:p w14:paraId="5B9E3218" w14:textId="3634E311" w:rsidR="0015433C" w:rsidRPr="00D929DE" w:rsidRDefault="0015433C" w:rsidP="00ED2292">
            <w:pPr>
              <w:pStyle w:val="TableText"/>
            </w:pPr>
            <w:r>
              <w:t>Andy Wulff</w:t>
            </w:r>
          </w:p>
        </w:tc>
        <w:tc>
          <w:tcPr>
            <w:tcW w:w="4911" w:type="dxa"/>
            <w:shd w:val="clear" w:color="auto" w:fill="FFFFFF"/>
            <w:vAlign w:val="center"/>
          </w:tcPr>
          <w:p w14:paraId="5EF4AE2A" w14:textId="63C5BF20" w:rsidR="0015433C" w:rsidRPr="001F0BD9" w:rsidRDefault="0015433C" w:rsidP="00ED2292">
            <w:pPr>
              <w:rPr>
                <w:sz w:val="20"/>
              </w:rPr>
            </w:pPr>
            <w:r w:rsidRPr="001F0BD9">
              <w:rPr>
                <w:sz w:val="20"/>
              </w:rPr>
              <w:t>Updates from Internal Reviews</w:t>
            </w:r>
          </w:p>
        </w:tc>
      </w:tr>
      <w:tr w:rsidR="00DE3E21" w:rsidRPr="00D929DE" w14:paraId="675DE193" w14:textId="77777777" w:rsidTr="00DE3E21">
        <w:trPr>
          <w:jc w:val="center"/>
        </w:trPr>
        <w:tc>
          <w:tcPr>
            <w:tcW w:w="877" w:type="dxa"/>
            <w:tcBorders>
              <w:top w:val="single" w:sz="4" w:space="0" w:color="auto"/>
              <w:left w:val="single" w:sz="4" w:space="0" w:color="auto"/>
              <w:bottom w:val="single" w:sz="4" w:space="0" w:color="auto"/>
              <w:right w:val="single" w:sz="4" w:space="0" w:color="auto"/>
            </w:tcBorders>
            <w:shd w:val="clear" w:color="auto" w:fill="FFFFFF"/>
            <w:vAlign w:val="center"/>
          </w:tcPr>
          <w:p w14:paraId="25BCA193" w14:textId="7D7B855A" w:rsidR="00DE3E21" w:rsidRPr="00D929DE" w:rsidRDefault="00DE3E21" w:rsidP="00DE3E21">
            <w:pPr>
              <w:pStyle w:val="TableText"/>
            </w:pPr>
            <w:r>
              <w:t>0.3</w:t>
            </w:r>
          </w:p>
        </w:tc>
        <w:tc>
          <w:tcPr>
            <w:tcW w:w="1311" w:type="dxa"/>
            <w:tcBorders>
              <w:top w:val="single" w:sz="4" w:space="0" w:color="auto"/>
              <w:left w:val="single" w:sz="4" w:space="0" w:color="auto"/>
              <w:bottom w:val="single" w:sz="4" w:space="0" w:color="auto"/>
              <w:right w:val="single" w:sz="4" w:space="0" w:color="auto"/>
            </w:tcBorders>
            <w:shd w:val="clear" w:color="auto" w:fill="FFFFFF"/>
            <w:vAlign w:val="center"/>
          </w:tcPr>
          <w:p w14:paraId="508F57DF" w14:textId="4543448A" w:rsidR="00DE3E21" w:rsidRPr="00D929DE" w:rsidRDefault="00DE3E21" w:rsidP="00ED2292">
            <w:pPr>
              <w:pStyle w:val="TableText"/>
            </w:pPr>
            <w:r>
              <w:t xml:space="preserve">17 July 2013 </w:t>
            </w:r>
          </w:p>
        </w:tc>
        <w:tc>
          <w:tcPr>
            <w:tcW w:w="1597" w:type="dxa"/>
            <w:tcBorders>
              <w:top w:val="single" w:sz="4" w:space="0" w:color="auto"/>
              <w:left w:val="single" w:sz="4" w:space="0" w:color="auto"/>
              <w:bottom w:val="single" w:sz="4" w:space="0" w:color="auto"/>
              <w:right w:val="single" w:sz="4" w:space="0" w:color="auto"/>
            </w:tcBorders>
            <w:shd w:val="clear" w:color="auto" w:fill="FFFFFF"/>
            <w:vAlign w:val="center"/>
          </w:tcPr>
          <w:p w14:paraId="262AED31" w14:textId="77777777" w:rsidR="00DE3E21" w:rsidRPr="00D929DE" w:rsidRDefault="00DE3E21" w:rsidP="00ED2292">
            <w:pPr>
              <w:pStyle w:val="TableText"/>
            </w:pPr>
            <w:r>
              <w:t>Andy Wulff</w:t>
            </w:r>
          </w:p>
        </w:tc>
        <w:tc>
          <w:tcPr>
            <w:tcW w:w="4911" w:type="dxa"/>
            <w:tcBorders>
              <w:top w:val="single" w:sz="4" w:space="0" w:color="auto"/>
              <w:left w:val="single" w:sz="4" w:space="0" w:color="auto"/>
              <w:bottom w:val="single" w:sz="4" w:space="0" w:color="auto"/>
              <w:right w:val="single" w:sz="4" w:space="0" w:color="auto"/>
            </w:tcBorders>
            <w:shd w:val="clear" w:color="auto" w:fill="FFFFFF"/>
            <w:vAlign w:val="center"/>
          </w:tcPr>
          <w:p w14:paraId="57DA28D9" w14:textId="77777777" w:rsidR="00DE3E21" w:rsidRPr="001F0BD9" w:rsidRDefault="00DE3E21" w:rsidP="00ED2292">
            <w:pPr>
              <w:rPr>
                <w:sz w:val="20"/>
              </w:rPr>
            </w:pPr>
            <w:r w:rsidRPr="001F0BD9">
              <w:rPr>
                <w:sz w:val="20"/>
              </w:rPr>
              <w:t>Updates from Internal Reviews</w:t>
            </w:r>
          </w:p>
        </w:tc>
      </w:tr>
      <w:tr w:rsidR="00A66AC8" w:rsidRPr="00D929DE" w14:paraId="064E6AD1" w14:textId="77777777" w:rsidTr="00DE3E21">
        <w:trPr>
          <w:jc w:val="center"/>
        </w:trPr>
        <w:tc>
          <w:tcPr>
            <w:tcW w:w="877" w:type="dxa"/>
            <w:tcBorders>
              <w:top w:val="single" w:sz="4" w:space="0" w:color="auto"/>
              <w:left w:val="single" w:sz="4" w:space="0" w:color="auto"/>
              <w:bottom w:val="single" w:sz="4" w:space="0" w:color="auto"/>
              <w:right w:val="single" w:sz="4" w:space="0" w:color="auto"/>
            </w:tcBorders>
            <w:shd w:val="clear" w:color="auto" w:fill="FFFFFF"/>
            <w:vAlign w:val="center"/>
          </w:tcPr>
          <w:p w14:paraId="32DF0EC3" w14:textId="6D398A19" w:rsidR="00A66AC8" w:rsidRDefault="00A66AC8" w:rsidP="00A66AC8">
            <w:pPr>
              <w:pStyle w:val="TableText"/>
            </w:pPr>
            <w:r>
              <w:t>0.4</w:t>
            </w:r>
          </w:p>
        </w:tc>
        <w:tc>
          <w:tcPr>
            <w:tcW w:w="1311" w:type="dxa"/>
            <w:tcBorders>
              <w:top w:val="single" w:sz="4" w:space="0" w:color="auto"/>
              <w:left w:val="single" w:sz="4" w:space="0" w:color="auto"/>
              <w:bottom w:val="single" w:sz="4" w:space="0" w:color="auto"/>
              <w:right w:val="single" w:sz="4" w:space="0" w:color="auto"/>
            </w:tcBorders>
            <w:shd w:val="clear" w:color="auto" w:fill="FFFFFF"/>
            <w:vAlign w:val="center"/>
          </w:tcPr>
          <w:p w14:paraId="32461E44" w14:textId="28F8A22D" w:rsidR="00A66AC8" w:rsidRDefault="00A66AC8" w:rsidP="00A66AC8">
            <w:pPr>
              <w:pStyle w:val="TableText"/>
            </w:pPr>
            <w:r>
              <w:t xml:space="preserve">27 August 2013 </w:t>
            </w:r>
          </w:p>
        </w:tc>
        <w:tc>
          <w:tcPr>
            <w:tcW w:w="1597" w:type="dxa"/>
            <w:tcBorders>
              <w:top w:val="single" w:sz="4" w:space="0" w:color="auto"/>
              <w:left w:val="single" w:sz="4" w:space="0" w:color="auto"/>
              <w:bottom w:val="single" w:sz="4" w:space="0" w:color="auto"/>
              <w:right w:val="single" w:sz="4" w:space="0" w:color="auto"/>
            </w:tcBorders>
            <w:shd w:val="clear" w:color="auto" w:fill="FFFFFF"/>
            <w:vAlign w:val="center"/>
          </w:tcPr>
          <w:p w14:paraId="4703DEDC" w14:textId="4E5F18E4" w:rsidR="00A66AC8" w:rsidRDefault="00A66AC8" w:rsidP="00ED2292">
            <w:pPr>
              <w:pStyle w:val="TableText"/>
            </w:pPr>
            <w:r>
              <w:t>Andy Wulff</w:t>
            </w:r>
          </w:p>
        </w:tc>
        <w:tc>
          <w:tcPr>
            <w:tcW w:w="4911" w:type="dxa"/>
            <w:tcBorders>
              <w:top w:val="single" w:sz="4" w:space="0" w:color="auto"/>
              <w:left w:val="single" w:sz="4" w:space="0" w:color="auto"/>
              <w:bottom w:val="single" w:sz="4" w:space="0" w:color="auto"/>
              <w:right w:val="single" w:sz="4" w:space="0" w:color="auto"/>
            </w:tcBorders>
            <w:shd w:val="clear" w:color="auto" w:fill="FFFFFF"/>
            <w:vAlign w:val="center"/>
          </w:tcPr>
          <w:p w14:paraId="7A8974B0" w14:textId="314AB1BB" w:rsidR="00A66AC8" w:rsidRPr="001F0BD9" w:rsidRDefault="00A66AC8" w:rsidP="00ED2292">
            <w:pPr>
              <w:rPr>
                <w:sz w:val="20"/>
              </w:rPr>
            </w:pPr>
            <w:r w:rsidRPr="001F0BD9">
              <w:rPr>
                <w:sz w:val="20"/>
              </w:rPr>
              <w:t>Updates from Internal Reviews</w:t>
            </w:r>
          </w:p>
        </w:tc>
      </w:tr>
      <w:tr w:rsidR="00DA16C9" w:rsidRPr="00D929DE" w14:paraId="21727D81" w14:textId="77777777" w:rsidTr="00DE3E21">
        <w:trPr>
          <w:jc w:val="center"/>
          <w:ins w:id="30" w:author="Andrew Wulff" w:date="2017-06-26T09:21:00Z"/>
        </w:trPr>
        <w:tc>
          <w:tcPr>
            <w:tcW w:w="877" w:type="dxa"/>
            <w:tcBorders>
              <w:top w:val="single" w:sz="4" w:space="0" w:color="auto"/>
              <w:left w:val="single" w:sz="4" w:space="0" w:color="auto"/>
              <w:bottom w:val="single" w:sz="4" w:space="0" w:color="auto"/>
              <w:right w:val="single" w:sz="4" w:space="0" w:color="auto"/>
            </w:tcBorders>
            <w:shd w:val="clear" w:color="auto" w:fill="FFFFFF"/>
            <w:vAlign w:val="center"/>
          </w:tcPr>
          <w:p w14:paraId="385E344E" w14:textId="2A4A7922" w:rsidR="00DA16C9" w:rsidRDefault="00DA16C9" w:rsidP="00A66AC8">
            <w:pPr>
              <w:pStyle w:val="TableText"/>
              <w:rPr>
                <w:ins w:id="31" w:author="Andrew Wulff" w:date="2017-06-26T09:21:00Z"/>
              </w:rPr>
            </w:pPr>
            <w:ins w:id="32" w:author="Andrew Wulff" w:date="2017-06-26T09:21:00Z">
              <w:r>
                <w:t>0.5</w:t>
              </w:r>
            </w:ins>
          </w:p>
        </w:tc>
        <w:tc>
          <w:tcPr>
            <w:tcW w:w="1311" w:type="dxa"/>
            <w:tcBorders>
              <w:top w:val="single" w:sz="4" w:space="0" w:color="auto"/>
              <w:left w:val="single" w:sz="4" w:space="0" w:color="auto"/>
              <w:bottom w:val="single" w:sz="4" w:space="0" w:color="auto"/>
              <w:right w:val="single" w:sz="4" w:space="0" w:color="auto"/>
            </w:tcBorders>
            <w:shd w:val="clear" w:color="auto" w:fill="FFFFFF"/>
            <w:vAlign w:val="center"/>
          </w:tcPr>
          <w:p w14:paraId="11096962" w14:textId="74377FA5" w:rsidR="00DA16C9" w:rsidRDefault="00DA16C9" w:rsidP="00DA16C9">
            <w:pPr>
              <w:pStyle w:val="TableText"/>
              <w:rPr>
                <w:ins w:id="33" w:author="Andrew Wulff" w:date="2017-06-26T09:21:00Z"/>
              </w:rPr>
            </w:pPr>
            <w:ins w:id="34" w:author="Andrew Wulff" w:date="2017-06-26T09:22:00Z">
              <w:r>
                <w:t>26</w:t>
              </w:r>
            </w:ins>
            <w:ins w:id="35" w:author="Andrew Wulff" w:date="2017-06-26T09:21:00Z">
              <w:r>
                <w:t xml:space="preserve"> </w:t>
              </w:r>
            </w:ins>
            <w:ins w:id="36" w:author="Andrew Wulff" w:date="2017-06-26T09:22:00Z">
              <w:r>
                <w:t>June</w:t>
              </w:r>
            </w:ins>
            <w:ins w:id="37" w:author="Andrew Wulff" w:date="2017-06-26T09:21:00Z">
              <w:r>
                <w:t xml:space="preserve"> 201</w:t>
              </w:r>
            </w:ins>
            <w:ins w:id="38" w:author="Andrew Wulff" w:date="2017-06-26T09:22:00Z">
              <w:r>
                <w:t>7</w:t>
              </w:r>
            </w:ins>
            <w:ins w:id="39" w:author="Andrew Wulff" w:date="2017-06-26T09:21:00Z">
              <w:r>
                <w:t xml:space="preserve"> </w:t>
              </w:r>
            </w:ins>
          </w:p>
        </w:tc>
        <w:tc>
          <w:tcPr>
            <w:tcW w:w="1597" w:type="dxa"/>
            <w:tcBorders>
              <w:top w:val="single" w:sz="4" w:space="0" w:color="auto"/>
              <w:left w:val="single" w:sz="4" w:space="0" w:color="auto"/>
              <w:bottom w:val="single" w:sz="4" w:space="0" w:color="auto"/>
              <w:right w:val="single" w:sz="4" w:space="0" w:color="auto"/>
            </w:tcBorders>
            <w:shd w:val="clear" w:color="auto" w:fill="FFFFFF"/>
            <w:vAlign w:val="center"/>
          </w:tcPr>
          <w:p w14:paraId="311C8E4C" w14:textId="2114324A" w:rsidR="00DA16C9" w:rsidRDefault="00DA16C9" w:rsidP="00ED2292">
            <w:pPr>
              <w:pStyle w:val="TableText"/>
              <w:rPr>
                <w:ins w:id="40" w:author="Andrew Wulff" w:date="2017-06-26T09:21:00Z"/>
              </w:rPr>
            </w:pPr>
            <w:ins w:id="41" w:author="Andrew Wulff" w:date="2017-06-26T09:21:00Z">
              <w:r>
                <w:t>Andy Wulff</w:t>
              </w:r>
            </w:ins>
          </w:p>
        </w:tc>
        <w:tc>
          <w:tcPr>
            <w:tcW w:w="4911" w:type="dxa"/>
            <w:tcBorders>
              <w:top w:val="single" w:sz="4" w:space="0" w:color="auto"/>
              <w:left w:val="single" w:sz="4" w:space="0" w:color="auto"/>
              <w:bottom w:val="single" w:sz="4" w:space="0" w:color="auto"/>
              <w:right w:val="single" w:sz="4" w:space="0" w:color="auto"/>
            </w:tcBorders>
            <w:shd w:val="clear" w:color="auto" w:fill="FFFFFF"/>
            <w:vAlign w:val="center"/>
          </w:tcPr>
          <w:p w14:paraId="2F8BCE34" w14:textId="7535941D" w:rsidR="00DA16C9" w:rsidRPr="001F0BD9" w:rsidRDefault="00B87134" w:rsidP="002C4822">
            <w:pPr>
              <w:rPr>
                <w:ins w:id="42" w:author="Andrew Wulff" w:date="2017-06-26T09:21:00Z"/>
                <w:sz w:val="20"/>
              </w:rPr>
            </w:pPr>
            <w:ins w:id="43" w:author="Andrew Wulff" w:date="2017-06-27T07:25:00Z">
              <w:r w:rsidRPr="001F0BD9">
                <w:rPr>
                  <w:sz w:val="20"/>
                </w:rPr>
                <w:t xml:space="preserve">Updated </w:t>
              </w:r>
            </w:ins>
            <w:ins w:id="44" w:author="Andrew Wulff" w:date="2017-06-27T07:26:00Z">
              <w:r w:rsidR="00FF0542" w:rsidRPr="001F0BD9">
                <w:rPr>
                  <w:sz w:val="20"/>
                </w:rPr>
                <w:t xml:space="preserve">with </w:t>
              </w:r>
            </w:ins>
            <w:ins w:id="45" w:author="Andrew Wulff" w:date="2017-06-27T07:25:00Z">
              <w:r w:rsidRPr="001F0BD9">
                <w:rPr>
                  <w:sz w:val="20"/>
                </w:rPr>
                <w:t>changes in</w:t>
              </w:r>
            </w:ins>
            <w:ins w:id="46" w:author="Andrew Wulff" w:date="2017-06-27T07:28:00Z">
              <w:r w:rsidR="00FF0542" w:rsidRPr="001F0BD9">
                <w:rPr>
                  <w:sz w:val="20"/>
                </w:rPr>
                <w:t xml:space="preserve"> handling of</w:t>
              </w:r>
            </w:ins>
            <w:ins w:id="47" w:author="Andrew Wulff" w:date="2017-06-27T07:25:00Z">
              <w:r w:rsidRPr="001F0BD9">
                <w:rPr>
                  <w:sz w:val="20"/>
                </w:rPr>
                <w:t xml:space="preserve"> Diameter </w:t>
              </w:r>
            </w:ins>
            <w:ins w:id="48" w:author="Andrew Wulff" w:date="2017-06-27T07:26:00Z">
              <w:r w:rsidR="00FF0542" w:rsidRPr="001F0BD9">
                <w:rPr>
                  <w:sz w:val="20"/>
                </w:rPr>
                <w:t xml:space="preserve">Content-Description AVP </w:t>
              </w:r>
            </w:ins>
            <w:ins w:id="49" w:author="Andrew Wulff" w:date="2017-06-27T07:25:00Z">
              <w:r w:rsidRPr="001F0BD9">
                <w:rPr>
                  <w:sz w:val="20"/>
                </w:rPr>
                <w:t>as result of Prepaid Subscriber Diameter Description Enhancement Change Request (CR).</w:t>
              </w:r>
            </w:ins>
            <w:ins w:id="50" w:author="Andrew Wulff" w:date="2017-06-27T10:13:00Z">
              <w:r w:rsidR="002C4822">
                <w:rPr>
                  <w:sz w:val="20"/>
                </w:rPr>
                <w:t xml:space="preserve">  Also, updated </w:t>
              </w:r>
            </w:ins>
            <w:ins w:id="51" w:author="Andrew Wulff" w:date="2017-06-27T10:14:00Z">
              <w:r w:rsidR="002C4822">
                <w:rPr>
                  <w:sz w:val="20"/>
                </w:rPr>
                <w:t xml:space="preserve">for </w:t>
              </w:r>
            </w:ins>
            <w:ins w:id="52" w:author="Andrew Wulff" w:date="2017-06-27T10:15:00Z">
              <w:r w:rsidR="002C4822">
                <w:rPr>
                  <w:sz w:val="20"/>
                </w:rPr>
                <w:t xml:space="preserve">changes due to </w:t>
              </w:r>
            </w:ins>
            <w:ins w:id="53" w:author="Andrew Wulff" w:date="2017-06-27T10:14:00Z">
              <w:r w:rsidR="002C4822">
                <w:rPr>
                  <w:sz w:val="20"/>
                </w:rPr>
                <w:t xml:space="preserve">the USCC refund description CR, which </w:t>
              </w:r>
              <w:r w:rsidR="002C4822" w:rsidRPr="00355712">
                <w:rPr>
                  <w:sz w:val="20"/>
                </w:rPr>
                <w:t>ensure</w:t>
              </w:r>
              <w:r w:rsidR="002C4822">
                <w:rPr>
                  <w:sz w:val="20"/>
                </w:rPr>
                <w:t>s</w:t>
              </w:r>
              <w:r w:rsidR="002C4822" w:rsidRPr="00355712">
                <w:rPr>
                  <w:sz w:val="20"/>
                </w:rPr>
                <w:t xml:space="preserve"> that all refunds have a description in the Billing Feeds</w:t>
              </w:r>
              <w:r w:rsidR="002C4822">
                <w:rPr>
                  <w:sz w:val="20"/>
                </w:rPr>
                <w:t>, including reference to this CR Functional Specification (FSP).</w:t>
              </w:r>
            </w:ins>
            <w:ins w:id="54" w:author="Andrew Wulff" w:date="2017-09-21T17:18:00Z">
              <w:r w:rsidR="00F73D28">
                <w:rPr>
                  <w:sz w:val="20"/>
                </w:rPr>
                <w:t xml:space="preserve">  Additionally, make corrections and fixed typos, especially related</w:t>
              </w:r>
            </w:ins>
            <w:ins w:id="55" w:author="Andrew Wulff" w:date="2017-09-21T17:19:00Z">
              <w:r w:rsidR="00F73D28">
                <w:rPr>
                  <w:sz w:val="20"/>
                </w:rPr>
                <w:t xml:space="preserve"> to settlement field descriptions.</w:t>
              </w:r>
            </w:ins>
          </w:p>
        </w:tc>
      </w:tr>
    </w:tbl>
    <w:p w14:paraId="4DBF5B56" w14:textId="77777777" w:rsidR="001275B5" w:rsidRPr="00D929DE" w:rsidRDefault="001275B5" w:rsidP="00DE3E21"/>
    <w:p w14:paraId="411FE39C" w14:textId="77777777" w:rsidR="00A83067" w:rsidRPr="00D929DE" w:rsidRDefault="00A83067" w:rsidP="00ED2292"/>
    <w:p w14:paraId="7F6BAAB0" w14:textId="77777777" w:rsidR="006D6FD6" w:rsidRPr="00D929DE" w:rsidRDefault="006D6FD6" w:rsidP="00B042CF">
      <w:pPr>
        <w:pStyle w:val="TOC1"/>
      </w:pPr>
    </w:p>
    <w:p w14:paraId="60802C07" w14:textId="77777777" w:rsidR="006D6FD6" w:rsidRPr="00D929DE" w:rsidRDefault="006D6FD6" w:rsidP="00ED2292">
      <w:r w:rsidRPr="00D929DE">
        <w:br w:type="page"/>
      </w:r>
    </w:p>
    <w:p w14:paraId="3025FFC1" w14:textId="1F26558D" w:rsidR="00E23176" w:rsidRPr="00CD193A" w:rsidRDefault="008544D1" w:rsidP="00B042CF">
      <w:pPr>
        <w:pStyle w:val="TOC1"/>
        <w:jc w:val="center"/>
      </w:pPr>
      <w:r w:rsidRPr="00CD193A">
        <w:lastRenderedPageBreak/>
        <w:t>Table of Contents</w:t>
      </w:r>
    </w:p>
    <w:p w14:paraId="38789E5C" w14:textId="77777777" w:rsidR="00EA1565" w:rsidRDefault="001817E7">
      <w:pPr>
        <w:pStyle w:val="TOC1"/>
        <w:tabs>
          <w:tab w:val="left" w:pos="382"/>
          <w:tab w:val="right" w:leader="dot" w:pos="9638"/>
        </w:tabs>
        <w:rPr>
          <w:rFonts w:eastAsiaTheme="minorEastAsia" w:cstheme="minorBidi"/>
          <w:b w:val="0"/>
          <w:noProof/>
          <w:lang w:eastAsia="ja-JP"/>
        </w:rPr>
      </w:pPr>
      <w:r>
        <w:rPr>
          <w:rFonts w:ascii="Arial" w:hAnsi="Arial"/>
          <w:b w:val="0"/>
          <w:sz w:val="32"/>
        </w:rPr>
        <w:fldChar w:fldCharType="begin"/>
      </w:r>
      <w:r>
        <w:rPr>
          <w:rFonts w:ascii="Arial" w:hAnsi="Arial"/>
          <w:b w:val="0"/>
          <w:sz w:val="32"/>
        </w:rPr>
        <w:instrText xml:space="preserve"> TOC \o "1-6" \t "Aepona Appendix 1,1,Aepona Appendix 2,2,Aepona Appendix 3,3" </w:instrText>
      </w:r>
      <w:r>
        <w:rPr>
          <w:rFonts w:ascii="Arial" w:hAnsi="Arial"/>
          <w:b w:val="0"/>
          <w:sz w:val="32"/>
        </w:rPr>
        <w:fldChar w:fldCharType="separate"/>
      </w:r>
      <w:r w:rsidR="00EA1565">
        <w:rPr>
          <w:noProof/>
        </w:rPr>
        <w:t>1</w:t>
      </w:r>
      <w:r w:rsidR="00EA1565">
        <w:rPr>
          <w:rFonts w:eastAsiaTheme="minorEastAsia" w:cstheme="minorBidi"/>
          <w:b w:val="0"/>
          <w:noProof/>
          <w:lang w:eastAsia="ja-JP"/>
        </w:rPr>
        <w:tab/>
      </w:r>
      <w:r w:rsidR="00EA1565">
        <w:rPr>
          <w:noProof/>
        </w:rPr>
        <w:t>Introduction</w:t>
      </w:r>
      <w:r w:rsidR="00EA1565">
        <w:rPr>
          <w:noProof/>
        </w:rPr>
        <w:tab/>
      </w:r>
      <w:r w:rsidR="00EA1565">
        <w:rPr>
          <w:noProof/>
        </w:rPr>
        <w:fldChar w:fldCharType="begin"/>
      </w:r>
      <w:r w:rsidR="00EA1565">
        <w:rPr>
          <w:noProof/>
        </w:rPr>
        <w:instrText xml:space="preserve"> PAGEREF _Toc367633739 \h </w:instrText>
      </w:r>
      <w:r w:rsidR="00EA1565">
        <w:rPr>
          <w:noProof/>
        </w:rPr>
      </w:r>
      <w:r w:rsidR="00EA1565">
        <w:rPr>
          <w:noProof/>
        </w:rPr>
        <w:fldChar w:fldCharType="separate"/>
      </w:r>
      <w:r w:rsidR="00EA1565">
        <w:rPr>
          <w:noProof/>
        </w:rPr>
        <w:t>7</w:t>
      </w:r>
      <w:r w:rsidR="00EA1565">
        <w:rPr>
          <w:noProof/>
        </w:rPr>
        <w:fldChar w:fldCharType="end"/>
      </w:r>
    </w:p>
    <w:p w14:paraId="065FF58F"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Purpose of This Document</w:t>
      </w:r>
      <w:r>
        <w:rPr>
          <w:noProof/>
        </w:rPr>
        <w:tab/>
      </w:r>
      <w:r>
        <w:rPr>
          <w:noProof/>
        </w:rPr>
        <w:fldChar w:fldCharType="begin"/>
      </w:r>
      <w:r>
        <w:rPr>
          <w:noProof/>
        </w:rPr>
        <w:instrText xml:space="preserve"> PAGEREF _Toc367633740 \h </w:instrText>
      </w:r>
      <w:r>
        <w:rPr>
          <w:noProof/>
        </w:rPr>
      </w:r>
      <w:r>
        <w:rPr>
          <w:noProof/>
        </w:rPr>
        <w:fldChar w:fldCharType="separate"/>
      </w:r>
      <w:r>
        <w:rPr>
          <w:noProof/>
        </w:rPr>
        <w:t>7</w:t>
      </w:r>
      <w:r>
        <w:rPr>
          <w:noProof/>
        </w:rPr>
        <w:fldChar w:fldCharType="end"/>
      </w:r>
    </w:p>
    <w:p w14:paraId="2A5C2307"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Scope</w:t>
      </w:r>
      <w:r>
        <w:rPr>
          <w:noProof/>
        </w:rPr>
        <w:tab/>
      </w:r>
      <w:r>
        <w:rPr>
          <w:noProof/>
        </w:rPr>
        <w:fldChar w:fldCharType="begin"/>
      </w:r>
      <w:r>
        <w:rPr>
          <w:noProof/>
        </w:rPr>
        <w:instrText xml:space="preserve"> PAGEREF _Toc367633741 \h </w:instrText>
      </w:r>
      <w:r>
        <w:rPr>
          <w:noProof/>
        </w:rPr>
      </w:r>
      <w:r>
        <w:rPr>
          <w:noProof/>
        </w:rPr>
        <w:fldChar w:fldCharType="separate"/>
      </w:r>
      <w:r>
        <w:rPr>
          <w:noProof/>
        </w:rPr>
        <w:t>7</w:t>
      </w:r>
      <w:r>
        <w:rPr>
          <w:noProof/>
        </w:rPr>
        <w:fldChar w:fldCharType="end"/>
      </w:r>
    </w:p>
    <w:p w14:paraId="2BB8803D"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References</w:t>
      </w:r>
      <w:r>
        <w:rPr>
          <w:noProof/>
        </w:rPr>
        <w:tab/>
      </w:r>
      <w:r>
        <w:rPr>
          <w:noProof/>
        </w:rPr>
        <w:fldChar w:fldCharType="begin"/>
      </w:r>
      <w:r>
        <w:rPr>
          <w:noProof/>
        </w:rPr>
        <w:instrText xml:space="preserve"> PAGEREF _Toc367633742 \h </w:instrText>
      </w:r>
      <w:r>
        <w:rPr>
          <w:noProof/>
        </w:rPr>
      </w:r>
      <w:r>
        <w:rPr>
          <w:noProof/>
        </w:rPr>
        <w:fldChar w:fldCharType="separate"/>
      </w:r>
      <w:r>
        <w:rPr>
          <w:noProof/>
        </w:rPr>
        <w:t>7</w:t>
      </w:r>
      <w:r>
        <w:rPr>
          <w:noProof/>
        </w:rPr>
        <w:fldChar w:fldCharType="end"/>
      </w:r>
    </w:p>
    <w:p w14:paraId="601C5C94"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1.4</w:t>
      </w:r>
      <w:r>
        <w:rPr>
          <w:rFonts w:eastAsiaTheme="minorEastAsia" w:cstheme="minorBidi"/>
          <w:b w:val="0"/>
          <w:noProof/>
          <w:sz w:val="24"/>
          <w:szCs w:val="24"/>
          <w:lang w:eastAsia="ja-JP"/>
        </w:rPr>
        <w:tab/>
      </w:r>
      <w:r>
        <w:rPr>
          <w:noProof/>
        </w:rPr>
        <w:t>Acronyms and Abbreviations</w:t>
      </w:r>
      <w:r>
        <w:rPr>
          <w:noProof/>
        </w:rPr>
        <w:tab/>
      </w:r>
      <w:r>
        <w:rPr>
          <w:noProof/>
        </w:rPr>
        <w:fldChar w:fldCharType="begin"/>
      </w:r>
      <w:r>
        <w:rPr>
          <w:noProof/>
        </w:rPr>
        <w:instrText xml:space="preserve"> PAGEREF _Toc367633743 \h </w:instrText>
      </w:r>
      <w:r>
        <w:rPr>
          <w:noProof/>
        </w:rPr>
      </w:r>
      <w:r>
        <w:rPr>
          <w:noProof/>
        </w:rPr>
        <w:fldChar w:fldCharType="separate"/>
      </w:r>
      <w:r>
        <w:rPr>
          <w:noProof/>
        </w:rPr>
        <w:t>8</w:t>
      </w:r>
      <w:r>
        <w:rPr>
          <w:noProof/>
        </w:rPr>
        <w:fldChar w:fldCharType="end"/>
      </w:r>
    </w:p>
    <w:p w14:paraId="3B18915A" w14:textId="77777777" w:rsidR="00EA1565" w:rsidRDefault="00EA1565">
      <w:pPr>
        <w:pStyle w:val="TOC1"/>
        <w:tabs>
          <w:tab w:val="left" w:pos="382"/>
          <w:tab w:val="right" w:leader="dot" w:pos="9638"/>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System Overview</w:t>
      </w:r>
      <w:r>
        <w:rPr>
          <w:noProof/>
        </w:rPr>
        <w:tab/>
      </w:r>
      <w:r>
        <w:rPr>
          <w:noProof/>
        </w:rPr>
        <w:fldChar w:fldCharType="begin"/>
      </w:r>
      <w:r>
        <w:rPr>
          <w:noProof/>
        </w:rPr>
        <w:instrText xml:space="preserve"> PAGEREF _Toc367633744 \h </w:instrText>
      </w:r>
      <w:r>
        <w:rPr>
          <w:noProof/>
        </w:rPr>
      </w:r>
      <w:r>
        <w:rPr>
          <w:noProof/>
        </w:rPr>
        <w:fldChar w:fldCharType="separate"/>
      </w:r>
      <w:r>
        <w:rPr>
          <w:noProof/>
        </w:rPr>
        <w:t>12</w:t>
      </w:r>
      <w:r>
        <w:rPr>
          <w:noProof/>
        </w:rPr>
        <w:fldChar w:fldCharType="end"/>
      </w:r>
    </w:p>
    <w:p w14:paraId="388CFFA4" w14:textId="77777777" w:rsidR="00EA1565" w:rsidRDefault="00EA1565">
      <w:pPr>
        <w:pStyle w:val="TOC1"/>
        <w:tabs>
          <w:tab w:val="left" w:pos="382"/>
          <w:tab w:val="right" w:leader="dot" w:pos="9638"/>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Prepaid Project Web Services</w:t>
      </w:r>
      <w:r>
        <w:rPr>
          <w:noProof/>
        </w:rPr>
        <w:tab/>
      </w:r>
      <w:r>
        <w:rPr>
          <w:noProof/>
        </w:rPr>
        <w:fldChar w:fldCharType="begin"/>
      </w:r>
      <w:r>
        <w:rPr>
          <w:noProof/>
        </w:rPr>
        <w:instrText xml:space="preserve"> PAGEREF _Toc367633745 \h </w:instrText>
      </w:r>
      <w:r>
        <w:rPr>
          <w:noProof/>
        </w:rPr>
      </w:r>
      <w:r>
        <w:rPr>
          <w:noProof/>
        </w:rPr>
        <w:fldChar w:fldCharType="separate"/>
      </w:r>
      <w:r>
        <w:rPr>
          <w:noProof/>
        </w:rPr>
        <w:t>14</w:t>
      </w:r>
      <w:r>
        <w:rPr>
          <w:noProof/>
        </w:rPr>
        <w:fldChar w:fldCharType="end"/>
      </w:r>
    </w:p>
    <w:p w14:paraId="1437F72B"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BoBo Payment Web Services Overview</w:t>
      </w:r>
      <w:r>
        <w:rPr>
          <w:noProof/>
        </w:rPr>
        <w:tab/>
      </w:r>
      <w:r>
        <w:rPr>
          <w:noProof/>
        </w:rPr>
        <w:fldChar w:fldCharType="begin"/>
      </w:r>
      <w:r>
        <w:rPr>
          <w:noProof/>
        </w:rPr>
        <w:instrText xml:space="preserve"> PAGEREF _Toc367633746 \h </w:instrText>
      </w:r>
      <w:r>
        <w:rPr>
          <w:noProof/>
        </w:rPr>
      </w:r>
      <w:r>
        <w:rPr>
          <w:noProof/>
        </w:rPr>
        <w:fldChar w:fldCharType="separate"/>
      </w:r>
      <w:r>
        <w:rPr>
          <w:noProof/>
        </w:rPr>
        <w:t>14</w:t>
      </w:r>
      <w:r>
        <w:rPr>
          <w:noProof/>
        </w:rPr>
        <w:fldChar w:fldCharType="end"/>
      </w:r>
    </w:p>
    <w:p w14:paraId="4211F620"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3.1.1</w:t>
      </w:r>
      <w:r>
        <w:rPr>
          <w:rFonts w:eastAsiaTheme="minorEastAsia" w:cstheme="minorBidi"/>
          <w:noProof/>
          <w:sz w:val="24"/>
          <w:szCs w:val="24"/>
          <w:lang w:eastAsia="ja-JP"/>
        </w:rPr>
        <w:tab/>
      </w:r>
      <w:r>
        <w:rPr>
          <w:noProof/>
        </w:rPr>
        <w:t>BoBo Web Service Methods Supported for Prepaid</w:t>
      </w:r>
      <w:r>
        <w:rPr>
          <w:noProof/>
        </w:rPr>
        <w:tab/>
      </w:r>
      <w:r>
        <w:rPr>
          <w:noProof/>
        </w:rPr>
        <w:fldChar w:fldCharType="begin"/>
      </w:r>
      <w:r>
        <w:rPr>
          <w:noProof/>
        </w:rPr>
        <w:instrText xml:space="preserve"> PAGEREF _Toc367633747 \h </w:instrText>
      </w:r>
      <w:r>
        <w:rPr>
          <w:noProof/>
        </w:rPr>
      </w:r>
      <w:r>
        <w:rPr>
          <w:noProof/>
        </w:rPr>
        <w:fldChar w:fldCharType="separate"/>
      </w:r>
      <w:r>
        <w:rPr>
          <w:noProof/>
        </w:rPr>
        <w:t>14</w:t>
      </w:r>
      <w:r>
        <w:rPr>
          <w:noProof/>
        </w:rPr>
        <w:fldChar w:fldCharType="end"/>
      </w:r>
    </w:p>
    <w:p w14:paraId="461C0ABB"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3.1.2</w:t>
      </w:r>
      <w:r>
        <w:rPr>
          <w:rFonts w:eastAsiaTheme="minorEastAsia" w:cstheme="minorBidi"/>
          <w:noProof/>
          <w:sz w:val="24"/>
          <w:szCs w:val="24"/>
          <w:lang w:eastAsia="ja-JP"/>
        </w:rPr>
        <w:tab/>
      </w:r>
      <w:r>
        <w:rPr>
          <w:noProof/>
        </w:rPr>
        <w:t>WS Message Parameters</w:t>
      </w:r>
      <w:r>
        <w:rPr>
          <w:noProof/>
        </w:rPr>
        <w:tab/>
      </w:r>
      <w:r>
        <w:rPr>
          <w:noProof/>
        </w:rPr>
        <w:fldChar w:fldCharType="begin"/>
      </w:r>
      <w:r>
        <w:rPr>
          <w:noProof/>
        </w:rPr>
        <w:instrText xml:space="preserve"> PAGEREF _Toc367633748 \h </w:instrText>
      </w:r>
      <w:r>
        <w:rPr>
          <w:noProof/>
        </w:rPr>
      </w:r>
      <w:r>
        <w:rPr>
          <w:noProof/>
        </w:rPr>
        <w:fldChar w:fldCharType="separate"/>
      </w:r>
      <w:r>
        <w:rPr>
          <w:noProof/>
        </w:rPr>
        <w:t>15</w:t>
      </w:r>
      <w:r>
        <w:rPr>
          <w:noProof/>
        </w:rPr>
        <w:fldChar w:fldCharType="end"/>
      </w:r>
    </w:p>
    <w:p w14:paraId="3CD4915C"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3.1.3</w:t>
      </w:r>
      <w:r>
        <w:rPr>
          <w:rFonts w:eastAsiaTheme="minorEastAsia" w:cstheme="minorBidi"/>
          <w:noProof/>
          <w:sz w:val="24"/>
          <w:szCs w:val="24"/>
          <w:lang w:eastAsia="ja-JP"/>
        </w:rPr>
        <w:tab/>
      </w:r>
      <w:r>
        <w:rPr>
          <w:noProof/>
        </w:rPr>
        <w:t>Performance Requirements</w:t>
      </w:r>
      <w:r>
        <w:rPr>
          <w:noProof/>
        </w:rPr>
        <w:tab/>
      </w:r>
      <w:r>
        <w:rPr>
          <w:noProof/>
        </w:rPr>
        <w:fldChar w:fldCharType="begin"/>
      </w:r>
      <w:r>
        <w:rPr>
          <w:noProof/>
        </w:rPr>
        <w:instrText xml:space="preserve"> PAGEREF _Toc367633749 \h </w:instrText>
      </w:r>
      <w:r>
        <w:rPr>
          <w:noProof/>
        </w:rPr>
      </w:r>
      <w:r>
        <w:rPr>
          <w:noProof/>
        </w:rPr>
        <w:fldChar w:fldCharType="separate"/>
      </w:r>
      <w:r>
        <w:rPr>
          <w:noProof/>
        </w:rPr>
        <w:t>15</w:t>
      </w:r>
      <w:r>
        <w:rPr>
          <w:noProof/>
        </w:rPr>
        <w:fldChar w:fldCharType="end"/>
      </w:r>
    </w:p>
    <w:p w14:paraId="41D93FB4"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3.1.4</w:t>
      </w:r>
      <w:r>
        <w:rPr>
          <w:rFonts w:eastAsiaTheme="minorEastAsia" w:cstheme="minorBidi"/>
          <w:noProof/>
          <w:sz w:val="24"/>
          <w:szCs w:val="24"/>
          <w:lang w:eastAsia="ja-JP"/>
        </w:rPr>
        <w:tab/>
      </w:r>
      <w:r>
        <w:rPr>
          <w:noProof/>
        </w:rPr>
        <w:t>Alarming</w:t>
      </w:r>
      <w:r>
        <w:rPr>
          <w:noProof/>
        </w:rPr>
        <w:tab/>
      </w:r>
      <w:r>
        <w:rPr>
          <w:noProof/>
        </w:rPr>
        <w:fldChar w:fldCharType="begin"/>
      </w:r>
      <w:r>
        <w:rPr>
          <w:noProof/>
        </w:rPr>
        <w:instrText xml:space="preserve"> PAGEREF _Toc367633750 \h </w:instrText>
      </w:r>
      <w:r>
        <w:rPr>
          <w:noProof/>
        </w:rPr>
      </w:r>
      <w:r>
        <w:rPr>
          <w:noProof/>
        </w:rPr>
        <w:fldChar w:fldCharType="separate"/>
      </w:r>
      <w:r>
        <w:rPr>
          <w:noProof/>
        </w:rPr>
        <w:t>15</w:t>
      </w:r>
      <w:r>
        <w:rPr>
          <w:noProof/>
        </w:rPr>
        <w:fldChar w:fldCharType="end"/>
      </w:r>
    </w:p>
    <w:p w14:paraId="466DA898"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3.1.5</w:t>
      </w:r>
      <w:r>
        <w:rPr>
          <w:rFonts w:eastAsiaTheme="minorEastAsia" w:cstheme="minorBidi"/>
          <w:noProof/>
          <w:sz w:val="24"/>
          <w:szCs w:val="24"/>
          <w:lang w:eastAsia="ja-JP"/>
        </w:rPr>
        <w:tab/>
      </w:r>
      <w:r>
        <w:rPr>
          <w:noProof/>
        </w:rPr>
        <w:t>BoBo Payment Typical Sequences for Pre-Paid Subscribers</w:t>
      </w:r>
      <w:r>
        <w:rPr>
          <w:noProof/>
        </w:rPr>
        <w:tab/>
      </w:r>
      <w:r>
        <w:rPr>
          <w:noProof/>
        </w:rPr>
        <w:fldChar w:fldCharType="begin"/>
      </w:r>
      <w:r>
        <w:rPr>
          <w:noProof/>
        </w:rPr>
        <w:instrText xml:space="preserve"> PAGEREF _Toc367633751 \h </w:instrText>
      </w:r>
      <w:r>
        <w:rPr>
          <w:noProof/>
        </w:rPr>
      </w:r>
      <w:r>
        <w:rPr>
          <w:noProof/>
        </w:rPr>
        <w:fldChar w:fldCharType="separate"/>
      </w:r>
      <w:r>
        <w:rPr>
          <w:noProof/>
        </w:rPr>
        <w:t>15</w:t>
      </w:r>
      <w:r>
        <w:rPr>
          <w:noProof/>
        </w:rPr>
        <w:fldChar w:fldCharType="end"/>
      </w:r>
    </w:p>
    <w:p w14:paraId="77E99EA4"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3.1.5.1</w:t>
      </w:r>
      <w:r>
        <w:rPr>
          <w:rFonts w:eastAsiaTheme="minorEastAsia" w:cstheme="minorBidi"/>
          <w:noProof/>
          <w:sz w:val="24"/>
          <w:szCs w:val="24"/>
          <w:lang w:eastAsia="ja-JP"/>
        </w:rPr>
        <w:tab/>
      </w:r>
      <w:r>
        <w:rPr>
          <w:noProof/>
        </w:rPr>
        <w:t>Successful Authorize Flow</w:t>
      </w:r>
      <w:r>
        <w:rPr>
          <w:noProof/>
        </w:rPr>
        <w:tab/>
      </w:r>
      <w:r>
        <w:rPr>
          <w:noProof/>
        </w:rPr>
        <w:fldChar w:fldCharType="begin"/>
      </w:r>
      <w:r>
        <w:rPr>
          <w:noProof/>
        </w:rPr>
        <w:instrText xml:space="preserve"> PAGEREF _Toc367633752 \h </w:instrText>
      </w:r>
      <w:r>
        <w:rPr>
          <w:noProof/>
        </w:rPr>
      </w:r>
      <w:r>
        <w:rPr>
          <w:noProof/>
        </w:rPr>
        <w:fldChar w:fldCharType="separate"/>
      </w:r>
      <w:r>
        <w:rPr>
          <w:noProof/>
        </w:rPr>
        <w:t>16</w:t>
      </w:r>
      <w:r>
        <w:rPr>
          <w:noProof/>
        </w:rPr>
        <w:fldChar w:fldCharType="end"/>
      </w:r>
    </w:p>
    <w:p w14:paraId="5877E819"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3.1.5.2</w:t>
      </w:r>
      <w:r>
        <w:rPr>
          <w:rFonts w:eastAsiaTheme="minorEastAsia" w:cstheme="minorBidi"/>
          <w:noProof/>
          <w:sz w:val="24"/>
          <w:szCs w:val="24"/>
          <w:lang w:eastAsia="ja-JP"/>
        </w:rPr>
        <w:tab/>
      </w:r>
      <w:r>
        <w:rPr>
          <w:noProof/>
        </w:rPr>
        <w:t>Successful Confirm Flow</w:t>
      </w:r>
      <w:r>
        <w:rPr>
          <w:noProof/>
        </w:rPr>
        <w:tab/>
      </w:r>
      <w:r>
        <w:rPr>
          <w:noProof/>
        </w:rPr>
        <w:fldChar w:fldCharType="begin"/>
      </w:r>
      <w:r>
        <w:rPr>
          <w:noProof/>
        </w:rPr>
        <w:instrText xml:space="preserve"> PAGEREF _Toc367633753 \h </w:instrText>
      </w:r>
      <w:r>
        <w:rPr>
          <w:noProof/>
        </w:rPr>
      </w:r>
      <w:r>
        <w:rPr>
          <w:noProof/>
        </w:rPr>
        <w:fldChar w:fldCharType="separate"/>
      </w:r>
      <w:r>
        <w:rPr>
          <w:noProof/>
        </w:rPr>
        <w:t>18</w:t>
      </w:r>
      <w:r>
        <w:rPr>
          <w:noProof/>
        </w:rPr>
        <w:fldChar w:fldCharType="end"/>
      </w:r>
    </w:p>
    <w:p w14:paraId="0B0FDDED"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3.1.5.3</w:t>
      </w:r>
      <w:r>
        <w:rPr>
          <w:rFonts w:eastAsiaTheme="minorEastAsia" w:cstheme="minorBidi"/>
          <w:noProof/>
          <w:sz w:val="24"/>
          <w:szCs w:val="24"/>
          <w:lang w:eastAsia="ja-JP"/>
        </w:rPr>
        <w:tab/>
      </w:r>
      <w:r>
        <w:rPr>
          <w:noProof/>
        </w:rPr>
        <w:t>Successful Cancel Flow</w:t>
      </w:r>
      <w:r>
        <w:rPr>
          <w:noProof/>
        </w:rPr>
        <w:tab/>
      </w:r>
      <w:r>
        <w:rPr>
          <w:noProof/>
        </w:rPr>
        <w:fldChar w:fldCharType="begin"/>
      </w:r>
      <w:r>
        <w:rPr>
          <w:noProof/>
        </w:rPr>
        <w:instrText xml:space="preserve"> PAGEREF _Toc367633754 \h </w:instrText>
      </w:r>
      <w:r>
        <w:rPr>
          <w:noProof/>
        </w:rPr>
      </w:r>
      <w:r>
        <w:rPr>
          <w:noProof/>
        </w:rPr>
        <w:fldChar w:fldCharType="separate"/>
      </w:r>
      <w:r>
        <w:rPr>
          <w:noProof/>
        </w:rPr>
        <w:t>20</w:t>
      </w:r>
      <w:r>
        <w:rPr>
          <w:noProof/>
        </w:rPr>
        <w:fldChar w:fldCharType="end"/>
      </w:r>
    </w:p>
    <w:p w14:paraId="7AC19493"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3.1.5.4</w:t>
      </w:r>
      <w:r>
        <w:rPr>
          <w:rFonts w:eastAsiaTheme="minorEastAsia" w:cstheme="minorBidi"/>
          <w:noProof/>
          <w:sz w:val="24"/>
          <w:szCs w:val="24"/>
          <w:lang w:eastAsia="ja-JP"/>
        </w:rPr>
        <w:tab/>
      </w:r>
      <w:r>
        <w:rPr>
          <w:noProof/>
        </w:rPr>
        <w:t>Successful Charge Flow</w:t>
      </w:r>
      <w:r>
        <w:rPr>
          <w:noProof/>
        </w:rPr>
        <w:tab/>
      </w:r>
      <w:r>
        <w:rPr>
          <w:noProof/>
        </w:rPr>
        <w:fldChar w:fldCharType="begin"/>
      </w:r>
      <w:r>
        <w:rPr>
          <w:noProof/>
        </w:rPr>
        <w:instrText xml:space="preserve"> PAGEREF _Toc367633755 \h </w:instrText>
      </w:r>
      <w:r>
        <w:rPr>
          <w:noProof/>
        </w:rPr>
      </w:r>
      <w:r>
        <w:rPr>
          <w:noProof/>
        </w:rPr>
        <w:fldChar w:fldCharType="separate"/>
      </w:r>
      <w:r>
        <w:rPr>
          <w:noProof/>
        </w:rPr>
        <w:t>21</w:t>
      </w:r>
      <w:r>
        <w:rPr>
          <w:noProof/>
        </w:rPr>
        <w:fldChar w:fldCharType="end"/>
      </w:r>
    </w:p>
    <w:p w14:paraId="6F6DD68B"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3.1.5.5</w:t>
      </w:r>
      <w:r>
        <w:rPr>
          <w:rFonts w:eastAsiaTheme="minorEastAsia" w:cstheme="minorBidi"/>
          <w:noProof/>
          <w:sz w:val="24"/>
          <w:szCs w:val="24"/>
          <w:lang w:eastAsia="ja-JP"/>
        </w:rPr>
        <w:tab/>
      </w:r>
      <w:r>
        <w:rPr>
          <w:noProof/>
        </w:rPr>
        <w:t>Successful Refund Flow</w:t>
      </w:r>
      <w:r>
        <w:rPr>
          <w:noProof/>
        </w:rPr>
        <w:tab/>
      </w:r>
      <w:r>
        <w:rPr>
          <w:noProof/>
        </w:rPr>
        <w:fldChar w:fldCharType="begin"/>
      </w:r>
      <w:r>
        <w:rPr>
          <w:noProof/>
        </w:rPr>
        <w:instrText xml:space="preserve"> PAGEREF _Toc367633756 \h </w:instrText>
      </w:r>
      <w:r>
        <w:rPr>
          <w:noProof/>
        </w:rPr>
      </w:r>
      <w:r>
        <w:rPr>
          <w:noProof/>
        </w:rPr>
        <w:fldChar w:fldCharType="separate"/>
      </w:r>
      <w:r>
        <w:rPr>
          <w:noProof/>
        </w:rPr>
        <w:t>23</w:t>
      </w:r>
      <w:r>
        <w:rPr>
          <w:noProof/>
        </w:rPr>
        <w:fldChar w:fldCharType="end"/>
      </w:r>
    </w:p>
    <w:p w14:paraId="63CC782C"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3.1.5.6</w:t>
      </w:r>
      <w:r>
        <w:rPr>
          <w:rFonts w:eastAsiaTheme="minorEastAsia" w:cstheme="minorBidi"/>
          <w:noProof/>
          <w:sz w:val="24"/>
          <w:szCs w:val="24"/>
          <w:lang w:eastAsia="ja-JP"/>
        </w:rPr>
        <w:tab/>
      </w:r>
      <w:r>
        <w:rPr>
          <w:noProof/>
        </w:rPr>
        <w:t>‘Authorized’ Transaction Authorization Period Timeout Flow</w:t>
      </w:r>
      <w:r>
        <w:rPr>
          <w:noProof/>
        </w:rPr>
        <w:tab/>
      </w:r>
      <w:r>
        <w:rPr>
          <w:noProof/>
        </w:rPr>
        <w:fldChar w:fldCharType="begin"/>
      </w:r>
      <w:r>
        <w:rPr>
          <w:noProof/>
        </w:rPr>
        <w:instrText xml:space="preserve"> PAGEREF _Toc367633757 \h </w:instrText>
      </w:r>
      <w:r>
        <w:rPr>
          <w:noProof/>
        </w:rPr>
      </w:r>
      <w:r>
        <w:rPr>
          <w:noProof/>
        </w:rPr>
        <w:fldChar w:fldCharType="separate"/>
      </w:r>
      <w:r>
        <w:rPr>
          <w:noProof/>
        </w:rPr>
        <w:t>25</w:t>
      </w:r>
      <w:r>
        <w:rPr>
          <w:noProof/>
        </w:rPr>
        <w:fldChar w:fldCharType="end"/>
      </w:r>
    </w:p>
    <w:p w14:paraId="362B1C8E"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3.1.5.7</w:t>
      </w:r>
      <w:r>
        <w:rPr>
          <w:rFonts w:eastAsiaTheme="minorEastAsia" w:cstheme="minorBidi"/>
          <w:noProof/>
          <w:sz w:val="24"/>
          <w:szCs w:val="24"/>
          <w:lang w:eastAsia="ja-JP"/>
        </w:rPr>
        <w:tab/>
      </w:r>
      <w:r>
        <w:rPr>
          <w:noProof/>
        </w:rPr>
        <w:t>BoBo Payment Web Services HTTP Response Codes and SOAP Exceptions</w:t>
      </w:r>
      <w:r>
        <w:rPr>
          <w:noProof/>
        </w:rPr>
        <w:tab/>
      </w:r>
      <w:r>
        <w:rPr>
          <w:noProof/>
        </w:rPr>
        <w:fldChar w:fldCharType="begin"/>
      </w:r>
      <w:r>
        <w:rPr>
          <w:noProof/>
        </w:rPr>
        <w:instrText xml:space="preserve"> PAGEREF _Toc367633758 \h </w:instrText>
      </w:r>
      <w:r>
        <w:rPr>
          <w:noProof/>
        </w:rPr>
      </w:r>
      <w:r>
        <w:rPr>
          <w:noProof/>
        </w:rPr>
        <w:fldChar w:fldCharType="separate"/>
      </w:r>
      <w:r>
        <w:rPr>
          <w:noProof/>
        </w:rPr>
        <w:t>26</w:t>
      </w:r>
      <w:r>
        <w:rPr>
          <w:noProof/>
        </w:rPr>
        <w:fldChar w:fldCharType="end"/>
      </w:r>
    </w:p>
    <w:p w14:paraId="2EF354FE"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GCB Payment Web Services Overview</w:t>
      </w:r>
      <w:r>
        <w:rPr>
          <w:noProof/>
        </w:rPr>
        <w:tab/>
      </w:r>
      <w:r>
        <w:rPr>
          <w:noProof/>
        </w:rPr>
        <w:fldChar w:fldCharType="begin"/>
      </w:r>
      <w:r>
        <w:rPr>
          <w:noProof/>
        </w:rPr>
        <w:instrText xml:space="preserve"> PAGEREF _Toc367633759 \h </w:instrText>
      </w:r>
      <w:r>
        <w:rPr>
          <w:noProof/>
        </w:rPr>
      </w:r>
      <w:r>
        <w:rPr>
          <w:noProof/>
        </w:rPr>
        <w:fldChar w:fldCharType="separate"/>
      </w:r>
      <w:r>
        <w:rPr>
          <w:noProof/>
        </w:rPr>
        <w:t>27</w:t>
      </w:r>
      <w:r>
        <w:rPr>
          <w:noProof/>
        </w:rPr>
        <w:fldChar w:fldCharType="end"/>
      </w:r>
    </w:p>
    <w:p w14:paraId="48107335"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GCB Web Service Methods Supported</w:t>
      </w:r>
      <w:r>
        <w:rPr>
          <w:noProof/>
        </w:rPr>
        <w:tab/>
      </w:r>
      <w:r>
        <w:rPr>
          <w:noProof/>
        </w:rPr>
        <w:fldChar w:fldCharType="begin"/>
      </w:r>
      <w:r>
        <w:rPr>
          <w:noProof/>
        </w:rPr>
        <w:instrText xml:space="preserve"> PAGEREF _Toc367633760 \h </w:instrText>
      </w:r>
      <w:r>
        <w:rPr>
          <w:noProof/>
        </w:rPr>
      </w:r>
      <w:r>
        <w:rPr>
          <w:noProof/>
        </w:rPr>
        <w:fldChar w:fldCharType="separate"/>
      </w:r>
      <w:r>
        <w:rPr>
          <w:noProof/>
        </w:rPr>
        <w:t>27</w:t>
      </w:r>
      <w:r>
        <w:rPr>
          <w:noProof/>
        </w:rPr>
        <w:fldChar w:fldCharType="end"/>
      </w:r>
    </w:p>
    <w:p w14:paraId="3A20976A"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WS Message Parameters</w:t>
      </w:r>
      <w:r>
        <w:rPr>
          <w:noProof/>
        </w:rPr>
        <w:tab/>
      </w:r>
      <w:r>
        <w:rPr>
          <w:noProof/>
        </w:rPr>
        <w:fldChar w:fldCharType="begin"/>
      </w:r>
      <w:r>
        <w:rPr>
          <w:noProof/>
        </w:rPr>
        <w:instrText xml:space="preserve"> PAGEREF _Toc367633761 \h </w:instrText>
      </w:r>
      <w:r>
        <w:rPr>
          <w:noProof/>
        </w:rPr>
      </w:r>
      <w:r>
        <w:rPr>
          <w:noProof/>
        </w:rPr>
        <w:fldChar w:fldCharType="separate"/>
      </w:r>
      <w:r>
        <w:rPr>
          <w:noProof/>
        </w:rPr>
        <w:t>27</w:t>
      </w:r>
      <w:r>
        <w:rPr>
          <w:noProof/>
        </w:rPr>
        <w:fldChar w:fldCharType="end"/>
      </w:r>
    </w:p>
    <w:p w14:paraId="0F5D8B36"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3.2.3</w:t>
      </w:r>
      <w:r>
        <w:rPr>
          <w:rFonts w:eastAsiaTheme="minorEastAsia" w:cstheme="minorBidi"/>
          <w:noProof/>
          <w:sz w:val="24"/>
          <w:szCs w:val="24"/>
          <w:lang w:eastAsia="ja-JP"/>
        </w:rPr>
        <w:tab/>
      </w:r>
      <w:r>
        <w:rPr>
          <w:noProof/>
        </w:rPr>
        <w:t>Performance Requirements</w:t>
      </w:r>
      <w:r>
        <w:rPr>
          <w:noProof/>
        </w:rPr>
        <w:tab/>
      </w:r>
      <w:r>
        <w:rPr>
          <w:noProof/>
        </w:rPr>
        <w:fldChar w:fldCharType="begin"/>
      </w:r>
      <w:r>
        <w:rPr>
          <w:noProof/>
        </w:rPr>
        <w:instrText xml:space="preserve"> PAGEREF _Toc367633762 \h </w:instrText>
      </w:r>
      <w:r>
        <w:rPr>
          <w:noProof/>
        </w:rPr>
      </w:r>
      <w:r>
        <w:rPr>
          <w:noProof/>
        </w:rPr>
        <w:fldChar w:fldCharType="separate"/>
      </w:r>
      <w:r>
        <w:rPr>
          <w:noProof/>
        </w:rPr>
        <w:t>28</w:t>
      </w:r>
      <w:r>
        <w:rPr>
          <w:noProof/>
        </w:rPr>
        <w:fldChar w:fldCharType="end"/>
      </w:r>
    </w:p>
    <w:p w14:paraId="12B257F5"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3.2.4</w:t>
      </w:r>
      <w:r>
        <w:rPr>
          <w:rFonts w:eastAsiaTheme="minorEastAsia" w:cstheme="minorBidi"/>
          <w:noProof/>
          <w:sz w:val="24"/>
          <w:szCs w:val="24"/>
          <w:lang w:eastAsia="ja-JP"/>
        </w:rPr>
        <w:tab/>
      </w:r>
      <w:r>
        <w:rPr>
          <w:noProof/>
        </w:rPr>
        <w:t>Alarming</w:t>
      </w:r>
      <w:r>
        <w:rPr>
          <w:noProof/>
        </w:rPr>
        <w:tab/>
      </w:r>
      <w:r>
        <w:rPr>
          <w:noProof/>
        </w:rPr>
        <w:fldChar w:fldCharType="begin"/>
      </w:r>
      <w:r>
        <w:rPr>
          <w:noProof/>
        </w:rPr>
        <w:instrText xml:space="preserve"> PAGEREF _Toc367633763 \h </w:instrText>
      </w:r>
      <w:r>
        <w:rPr>
          <w:noProof/>
        </w:rPr>
      </w:r>
      <w:r>
        <w:rPr>
          <w:noProof/>
        </w:rPr>
        <w:fldChar w:fldCharType="separate"/>
      </w:r>
      <w:r>
        <w:rPr>
          <w:noProof/>
        </w:rPr>
        <w:t>28</w:t>
      </w:r>
      <w:r>
        <w:rPr>
          <w:noProof/>
        </w:rPr>
        <w:fldChar w:fldCharType="end"/>
      </w:r>
    </w:p>
    <w:p w14:paraId="5EE51477"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3.2.5</w:t>
      </w:r>
      <w:r>
        <w:rPr>
          <w:rFonts w:eastAsiaTheme="minorEastAsia" w:cstheme="minorBidi"/>
          <w:noProof/>
          <w:sz w:val="24"/>
          <w:szCs w:val="24"/>
          <w:lang w:eastAsia="ja-JP"/>
        </w:rPr>
        <w:tab/>
      </w:r>
      <w:r>
        <w:rPr>
          <w:noProof/>
        </w:rPr>
        <w:t>GCB Payment Typical Sequences for Pre-Paid Subscribers</w:t>
      </w:r>
      <w:r>
        <w:rPr>
          <w:noProof/>
        </w:rPr>
        <w:tab/>
      </w:r>
      <w:r>
        <w:rPr>
          <w:noProof/>
        </w:rPr>
        <w:fldChar w:fldCharType="begin"/>
      </w:r>
      <w:r>
        <w:rPr>
          <w:noProof/>
        </w:rPr>
        <w:instrText xml:space="preserve"> PAGEREF _Toc367633764 \h </w:instrText>
      </w:r>
      <w:r>
        <w:rPr>
          <w:noProof/>
        </w:rPr>
      </w:r>
      <w:r>
        <w:rPr>
          <w:noProof/>
        </w:rPr>
        <w:fldChar w:fldCharType="separate"/>
      </w:r>
      <w:r>
        <w:rPr>
          <w:noProof/>
        </w:rPr>
        <w:t>29</w:t>
      </w:r>
      <w:r>
        <w:rPr>
          <w:noProof/>
        </w:rPr>
        <w:fldChar w:fldCharType="end"/>
      </w:r>
    </w:p>
    <w:p w14:paraId="154EF77E"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3.2.5.1</w:t>
      </w:r>
      <w:r>
        <w:rPr>
          <w:rFonts w:eastAsiaTheme="minorEastAsia" w:cstheme="minorBidi"/>
          <w:noProof/>
          <w:sz w:val="24"/>
          <w:szCs w:val="24"/>
          <w:lang w:eastAsia="ja-JP"/>
        </w:rPr>
        <w:tab/>
      </w:r>
      <w:r>
        <w:rPr>
          <w:noProof/>
        </w:rPr>
        <w:t>Successful Auth Flow</w:t>
      </w:r>
      <w:r>
        <w:rPr>
          <w:noProof/>
        </w:rPr>
        <w:tab/>
      </w:r>
      <w:r>
        <w:rPr>
          <w:noProof/>
        </w:rPr>
        <w:fldChar w:fldCharType="begin"/>
      </w:r>
      <w:r>
        <w:rPr>
          <w:noProof/>
        </w:rPr>
        <w:instrText xml:space="preserve"> PAGEREF _Toc367633765 \h </w:instrText>
      </w:r>
      <w:r>
        <w:rPr>
          <w:noProof/>
        </w:rPr>
      </w:r>
      <w:r>
        <w:rPr>
          <w:noProof/>
        </w:rPr>
        <w:fldChar w:fldCharType="separate"/>
      </w:r>
      <w:r>
        <w:rPr>
          <w:noProof/>
        </w:rPr>
        <w:t>29</w:t>
      </w:r>
      <w:r>
        <w:rPr>
          <w:noProof/>
        </w:rPr>
        <w:fldChar w:fldCharType="end"/>
      </w:r>
    </w:p>
    <w:p w14:paraId="11796395"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3.2.5.2</w:t>
      </w:r>
      <w:r>
        <w:rPr>
          <w:rFonts w:eastAsiaTheme="minorEastAsia" w:cstheme="minorBidi"/>
          <w:noProof/>
          <w:sz w:val="24"/>
          <w:szCs w:val="24"/>
          <w:lang w:eastAsia="ja-JP"/>
        </w:rPr>
        <w:tab/>
      </w:r>
      <w:r>
        <w:rPr>
          <w:noProof/>
        </w:rPr>
        <w:t>Successful Charge Without Long Term Authorization Handling Invoked Flow</w:t>
      </w:r>
      <w:r>
        <w:rPr>
          <w:noProof/>
        </w:rPr>
        <w:tab/>
      </w:r>
      <w:r>
        <w:rPr>
          <w:noProof/>
        </w:rPr>
        <w:fldChar w:fldCharType="begin"/>
      </w:r>
      <w:r>
        <w:rPr>
          <w:noProof/>
        </w:rPr>
        <w:instrText xml:space="preserve"> PAGEREF _Toc367633766 \h </w:instrText>
      </w:r>
      <w:r>
        <w:rPr>
          <w:noProof/>
        </w:rPr>
      </w:r>
      <w:r>
        <w:rPr>
          <w:noProof/>
        </w:rPr>
        <w:fldChar w:fldCharType="separate"/>
      </w:r>
      <w:r>
        <w:rPr>
          <w:noProof/>
        </w:rPr>
        <w:t>31</w:t>
      </w:r>
      <w:r>
        <w:rPr>
          <w:noProof/>
        </w:rPr>
        <w:fldChar w:fldCharType="end"/>
      </w:r>
    </w:p>
    <w:p w14:paraId="78EE178D"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3.2.5.3</w:t>
      </w:r>
      <w:r>
        <w:rPr>
          <w:rFonts w:eastAsiaTheme="minorEastAsia" w:cstheme="minorBidi"/>
          <w:noProof/>
          <w:sz w:val="24"/>
          <w:szCs w:val="24"/>
          <w:lang w:eastAsia="ja-JP"/>
        </w:rPr>
        <w:tab/>
      </w:r>
      <w:r>
        <w:rPr>
          <w:noProof/>
        </w:rPr>
        <w:t>Successful Charge with Long Term Authorization Handling Invoked Flow</w:t>
      </w:r>
      <w:r>
        <w:rPr>
          <w:noProof/>
        </w:rPr>
        <w:tab/>
      </w:r>
      <w:r>
        <w:rPr>
          <w:noProof/>
        </w:rPr>
        <w:fldChar w:fldCharType="begin"/>
      </w:r>
      <w:r>
        <w:rPr>
          <w:noProof/>
        </w:rPr>
        <w:instrText xml:space="preserve"> PAGEREF _Toc367633767 \h </w:instrText>
      </w:r>
      <w:r>
        <w:rPr>
          <w:noProof/>
        </w:rPr>
      </w:r>
      <w:r>
        <w:rPr>
          <w:noProof/>
        </w:rPr>
        <w:fldChar w:fldCharType="separate"/>
      </w:r>
      <w:r>
        <w:rPr>
          <w:noProof/>
        </w:rPr>
        <w:t>34</w:t>
      </w:r>
      <w:r>
        <w:rPr>
          <w:noProof/>
        </w:rPr>
        <w:fldChar w:fldCharType="end"/>
      </w:r>
    </w:p>
    <w:p w14:paraId="610A86EA"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3.2.5.4</w:t>
      </w:r>
      <w:r>
        <w:rPr>
          <w:rFonts w:eastAsiaTheme="minorEastAsia" w:cstheme="minorBidi"/>
          <w:noProof/>
          <w:sz w:val="24"/>
          <w:szCs w:val="24"/>
          <w:lang w:eastAsia="ja-JP"/>
        </w:rPr>
        <w:tab/>
      </w:r>
      <w:r>
        <w:rPr>
          <w:noProof/>
        </w:rPr>
        <w:t>Successful Cancel Without Long Term Authorization Handling Invoked Flow</w:t>
      </w:r>
      <w:r>
        <w:rPr>
          <w:noProof/>
        </w:rPr>
        <w:tab/>
      </w:r>
      <w:r>
        <w:rPr>
          <w:noProof/>
        </w:rPr>
        <w:fldChar w:fldCharType="begin"/>
      </w:r>
      <w:r>
        <w:rPr>
          <w:noProof/>
        </w:rPr>
        <w:instrText xml:space="preserve"> PAGEREF _Toc367633768 \h </w:instrText>
      </w:r>
      <w:r>
        <w:rPr>
          <w:noProof/>
        </w:rPr>
      </w:r>
      <w:r>
        <w:rPr>
          <w:noProof/>
        </w:rPr>
        <w:fldChar w:fldCharType="separate"/>
      </w:r>
      <w:r>
        <w:rPr>
          <w:noProof/>
        </w:rPr>
        <w:t>37</w:t>
      </w:r>
      <w:r>
        <w:rPr>
          <w:noProof/>
        </w:rPr>
        <w:fldChar w:fldCharType="end"/>
      </w:r>
    </w:p>
    <w:p w14:paraId="6BE6A13D"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3.2.5.5</w:t>
      </w:r>
      <w:r>
        <w:rPr>
          <w:rFonts w:eastAsiaTheme="minorEastAsia" w:cstheme="minorBidi"/>
          <w:noProof/>
          <w:sz w:val="24"/>
          <w:szCs w:val="24"/>
          <w:lang w:eastAsia="ja-JP"/>
        </w:rPr>
        <w:tab/>
      </w:r>
      <w:r>
        <w:rPr>
          <w:noProof/>
        </w:rPr>
        <w:t>Successful Cancel With Long Term Authorization Handling Invoked Flow</w:t>
      </w:r>
      <w:r>
        <w:rPr>
          <w:noProof/>
        </w:rPr>
        <w:tab/>
      </w:r>
      <w:r>
        <w:rPr>
          <w:noProof/>
        </w:rPr>
        <w:fldChar w:fldCharType="begin"/>
      </w:r>
      <w:r>
        <w:rPr>
          <w:noProof/>
        </w:rPr>
        <w:instrText xml:space="preserve"> PAGEREF _Toc367633769 \h </w:instrText>
      </w:r>
      <w:r>
        <w:rPr>
          <w:noProof/>
        </w:rPr>
      </w:r>
      <w:r>
        <w:rPr>
          <w:noProof/>
        </w:rPr>
        <w:fldChar w:fldCharType="separate"/>
      </w:r>
      <w:r>
        <w:rPr>
          <w:noProof/>
        </w:rPr>
        <w:t>40</w:t>
      </w:r>
      <w:r>
        <w:rPr>
          <w:noProof/>
        </w:rPr>
        <w:fldChar w:fldCharType="end"/>
      </w:r>
    </w:p>
    <w:p w14:paraId="09C48006"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3.2.5.6</w:t>
      </w:r>
      <w:r>
        <w:rPr>
          <w:rFonts w:eastAsiaTheme="minorEastAsia" w:cstheme="minorBidi"/>
          <w:noProof/>
          <w:sz w:val="24"/>
          <w:szCs w:val="24"/>
          <w:lang w:eastAsia="ja-JP"/>
        </w:rPr>
        <w:tab/>
      </w:r>
      <w:r>
        <w:rPr>
          <w:noProof/>
        </w:rPr>
        <w:t>Successful CancelNotification Without Long Term Authorization Handling Invoked Flow</w:t>
      </w:r>
      <w:r>
        <w:rPr>
          <w:noProof/>
        </w:rPr>
        <w:tab/>
      </w:r>
      <w:r>
        <w:rPr>
          <w:noProof/>
        </w:rPr>
        <w:fldChar w:fldCharType="begin"/>
      </w:r>
      <w:r>
        <w:rPr>
          <w:noProof/>
        </w:rPr>
        <w:instrText xml:space="preserve"> PAGEREF _Toc367633770 \h </w:instrText>
      </w:r>
      <w:r>
        <w:rPr>
          <w:noProof/>
        </w:rPr>
      </w:r>
      <w:r>
        <w:rPr>
          <w:noProof/>
        </w:rPr>
        <w:fldChar w:fldCharType="separate"/>
      </w:r>
      <w:r>
        <w:rPr>
          <w:noProof/>
        </w:rPr>
        <w:t>43</w:t>
      </w:r>
      <w:r>
        <w:rPr>
          <w:noProof/>
        </w:rPr>
        <w:fldChar w:fldCharType="end"/>
      </w:r>
    </w:p>
    <w:p w14:paraId="52701828"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3.2.5.7</w:t>
      </w:r>
      <w:r>
        <w:rPr>
          <w:rFonts w:eastAsiaTheme="minorEastAsia" w:cstheme="minorBidi"/>
          <w:noProof/>
          <w:sz w:val="24"/>
          <w:szCs w:val="24"/>
          <w:lang w:eastAsia="ja-JP"/>
        </w:rPr>
        <w:tab/>
      </w:r>
      <w:r>
        <w:rPr>
          <w:noProof/>
        </w:rPr>
        <w:t>Successful CancelNotification With Long Term Authorization Handling Invoked Flow</w:t>
      </w:r>
      <w:r>
        <w:rPr>
          <w:noProof/>
        </w:rPr>
        <w:tab/>
      </w:r>
      <w:r>
        <w:rPr>
          <w:noProof/>
        </w:rPr>
        <w:fldChar w:fldCharType="begin"/>
      </w:r>
      <w:r>
        <w:rPr>
          <w:noProof/>
        </w:rPr>
        <w:instrText xml:space="preserve"> PAGEREF _Toc367633771 \h </w:instrText>
      </w:r>
      <w:r>
        <w:rPr>
          <w:noProof/>
        </w:rPr>
      </w:r>
      <w:r>
        <w:rPr>
          <w:noProof/>
        </w:rPr>
        <w:fldChar w:fldCharType="separate"/>
      </w:r>
      <w:r>
        <w:rPr>
          <w:noProof/>
        </w:rPr>
        <w:t>45</w:t>
      </w:r>
      <w:r>
        <w:rPr>
          <w:noProof/>
        </w:rPr>
        <w:fldChar w:fldCharType="end"/>
      </w:r>
    </w:p>
    <w:p w14:paraId="315B964A"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3.2.5.8</w:t>
      </w:r>
      <w:r>
        <w:rPr>
          <w:rFonts w:eastAsiaTheme="minorEastAsia" w:cstheme="minorBidi"/>
          <w:noProof/>
          <w:sz w:val="24"/>
          <w:szCs w:val="24"/>
          <w:lang w:eastAsia="ja-JP"/>
        </w:rPr>
        <w:tab/>
      </w:r>
      <w:r>
        <w:rPr>
          <w:noProof/>
        </w:rPr>
        <w:t>Successful Refund Flow</w:t>
      </w:r>
      <w:r>
        <w:rPr>
          <w:noProof/>
        </w:rPr>
        <w:tab/>
      </w:r>
      <w:r>
        <w:rPr>
          <w:noProof/>
        </w:rPr>
        <w:fldChar w:fldCharType="begin"/>
      </w:r>
      <w:r>
        <w:rPr>
          <w:noProof/>
        </w:rPr>
        <w:instrText xml:space="preserve"> PAGEREF _Toc367633772 \h </w:instrText>
      </w:r>
      <w:r>
        <w:rPr>
          <w:noProof/>
        </w:rPr>
      </w:r>
      <w:r>
        <w:rPr>
          <w:noProof/>
        </w:rPr>
        <w:fldChar w:fldCharType="separate"/>
      </w:r>
      <w:r>
        <w:rPr>
          <w:noProof/>
        </w:rPr>
        <w:t>48</w:t>
      </w:r>
      <w:r>
        <w:rPr>
          <w:noProof/>
        </w:rPr>
        <w:fldChar w:fldCharType="end"/>
      </w:r>
    </w:p>
    <w:p w14:paraId="21A173F8"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3.2.5.9</w:t>
      </w:r>
      <w:r>
        <w:rPr>
          <w:rFonts w:eastAsiaTheme="minorEastAsia" w:cstheme="minorBidi"/>
          <w:noProof/>
          <w:sz w:val="24"/>
          <w:szCs w:val="24"/>
          <w:lang w:eastAsia="ja-JP"/>
        </w:rPr>
        <w:tab/>
      </w:r>
      <w:r>
        <w:rPr>
          <w:noProof/>
        </w:rPr>
        <w:t>‘Authorized’ Transaction Authorization Period Timeout With Long Term Authorization Handling Invoked Flow</w:t>
      </w:r>
      <w:r>
        <w:rPr>
          <w:noProof/>
        </w:rPr>
        <w:tab/>
      </w:r>
      <w:r>
        <w:rPr>
          <w:noProof/>
        </w:rPr>
        <w:fldChar w:fldCharType="begin"/>
      </w:r>
      <w:r>
        <w:rPr>
          <w:noProof/>
        </w:rPr>
        <w:instrText xml:space="preserve"> PAGEREF _Toc367633773 \h </w:instrText>
      </w:r>
      <w:r>
        <w:rPr>
          <w:noProof/>
        </w:rPr>
      </w:r>
      <w:r>
        <w:rPr>
          <w:noProof/>
        </w:rPr>
        <w:fldChar w:fldCharType="separate"/>
      </w:r>
      <w:r>
        <w:rPr>
          <w:noProof/>
        </w:rPr>
        <w:t>51</w:t>
      </w:r>
      <w:r>
        <w:rPr>
          <w:noProof/>
        </w:rPr>
        <w:fldChar w:fldCharType="end"/>
      </w:r>
    </w:p>
    <w:p w14:paraId="49EAB7D3" w14:textId="77777777" w:rsidR="00EA1565" w:rsidRDefault="00EA1565">
      <w:pPr>
        <w:pStyle w:val="TOC4"/>
        <w:tabs>
          <w:tab w:val="left" w:pos="1637"/>
          <w:tab w:val="right" w:leader="dot" w:pos="9638"/>
        </w:tabs>
        <w:rPr>
          <w:rFonts w:eastAsiaTheme="minorEastAsia" w:cstheme="minorBidi"/>
          <w:noProof/>
          <w:sz w:val="24"/>
          <w:szCs w:val="24"/>
          <w:lang w:eastAsia="ja-JP"/>
        </w:rPr>
      </w:pPr>
      <w:r>
        <w:rPr>
          <w:noProof/>
        </w:rPr>
        <w:t>3.2.5.10</w:t>
      </w:r>
      <w:r>
        <w:rPr>
          <w:rFonts w:eastAsiaTheme="minorEastAsia" w:cstheme="minorBidi"/>
          <w:noProof/>
          <w:sz w:val="24"/>
          <w:szCs w:val="24"/>
          <w:lang w:eastAsia="ja-JP"/>
        </w:rPr>
        <w:tab/>
      </w:r>
      <w:r>
        <w:rPr>
          <w:noProof/>
        </w:rPr>
        <w:t>GCB Payment Error Handling</w:t>
      </w:r>
      <w:r>
        <w:rPr>
          <w:noProof/>
        </w:rPr>
        <w:tab/>
      </w:r>
      <w:r>
        <w:rPr>
          <w:noProof/>
        </w:rPr>
        <w:fldChar w:fldCharType="begin"/>
      </w:r>
      <w:r>
        <w:rPr>
          <w:noProof/>
        </w:rPr>
        <w:instrText xml:space="preserve"> PAGEREF _Toc367633774 \h </w:instrText>
      </w:r>
      <w:r>
        <w:rPr>
          <w:noProof/>
        </w:rPr>
      </w:r>
      <w:r>
        <w:rPr>
          <w:noProof/>
        </w:rPr>
        <w:fldChar w:fldCharType="separate"/>
      </w:r>
      <w:r>
        <w:rPr>
          <w:noProof/>
        </w:rPr>
        <w:t>53</w:t>
      </w:r>
      <w:r>
        <w:rPr>
          <w:noProof/>
        </w:rPr>
        <w:fldChar w:fldCharType="end"/>
      </w:r>
    </w:p>
    <w:p w14:paraId="4C9B0579"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Partner Payment Web Services Overview</w:t>
      </w:r>
      <w:r>
        <w:rPr>
          <w:noProof/>
        </w:rPr>
        <w:tab/>
      </w:r>
      <w:r>
        <w:rPr>
          <w:noProof/>
        </w:rPr>
        <w:fldChar w:fldCharType="begin"/>
      </w:r>
      <w:r>
        <w:rPr>
          <w:noProof/>
        </w:rPr>
        <w:instrText xml:space="preserve"> PAGEREF _Toc367633775 \h </w:instrText>
      </w:r>
      <w:r>
        <w:rPr>
          <w:noProof/>
        </w:rPr>
      </w:r>
      <w:r>
        <w:rPr>
          <w:noProof/>
        </w:rPr>
        <w:fldChar w:fldCharType="separate"/>
      </w:r>
      <w:r>
        <w:rPr>
          <w:noProof/>
        </w:rPr>
        <w:t>53</w:t>
      </w:r>
      <w:r>
        <w:rPr>
          <w:noProof/>
        </w:rPr>
        <w:fldChar w:fldCharType="end"/>
      </w:r>
    </w:p>
    <w:p w14:paraId="722DDB68"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3.3.1</w:t>
      </w:r>
      <w:r>
        <w:rPr>
          <w:rFonts w:eastAsiaTheme="minorEastAsia" w:cstheme="minorBidi"/>
          <w:noProof/>
          <w:sz w:val="24"/>
          <w:szCs w:val="24"/>
          <w:lang w:eastAsia="ja-JP"/>
        </w:rPr>
        <w:tab/>
      </w:r>
      <w:r>
        <w:rPr>
          <w:noProof/>
        </w:rPr>
        <w:t>Partner Web Service Methods Supported for Prepaid</w:t>
      </w:r>
      <w:r>
        <w:rPr>
          <w:noProof/>
        </w:rPr>
        <w:tab/>
      </w:r>
      <w:r>
        <w:rPr>
          <w:noProof/>
        </w:rPr>
        <w:fldChar w:fldCharType="begin"/>
      </w:r>
      <w:r>
        <w:rPr>
          <w:noProof/>
        </w:rPr>
        <w:instrText xml:space="preserve"> PAGEREF _Toc367633776 \h </w:instrText>
      </w:r>
      <w:r>
        <w:rPr>
          <w:noProof/>
        </w:rPr>
      </w:r>
      <w:r>
        <w:rPr>
          <w:noProof/>
        </w:rPr>
        <w:fldChar w:fldCharType="separate"/>
      </w:r>
      <w:r>
        <w:rPr>
          <w:noProof/>
        </w:rPr>
        <w:t>53</w:t>
      </w:r>
      <w:r>
        <w:rPr>
          <w:noProof/>
        </w:rPr>
        <w:fldChar w:fldCharType="end"/>
      </w:r>
    </w:p>
    <w:p w14:paraId="64470690"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3.3.2</w:t>
      </w:r>
      <w:r>
        <w:rPr>
          <w:rFonts w:eastAsiaTheme="minorEastAsia" w:cstheme="minorBidi"/>
          <w:noProof/>
          <w:sz w:val="24"/>
          <w:szCs w:val="24"/>
          <w:lang w:eastAsia="ja-JP"/>
        </w:rPr>
        <w:tab/>
      </w:r>
      <w:r>
        <w:rPr>
          <w:noProof/>
        </w:rPr>
        <w:t>WS Message Parameters</w:t>
      </w:r>
      <w:r>
        <w:rPr>
          <w:noProof/>
        </w:rPr>
        <w:tab/>
      </w:r>
      <w:r>
        <w:rPr>
          <w:noProof/>
        </w:rPr>
        <w:fldChar w:fldCharType="begin"/>
      </w:r>
      <w:r>
        <w:rPr>
          <w:noProof/>
        </w:rPr>
        <w:instrText xml:space="preserve"> PAGEREF _Toc367633777 \h </w:instrText>
      </w:r>
      <w:r>
        <w:rPr>
          <w:noProof/>
        </w:rPr>
      </w:r>
      <w:r>
        <w:rPr>
          <w:noProof/>
        </w:rPr>
        <w:fldChar w:fldCharType="separate"/>
      </w:r>
      <w:r>
        <w:rPr>
          <w:noProof/>
        </w:rPr>
        <w:t>54</w:t>
      </w:r>
      <w:r>
        <w:rPr>
          <w:noProof/>
        </w:rPr>
        <w:fldChar w:fldCharType="end"/>
      </w:r>
    </w:p>
    <w:p w14:paraId="13D39DCE"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3.3.3</w:t>
      </w:r>
      <w:r>
        <w:rPr>
          <w:rFonts w:eastAsiaTheme="minorEastAsia" w:cstheme="minorBidi"/>
          <w:noProof/>
          <w:sz w:val="24"/>
          <w:szCs w:val="24"/>
          <w:lang w:eastAsia="ja-JP"/>
        </w:rPr>
        <w:tab/>
      </w:r>
      <w:r>
        <w:rPr>
          <w:noProof/>
        </w:rPr>
        <w:t>Performance Requirements</w:t>
      </w:r>
      <w:r>
        <w:rPr>
          <w:noProof/>
        </w:rPr>
        <w:tab/>
      </w:r>
      <w:r>
        <w:rPr>
          <w:noProof/>
        </w:rPr>
        <w:fldChar w:fldCharType="begin"/>
      </w:r>
      <w:r>
        <w:rPr>
          <w:noProof/>
        </w:rPr>
        <w:instrText xml:space="preserve"> PAGEREF _Toc367633778 \h </w:instrText>
      </w:r>
      <w:r>
        <w:rPr>
          <w:noProof/>
        </w:rPr>
      </w:r>
      <w:r>
        <w:rPr>
          <w:noProof/>
        </w:rPr>
        <w:fldChar w:fldCharType="separate"/>
      </w:r>
      <w:r>
        <w:rPr>
          <w:noProof/>
        </w:rPr>
        <w:t>54</w:t>
      </w:r>
      <w:r>
        <w:rPr>
          <w:noProof/>
        </w:rPr>
        <w:fldChar w:fldCharType="end"/>
      </w:r>
    </w:p>
    <w:p w14:paraId="385992FF"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3.3.4</w:t>
      </w:r>
      <w:r>
        <w:rPr>
          <w:rFonts w:eastAsiaTheme="minorEastAsia" w:cstheme="minorBidi"/>
          <w:noProof/>
          <w:sz w:val="24"/>
          <w:szCs w:val="24"/>
          <w:lang w:eastAsia="ja-JP"/>
        </w:rPr>
        <w:tab/>
      </w:r>
      <w:r>
        <w:rPr>
          <w:noProof/>
        </w:rPr>
        <w:t>Alarming</w:t>
      </w:r>
      <w:r>
        <w:rPr>
          <w:noProof/>
        </w:rPr>
        <w:tab/>
      </w:r>
      <w:r>
        <w:rPr>
          <w:noProof/>
        </w:rPr>
        <w:fldChar w:fldCharType="begin"/>
      </w:r>
      <w:r>
        <w:rPr>
          <w:noProof/>
        </w:rPr>
        <w:instrText xml:space="preserve"> PAGEREF _Toc367633779 \h </w:instrText>
      </w:r>
      <w:r>
        <w:rPr>
          <w:noProof/>
        </w:rPr>
      </w:r>
      <w:r>
        <w:rPr>
          <w:noProof/>
        </w:rPr>
        <w:fldChar w:fldCharType="separate"/>
      </w:r>
      <w:r>
        <w:rPr>
          <w:noProof/>
        </w:rPr>
        <w:t>54</w:t>
      </w:r>
      <w:r>
        <w:rPr>
          <w:noProof/>
        </w:rPr>
        <w:fldChar w:fldCharType="end"/>
      </w:r>
    </w:p>
    <w:p w14:paraId="5F690C17"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3.3.5</w:t>
      </w:r>
      <w:r>
        <w:rPr>
          <w:rFonts w:eastAsiaTheme="minorEastAsia" w:cstheme="minorBidi"/>
          <w:noProof/>
          <w:sz w:val="24"/>
          <w:szCs w:val="24"/>
          <w:lang w:eastAsia="ja-JP"/>
        </w:rPr>
        <w:tab/>
      </w:r>
      <w:r>
        <w:rPr>
          <w:noProof/>
        </w:rPr>
        <w:t>Partner Payment Typical Sequences for Pre-Paid Subscribers</w:t>
      </w:r>
      <w:r>
        <w:rPr>
          <w:noProof/>
        </w:rPr>
        <w:tab/>
      </w:r>
      <w:r>
        <w:rPr>
          <w:noProof/>
        </w:rPr>
        <w:fldChar w:fldCharType="begin"/>
      </w:r>
      <w:r>
        <w:rPr>
          <w:noProof/>
        </w:rPr>
        <w:instrText xml:space="preserve"> PAGEREF _Toc367633780 \h </w:instrText>
      </w:r>
      <w:r>
        <w:rPr>
          <w:noProof/>
        </w:rPr>
      </w:r>
      <w:r>
        <w:rPr>
          <w:noProof/>
        </w:rPr>
        <w:fldChar w:fldCharType="separate"/>
      </w:r>
      <w:r>
        <w:rPr>
          <w:noProof/>
        </w:rPr>
        <w:t>54</w:t>
      </w:r>
      <w:r>
        <w:rPr>
          <w:noProof/>
        </w:rPr>
        <w:fldChar w:fldCharType="end"/>
      </w:r>
    </w:p>
    <w:p w14:paraId="5C01A4D2"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3.3.5.1</w:t>
      </w:r>
      <w:r>
        <w:rPr>
          <w:rFonts w:eastAsiaTheme="minorEastAsia" w:cstheme="minorBidi"/>
          <w:noProof/>
          <w:sz w:val="24"/>
          <w:szCs w:val="24"/>
          <w:lang w:eastAsia="ja-JP"/>
        </w:rPr>
        <w:tab/>
      </w:r>
      <w:r>
        <w:rPr>
          <w:noProof/>
        </w:rPr>
        <w:t>Successful Authorize with No Discount Flow</w:t>
      </w:r>
      <w:r>
        <w:rPr>
          <w:noProof/>
        </w:rPr>
        <w:tab/>
      </w:r>
      <w:r>
        <w:rPr>
          <w:noProof/>
        </w:rPr>
        <w:fldChar w:fldCharType="begin"/>
      </w:r>
      <w:r>
        <w:rPr>
          <w:noProof/>
        </w:rPr>
        <w:instrText xml:space="preserve"> PAGEREF _Toc367633781 \h </w:instrText>
      </w:r>
      <w:r>
        <w:rPr>
          <w:noProof/>
        </w:rPr>
      </w:r>
      <w:r>
        <w:rPr>
          <w:noProof/>
        </w:rPr>
        <w:fldChar w:fldCharType="separate"/>
      </w:r>
      <w:r>
        <w:rPr>
          <w:noProof/>
        </w:rPr>
        <w:t>55</w:t>
      </w:r>
      <w:r>
        <w:rPr>
          <w:noProof/>
        </w:rPr>
        <w:fldChar w:fldCharType="end"/>
      </w:r>
    </w:p>
    <w:p w14:paraId="461CFDA8"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3.3.5.2</w:t>
      </w:r>
      <w:r>
        <w:rPr>
          <w:rFonts w:eastAsiaTheme="minorEastAsia" w:cstheme="minorBidi"/>
          <w:noProof/>
          <w:sz w:val="24"/>
          <w:szCs w:val="24"/>
          <w:lang w:eastAsia="ja-JP"/>
        </w:rPr>
        <w:tab/>
      </w:r>
      <w:r>
        <w:rPr>
          <w:noProof/>
        </w:rPr>
        <w:t>Authorize and Confirm with Discount Handling Flow</w:t>
      </w:r>
      <w:r>
        <w:rPr>
          <w:noProof/>
        </w:rPr>
        <w:tab/>
      </w:r>
      <w:r>
        <w:rPr>
          <w:noProof/>
        </w:rPr>
        <w:fldChar w:fldCharType="begin"/>
      </w:r>
      <w:r>
        <w:rPr>
          <w:noProof/>
        </w:rPr>
        <w:instrText xml:space="preserve"> PAGEREF _Toc367633782 \h </w:instrText>
      </w:r>
      <w:r>
        <w:rPr>
          <w:noProof/>
        </w:rPr>
      </w:r>
      <w:r>
        <w:rPr>
          <w:noProof/>
        </w:rPr>
        <w:fldChar w:fldCharType="separate"/>
      </w:r>
      <w:r>
        <w:rPr>
          <w:noProof/>
        </w:rPr>
        <w:t>57</w:t>
      </w:r>
      <w:r>
        <w:rPr>
          <w:noProof/>
        </w:rPr>
        <w:fldChar w:fldCharType="end"/>
      </w:r>
    </w:p>
    <w:p w14:paraId="613BE90D"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3.3.5.3</w:t>
      </w:r>
      <w:r>
        <w:rPr>
          <w:rFonts w:eastAsiaTheme="minorEastAsia" w:cstheme="minorBidi"/>
          <w:noProof/>
          <w:sz w:val="24"/>
          <w:szCs w:val="24"/>
          <w:lang w:eastAsia="ja-JP"/>
        </w:rPr>
        <w:tab/>
      </w:r>
      <w:r>
        <w:rPr>
          <w:noProof/>
        </w:rPr>
        <w:t>Successful Confirm with no Discount</w:t>
      </w:r>
      <w:r>
        <w:rPr>
          <w:noProof/>
        </w:rPr>
        <w:tab/>
      </w:r>
      <w:r>
        <w:rPr>
          <w:noProof/>
        </w:rPr>
        <w:fldChar w:fldCharType="begin"/>
      </w:r>
      <w:r>
        <w:rPr>
          <w:noProof/>
        </w:rPr>
        <w:instrText xml:space="preserve"> PAGEREF _Toc367633783 \h </w:instrText>
      </w:r>
      <w:r>
        <w:rPr>
          <w:noProof/>
        </w:rPr>
      </w:r>
      <w:r>
        <w:rPr>
          <w:noProof/>
        </w:rPr>
        <w:fldChar w:fldCharType="separate"/>
      </w:r>
      <w:r>
        <w:rPr>
          <w:noProof/>
        </w:rPr>
        <w:t>59</w:t>
      </w:r>
      <w:r>
        <w:rPr>
          <w:noProof/>
        </w:rPr>
        <w:fldChar w:fldCharType="end"/>
      </w:r>
    </w:p>
    <w:p w14:paraId="52687B74"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3.3.5.4</w:t>
      </w:r>
      <w:r>
        <w:rPr>
          <w:rFonts w:eastAsiaTheme="minorEastAsia" w:cstheme="minorBidi"/>
          <w:noProof/>
          <w:sz w:val="24"/>
          <w:szCs w:val="24"/>
          <w:lang w:eastAsia="ja-JP"/>
        </w:rPr>
        <w:tab/>
      </w:r>
      <w:r>
        <w:rPr>
          <w:noProof/>
        </w:rPr>
        <w:t>Successful Cancel Flow</w:t>
      </w:r>
      <w:r>
        <w:rPr>
          <w:noProof/>
        </w:rPr>
        <w:tab/>
      </w:r>
      <w:r>
        <w:rPr>
          <w:noProof/>
        </w:rPr>
        <w:fldChar w:fldCharType="begin"/>
      </w:r>
      <w:r>
        <w:rPr>
          <w:noProof/>
        </w:rPr>
        <w:instrText xml:space="preserve"> PAGEREF _Toc367633784 \h </w:instrText>
      </w:r>
      <w:r>
        <w:rPr>
          <w:noProof/>
        </w:rPr>
      </w:r>
      <w:r>
        <w:rPr>
          <w:noProof/>
        </w:rPr>
        <w:fldChar w:fldCharType="separate"/>
      </w:r>
      <w:r>
        <w:rPr>
          <w:noProof/>
        </w:rPr>
        <w:t>61</w:t>
      </w:r>
      <w:r>
        <w:rPr>
          <w:noProof/>
        </w:rPr>
        <w:fldChar w:fldCharType="end"/>
      </w:r>
    </w:p>
    <w:p w14:paraId="0D54E1EB"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3.3.5.5</w:t>
      </w:r>
      <w:r>
        <w:rPr>
          <w:rFonts w:eastAsiaTheme="minorEastAsia" w:cstheme="minorBidi"/>
          <w:noProof/>
          <w:sz w:val="24"/>
          <w:szCs w:val="24"/>
          <w:lang w:eastAsia="ja-JP"/>
        </w:rPr>
        <w:tab/>
      </w:r>
      <w:r>
        <w:rPr>
          <w:noProof/>
        </w:rPr>
        <w:t>Successful Charge Flow</w:t>
      </w:r>
      <w:r>
        <w:rPr>
          <w:noProof/>
        </w:rPr>
        <w:tab/>
      </w:r>
      <w:r>
        <w:rPr>
          <w:noProof/>
        </w:rPr>
        <w:fldChar w:fldCharType="begin"/>
      </w:r>
      <w:r>
        <w:rPr>
          <w:noProof/>
        </w:rPr>
        <w:instrText xml:space="preserve"> PAGEREF _Toc367633785 \h </w:instrText>
      </w:r>
      <w:r>
        <w:rPr>
          <w:noProof/>
        </w:rPr>
      </w:r>
      <w:r>
        <w:rPr>
          <w:noProof/>
        </w:rPr>
        <w:fldChar w:fldCharType="separate"/>
      </w:r>
      <w:r>
        <w:rPr>
          <w:noProof/>
        </w:rPr>
        <w:t>63</w:t>
      </w:r>
      <w:r>
        <w:rPr>
          <w:noProof/>
        </w:rPr>
        <w:fldChar w:fldCharType="end"/>
      </w:r>
    </w:p>
    <w:p w14:paraId="0C6BA082"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3.3.5.6</w:t>
      </w:r>
      <w:r>
        <w:rPr>
          <w:rFonts w:eastAsiaTheme="minorEastAsia" w:cstheme="minorBidi"/>
          <w:noProof/>
          <w:sz w:val="24"/>
          <w:szCs w:val="24"/>
          <w:lang w:eastAsia="ja-JP"/>
        </w:rPr>
        <w:tab/>
      </w:r>
      <w:r>
        <w:rPr>
          <w:noProof/>
        </w:rPr>
        <w:t>Charge with Discount Flow</w:t>
      </w:r>
      <w:r>
        <w:rPr>
          <w:noProof/>
        </w:rPr>
        <w:tab/>
      </w:r>
      <w:r>
        <w:rPr>
          <w:noProof/>
        </w:rPr>
        <w:fldChar w:fldCharType="begin"/>
      </w:r>
      <w:r>
        <w:rPr>
          <w:noProof/>
        </w:rPr>
        <w:instrText xml:space="preserve"> PAGEREF _Toc367633786 \h </w:instrText>
      </w:r>
      <w:r>
        <w:rPr>
          <w:noProof/>
        </w:rPr>
      </w:r>
      <w:r>
        <w:rPr>
          <w:noProof/>
        </w:rPr>
        <w:fldChar w:fldCharType="separate"/>
      </w:r>
      <w:r>
        <w:rPr>
          <w:noProof/>
        </w:rPr>
        <w:t>65</w:t>
      </w:r>
      <w:r>
        <w:rPr>
          <w:noProof/>
        </w:rPr>
        <w:fldChar w:fldCharType="end"/>
      </w:r>
    </w:p>
    <w:p w14:paraId="17F94E2E"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lastRenderedPageBreak/>
        <w:t>3.3.5.7</w:t>
      </w:r>
      <w:r>
        <w:rPr>
          <w:rFonts w:eastAsiaTheme="minorEastAsia" w:cstheme="minorBidi"/>
          <w:noProof/>
          <w:sz w:val="24"/>
          <w:szCs w:val="24"/>
          <w:lang w:eastAsia="ja-JP"/>
        </w:rPr>
        <w:tab/>
      </w:r>
      <w:r>
        <w:rPr>
          <w:noProof/>
        </w:rPr>
        <w:t>Successful Refund Flow</w:t>
      </w:r>
      <w:r>
        <w:rPr>
          <w:noProof/>
        </w:rPr>
        <w:tab/>
      </w:r>
      <w:r>
        <w:rPr>
          <w:noProof/>
        </w:rPr>
        <w:fldChar w:fldCharType="begin"/>
      </w:r>
      <w:r>
        <w:rPr>
          <w:noProof/>
        </w:rPr>
        <w:instrText xml:space="preserve"> PAGEREF _Toc367633787 \h </w:instrText>
      </w:r>
      <w:r>
        <w:rPr>
          <w:noProof/>
        </w:rPr>
      </w:r>
      <w:r>
        <w:rPr>
          <w:noProof/>
        </w:rPr>
        <w:fldChar w:fldCharType="separate"/>
      </w:r>
      <w:r>
        <w:rPr>
          <w:noProof/>
        </w:rPr>
        <w:t>67</w:t>
      </w:r>
      <w:r>
        <w:rPr>
          <w:noProof/>
        </w:rPr>
        <w:fldChar w:fldCharType="end"/>
      </w:r>
    </w:p>
    <w:p w14:paraId="523901F8"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3.3.5.8</w:t>
      </w:r>
      <w:r>
        <w:rPr>
          <w:rFonts w:eastAsiaTheme="minorEastAsia" w:cstheme="minorBidi"/>
          <w:noProof/>
          <w:sz w:val="24"/>
          <w:szCs w:val="24"/>
          <w:lang w:eastAsia="ja-JP"/>
        </w:rPr>
        <w:tab/>
      </w:r>
      <w:r>
        <w:rPr>
          <w:noProof/>
        </w:rPr>
        <w:t>‘Authorized’ Transaction Authorization Period Timeout Flow</w:t>
      </w:r>
      <w:r>
        <w:rPr>
          <w:noProof/>
        </w:rPr>
        <w:tab/>
      </w:r>
      <w:r>
        <w:rPr>
          <w:noProof/>
        </w:rPr>
        <w:fldChar w:fldCharType="begin"/>
      </w:r>
      <w:r>
        <w:rPr>
          <w:noProof/>
        </w:rPr>
        <w:instrText xml:space="preserve"> PAGEREF _Toc367633788 \h </w:instrText>
      </w:r>
      <w:r>
        <w:rPr>
          <w:noProof/>
        </w:rPr>
      </w:r>
      <w:r>
        <w:rPr>
          <w:noProof/>
        </w:rPr>
        <w:fldChar w:fldCharType="separate"/>
      </w:r>
      <w:r>
        <w:rPr>
          <w:noProof/>
        </w:rPr>
        <w:t>69</w:t>
      </w:r>
      <w:r>
        <w:rPr>
          <w:noProof/>
        </w:rPr>
        <w:fldChar w:fldCharType="end"/>
      </w:r>
    </w:p>
    <w:p w14:paraId="700D56F7"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3.3.5.9</w:t>
      </w:r>
      <w:r>
        <w:rPr>
          <w:rFonts w:eastAsiaTheme="minorEastAsia" w:cstheme="minorBidi"/>
          <w:noProof/>
          <w:sz w:val="24"/>
          <w:szCs w:val="24"/>
          <w:lang w:eastAsia="ja-JP"/>
        </w:rPr>
        <w:tab/>
      </w:r>
      <w:r>
        <w:rPr>
          <w:noProof/>
        </w:rPr>
        <w:t>Partner Payment Web Services SOAP Exceptions</w:t>
      </w:r>
      <w:r>
        <w:rPr>
          <w:noProof/>
        </w:rPr>
        <w:tab/>
      </w:r>
      <w:r>
        <w:rPr>
          <w:noProof/>
        </w:rPr>
        <w:fldChar w:fldCharType="begin"/>
      </w:r>
      <w:r>
        <w:rPr>
          <w:noProof/>
        </w:rPr>
        <w:instrText xml:space="preserve"> PAGEREF _Toc367633789 \h </w:instrText>
      </w:r>
      <w:r>
        <w:rPr>
          <w:noProof/>
        </w:rPr>
      </w:r>
      <w:r>
        <w:rPr>
          <w:noProof/>
        </w:rPr>
        <w:fldChar w:fldCharType="separate"/>
      </w:r>
      <w:r>
        <w:rPr>
          <w:noProof/>
        </w:rPr>
        <w:t>70</w:t>
      </w:r>
      <w:r>
        <w:rPr>
          <w:noProof/>
        </w:rPr>
        <w:fldChar w:fldCharType="end"/>
      </w:r>
    </w:p>
    <w:p w14:paraId="4ACE33B2" w14:textId="77777777" w:rsidR="00EA1565" w:rsidRDefault="00EA1565">
      <w:pPr>
        <w:pStyle w:val="TOC1"/>
        <w:tabs>
          <w:tab w:val="left" w:pos="382"/>
          <w:tab w:val="right" w:leader="dot" w:pos="9638"/>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Amdocs OCS Integration</w:t>
      </w:r>
      <w:r>
        <w:rPr>
          <w:noProof/>
        </w:rPr>
        <w:tab/>
      </w:r>
      <w:r>
        <w:rPr>
          <w:noProof/>
        </w:rPr>
        <w:fldChar w:fldCharType="begin"/>
      </w:r>
      <w:r>
        <w:rPr>
          <w:noProof/>
        </w:rPr>
        <w:instrText xml:space="preserve"> PAGEREF _Toc367633790 \h </w:instrText>
      </w:r>
      <w:r>
        <w:rPr>
          <w:noProof/>
        </w:rPr>
      </w:r>
      <w:r>
        <w:rPr>
          <w:noProof/>
        </w:rPr>
        <w:fldChar w:fldCharType="separate"/>
      </w:r>
      <w:r>
        <w:rPr>
          <w:noProof/>
        </w:rPr>
        <w:t>71</w:t>
      </w:r>
      <w:r>
        <w:rPr>
          <w:noProof/>
        </w:rPr>
        <w:fldChar w:fldCharType="end"/>
      </w:r>
    </w:p>
    <w:p w14:paraId="63A21824"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Mapping of BoBo &amp; GCB Payment Methods to OCS Diameter Methods</w:t>
      </w:r>
      <w:r>
        <w:rPr>
          <w:noProof/>
        </w:rPr>
        <w:tab/>
      </w:r>
      <w:r>
        <w:rPr>
          <w:noProof/>
        </w:rPr>
        <w:fldChar w:fldCharType="begin"/>
      </w:r>
      <w:r>
        <w:rPr>
          <w:noProof/>
        </w:rPr>
        <w:instrText xml:space="preserve"> PAGEREF _Toc367633791 \h </w:instrText>
      </w:r>
      <w:r>
        <w:rPr>
          <w:noProof/>
        </w:rPr>
      </w:r>
      <w:r>
        <w:rPr>
          <w:noProof/>
        </w:rPr>
        <w:fldChar w:fldCharType="separate"/>
      </w:r>
      <w:r>
        <w:rPr>
          <w:noProof/>
        </w:rPr>
        <w:t>71</w:t>
      </w:r>
      <w:r>
        <w:rPr>
          <w:noProof/>
        </w:rPr>
        <w:fldChar w:fldCharType="end"/>
      </w:r>
    </w:p>
    <w:p w14:paraId="5C850D2B"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Diameter Methods Exposed to AMP by OCS</w:t>
      </w:r>
      <w:r>
        <w:rPr>
          <w:noProof/>
        </w:rPr>
        <w:tab/>
      </w:r>
      <w:r>
        <w:rPr>
          <w:noProof/>
        </w:rPr>
        <w:fldChar w:fldCharType="begin"/>
      </w:r>
      <w:r>
        <w:rPr>
          <w:noProof/>
        </w:rPr>
        <w:instrText xml:space="preserve"> PAGEREF _Toc367633792 \h </w:instrText>
      </w:r>
      <w:r>
        <w:rPr>
          <w:noProof/>
        </w:rPr>
      </w:r>
      <w:r>
        <w:rPr>
          <w:noProof/>
        </w:rPr>
        <w:fldChar w:fldCharType="separate"/>
      </w:r>
      <w:r>
        <w:rPr>
          <w:noProof/>
        </w:rPr>
        <w:t>73</w:t>
      </w:r>
      <w:r>
        <w:rPr>
          <w:noProof/>
        </w:rPr>
        <w:fldChar w:fldCharType="end"/>
      </w:r>
    </w:p>
    <w:p w14:paraId="775720A1"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sidRPr="00CD3B1A">
        <w:rPr>
          <w:rFonts w:eastAsia="MS Mincho"/>
          <w:noProof/>
        </w:rPr>
        <w:t>4.3</w:t>
      </w:r>
      <w:r>
        <w:rPr>
          <w:rFonts w:eastAsiaTheme="minorEastAsia" w:cstheme="minorBidi"/>
          <w:b w:val="0"/>
          <w:noProof/>
          <w:sz w:val="24"/>
          <w:szCs w:val="24"/>
          <w:lang w:eastAsia="ja-JP"/>
        </w:rPr>
        <w:tab/>
      </w:r>
      <w:r w:rsidRPr="00CD3B1A">
        <w:rPr>
          <w:rFonts w:eastAsia="MS Mincho"/>
          <w:noProof/>
        </w:rPr>
        <w:t>Diameter Messages</w:t>
      </w:r>
      <w:r>
        <w:rPr>
          <w:noProof/>
        </w:rPr>
        <w:tab/>
      </w:r>
      <w:r>
        <w:rPr>
          <w:noProof/>
        </w:rPr>
        <w:fldChar w:fldCharType="begin"/>
      </w:r>
      <w:r>
        <w:rPr>
          <w:noProof/>
        </w:rPr>
        <w:instrText xml:space="preserve"> PAGEREF _Toc367633793 \h </w:instrText>
      </w:r>
      <w:r>
        <w:rPr>
          <w:noProof/>
        </w:rPr>
      </w:r>
      <w:r>
        <w:rPr>
          <w:noProof/>
        </w:rPr>
        <w:fldChar w:fldCharType="separate"/>
      </w:r>
      <w:r>
        <w:rPr>
          <w:noProof/>
        </w:rPr>
        <w:t>74</w:t>
      </w:r>
      <w:r>
        <w:rPr>
          <w:noProof/>
        </w:rPr>
        <w:fldChar w:fldCharType="end"/>
      </w:r>
    </w:p>
    <w:p w14:paraId="648BC3E9"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4.3.1</w:t>
      </w:r>
      <w:r>
        <w:rPr>
          <w:rFonts w:eastAsiaTheme="minorEastAsia" w:cstheme="minorBidi"/>
          <w:noProof/>
          <w:sz w:val="24"/>
          <w:szCs w:val="24"/>
          <w:lang w:eastAsia="ja-JP"/>
        </w:rPr>
        <w:tab/>
      </w:r>
      <w:r w:rsidRPr="00CD3B1A">
        <w:rPr>
          <w:rFonts w:eastAsia="MS Mincho"/>
          <w:noProof/>
        </w:rPr>
        <w:t>Diameter Base Protocol and Credit-Control Application AVPs Used by BoBo, Partner and GCB Payment Services</w:t>
      </w:r>
      <w:r>
        <w:rPr>
          <w:noProof/>
        </w:rPr>
        <w:tab/>
      </w:r>
      <w:r>
        <w:rPr>
          <w:noProof/>
        </w:rPr>
        <w:fldChar w:fldCharType="begin"/>
      </w:r>
      <w:r>
        <w:rPr>
          <w:noProof/>
        </w:rPr>
        <w:instrText xml:space="preserve"> PAGEREF _Toc367633794 \h </w:instrText>
      </w:r>
      <w:r>
        <w:rPr>
          <w:noProof/>
        </w:rPr>
      </w:r>
      <w:r>
        <w:rPr>
          <w:noProof/>
        </w:rPr>
        <w:fldChar w:fldCharType="separate"/>
      </w:r>
      <w:r>
        <w:rPr>
          <w:noProof/>
        </w:rPr>
        <w:t>74</w:t>
      </w:r>
      <w:r>
        <w:rPr>
          <w:noProof/>
        </w:rPr>
        <w:fldChar w:fldCharType="end"/>
      </w:r>
    </w:p>
    <w:p w14:paraId="60E7B28F"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4.3.2</w:t>
      </w:r>
      <w:r>
        <w:rPr>
          <w:rFonts w:eastAsiaTheme="minorEastAsia" w:cstheme="minorBidi"/>
          <w:noProof/>
          <w:sz w:val="24"/>
          <w:szCs w:val="24"/>
          <w:lang w:eastAsia="ja-JP"/>
        </w:rPr>
        <w:tab/>
      </w:r>
      <w:r w:rsidRPr="00CD3B1A">
        <w:rPr>
          <w:rFonts w:eastAsia="MS Mincho"/>
          <w:noProof/>
        </w:rPr>
        <w:t>Custom AVPs</w:t>
      </w:r>
      <w:r>
        <w:rPr>
          <w:noProof/>
        </w:rPr>
        <w:tab/>
      </w:r>
      <w:r>
        <w:rPr>
          <w:noProof/>
        </w:rPr>
        <w:fldChar w:fldCharType="begin"/>
      </w:r>
      <w:r>
        <w:rPr>
          <w:noProof/>
        </w:rPr>
        <w:instrText xml:space="preserve"> PAGEREF _Toc367633795 \h </w:instrText>
      </w:r>
      <w:r>
        <w:rPr>
          <w:noProof/>
        </w:rPr>
      </w:r>
      <w:r>
        <w:rPr>
          <w:noProof/>
        </w:rPr>
        <w:fldChar w:fldCharType="separate"/>
      </w:r>
      <w:r>
        <w:rPr>
          <w:noProof/>
        </w:rPr>
        <w:t>77</w:t>
      </w:r>
      <w:r>
        <w:rPr>
          <w:noProof/>
        </w:rPr>
        <w:fldChar w:fldCharType="end"/>
      </w:r>
    </w:p>
    <w:p w14:paraId="33BA0DE3"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sidRPr="00CD3B1A">
        <w:rPr>
          <w:rFonts w:eastAsia="MS Mincho"/>
          <w:noProof/>
        </w:rPr>
        <w:t>Field Mappings – Charge Operation</w:t>
      </w:r>
      <w:r>
        <w:rPr>
          <w:noProof/>
        </w:rPr>
        <w:tab/>
      </w:r>
      <w:r>
        <w:rPr>
          <w:noProof/>
        </w:rPr>
        <w:fldChar w:fldCharType="begin"/>
      </w:r>
      <w:r>
        <w:rPr>
          <w:noProof/>
        </w:rPr>
        <w:instrText xml:space="preserve"> PAGEREF _Toc367633796 \h </w:instrText>
      </w:r>
      <w:r>
        <w:rPr>
          <w:noProof/>
        </w:rPr>
      </w:r>
      <w:r>
        <w:rPr>
          <w:noProof/>
        </w:rPr>
        <w:fldChar w:fldCharType="separate"/>
      </w:r>
      <w:r>
        <w:rPr>
          <w:noProof/>
        </w:rPr>
        <w:t>78</w:t>
      </w:r>
      <w:r>
        <w:rPr>
          <w:noProof/>
        </w:rPr>
        <w:fldChar w:fldCharType="end"/>
      </w:r>
    </w:p>
    <w:p w14:paraId="03B39390"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4.4.1</w:t>
      </w:r>
      <w:r>
        <w:rPr>
          <w:rFonts w:eastAsiaTheme="minorEastAsia" w:cstheme="minorBidi"/>
          <w:noProof/>
          <w:sz w:val="24"/>
          <w:szCs w:val="24"/>
          <w:lang w:eastAsia="ja-JP"/>
        </w:rPr>
        <w:tab/>
      </w:r>
      <w:r w:rsidRPr="00CD3B1A">
        <w:rPr>
          <w:rFonts w:eastAsia="MS Mincho"/>
          <w:noProof/>
        </w:rPr>
        <w:t>Field Mappings – CCR Method to Charge Request</w:t>
      </w:r>
      <w:r>
        <w:rPr>
          <w:noProof/>
        </w:rPr>
        <w:tab/>
      </w:r>
      <w:r>
        <w:rPr>
          <w:noProof/>
        </w:rPr>
        <w:fldChar w:fldCharType="begin"/>
      </w:r>
      <w:r>
        <w:rPr>
          <w:noProof/>
        </w:rPr>
        <w:instrText xml:space="preserve"> PAGEREF _Toc367633797 \h </w:instrText>
      </w:r>
      <w:r>
        <w:rPr>
          <w:noProof/>
        </w:rPr>
      </w:r>
      <w:r>
        <w:rPr>
          <w:noProof/>
        </w:rPr>
        <w:fldChar w:fldCharType="separate"/>
      </w:r>
      <w:r>
        <w:rPr>
          <w:noProof/>
        </w:rPr>
        <w:t>79</w:t>
      </w:r>
      <w:r>
        <w:rPr>
          <w:noProof/>
        </w:rPr>
        <w:fldChar w:fldCharType="end"/>
      </w:r>
    </w:p>
    <w:p w14:paraId="1B30A37A"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4.4.2</w:t>
      </w:r>
      <w:r>
        <w:rPr>
          <w:rFonts w:eastAsiaTheme="minorEastAsia" w:cstheme="minorBidi"/>
          <w:noProof/>
          <w:sz w:val="24"/>
          <w:szCs w:val="24"/>
          <w:lang w:eastAsia="ja-JP"/>
        </w:rPr>
        <w:tab/>
      </w:r>
      <w:r w:rsidRPr="00CD3B1A">
        <w:rPr>
          <w:rFonts w:eastAsia="MS Mincho"/>
          <w:noProof/>
        </w:rPr>
        <w:t>Field Mappings – CCA Method to Charge Response</w:t>
      </w:r>
      <w:r>
        <w:rPr>
          <w:noProof/>
        </w:rPr>
        <w:tab/>
      </w:r>
      <w:r>
        <w:rPr>
          <w:noProof/>
        </w:rPr>
        <w:fldChar w:fldCharType="begin"/>
      </w:r>
      <w:r>
        <w:rPr>
          <w:noProof/>
        </w:rPr>
        <w:instrText xml:space="preserve"> PAGEREF _Toc367633798 \h </w:instrText>
      </w:r>
      <w:r>
        <w:rPr>
          <w:noProof/>
        </w:rPr>
      </w:r>
      <w:r>
        <w:rPr>
          <w:noProof/>
        </w:rPr>
        <w:fldChar w:fldCharType="separate"/>
      </w:r>
      <w:r>
        <w:rPr>
          <w:noProof/>
        </w:rPr>
        <w:t>80</w:t>
      </w:r>
      <w:r>
        <w:rPr>
          <w:noProof/>
        </w:rPr>
        <w:fldChar w:fldCharType="end"/>
      </w:r>
    </w:p>
    <w:p w14:paraId="33FC4095"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sidRPr="00CD3B1A">
        <w:rPr>
          <w:rFonts w:eastAsia="MS Mincho"/>
          <w:noProof/>
        </w:rPr>
        <w:t>4.5</w:t>
      </w:r>
      <w:r>
        <w:rPr>
          <w:rFonts w:eastAsiaTheme="minorEastAsia" w:cstheme="minorBidi"/>
          <w:b w:val="0"/>
          <w:noProof/>
          <w:sz w:val="24"/>
          <w:szCs w:val="24"/>
          <w:lang w:eastAsia="ja-JP"/>
        </w:rPr>
        <w:tab/>
      </w:r>
      <w:r w:rsidRPr="00CD3B1A">
        <w:rPr>
          <w:rFonts w:eastAsia="MS Mincho"/>
          <w:noProof/>
        </w:rPr>
        <w:t>Field Mappings – Refund Operation</w:t>
      </w:r>
      <w:r>
        <w:rPr>
          <w:noProof/>
        </w:rPr>
        <w:tab/>
      </w:r>
      <w:r>
        <w:rPr>
          <w:noProof/>
        </w:rPr>
        <w:fldChar w:fldCharType="begin"/>
      </w:r>
      <w:r>
        <w:rPr>
          <w:noProof/>
        </w:rPr>
        <w:instrText xml:space="preserve"> PAGEREF _Toc367633799 \h </w:instrText>
      </w:r>
      <w:r>
        <w:rPr>
          <w:noProof/>
        </w:rPr>
      </w:r>
      <w:r>
        <w:rPr>
          <w:noProof/>
        </w:rPr>
        <w:fldChar w:fldCharType="separate"/>
      </w:r>
      <w:r>
        <w:rPr>
          <w:noProof/>
        </w:rPr>
        <w:t>81</w:t>
      </w:r>
      <w:r>
        <w:rPr>
          <w:noProof/>
        </w:rPr>
        <w:fldChar w:fldCharType="end"/>
      </w:r>
    </w:p>
    <w:p w14:paraId="6F4675FC"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4.5.1</w:t>
      </w:r>
      <w:r>
        <w:rPr>
          <w:rFonts w:eastAsiaTheme="minorEastAsia" w:cstheme="minorBidi"/>
          <w:noProof/>
          <w:sz w:val="24"/>
          <w:szCs w:val="24"/>
          <w:lang w:eastAsia="ja-JP"/>
        </w:rPr>
        <w:tab/>
      </w:r>
      <w:r w:rsidRPr="00CD3B1A">
        <w:rPr>
          <w:rFonts w:eastAsia="MS Mincho"/>
          <w:noProof/>
        </w:rPr>
        <w:t>Field Mappings – CCR Method to Refund Request</w:t>
      </w:r>
      <w:r>
        <w:rPr>
          <w:noProof/>
        </w:rPr>
        <w:tab/>
      </w:r>
      <w:r>
        <w:rPr>
          <w:noProof/>
        </w:rPr>
        <w:fldChar w:fldCharType="begin"/>
      </w:r>
      <w:r>
        <w:rPr>
          <w:noProof/>
        </w:rPr>
        <w:instrText xml:space="preserve"> PAGEREF _Toc367633800 \h </w:instrText>
      </w:r>
      <w:r>
        <w:rPr>
          <w:noProof/>
        </w:rPr>
      </w:r>
      <w:r>
        <w:rPr>
          <w:noProof/>
        </w:rPr>
        <w:fldChar w:fldCharType="separate"/>
      </w:r>
      <w:r>
        <w:rPr>
          <w:noProof/>
        </w:rPr>
        <w:t>81</w:t>
      </w:r>
      <w:r>
        <w:rPr>
          <w:noProof/>
        </w:rPr>
        <w:fldChar w:fldCharType="end"/>
      </w:r>
    </w:p>
    <w:p w14:paraId="7D2926ED"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4.5.2</w:t>
      </w:r>
      <w:r>
        <w:rPr>
          <w:rFonts w:eastAsiaTheme="minorEastAsia" w:cstheme="minorBidi"/>
          <w:noProof/>
          <w:sz w:val="24"/>
          <w:szCs w:val="24"/>
          <w:lang w:eastAsia="ja-JP"/>
        </w:rPr>
        <w:tab/>
      </w:r>
      <w:r w:rsidRPr="00CD3B1A">
        <w:rPr>
          <w:rFonts w:eastAsia="MS Mincho"/>
          <w:noProof/>
        </w:rPr>
        <w:t xml:space="preserve">Field Mappings – CCA Method to </w:t>
      </w:r>
      <w:r>
        <w:rPr>
          <w:noProof/>
        </w:rPr>
        <w:t>Refund Response</w:t>
      </w:r>
      <w:r>
        <w:rPr>
          <w:noProof/>
        </w:rPr>
        <w:tab/>
      </w:r>
      <w:r>
        <w:rPr>
          <w:noProof/>
        </w:rPr>
        <w:fldChar w:fldCharType="begin"/>
      </w:r>
      <w:r>
        <w:rPr>
          <w:noProof/>
        </w:rPr>
        <w:instrText xml:space="preserve"> PAGEREF _Toc367633801 \h </w:instrText>
      </w:r>
      <w:r>
        <w:rPr>
          <w:noProof/>
        </w:rPr>
      </w:r>
      <w:r>
        <w:rPr>
          <w:noProof/>
        </w:rPr>
        <w:fldChar w:fldCharType="separate"/>
      </w:r>
      <w:r>
        <w:rPr>
          <w:noProof/>
        </w:rPr>
        <w:t>85</w:t>
      </w:r>
      <w:r>
        <w:rPr>
          <w:noProof/>
        </w:rPr>
        <w:fldChar w:fldCharType="end"/>
      </w:r>
    </w:p>
    <w:p w14:paraId="2EC73EF8"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sidRPr="00CD3B1A">
        <w:rPr>
          <w:rFonts w:eastAsia="MS Mincho"/>
          <w:noProof/>
        </w:rPr>
        <w:t>4.6</w:t>
      </w:r>
      <w:r>
        <w:rPr>
          <w:rFonts w:eastAsiaTheme="minorEastAsia" w:cstheme="minorBidi"/>
          <w:b w:val="0"/>
          <w:noProof/>
          <w:sz w:val="24"/>
          <w:szCs w:val="24"/>
          <w:lang w:eastAsia="ja-JP"/>
        </w:rPr>
        <w:tab/>
      </w:r>
      <w:r w:rsidRPr="00CD3B1A">
        <w:rPr>
          <w:rFonts w:eastAsia="MS Mincho"/>
          <w:noProof/>
        </w:rPr>
        <w:t>Field Mappings – Authorize Operation</w:t>
      </w:r>
      <w:r>
        <w:rPr>
          <w:noProof/>
        </w:rPr>
        <w:tab/>
      </w:r>
      <w:r>
        <w:rPr>
          <w:noProof/>
        </w:rPr>
        <w:fldChar w:fldCharType="begin"/>
      </w:r>
      <w:r>
        <w:rPr>
          <w:noProof/>
        </w:rPr>
        <w:instrText xml:space="preserve"> PAGEREF _Toc367633802 \h </w:instrText>
      </w:r>
      <w:r>
        <w:rPr>
          <w:noProof/>
        </w:rPr>
      </w:r>
      <w:r>
        <w:rPr>
          <w:noProof/>
        </w:rPr>
        <w:fldChar w:fldCharType="separate"/>
      </w:r>
      <w:r>
        <w:rPr>
          <w:noProof/>
        </w:rPr>
        <w:t>85</w:t>
      </w:r>
      <w:r>
        <w:rPr>
          <w:noProof/>
        </w:rPr>
        <w:fldChar w:fldCharType="end"/>
      </w:r>
    </w:p>
    <w:p w14:paraId="2CC78716"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4.6.1</w:t>
      </w:r>
      <w:r>
        <w:rPr>
          <w:rFonts w:eastAsiaTheme="minorEastAsia" w:cstheme="minorBidi"/>
          <w:noProof/>
          <w:sz w:val="24"/>
          <w:szCs w:val="24"/>
          <w:lang w:eastAsia="ja-JP"/>
        </w:rPr>
        <w:tab/>
      </w:r>
      <w:r w:rsidRPr="00CD3B1A">
        <w:rPr>
          <w:rFonts w:eastAsia="MS Mincho"/>
          <w:noProof/>
        </w:rPr>
        <w:t xml:space="preserve">Field Mappings – CCR Method to </w:t>
      </w:r>
      <w:r>
        <w:rPr>
          <w:noProof/>
        </w:rPr>
        <w:t>Authorize Request</w:t>
      </w:r>
      <w:r>
        <w:rPr>
          <w:noProof/>
        </w:rPr>
        <w:tab/>
      </w:r>
      <w:r>
        <w:rPr>
          <w:noProof/>
        </w:rPr>
        <w:fldChar w:fldCharType="begin"/>
      </w:r>
      <w:r>
        <w:rPr>
          <w:noProof/>
        </w:rPr>
        <w:instrText xml:space="preserve"> PAGEREF _Toc367633803 \h </w:instrText>
      </w:r>
      <w:r>
        <w:rPr>
          <w:noProof/>
        </w:rPr>
      </w:r>
      <w:r>
        <w:rPr>
          <w:noProof/>
        </w:rPr>
        <w:fldChar w:fldCharType="separate"/>
      </w:r>
      <w:r>
        <w:rPr>
          <w:noProof/>
        </w:rPr>
        <w:t>85</w:t>
      </w:r>
      <w:r>
        <w:rPr>
          <w:noProof/>
        </w:rPr>
        <w:fldChar w:fldCharType="end"/>
      </w:r>
    </w:p>
    <w:p w14:paraId="7D962C68"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4.6.2</w:t>
      </w:r>
      <w:r>
        <w:rPr>
          <w:rFonts w:eastAsiaTheme="minorEastAsia" w:cstheme="minorBidi"/>
          <w:noProof/>
          <w:sz w:val="24"/>
          <w:szCs w:val="24"/>
          <w:lang w:eastAsia="ja-JP"/>
        </w:rPr>
        <w:tab/>
      </w:r>
      <w:r w:rsidRPr="00CD3B1A">
        <w:rPr>
          <w:rFonts w:eastAsia="MS Mincho"/>
          <w:noProof/>
        </w:rPr>
        <w:t xml:space="preserve">Field Mappings – CCA Method to </w:t>
      </w:r>
      <w:r>
        <w:rPr>
          <w:noProof/>
        </w:rPr>
        <w:t>Authorize Response</w:t>
      </w:r>
      <w:r>
        <w:rPr>
          <w:noProof/>
        </w:rPr>
        <w:tab/>
      </w:r>
      <w:r>
        <w:rPr>
          <w:noProof/>
        </w:rPr>
        <w:fldChar w:fldCharType="begin"/>
      </w:r>
      <w:r>
        <w:rPr>
          <w:noProof/>
        </w:rPr>
        <w:instrText xml:space="preserve"> PAGEREF _Toc367633804 \h </w:instrText>
      </w:r>
      <w:r>
        <w:rPr>
          <w:noProof/>
        </w:rPr>
      </w:r>
      <w:r>
        <w:rPr>
          <w:noProof/>
        </w:rPr>
        <w:fldChar w:fldCharType="separate"/>
      </w:r>
      <w:r>
        <w:rPr>
          <w:noProof/>
        </w:rPr>
        <w:t>87</w:t>
      </w:r>
      <w:r>
        <w:rPr>
          <w:noProof/>
        </w:rPr>
        <w:fldChar w:fldCharType="end"/>
      </w:r>
    </w:p>
    <w:p w14:paraId="053294AF"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sidRPr="00CD3B1A">
        <w:rPr>
          <w:rFonts w:eastAsia="MS Mincho"/>
          <w:noProof/>
        </w:rPr>
        <w:t>4.7</w:t>
      </w:r>
      <w:r>
        <w:rPr>
          <w:rFonts w:eastAsiaTheme="minorEastAsia" w:cstheme="minorBidi"/>
          <w:b w:val="0"/>
          <w:noProof/>
          <w:sz w:val="24"/>
          <w:szCs w:val="24"/>
          <w:lang w:eastAsia="ja-JP"/>
        </w:rPr>
        <w:tab/>
      </w:r>
      <w:r w:rsidRPr="00CD3B1A">
        <w:rPr>
          <w:rFonts w:eastAsia="MS Mincho"/>
          <w:noProof/>
        </w:rPr>
        <w:t>Field Mappings – Confirm Operation</w:t>
      </w:r>
      <w:r>
        <w:rPr>
          <w:noProof/>
        </w:rPr>
        <w:tab/>
      </w:r>
      <w:r>
        <w:rPr>
          <w:noProof/>
        </w:rPr>
        <w:fldChar w:fldCharType="begin"/>
      </w:r>
      <w:r>
        <w:rPr>
          <w:noProof/>
        </w:rPr>
        <w:instrText xml:space="preserve"> PAGEREF _Toc367633805 \h </w:instrText>
      </w:r>
      <w:r>
        <w:rPr>
          <w:noProof/>
        </w:rPr>
      </w:r>
      <w:r>
        <w:rPr>
          <w:noProof/>
        </w:rPr>
        <w:fldChar w:fldCharType="separate"/>
      </w:r>
      <w:r>
        <w:rPr>
          <w:noProof/>
        </w:rPr>
        <w:t>88</w:t>
      </w:r>
      <w:r>
        <w:rPr>
          <w:noProof/>
        </w:rPr>
        <w:fldChar w:fldCharType="end"/>
      </w:r>
    </w:p>
    <w:p w14:paraId="007EBDA4"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4.7.1</w:t>
      </w:r>
      <w:r>
        <w:rPr>
          <w:rFonts w:eastAsiaTheme="minorEastAsia" w:cstheme="minorBidi"/>
          <w:noProof/>
          <w:sz w:val="24"/>
          <w:szCs w:val="24"/>
          <w:lang w:eastAsia="ja-JP"/>
        </w:rPr>
        <w:tab/>
      </w:r>
      <w:r w:rsidRPr="00CD3B1A">
        <w:rPr>
          <w:rFonts w:eastAsia="MS Mincho"/>
          <w:noProof/>
        </w:rPr>
        <w:t xml:space="preserve">Field Mappings – CCR Method </w:t>
      </w:r>
      <w:r>
        <w:rPr>
          <w:noProof/>
        </w:rPr>
        <w:t>Confirm Request</w:t>
      </w:r>
      <w:r>
        <w:rPr>
          <w:noProof/>
        </w:rPr>
        <w:tab/>
      </w:r>
      <w:r>
        <w:rPr>
          <w:noProof/>
        </w:rPr>
        <w:fldChar w:fldCharType="begin"/>
      </w:r>
      <w:r>
        <w:rPr>
          <w:noProof/>
        </w:rPr>
        <w:instrText xml:space="preserve"> PAGEREF _Toc367633806 \h </w:instrText>
      </w:r>
      <w:r>
        <w:rPr>
          <w:noProof/>
        </w:rPr>
      </w:r>
      <w:r>
        <w:rPr>
          <w:noProof/>
        </w:rPr>
        <w:fldChar w:fldCharType="separate"/>
      </w:r>
      <w:r>
        <w:rPr>
          <w:noProof/>
        </w:rPr>
        <w:t>88</w:t>
      </w:r>
      <w:r>
        <w:rPr>
          <w:noProof/>
        </w:rPr>
        <w:fldChar w:fldCharType="end"/>
      </w:r>
    </w:p>
    <w:p w14:paraId="193DFBAC"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4.7.2</w:t>
      </w:r>
      <w:r>
        <w:rPr>
          <w:rFonts w:eastAsiaTheme="minorEastAsia" w:cstheme="minorBidi"/>
          <w:noProof/>
          <w:sz w:val="24"/>
          <w:szCs w:val="24"/>
          <w:lang w:eastAsia="ja-JP"/>
        </w:rPr>
        <w:tab/>
      </w:r>
      <w:r w:rsidRPr="00CD3B1A">
        <w:rPr>
          <w:rFonts w:eastAsia="MS Mincho"/>
          <w:noProof/>
        </w:rPr>
        <w:t>Field Mappings – CCA Method to</w:t>
      </w:r>
      <w:r>
        <w:rPr>
          <w:noProof/>
        </w:rPr>
        <w:t xml:space="preserve"> Confirm Response</w:t>
      </w:r>
      <w:r>
        <w:rPr>
          <w:noProof/>
        </w:rPr>
        <w:tab/>
      </w:r>
      <w:r>
        <w:rPr>
          <w:noProof/>
        </w:rPr>
        <w:fldChar w:fldCharType="begin"/>
      </w:r>
      <w:r>
        <w:rPr>
          <w:noProof/>
        </w:rPr>
        <w:instrText xml:space="preserve"> PAGEREF _Toc367633807 \h </w:instrText>
      </w:r>
      <w:r>
        <w:rPr>
          <w:noProof/>
        </w:rPr>
      </w:r>
      <w:r>
        <w:rPr>
          <w:noProof/>
        </w:rPr>
        <w:fldChar w:fldCharType="separate"/>
      </w:r>
      <w:r>
        <w:rPr>
          <w:noProof/>
        </w:rPr>
        <w:t>91</w:t>
      </w:r>
      <w:r>
        <w:rPr>
          <w:noProof/>
        </w:rPr>
        <w:fldChar w:fldCharType="end"/>
      </w:r>
    </w:p>
    <w:p w14:paraId="79ECA6B6"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sidRPr="00CD3B1A">
        <w:rPr>
          <w:rFonts w:eastAsia="MS Mincho"/>
          <w:noProof/>
        </w:rPr>
        <w:t>4.8</w:t>
      </w:r>
      <w:r>
        <w:rPr>
          <w:rFonts w:eastAsiaTheme="minorEastAsia" w:cstheme="minorBidi"/>
          <w:b w:val="0"/>
          <w:noProof/>
          <w:sz w:val="24"/>
          <w:szCs w:val="24"/>
          <w:lang w:eastAsia="ja-JP"/>
        </w:rPr>
        <w:tab/>
      </w:r>
      <w:r w:rsidRPr="00CD3B1A">
        <w:rPr>
          <w:rFonts w:eastAsia="MS Mincho"/>
          <w:noProof/>
        </w:rPr>
        <w:t>Field Mappings – Cancel Operation</w:t>
      </w:r>
      <w:r>
        <w:rPr>
          <w:noProof/>
        </w:rPr>
        <w:tab/>
      </w:r>
      <w:r>
        <w:rPr>
          <w:noProof/>
        </w:rPr>
        <w:fldChar w:fldCharType="begin"/>
      </w:r>
      <w:r>
        <w:rPr>
          <w:noProof/>
        </w:rPr>
        <w:instrText xml:space="preserve"> PAGEREF _Toc367633808 \h </w:instrText>
      </w:r>
      <w:r>
        <w:rPr>
          <w:noProof/>
        </w:rPr>
      </w:r>
      <w:r>
        <w:rPr>
          <w:noProof/>
        </w:rPr>
        <w:fldChar w:fldCharType="separate"/>
      </w:r>
      <w:r>
        <w:rPr>
          <w:noProof/>
        </w:rPr>
        <w:t>92</w:t>
      </w:r>
      <w:r>
        <w:rPr>
          <w:noProof/>
        </w:rPr>
        <w:fldChar w:fldCharType="end"/>
      </w:r>
    </w:p>
    <w:p w14:paraId="06C4866D"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4.8.1</w:t>
      </w:r>
      <w:r>
        <w:rPr>
          <w:rFonts w:eastAsiaTheme="minorEastAsia" w:cstheme="minorBidi"/>
          <w:noProof/>
          <w:sz w:val="24"/>
          <w:szCs w:val="24"/>
          <w:lang w:eastAsia="ja-JP"/>
        </w:rPr>
        <w:tab/>
      </w:r>
      <w:r w:rsidRPr="00CD3B1A">
        <w:rPr>
          <w:rFonts w:eastAsia="MS Mincho"/>
          <w:noProof/>
        </w:rPr>
        <w:t xml:space="preserve">Field Mappings – CCR Method </w:t>
      </w:r>
      <w:r>
        <w:rPr>
          <w:noProof/>
        </w:rPr>
        <w:t>Cancel Request</w:t>
      </w:r>
      <w:r>
        <w:rPr>
          <w:noProof/>
        </w:rPr>
        <w:tab/>
      </w:r>
      <w:r>
        <w:rPr>
          <w:noProof/>
        </w:rPr>
        <w:fldChar w:fldCharType="begin"/>
      </w:r>
      <w:r>
        <w:rPr>
          <w:noProof/>
        </w:rPr>
        <w:instrText xml:space="preserve"> PAGEREF _Toc367633809 \h </w:instrText>
      </w:r>
      <w:r>
        <w:rPr>
          <w:noProof/>
        </w:rPr>
      </w:r>
      <w:r>
        <w:rPr>
          <w:noProof/>
        </w:rPr>
        <w:fldChar w:fldCharType="separate"/>
      </w:r>
      <w:r>
        <w:rPr>
          <w:noProof/>
        </w:rPr>
        <w:t>92</w:t>
      </w:r>
      <w:r>
        <w:rPr>
          <w:noProof/>
        </w:rPr>
        <w:fldChar w:fldCharType="end"/>
      </w:r>
    </w:p>
    <w:p w14:paraId="3C65A77D"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4.8.2</w:t>
      </w:r>
      <w:r>
        <w:rPr>
          <w:rFonts w:eastAsiaTheme="minorEastAsia" w:cstheme="minorBidi"/>
          <w:noProof/>
          <w:sz w:val="24"/>
          <w:szCs w:val="24"/>
          <w:lang w:eastAsia="ja-JP"/>
        </w:rPr>
        <w:tab/>
      </w:r>
      <w:r w:rsidRPr="00CD3B1A">
        <w:rPr>
          <w:rFonts w:eastAsia="MS Mincho"/>
          <w:noProof/>
        </w:rPr>
        <w:t>Field Mappings – CCA Method to</w:t>
      </w:r>
      <w:r>
        <w:rPr>
          <w:noProof/>
        </w:rPr>
        <w:t xml:space="preserve"> Cancel Response</w:t>
      </w:r>
      <w:r>
        <w:rPr>
          <w:noProof/>
        </w:rPr>
        <w:tab/>
      </w:r>
      <w:r>
        <w:rPr>
          <w:noProof/>
        </w:rPr>
        <w:fldChar w:fldCharType="begin"/>
      </w:r>
      <w:r>
        <w:rPr>
          <w:noProof/>
        </w:rPr>
        <w:instrText xml:space="preserve"> PAGEREF _Toc367633810 \h </w:instrText>
      </w:r>
      <w:r>
        <w:rPr>
          <w:noProof/>
        </w:rPr>
      </w:r>
      <w:r>
        <w:rPr>
          <w:noProof/>
        </w:rPr>
        <w:fldChar w:fldCharType="separate"/>
      </w:r>
      <w:r>
        <w:rPr>
          <w:noProof/>
        </w:rPr>
        <w:t>95</w:t>
      </w:r>
      <w:r>
        <w:rPr>
          <w:noProof/>
        </w:rPr>
        <w:fldChar w:fldCharType="end"/>
      </w:r>
    </w:p>
    <w:p w14:paraId="22D7407A"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Payment Return Code Results</w:t>
      </w:r>
      <w:r>
        <w:rPr>
          <w:noProof/>
        </w:rPr>
        <w:tab/>
      </w:r>
      <w:r>
        <w:rPr>
          <w:noProof/>
        </w:rPr>
        <w:fldChar w:fldCharType="begin"/>
      </w:r>
      <w:r>
        <w:rPr>
          <w:noProof/>
        </w:rPr>
        <w:instrText xml:space="preserve"> PAGEREF _Toc367633811 \h </w:instrText>
      </w:r>
      <w:r>
        <w:rPr>
          <w:noProof/>
        </w:rPr>
      </w:r>
      <w:r>
        <w:rPr>
          <w:noProof/>
        </w:rPr>
        <w:fldChar w:fldCharType="separate"/>
      </w:r>
      <w:r>
        <w:rPr>
          <w:noProof/>
        </w:rPr>
        <w:t>96</w:t>
      </w:r>
      <w:r>
        <w:rPr>
          <w:noProof/>
        </w:rPr>
        <w:fldChar w:fldCharType="end"/>
      </w:r>
    </w:p>
    <w:p w14:paraId="36D14889" w14:textId="77777777" w:rsidR="00EA1565" w:rsidRDefault="00EA1565">
      <w:pPr>
        <w:pStyle w:val="TOC1"/>
        <w:tabs>
          <w:tab w:val="left" w:pos="382"/>
          <w:tab w:val="right" w:leader="dot" w:pos="9638"/>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Drop Box Integration to Support Delivery of Reports</w:t>
      </w:r>
      <w:r>
        <w:rPr>
          <w:noProof/>
        </w:rPr>
        <w:tab/>
      </w:r>
      <w:r>
        <w:rPr>
          <w:noProof/>
        </w:rPr>
        <w:fldChar w:fldCharType="begin"/>
      </w:r>
      <w:r>
        <w:rPr>
          <w:noProof/>
        </w:rPr>
        <w:instrText xml:space="preserve"> PAGEREF _Toc367633812 \h </w:instrText>
      </w:r>
      <w:r>
        <w:rPr>
          <w:noProof/>
        </w:rPr>
      </w:r>
      <w:r>
        <w:rPr>
          <w:noProof/>
        </w:rPr>
        <w:fldChar w:fldCharType="separate"/>
      </w:r>
      <w:r>
        <w:rPr>
          <w:noProof/>
        </w:rPr>
        <w:t>97</w:t>
      </w:r>
      <w:r>
        <w:rPr>
          <w:noProof/>
        </w:rPr>
        <w:fldChar w:fldCharType="end"/>
      </w:r>
    </w:p>
    <w:p w14:paraId="15D87CCC"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PSEP Settlement Reports Support for Prepaid Payment Transactions</w:t>
      </w:r>
      <w:r>
        <w:rPr>
          <w:noProof/>
        </w:rPr>
        <w:tab/>
      </w:r>
      <w:r>
        <w:rPr>
          <w:noProof/>
        </w:rPr>
        <w:fldChar w:fldCharType="begin"/>
      </w:r>
      <w:r>
        <w:rPr>
          <w:noProof/>
        </w:rPr>
        <w:instrText xml:space="preserve"> PAGEREF _Toc367633813 \h </w:instrText>
      </w:r>
      <w:r>
        <w:rPr>
          <w:noProof/>
        </w:rPr>
      </w:r>
      <w:r>
        <w:rPr>
          <w:noProof/>
        </w:rPr>
        <w:fldChar w:fldCharType="separate"/>
      </w:r>
      <w:r>
        <w:rPr>
          <w:noProof/>
        </w:rPr>
        <w:t>97</w:t>
      </w:r>
      <w:r>
        <w:rPr>
          <w:noProof/>
        </w:rPr>
        <w:fldChar w:fldCharType="end"/>
      </w:r>
    </w:p>
    <w:p w14:paraId="2D386D76"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Partner Settlement Summary Report</w:t>
      </w:r>
      <w:r>
        <w:rPr>
          <w:noProof/>
        </w:rPr>
        <w:tab/>
      </w:r>
      <w:r>
        <w:rPr>
          <w:noProof/>
        </w:rPr>
        <w:fldChar w:fldCharType="begin"/>
      </w:r>
      <w:r>
        <w:rPr>
          <w:noProof/>
        </w:rPr>
        <w:instrText xml:space="preserve"> PAGEREF _Toc367633814 \h </w:instrText>
      </w:r>
      <w:r>
        <w:rPr>
          <w:noProof/>
        </w:rPr>
      </w:r>
      <w:r>
        <w:rPr>
          <w:noProof/>
        </w:rPr>
        <w:fldChar w:fldCharType="separate"/>
      </w:r>
      <w:r>
        <w:rPr>
          <w:noProof/>
        </w:rPr>
        <w:t>97</w:t>
      </w:r>
      <w:r>
        <w:rPr>
          <w:noProof/>
        </w:rPr>
        <w:fldChar w:fldCharType="end"/>
      </w:r>
    </w:p>
    <w:p w14:paraId="68CC090D"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5.1.1.1</w:t>
      </w:r>
      <w:r>
        <w:rPr>
          <w:rFonts w:eastAsiaTheme="minorEastAsia" w:cstheme="minorBidi"/>
          <w:noProof/>
          <w:sz w:val="24"/>
          <w:szCs w:val="24"/>
          <w:lang w:eastAsia="ja-JP"/>
        </w:rPr>
        <w:tab/>
      </w:r>
      <w:r>
        <w:rPr>
          <w:noProof/>
        </w:rPr>
        <w:t>Partner Settlement Report – With No SMS Information and for Google</w:t>
      </w:r>
      <w:r>
        <w:rPr>
          <w:noProof/>
        </w:rPr>
        <w:tab/>
      </w:r>
      <w:r>
        <w:rPr>
          <w:noProof/>
        </w:rPr>
        <w:fldChar w:fldCharType="begin"/>
      </w:r>
      <w:r>
        <w:rPr>
          <w:noProof/>
        </w:rPr>
        <w:instrText xml:space="preserve"> PAGEREF _Toc367633815 \h </w:instrText>
      </w:r>
      <w:r>
        <w:rPr>
          <w:noProof/>
        </w:rPr>
      </w:r>
      <w:r>
        <w:rPr>
          <w:noProof/>
        </w:rPr>
        <w:fldChar w:fldCharType="separate"/>
      </w:r>
      <w:r>
        <w:rPr>
          <w:noProof/>
        </w:rPr>
        <w:t>97</w:t>
      </w:r>
      <w:r>
        <w:rPr>
          <w:noProof/>
        </w:rPr>
        <w:fldChar w:fldCharType="end"/>
      </w:r>
    </w:p>
    <w:p w14:paraId="768438F9"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5.1.1.2</w:t>
      </w:r>
      <w:r>
        <w:rPr>
          <w:rFonts w:eastAsiaTheme="minorEastAsia" w:cstheme="minorBidi"/>
          <w:noProof/>
          <w:sz w:val="24"/>
          <w:szCs w:val="24"/>
          <w:lang w:eastAsia="ja-JP"/>
        </w:rPr>
        <w:tab/>
      </w:r>
      <w:r>
        <w:rPr>
          <w:noProof/>
        </w:rPr>
        <w:t>Partner Settlement Report – With No SMS Information and for Partners Not Google</w:t>
      </w:r>
      <w:r>
        <w:rPr>
          <w:noProof/>
        </w:rPr>
        <w:tab/>
      </w:r>
      <w:r>
        <w:rPr>
          <w:noProof/>
        </w:rPr>
        <w:fldChar w:fldCharType="begin"/>
      </w:r>
      <w:r>
        <w:rPr>
          <w:noProof/>
        </w:rPr>
        <w:instrText xml:space="preserve"> PAGEREF _Toc367633816 \h </w:instrText>
      </w:r>
      <w:r>
        <w:rPr>
          <w:noProof/>
        </w:rPr>
      </w:r>
      <w:r>
        <w:rPr>
          <w:noProof/>
        </w:rPr>
        <w:fldChar w:fldCharType="separate"/>
      </w:r>
      <w:r>
        <w:rPr>
          <w:noProof/>
        </w:rPr>
        <w:t>99</w:t>
      </w:r>
      <w:r>
        <w:rPr>
          <w:noProof/>
        </w:rPr>
        <w:fldChar w:fldCharType="end"/>
      </w:r>
    </w:p>
    <w:p w14:paraId="498A8EF5"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5.1.1.3</w:t>
      </w:r>
      <w:r>
        <w:rPr>
          <w:rFonts w:eastAsiaTheme="minorEastAsia" w:cstheme="minorBidi"/>
          <w:noProof/>
          <w:sz w:val="24"/>
          <w:szCs w:val="24"/>
          <w:lang w:eastAsia="ja-JP"/>
        </w:rPr>
        <w:tab/>
      </w:r>
      <w:r>
        <w:rPr>
          <w:noProof/>
        </w:rPr>
        <w:t>Partner Settlement Report – With SMS Information</w:t>
      </w:r>
      <w:r>
        <w:rPr>
          <w:noProof/>
        </w:rPr>
        <w:tab/>
      </w:r>
      <w:r>
        <w:rPr>
          <w:noProof/>
        </w:rPr>
        <w:fldChar w:fldCharType="begin"/>
      </w:r>
      <w:r>
        <w:rPr>
          <w:noProof/>
        </w:rPr>
        <w:instrText xml:space="preserve"> PAGEREF _Toc367633817 \h </w:instrText>
      </w:r>
      <w:r>
        <w:rPr>
          <w:noProof/>
        </w:rPr>
      </w:r>
      <w:r>
        <w:rPr>
          <w:noProof/>
        </w:rPr>
        <w:fldChar w:fldCharType="separate"/>
      </w:r>
      <w:r>
        <w:rPr>
          <w:noProof/>
        </w:rPr>
        <w:t>101</w:t>
      </w:r>
      <w:r>
        <w:rPr>
          <w:noProof/>
        </w:rPr>
        <w:fldChar w:fldCharType="end"/>
      </w:r>
    </w:p>
    <w:p w14:paraId="639B396C"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Partner Settlement Details Report</w:t>
      </w:r>
      <w:r>
        <w:rPr>
          <w:noProof/>
        </w:rPr>
        <w:tab/>
      </w:r>
      <w:r>
        <w:rPr>
          <w:noProof/>
        </w:rPr>
        <w:fldChar w:fldCharType="begin"/>
      </w:r>
      <w:r>
        <w:rPr>
          <w:noProof/>
        </w:rPr>
        <w:instrText xml:space="preserve"> PAGEREF _Toc367633818 \h </w:instrText>
      </w:r>
      <w:r>
        <w:rPr>
          <w:noProof/>
        </w:rPr>
      </w:r>
      <w:r>
        <w:rPr>
          <w:noProof/>
        </w:rPr>
        <w:fldChar w:fldCharType="separate"/>
      </w:r>
      <w:r>
        <w:rPr>
          <w:noProof/>
        </w:rPr>
        <w:t>103</w:t>
      </w:r>
      <w:r>
        <w:rPr>
          <w:noProof/>
        </w:rPr>
        <w:fldChar w:fldCharType="end"/>
      </w:r>
    </w:p>
    <w:p w14:paraId="54F6DE11"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5.1.2.1</w:t>
      </w:r>
      <w:r>
        <w:rPr>
          <w:rFonts w:eastAsiaTheme="minorEastAsia" w:cstheme="minorBidi"/>
          <w:noProof/>
          <w:sz w:val="24"/>
          <w:szCs w:val="24"/>
          <w:lang w:eastAsia="ja-JP"/>
        </w:rPr>
        <w:tab/>
      </w:r>
      <w:r>
        <w:rPr>
          <w:noProof/>
        </w:rPr>
        <w:t>Partner Settlement Details Report – With No SMS Information and for Google</w:t>
      </w:r>
      <w:r>
        <w:rPr>
          <w:noProof/>
        </w:rPr>
        <w:tab/>
      </w:r>
      <w:r>
        <w:rPr>
          <w:noProof/>
        </w:rPr>
        <w:fldChar w:fldCharType="begin"/>
      </w:r>
      <w:r>
        <w:rPr>
          <w:noProof/>
        </w:rPr>
        <w:instrText xml:space="preserve"> PAGEREF _Toc367633819 \h </w:instrText>
      </w:r>
      <w:r>
        <w:rPr>
          <w:noProof/>
        </w:rPr>
      </w:r>
      <w:r>
        <w:rPr>
          <w:noProof/>
        </w:rPr>
        <w:fldChar w:fldCharType="separate"/>
      </w:r>
      <w:r>
        <w:rPr>
          <w:noProof/>
        </w:rPr>
        <w:t>103</w:t>
      </w:r>
      <w:r>
        <w:rPr>
          <w:noProof/>
        </w:rPr>
        <w:fldChar w:fldCharType="end"/>
      </w:r>
    </w:p>
    <w:p w14:paraId="1DB2195B"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5.1.2.2</w:t>
      </w:r>
      <w:r>
        <w:rPr>
          <w:rFonts w:eastAsiaTheme="minorEastAsia" w:cstheme="minorBidi"/>
          <w:noProof/>
          <w:sz w:val="24"/>
          <w:szCs w:val="24"/>
          <w:lang w:eastAsia="ja-JP"/>
        </w:rPr>
        <w:tab/>
      </w:r>
      <w:r>
        <w:rPr>
          <w:noProof/>
        </w:rPr>
        <w:t>Partner Settlement Details Report – With No SMS Information and for Partners Not Google</w:t>
      </w:r>
      <w:r>
        <w:rPr>
          <w:noProof/>
        </w:rPr>
        <w:tab/>
      </w:r>
      <w:r>
        <w:rPr>
          <w:noProof/>
        </w:rPr>
        <w:fldChar w:fldCharType="begin"/>
      </w:r>
      <w:r>
        <w:rPr>
          <w:noProof/>
        </w:rPr>
        <w:instrText xml:space="preserve"> PAGEREF _Toc367633820 \h </w:instrText>
      </w:r>
      <w:r>
        <w:rPr>
          <w:noProof/>
        </w:rPr>
      </w:r>
      <w:r>
        <w:rPr>
          <w:noProof/>
        </w:rPr>
        <w:fldChar w:fldCharType="separate"/>
      </w:r>
      <w:r>
        <w:rPr>
          <w:noProof/>
        </w:rPr>
        <w:t>106</w:t>
      </w:r>
      <w:r>
        <w:rPr>
          <w:noProof/>
        </w:rPr>
        <w:fldChar w:fldCharType="end"/>
      </w:r>
    </w:p>
    <w:p w14:paraId="5483701B" w14:textId="77777777" w:rsidR="00EA1565" w:rsidRDefault="00EA1565">
      <w:pPr>
        <w:pStyle w:val="TOC4"/>
        <w:tabs>
          <w:tab w:val="left" w:pos="1526"/>
          <w:tab w:val="right" w:leader="dot" w:pos="9638"/>
        </w:tabs>
        <w:rPr>
          <w:rFonts w:eastAsiaTheme="minorEastAsia" w:cstheme="minorBidi"/>
          <w:noProof/>
          <w:sz w:val="24"/>
          <w:szCs w:val="24"/>
          <w:lang w:eastAsia="ja-JP"/>
        </w:rPr>
      </w:pPr>
      <w:r>
        <w:rPr>
          <w:noProof/>
        </w:rPr>
        <w:t>5.1.2.3</w:t>
      </w:r>
      <w:r>
        <w:rPr>
          <w:rFonts w:eastAsiaTheme="minorEastAsia" w:cstheme="minorBidi"/>
          <w:noProof/>
          <w:sz w:val="24"/>
          <w:szCs w:val="24"/>
          <w:lang w:eastAsia="ja-JP"/>
        </w:rPr>
        <w:tab/>
      </w:r>
      <w:r>
        <w:rPr>
          <w:noProof/>
        </w:rPr>
        <w:t>Partner Settlement Details Report – With SMS Information</w:t>
      </w:r>
      <w:r>
        <w:rPr>
          <w:noProof/>
        </w:rPr>
        <w:tab/>
      </w:r>
      <w:r>
        <w:rPr>
          <w:noProof/>
        </w:rPr>
        <w:fldChar w:fldCharType="begin"/>
      </w:r>
      <w:r>
        <w:rPr>
          <w:noProof/>
        </w:rPr>
        <w:instrText xml:space="preserve"> PAGEREF _Toc367633821 \h </w:instrText>
      </w:r>
      <w:r>
        <w:rPr>
          <w:noProof/>
        </w:rPr>
      </w:r>
      <w:r>
        <w:rPr>
          <w:noProof/>
        </w:rPr>
        <w:fldChar w:fldCharType="separate"/>
      </w:r>
      <w:r>
        <w:rPr>
          <w:noProof/>
        </w:rPr>
        <w:t>108</w:t>
      </w:r>
      <w:r>
        <w:rPr>
          <w:noProof/>
        </w:rPr>
        <w:fldChar w:fldCharType="end"/>
      </w:r>
    </w:p>
    <w:p w14:paraId="5170908D" w14:textId="77777777" w:rsidR="00EA1565" w:rsidRDefault="00EA1565">
      <w:pPr>
        <w:pStyle w:val="TOC2"/>
        <w:tabs>
          <w:tab w:val="left" w:pos="792"/>
          <w:tab w:val="right" w:leader="dot" w:pos="9638"/>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Prepaid Feed for Prepaid Subscribers Payment Transactions</w:t>
      </w:r>
      <w:r>
        <w:rPr>
          <w:noProof/>
        </w:rPr>
        <w:tab/>
      </w:r>
      <w:r>
        <w:rPr>
          <w:noProof/>
        </w:rPr>
        <w:fldChar w:fldCharType="begin"/>
      </w:r>
      <w:r>
        <w:rPr>
          <w:noProof/>
        </w:rPr>
        <w:instrText xml:space="preserve"> PAGEREF _Toc367633822 \h </w:instrText>
      </w:r>
      <w:r>
        <w:rPr>
          <w:noProof/>
        </w:rPr>
      </w:r>
      <w:r>
        <w:rPr>
          <w:noProof/>
        </w:rPr>
        <w:fldChar w:fldCharType="separate"/>
      </w:r>
      <w:r>
        <w:rPr>
          <w:noProof/>
        </w:rPr>
        <w:t>111</w:t>
      </w:r>
      <w:r>
        <w:rPr>
          <w:noProof/>
        </w:rPr>
        <w:fldChar w:fldCharType="end"/>
      </w:r>
    </w:p>
    <w:p w14:paraId="66665BC5" w14:textId="77777777" w:rsidR="00EA1565" w:rsidRDefault="00EA1565">
      <w:pPr>
        <w:pStyle w:val="TOC3"/>
        <w:tabs>
          <w:tab w:val="left" w:pos="1176"/>
          <w:tab w:val="right" w:leader="dot" w:pos="9638"/>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Transaction Record</w:t>
      </w:r>
      <w:r>
        <w:rPr>
          <w:noProof/>
        </w:rPr>
        <w:tab/>
      </w:r>
      <w:r>
        <w:rPr>
          <w:noProof/>
        </w:rPr>
        <w:fldChar w:fldCharType="begin"/>
      </w:r>
      <w:r>
        <w:rPr>
          <w:noProof/>
        </w:rPr>
        <w:instrText xml:space="preserve"> PAGEREF _Toc367633823 \h </w:instrText>
      </w:r>
      <w:r>
        <w:rPr>
          <w:noProof/>
        </w:rPr>
      </w:r>
      <w:r>
        <w:rPr>
          <w:noProof/>
        </w:rPr>
        <w:fldChar w:fldCharType="separate"/>
      </w:r>
      <w:r>
        <w:rPr>
          <w:noProof/>
        </w:rPr>
        <w:t>111</w:t>
      </w:r>
      <w:r>
        <w:rPr>
          <w:noProof/>
        </w:rPr>
        <w:fldChar w:fldCharType="end"/>
      </w:r>
    </w:p>
    <w:p w14:paraId="7FDB79A4" w14:textId="77777777" w:rsidR="00EA1565" w:rsidRDefault="00EA1565">
      <w:pPr>
        <w:pStyle w:val="TOC1"/>
        <w:tabs>
          <w:tab w:val="left" w:pos="396"/>
          <w:tab w:val="right" w:leader="dot" w:pos="9638"/>
        </w:tabs>
        <w:rPr>
          <w:rFonts w:eastAsiaTheme="minorEastAsia" w:cstheme="minorBidi"/>
          <w:b w:val="0"/>
          <w:noProof/>
          <w:lang w:eastAsia="ja-JP"/>
        </w:rPr>
      </w:pPr>
      <w:r>
        <w:rPr>
          <w:noProof/>
        </w:rPr>
        <w:t>A</w:t>
      </w:r>
      <w:r>
        <w:rPr>
          <w:rFonts w:eastAsiaTheme="minorEastAsia" w:cstheme="minorBidi"/>
          <w:b w:val="0"/>
          <w:noProof/>
          <w:lang w:eastAsia="ja-JP"/>
        </w:rPr>
        <w:tab/>
      </w:r>
      <w:r>
        <w:rPr>
          <w:noProof/>
        </w:rPr>
        <w:t>Diameter Messages and Usage</w:t>
      </w:r>
      <w:r>
        <w:rPr>
          <w:noProof/>
        </w:rPr>
        <w:tab/>
      </w:r>
      <w:r>
        <w:rPr>
          <w:noProof/>
        </w:rPr>
        <w:fldChar w:fldCharType="begin"/>
      </w:r>
      <w:r>
        <w:rPr>
          <w:noProof/>
        </w:rPr>
        <w:instrText xml:space="preserve"> PAGEREF _Toc367633824 \h </w:instrText>
      </w:r>
      <w:r>
        <w:rPr>
          <w:noProof/>
        </w:rPr>
      </w:r>
      <w:r>
        <w:rPr>
          <w:noProof/>
        </w:rPr>
        <w:fldChar w:fldCharType="separate"/>
      </w:r>
      <w:r>
        <w:rPr>
          <w:noProof/>
        </w:rPr>
        <w:t>120</w:t>
      </w:r>
      <w:r>
        <w:rPr>
          <w:noProof/>
        </w:rPr>
        <w:fldChar w:fldCharType="end"/>
      </w:r>
    </w:p>
    <w:p w14:paraId="21D68A0E" w14:textId="77777777" w:rsidR="00EA1565" w:rsidRDefault="00EA1565">
      <w:pPr>
        <w:pStyle w:val="TOC2"/>
        <w:tabs>
          <w:tab w:val="left" w:pos="805"/>
          <w:tab w:val="right" w:leader="dot" w:pos="9638"/>
        </w:tabs>
        <w:rPr>
          <w:rFonts w:eastAsiaTheme="minorEastAsia" w:cstheme="minorBidi"/>
          <w:b w:val="0"/>
          <w:noProof/>
          <w:sz w:val="24"/>
          <w:szCs w:val="24"/>
          <w:lang w:eastAsia="ja-JP"/>
        </w:rPr>
      </w:pPr>
      <w:r>
        <w:rPr>
          <w:noProof/>
        </w:rPr>
        <w:t>A.1</w:t>
      </w:r>
      <w:r>
        <w:rPr>
          <w:rFonts w:eastAsiaTheme="minorEastAsia" w:cstheme="minorBidi"/>
          <w:b w:val="0"/>
          <w:noProof/>
          <w:sz w:val="24"/>
          <w:szCs w:val="24"/>
          <w:lang w:eastAsia="ja-JP"/>
        </w:rPr>
        <w:tab/>
      </w:r>
      <w:r>
        <w:rPr>
          <w:noProof/>
        </w:rPr>
        <w:t>Connection Initialization Message</w:t>
      </w:r>
      <w:r>
        <w:rPr>
          <w:noProof/>
        </w:rPr>
        <w:tab/>
      </w:r>
      <w:r>
        <w:rPr>
          <w:noProof/>
        </w:rPr>
        <w:fldChar w:fldCharType="begin"/>
      </w:r>
      <w:r>
        <w:rPr>
          <w:noProof/>
        </w:rPr>
        <w:instrText xml:space="preserve"> PAGEREF _Toc367633825 \h </w:instrText>
      </w:r>
      <w:r>
        <w:rPr>
          <w:noProof/>
        </w:rPr>
      </w:r>
      <w:r>
        <w:rPr>
          <w:noProof/>
        </w:rPr>
        <w:fldChar w:fldCharType="separate"/>
      </w:r>
      <w:r>
        <w:rPr>
          <w:noProof/>
        </w:rPr>
        <w:t>120</w:t>
      </w:r>
      <w:r>
        <w:rPr>
          <w:noProof/>
        </w:rPr>
        <w:fldChar w:fldCharType="end"/>
      </w:r>
    </w:p>
    <w:p w14:paraId="3E7B1021" w14:textId="77777777" w:rsidR="00EA1565" w:rsidRDefault="00EA1565">
      <w:pPr>
        <w:pStyle w:val="TOC2"/>
        <w:tabs>
          <w:tab w:val="left" w:pos="805"/>
          <w:tab w:val="right" w:leader="dot" w:pos="9638"/>
        </w:tabs>
        <w:rPr>
          <w:rFonts w:eastAsiaTheme="minorEastAsia" w:cstheme="minorBidi"/>
          <w:b w:val="0"/>
          <w:noProof/>
          <w:sz w:val="24"/>
          <w:szCs w:val="24"/>
          <w:lang w:eastAsia="ja-JP"/>
        </w:rPr>
      </w:pPr>
      <w:r>
        <w:rPr>
          <w:noProof/>
        </w:rPr>
        <w:t>A.2</w:t>
      </w:r>
      <w:r>
        <w:rPr>
          <w:rFonts w:eastAsiaTheme="minorEastAsia" w:cstheme="minorBidi"/>
          <w:b w:val="0"/>
          <w:noProof/>
          <w:sz w:val="24"/>
          <w:szCs w:val="24"/>
          <w:lang w:eastAsia="ja-JP"/>
        </w:rPr>
        <w:tab/>
      </w:r>
      <w:r>
        <w:rPr>
          <w:noProof/>
        </w:rPr>
        <w:t>Heartbeat Message</w:t>
      </w:r>
      <w:r>
        <w:rPr>
          <w:noProof/>
        </w:rPr>
        <w:tab/>
      </w:r>
      <w:r>
        <w:rPr>
          <w:noProof/>
        </w:rPr>
        <w:fldChar w:fldCharType="begin"/>
      </w:r>
      <w:r>
        <w:rPr>
          <w:noProof/>
        </w:rPr>
        <w:instrText xml:space="preserve"> PAGEREF _Toc367633826 \h </w:instrText>
      </w:r>
      <w:r>
        <w:rPr>
          <w:noProof/>
        </w:rPr>
      </w:r>
      <w:r>
        <w:rPr>
          <w:noProof/>
        </w:rPr>
        <w:fldChar w:fldCharType="separate"/>
      </w:r>
      <w:r>
        <w:rPr>
          <w:noProof/>
        </w:rPr>
        <w:t>121</w:t>
      </w:r>
      <w:r>
        <w:rPr>
          <w:noProof/>
        </w:rPr>
        <w:fldChar w:fldCharType="end"/>
      </w:r>
    </w:p>
    <w:p w14:paraId="1226A20D" w14:textId="77777777" w:rsidR="00EA1565" w:rsidRDefault="00EA1565">
      <w:pPr>
        <w:pStyle w:val="TOC2"/>
        <w:tabs>
          <w:tab w:val="left" w:pos="805"/>
          <w:tab w:val="right" w:leader="dot" w:pos="9638"/>
        </w:tabs>
        <w:rPr>
          <w:rFonts w:eastAsiaTheme="minorEastAsia" w:cstheme="minorBidi"/>
          <w:b w:val="0"/>
          <w:noProof/>
          <w:sz w:val="24"/>
          <w:szCs w:val="24"/>
          <w:lang w:eastAsia="ja-JP"/>
        </w:rPr>
      </w:pPr>
      <w:r>
        <w:rPr>
          <w:noProof/>
        </w:rPr>
        <w:t>A.3</w:t>
      </w:r>
      <w:r>
        <w:rPr>
          <w:rFonts w:eastAsiaTheme="minorEastAsia" w:cstheme="minorBidi"/>
          <w:b w:val="0"/>
          <w:noProof/>
          <w:sz w:val="24"/>
          <w:szCs w:val="24"/>
          <w:lang w:eastAsia="ja-JP"/>
        </w:rPr>
        <w:tab/>
      </w:r>
      <w:r>
        <w:rPr>
          <w:noProof/>
        </w:rPr>
        <w:t>Peer Disconnect Message</w:t>
      </w:r>
      <w:r>
        <w:rPr>
          <w:noProof/>
        </w:rPr>
        <w:tab/>
      </w:r>
      <w:r>
        <w:rPr>
          <w:noProof/>
        </w:rPr>
        <w:fldChar w:fldCharType="begin"/>
      </w:r>
      <w:r>
        <w:rPr>
          <w:noProof/>
        </w:rPr>
        <w:instrText xml:space="preserve"> PAGEREF _Toc367633827 \h </w:instrText>
      </w:r>
      <w:r>
        <w:rPr>
          <w:noProof/>
        </w:rPr>
      </w:r>
      <w:r>
        <w:rPr>
          <w:noProof/>
        </w:rPr>
        <w:fldChar w:fldCharType="separate"/>
      </w:r>
      <w:r>
        <w:rPr>
          <w:noProof/>
        </w:rPr>
        <w:t>121</w:t>
      </w:r>
      <w:r>
        <w:rPr>
          <w:noProof/>
        </w:rPr>
        <w:fldChar w:fldCharType="end"/>
      </w:r>
    </w:p>
    <w:p w14:paraId="6F237AF3" w14:textId="77777777" w:rsidR="00EA1565" w:rsidRDefault="00EA1565">
      <w:pPr>
        <w:pStyle w:val="TOC2"/>
        <w:tabs>
          <w:tab w:val="left" w:pos="805"/>
          <w:tab w:val="right" w:leader="dot" w:pos="9638"/>
        </w:tabs>
        <w:rPr>
          <w:rFonts w:eastAsiaTheme="minorEastAsia" w:cstheme="minorBidi"/>
          <w:b w:val="0"/>
          <w:noProof/>
          <w:sz w:val="24"/>
          <w:szCs w:val="24"/>
          <w:lang w:eastAsia="ja-JP"/>
        </w:rPr>
      </w:pPr>
      <w:r>
        <w:rPr>
          <w:noProof/>
        </w:rPr>
        <w:t>A.4</w:t>
      </w:r>
      <w:r>
        <w:rPr>
          <w:rFonts w:eastAsiaTheme="minorEastAsia" w:cstheme="minorBidi"/>
          <w:b w:val="0"/>
          <w:noProof/>
          <w:sz w:val="24"/>
          <w:szCs w:val="24"/>
          <w:lang w:eastAsia="ja-JP"/>
        </w:rPr>
        <w:tab/>
      </w:r>
      <w:r>
        <w:rPr>
          <w:noProof/>
        </w:rPr>
        <w:t>Credit Control Message</w:t>
      </w:r>
      <w:r>
        <w:rPr>
          <w:noProof/>
        </w:rPr>
        <w:tab/>
      </w:r>
      <w:r>
        <w:rPr>
          <w:noProof/>
        </w:rPr>
        <w:fldChar w:fldCharType="begin"/>
      </w:r>
      <w:r>
        <w:rPr>
          <w:noProof/>
        </w:rPr>
        <w:instrText xml:space="preserve"> PAGEREF _Toc367633828 \h </w:instrText>
      </w:r>
      <w:r>
        <w:rPr>
          <w:noProof/>
        </w:rPr>
      </w:r>
      <w:r>
        <w:rPr>
          <w:noProof/>
        </w:rPr>
        <w:fldChar w:fldCharType="separate"/>
      </w:r>
      <w:r>
        <w:rPr>
          <w:noProof/>
        </w:rPr>
        <w:t>122</w:t>
      </w:r>
      <w:r>
        <w:rPr>
          <w:noProof/>
        </w:rPr>
        <w:fldChar w:fldCharType="end"/>
      </w:r>
    </w:p>
    <w:p w14:paraId="3F30BF41" w14:textId="77777777" w:rsidR="00EA1565" w:rsidRDefault="00EA1565">
      <w:pPr>
        <w:pStyle w:val="TOC1"/>
        <w:tabs>
          <w:tab w:val="left" w:pos="396"/>
          <w:tab w:val="right" w:leader="dot" w:pos="9638"/>
        </w:tabs>
        <w:rPr>
          <w:rFonts w:eastAsiaTheme="minorEastAsia" w:cstheme="minorBidi"/>
          <w:b w:val="0"/>
          <w:noProof/>
          <w:lang w:eastAsia="ja-JP"/>
        </w:rPr>
      </w:pPr>
      <w:r>
        <w:rPr>
          <w:noProof/>
        </w:rPr>
        <w:t>B</w:t>
      </w:r>
      <w:r>
        <w:rPr>
          <w:rFonts w:eastAsiaTheme="minorEastAsia" w:cstheme="minorBidi"/>
          <w:b w:val="0"/>
          <w:noProof/>
          <w:lang w:eastAsia="ja-JP"/>
        </w:rPr>
        <w:tab/>
      </w:r>
      <w:r>
        <w:rPr>
          <w:noProof/>
        </w:rPr>
        <w:t>GCB Batch Response file Result Codes</w:t>
      </w:r>
      <w:r>
        <w:rPr>
          <w:noProof/>
        </w:rPr>
        <w:tab/>
      </w:r>
      <w:r>
        <w:rPr>
          <w:noProof/>
        </w:rPr>
        <w:fldChar w:fldCharType="begin"/>
      </w:r>
      <w:r>
        <w:rPr>
          <w:noProof/>
        </w:rPr>
        <w:instrText xml:space="preserve"> PAGEREF _Toc367633829 \h </w:instrText>
      </w:r>
      <w:r>
        <w:rPr>
          <w:noProof/>
        </w:rPr>
      </w:r>
      <w:r>
        <w:rPr>
          <w:noProof/>
        </w:rPr>
        <w:fldChar w:fldCharType="separate"/>
      </w:r>
      <w:r>
        <w:rPr>
          <w:noProof/>
        </w:rPr>
        <w:t>123</w:t>
      </w:r>
      <w:r>
        <w:rPr>
          <w:noProof/>
        </w:rPr>
        <w:fldChar w:fldCharType="end"/>
      </w:r>
    </w:p>
    <w:p w14:paraId="4C25E792" w14:textId="77777777" w:rsidR="00EA1565" w:rsidRDefault="00EA1565">
      <w:pPr>
        <w:pStyle w:val="TOC2"/>
        <w:tabs>
          <w:tab w:val="left" w:pos="805"/>
          <w:tab w:val="right" w:leader="dot" w:pos="9638"/>
        </w:tabs>
        <w:rPr>
          <w:rFonts w:eastAsiaTheme="minorEastAsia" w:cstheme="minorBidi"/>
          <w:b w:val="0"/>
          <w:noProof/>
          <w:sz w:val="24"/>
          <w:szCs w:val="24"/>
          <w:lang w:eastAsia="ja-JP"/>
        </w:rPr>
      </w:pPr>
      <w:r>
        <w:rPr>
          <w:noProof/>
        </w:rPr>
        <w:t>B.1</w:t>
      </w:r>
      <w:r>
        <w:rPr>
          <w:rFonts w:eastAsiaTheme="minorEastAsia" w:cstheme="minorBidi"/>
          <w:b w:val="0"/>
          <w:noProof/>
          <w:sz w:val="24"/>
          <w:szCs w:val="24"/>
          <w:lang w:eastAsia="ja-JP"/>
        </w:rPr>
        <w:tab/>
      </w:r>
      <w:r>
        <w:rPr>
          <w:noProof/>
        </w:rPr>
        <w:t>GCB Auth Response Result Codes Including Mapping to Diameter Result Code for Prepaid Subscribers</w:t>
      </w:r>
      <w:r>
        <w:rPr>
          <w:noProof/>
        </w:rPr>
        <w:tab/>
      </w:r>
      <w:r>
        <w:rPr>
          <w:noProof/>
        </w:rPr>
        <w:fldChar w:fldCharType="begin"/>
      </w:r>
      <w:r>
        <w:rPr>
          <w:noProof/>
        </w:rPr>
        <w:instrText xml:space="preserve"> PAGEREF _Toc367633830 \h </w:instrText>
      </w:r>
      <w:r>
        <w:rPr>
          <w:noProof/>
        </w:rPr>
      </w:r>
      <w:r>
        <w:rPr>
          <w:noProof/>
        </w:rPr>
        <w:fldChar w:fldCharType="separate"/>
      </w:r>
      <w:r>
        <w:rPr>
          <w:noProof/>
        </w:rPr>
        <w:t>123</w:t>
      </w:r>
      <w:r>
        <w:rPr>
          <w:noProof/>
        </w:rPr>
        <w:fldChar w:fldCharType="end"/>
      </w:r>
    </w:p>
    <w:p w14:paraId="6531A667" w14:textId="77777777" w:rsidR="00EA1565" w:rsidRDefault="00EA1565">
      <w:pPr>
        <w:pStyle w:val="TOC2"/>
        <w:tabs>
          <w:tab w:val="left" w:pos="805"/>
          <w:tab w:val="right" w:leader="dot" w:pos="9638"/>
        </w:tabs>
        <w:rPr>
          <w:rFonts w:eastAsiaTheme="minorEastAsia" w:cstheme="minorBidi"/>
          <w:b w:val="0"/>
          <w:noProof/>
          <w:sz w:val="24"/>
          <w:szCs w:val="24"/>
          <w:lang w:eastAsia="ja-JP"/>
        </w:rPr>
      </w:pPr>
      <w:r>
        <w:rPr>
          <w:noProof/>
        </w:rPr>
        <w:t>B.2</w:t>
      </w:r>
      <w:r>
        <w:rPr>
          <w:rFonts w:eastAsiaTheme="minorEastAsia" w:cstheme="minorBidi"/>
          <w:b w:val="0"/>
          <w:noProof/>
          <w:sz w:val="24"/>
          <w:szCs w:val="24"/>
          <w:lang w:eastAsia="ja-JP"/>
        </w:rPr>
        <w:tab/>
      </w:r>
      <w:r>
        <w:rPr>
          <w:noProof/>
        </w:rPr>
        <w:t>GCB Batch Response file Result Codes Including Mapping to Diameter Result Code for Prepaid Subscribers</w:t>
      </w:r>
      <w:r>
        <w:rPr>
          <w:noProof/>
        </w:rPr>
        <w:tab/>
      </w:r>
      <w:r>
        <w:rPr>
          <w:noProof/>
        </w:rPr>
        <w:fldChar w:fldCharType="begin"/>
      </w:r>
      <w:r>
        <w:rPr>
          <w:noProof/>
        </w:rPr>
        <w:instrText xml:space="preserve"> PAGEREF _Toc367633831 \h </w:instrText>
      </w:r>
      <w:r>
        <w:rPr>
          <w:noProof/>
        </w:rPr>
      </w:r>
      <w:r>
        <w:rPr>
          <w:noProof/>
        </w:rPr>
        <w:fldChar w:fldCharType="separate"/>
      </w:r>
      <w:r>
        <w:rPr>
          <w:noProof/>
        </w:rPr>
        <w:t>123</w:t>
      </w:r>
      <w:r>
        <w:rPr>
          <w:noProof/>
        </w:rPr>
        <w:fldChar w:fldCharType="end"/>
      </w:r>
    </w:p>
    <w:p w14:paraId="3CC99981" w14:textId="77777777" w:rsidR="00EA1565" w:rsidRDefault="00EA1565">
      <w:pPr>
        <w:pStyle w:val="TOC1"/>
        <w:tabs>
          <w:tab w:val="left" w:pos="378"/>
          <w:tab w:val="right" w:leader="dot" w:pos="9638"/>
        </w:tabs>
        <w:rPr>
          <w:rFonts w:eastAsiaTheme="minorEastAsia" w:cstheme="minorBidi"/>
          <w:b w:val="0"/>
          <w:noProof/>
          <w:lang w:eastAsia="ja-JP"/>
        </w:rPr>
      </w:pPr>
      <w:r>
        <w:rPr>
          <w:noProof/>
        </w:rPr>
        <w:lastRenderedPageBreak/>
        <w:t>C</w:t>
      </w:r>
      <w:r>
        <w:rPr>
          <w:rFonts w:eastAsiaTheme="minorEastAsia" w:cstheme="minorBidi"/>
          <w:b w:val="0"/>
          <w:noProof/>
          <w:lang w:eastAsia="ja-JP"/>
        </w:rPr>
        <w:tab/>
      </w:r>
      <w:r>
        <w:rPr>
          <w:noProof/>
        </w:rPr>
        <w:t>BoBo and Partner Payment Service Error Code Mapping to Diameter Result Codes</w:t>
      </w:r>
      <w:r>
        <w:rPr>
          <w:noProof/>
        </w:rPr>
        <w:tab/>
      </w:r>
      <w:r>
        <w:rPr>
          <w:noProof/>
        </w:rPr>
        <w:fldChar w:fldCharType="begin"/>
      </w:r>
      <w:r>
        <w:rPr>
          <w:noProof/>
        </w:rPr>
        <w:instrText xml:space="preserve"> PAGEREF _Toc367633832 \h </w:instrText>
      </w:r>
      <w:r>
        <w:rPr>
          <w:noProof/>
        </w:rPr>
      </w:r>
      <w:r>
        <w:rPr>
          <w:noProof/>
        </w:rPr>
        <w:fldChar w:fldCharType="separate"/>
      </w:r>
      <w:r>
        <w:rPr>
          <w:noProof/>
        </w:rPr>
        <w:t>127</w:t>
      </w:r>
      <w:r>
        <w:rPr>
          <w:noProof/>
        </w:rPr>
        <w:fldChar w:fldCharType="end"/>
      </w:r>
    </w:p>
    <w:p w14:paraId="1D12CCC5" w14:textId="77777777" w:rsidR="00EA1565" w:rsidRDefault="00EA1565">
      <w:pPr>
        <w:pStyle w:val="TOC1"/>
        <w:tabs>
          <w:tab w:val="left" w:pos="409"/>
          <w:tab w:val="right" w:leader="dot" w:pos="9638"/>
        </w:tabs>
        <w:rPr>
          <w:rFonts w:eastAsiaTheme="minorEastAsia" w:cstheme="minorBidi"/>
          <w:b w:val="0"/>
          <w:noProof/>
          <w:lang w:eastAsia="ja-JP"/>
        </w:rPr>
      </w:pPr>
      <w:r>
        <w:rPr>
          <w:noProof/>
        </w:rPr>
        <w:t>D</w:t>
      </w:r>
      <w:r>
        <w:rPr>
          <w:rFonts w:eastAsiaTheme="minorEastAsia" w:cstheme="minorBidi"/>
          <w:b w:val="0"/>
          <w:noProof/>
          <w:lang w:eastAsia="ja-JP"/>
        </w:rPr>
        <w:tab/>
      </w:r>
      <w:r>
        <w:rPr>
          <w:noProof/>
        </w:rPr>
        <w:t>Reconciliation Report Format</w:t>
      </w:r>
      <w:r>
        <w:rPr>
          <w:noProof/>
        </w:rPr>
        <w:tab/>
      </w:r>
      <w:r>
        <w:rPr>
          <w:noProof/>
        </w:rPr>
        <w:fldChar w:fldCharType="begin"/>
      </w:r>
      <w:r>
        <w:rPr>
          <w:noProof/>
        </w:rPr>
        <w:instrText xml:space="preserve"> PAGEREF _Toc367633833 \h </w:instrText>
      </w:r>
      <w:r>
        <w:rPr>
          <w:noProof/>
        </w:rPr>
      </w:r>
      <w:r>
        <w:rPr>
          <w:noProof/>
        </w:rPr>
        <w:fldChar w:fldCharType="separate"/>
      </w:r>
      <w:r>
        <w:rPr>
          <w:noProof/>
        </w:rPr>
        <w:t>128</w:t>
      </w:r>
      <w:r>
        <w:rPr>
          <w:noProof/>
        </w:rPr>
        <w:fldChar w:fldCharType="end"/>
      </w:r>
    </w:p>
    <w:bookmarkStart w:id="56" w:name="_GoBack"/>
    <w:bookmarkEnd w:id="56"/>
    <w:p w14:paraId="2CCF053F" w14:textId="346A0D46" w:rsidR="00A83067" w:rsidRPr="00D929DE" w:rsidRDefault="001817E7" w:rsidP="00DE3E21">
      <w:r>
        <w:rPr>
          <w:rFonts w:ascii="Arial" w:hAnsi="Arial"/>
          <w:b/>
          <w:sz w:val="32"/>
        </w:rPr>
        <w:fldChar w:fldCharType="end"/>
      </w:r>
    </w:p>
    <w:p w14:paraId="1C3ABC73" w14:textId="77777777" w:rsidR="001275B5" w:rsidRPr="00D929DE" w:rsidRDefault="000E6BCA" w:rsidP="00DE3E21">
      <w:pPr>
        <w:pStyle w:val="Heading1"/>
      </w:pPr>
      <w:bookmarkStart w:id="57" w:name="_Toc367633739"/>
      <w:r w:rsidRPr="00D929DE">
        <w:lastRenderedPageBreak/>
        <w:t>Introduction</w:t>
      </w:r>
      <w:bookmarkEnd w:id="57"/>
    </w:p>
    <w:p w14:paraId="145C375C" w14:textId="77777777" w:rsidR="00F00109" w:rsidRPr="00D929DE" w:rsidRDefault="00F00109" w:rsidP="00ED2292"/>
    <w:p w14:paraId="30C48503" w14:textId="77777777" w:rsidR="00F00109" w:rsidRPr="00D929DE" w:rsidRDefault="00C8002C" w:rsidP="00ED2292">
      <w:pPr>
        <w:pStyle w:val="Heading2"/>
      </w:pPr>
      <w:bookmarkStart w:id="58" w:name="_Toc367633740"/>
      <w:r w:rsidRPr="00D929DE">
        <w:t>Purpose of T</w:t>
      </w:r>
      <w:r w:rsidR="000E6BCA" w:rsidRPr="00D929DE">
        <w:t>his Document</w:t>
      </w:r>
      <w:bookmarkEnd w:id="58"/>
    </w:p>
    <w:p w14:paraId="7E2F8D97" w14:textId="77777777" w:rsidR="00C8002C" w:rsidRPr="00D929DE" w:rsidRDefault="000E6BCA" w:rsidP="00ED2292">
      <w:r w:rsidRPr="00D929DE">
        <w:t>The purpose of this document is to define the technical details, including the interfaces, of the API Monetization Platform (AMP) that will be delivered by Aepona to US</w:t>
      </w:r>
      <w:r w:rsidR="00C8002C" w:rsidRPr="00D929DE">
        <w:t xml:space="preserve"> </w:t>
      </w:r>
      <w:r w:rsidRPr="00D929DE">
        <w:t>C</w:t>
      </w:r>
      <w:r w:rsidR="00C8002C" w:rsidRPr="00D929DE">
        <w:t>ellular Communications (USC</w:t>
      </w:r>
      <w:r w:rsidRPr="00D929DE">
        <w:t>C</w:t>
      </w:r>
      <w:r w:rsidR="00C8002C" w:rsidRPr="00D929DE">
        <w:t>) as part of the Prepaid Carrier Billing project. The Prep</w:t>
      </w:r>
      <w:r w:rsidRPr="00D929DE">
        <w:t xml:space="preserve">aid project enhances the existing USCC AMP Bill on Behalf of (BoBo) Payment </w:t>
      </w:r>
      <w:r w:rsidR="00C8002C" w:rsidRPr="00D929DE">
        <w:t>service enabler to support prep</w:t>
      </w:r>
      <w:r w:rsidRPr="00D929DE">
        <w:t xml:space="preserve">aid subscribers and integration to USCC OCS system. </w:t>
      </w:r>
    </w:p>
    <w:p w14:paraId="0157E154" w14:textId="77777777" w:rsidR="002B7269" w:rsidRPr="00D929DE" w:rsidRDefault="002B7269" w:rsidP="00ED2292"/>
    <w:p w14:paraId="236C1694" w14:textId="77777777" w:rsidR="0031408E" w:rsidRPr="00D929DE" w:rsidRDefault="002B7269" w:rsidP="00ED2292">
      <w:pPr>
        <w:pStyle w:val="Heading2"/>
      </w:pPr>
      <w:bookmarkStart w:id="59" w:name="_Toc367633741"/>
      <w:r w:rsidRPr="00D929DE">
        <w:t>Scope</w:t>
      </w:r>
      <w:bookmarkEnd w:id="59"/>
    </w:p>
    <w:p w14:paraId="04AAF50D" w14:textId="675F52A9" w:rsidR="002B7269" w:rsidRPr="00D929DE" w:rsidRDefault="00355AE1" w:rsidP="00ED2292">
      <w:r w:rsidRPr="00D929DE">
        <w:t xml:space="preserve">The </w:t>
      </w:r>
      <w:r w:rsidR="007428E2" w:rsidRPr="00D929DE">
        <w:t>USCC Prepaid Carrier Billing Functional Specification (</w:t>
      </w:r>
      <w:r w:rsidRPr="00D929DE">
        <w:t>FS</w:t>
      </w:r>
      <w:r w:rsidR="007428E2" w:rsidRPr="00D929DE">
        <w:t>)</w:t>
      </w:r>
      <w:r w:rsidRPr="00D929DE">
        <w:t>, Reference [</w:t>
      </w:r>
      <w:r w:rsidR="00211DE0" w:rsidRPr="00D929DE">
        <w:fldChar w:fldCharType="begin"/>
      </w:r>
      <w:r w:rsidR="00211DE0" w:rsidRPr="00D929DE">
        <w:instrText xml:space="preserve"> REF _Ref233204433 \w \h </w:instrText>
      </w:r>
      <w:r w:rsidR="00211DE0" w:rsidRPr="00D929DE">
        <w:fldChar w:fldCharType="separate"/>
      </w:r>
      <w:r w:rsidR="00517227">
        <w:t>3</w:t>
      </w:r>
      <w:r w:rsidR="00211DE0" w:rsidRPr="00D929DE">
        <w:fldChar w:fldCharType="end"/>
      </w:r>
      <w:r w:rsidRPr="00D929DE">
        <w:t xml:space="preserve">], provides the functional requirements </w:t>
      </w:r>
      <w:r w:rsidR="007428E2" w:rsidRPr="00D929DE">
        <w:t>for the USCC Prepaid Carrier Billing project</w:t>
      </w:r>
      <w:r w:rsidRPr="00D929DE">
        <w:t xml:space="preserve">. </w:t>
      </w:r>
      <w:r w:rsidR="0031408E" w:rsidRPr="00D929DE">
        <w:t>The scope of this document is to describe all the architecture, features and functionality that will be delivered as part of the USCC Prepaid Carrier Billing project.</w:t>
      </w:r>
    </w:p>
    <w:p w14:paraId="2D87A510" w14:textId="77777777" w:rsidR="000E6BCA" w:rsidRPr="00D929DE" w:rsidRDefault="000E6BCA" w:rsidP="00ED2292">
      <w:r w:rsidRPr="00D929DE">
        <w:t xml:space="preserve"> </w:t>
      </w:r>
    </w:p>
    <w:p w14:paraId="47D434E3" w14:textId="77777777" w:rsidR="0031408E" w:rsidRPr="00D929DE" w:rsidRDefault="0031408E" w:rsidP="00ED2292">
      <w:pPr>
        <w:pStyle w:val="Heading2"/>
      </w:pPr>
      <w:bookmarkStart w:id="60" w:name="_Toc367633742"/>
      <w:r w:rsidRPr="00D929DE">
        <w:t>References</w:t>
      </w:r>
      <w:bookmarkEnd w:id="60"/>
    </w:p>
    <w:tbl>
      <w:tblPr>
        <w:tblStyle w:val="TableGrid"/>
        <w:tblW w:w="8928" w:type="dxa"/>
        <w:tblLayout w:type="fixed"/>
        <w:tblLook w:val="04A0" w:firstRow="1" w:lastRow="0" w:firstColumn="1" w:lastColumn="0" w:noHBand="0" w:noVBand="1"/>
      </w:tblPr>
      <w:tblGrid>
        <w:gridCol w:w="1098"/>
        <w:gridCol w:w="3942"/>
        <w:gridCol w:w="3888"/>
      </w:tblGrid>
      <w:tr w:rsidR="0031408E" w:rsidRPr="00C61ACB" w14:paraId="6225F554" w14:textId="77777777" w:rsidTr="00CF3015">
        <w:trPr>
          <w:cantSplit/>
          <w:trHeight w:val="296"/>
          <w:tblHeader/>
        </w:trPr>
        <w:tc>
          <w:tcPr>
            <w:tcW w:w="1098" w:type="dxa"/>
            <w:shd w:val="clear" w:color="auto" w:fill="B3B3B3"/>
          </w:tcPr>
          <w:p w14:paraId="32FDB109" w14:textId="77777777" w:rsidR="0031408E" w:rsidRPr="00C61ACB" w:rsidRDefault="0031408E" w:rsidP="00B042CF">
            <w:pPr>
              <w:jc w:val="center"/>
              <w:rPr>
                <w:rFonts w:ascii="Arial" w:hAnsi="Arial" w:cs="Arial"/>
                <w:sz w:val="20"/>
              </w:rPr>
            </w:pPr>
            <w:r w:rsidRPr="00C61ACB">
              <w:rPr>
                <w:rFonts w:ascii="Arial" w:hAnsi="Arial" w:cs="Arial"/>
                <w:sz w:val="20"/>
              </w:rPr>
              <w:t>Ref. No</w:t>
            </w:r>
          </w:p>
        </w:tc>
        <w:tc>
          <w:tcPr>
            <w:tcW w:w="3942" w:type="dxa"/>
            <w:shd w:val="clear" w:color="auto" w:fill="B3B3B3"/>
          </w:tcPr>
          <w:p w14:paraId="497D69DB" w14:textId="77777777" w:rsidR="0031408E" w:rsidRPr="00C61ACB" w:rsidRDefault="0031408E" w:rsidP="00B042CF">
            <w:pPr>
              <w:jc w:val="center"/>
              <w:rPr>
                <w:rFonts w:ascii="Arial" w:hAnsi="Arial" w:cs="Arial"/>
                <w:sz w:val="20"/>
              </w:rPr>
            </w:pPr>
            <w:r w:rsidRPr="00C61ACB">
              <w:rPr>
                <w:rFonts w:ascii="Arial" w:hAnsi="Arial" w:cs="Arial"/>
                <w:sz w:val="20"/>
              </w:rPr>
              <w:t>Document ID</w:t>
            </w:r>
          </w:p>
        </w:tc>
        <w:tc>
          <w:tcPr>
            <w:tcW w:w="3888" w:type="dxa"/>
            <w:shd w:val="clear" w:color="auto" w:fill="B3B3B3"/>
          </w:tcPr>
          <w:p w14:paraId="6B52CA40" w14:textId="77777777" w:rsidR="0031408E" w:rsidRPr="00C61ACB" w:rsidRDefault="0031408E" w:rsidP="00B042CF">
            <w:pPr>
              <w:jc w:val="center"/>
              <w:rPr>
                <w:rFonts w:ascii="Arial" w:hAnsi="Arial" w:cs="Arial"/>
                <w:sz w:val="20"/>
              </w:rPr>
            </w:pPr>
            <w:r w:rsidRPr="00C61ACB">
              <w:rPr>
                <w:rFonts w:ascii="Arial" w:hAnsi="Arial" w:cs="Arial"/>
                <w:sz w:val="20"/>
              </w:rPr>
              <w:t>Description</w:t>
            </w:r>
          </w:p>
        </w:tc>
      </w:tr>
      <w:tr w:rsidR="0031408E" w:rsidRPr="00D929DE" w14:paraId="64A45D1B" w14:textId="77777777" w:rsidTr="00CF3015">
        <w:trPr>
          <w:cantSplit/>
        </w:trPr>
        <w:tc>
          <w:tcPr>
            <w:tcW w:w="1098" w:type="dxa"/>
          </w:tcPr>
          <w:p w14:paraId="65418FEC" w14:textId="77777777" w:rsidR="0031408E" w:rsidRPr="00C61ACB" w:rsidRDefault="0031408E" w:rsidP="003E40EE">
            <w:pPr>
              <w:pStyle w:val="ListParagraph"/>
              <w:numPr>
                <w:ilvl w:val="0"/>
                <w:numId w:val="6"/>
              </w:numPr>
              <w:rPr>
                <w:sz w:val="20"/>
              </w:rPr>
            </w:pPr>
            <w:bookmarkStart w:id="61" w:name="_Ref233609609"/>
          </w:p>
        </w:tc>
        <w:bookmarkEnd w:id="61"/>
        <w:tc>
          <w:tcPr>
            <w:tcW w:w="3942" w:type="dxa"/>
          </w:tcPr>
          <w:p w14:paraId="1F3B4CF8" w14:textId="77777777" w:rsidR="0031408E" w:rsidRPr="00C61ACB" w:rsidRDefault="0031408E" w:rsidP="00ED2292">
            <w:pPr>
              <w:rPr>
                <w:sz w:val="20"/>
              </w:rPr>
            </w:pPr>
            <w:r w:rsidRPr="00C61ACB">
              <w:rPr>
                <w:sz w:val="20"/>
              </w:rPr>
              <w:t>RFC 3588 Diameter Base Protocol</w:t>
            </w:r>
          </w:p>
        </w:tc>
        <w:tc>
          <w:tcPr>
            <w:tcW w:w="3888" w:type="dxa"/>
          </w:tcPr>
          <w:p w14:paraId="41047FB7" w14:textId="77777777" w:rsidR="0031408E" w:rsidRPr="00C61ACB" w:rsidRDefault="0031408E" w:rsidP="00ED2292">
            <w:pPr>
              <w:rPr>
                <w:sz w:val="20"/>
              </w:rPr>
            </w:pPr>
            <w:r w:rsidRPr="00C61ACB">
              <w:rPr>
                <w:sz w:val="20"/>
              </w:rPr>
              <w:t>This document specifies the message format, transport, error reporting, accounting, and security services to be used by all Diameter applications.</w:t>
            </w:r>
          </w:p>
        </w:tc>
      </w:tr>
      <w:tr w:rsidR="0031408E" w:rsidRPr="00D929DE" w14:paraId="3BC5277F" w14:textId="77777777" w:rsidTr="00CF3015">
        <w:trPr>
          <w:cantSplit/>
        </w:trPr>
        <w:tc>
          <w:tcPr>
            <w:tcW w:w="1098" w:type="dxa"/>
          </w:tcPr>
          <w:p w14:paraId="1094B58B" w14:textId="77777777" w:rsidR="0031408E" w:rsidRPr="00C61ACB" w:rsidRDefault="0031408E" w:rsidP="003E40EE">
            <w:pPr>
              <w:pStyle w:val="ListParagraph"/>
              <w:numPr>
                <w:ilvl w:val="0"/>
                <w:numId w:val="6"/>
              </w:numPr>
              <w:rPr>
                <w:sz w:val="20"/>
              </w:rPr>
            </w:pPr>
            <w:bookmarkStart w:id="62" w:name="_Ref233609621"/>
          </w:p>
        </w:tc>
        <w:bookmarkEnd w:id="62"/>
        <w:tc>
          <w:tcPr>
            <w:tcW w:w="3942" w:type="dxa"/>
          </w:tcPr>
          <w:p w14:paraId="34055C14" w14:textId="77777777" w:rsidR="0031408E" w:rsidRPr="00C61ACB" w:rsidRDefault="0031408E" w:rsidP="00ED2292">
            <w:pPr>
              <w:rPr>
                <w:sz w:val="20"/>
              </w:rPr>
            </w:pPr>
            <w:r w:rsidRPr="00C61ACB">
              <w:rPr>
                <w:sz w:val="20"/>
              </w:rPr>
              <w:t>RFC 4006 Diameter Credit-Control Application</w:t>
            </w:r>
          </w:p>
        </w:tc>
        <w:tc>
          <w:tcPr>
            <w:tcW w:w="3888" w:type="dxa"/>
          </w:tcPr>
          <w:p w14:paraId="4CAA4926" w14:textId="77777777" w:rsidR="0031408E" w:rsidRPr="00C61ACB" w:rsidRDefault="0031408E" w:rsidP="00ED2292">
            <w:pPr>
              <w:rPr>
                <w:sz w:val="20"/>
              </w:rPr>
            </w:pPr>
            <w:r w:rsidRPr="00C61ACB">
              <w:rPr>
                <w:sz w:val="20"/>
              </w:rPr>
              <w:t>This document specifies a Diameter application that can be used implement real-time credit-control for a variety of end user services.</w:t>
            </w:r>
          </w:p>
        </w:tc>
      </w:tr>
      <w:tr w:rsidR="0031408E" w:rsidRPr="00D929DE" w14:paraId="0B3B5A73" w14:textId="77777777" w:rsidTr="00CF3015">
        <w:trPr>
          <w:cantSplit/>
        </w:trPr>
        <w:tc>
          <w:tcPr>
            <w:tcW w:w="1098" w:type="dxa"/>
          </w:tcPr>
          <w:p w14:paraId="6509A78B" w14:textId="77777777" w:rsidR="0031408E" w:rsidRPr="00C61ACB" w:rsidRDefault="0031408E" w:rsidP="003E40EE">
            <w:pPr>
              <w:pStyle w:val="ListParagraph"/>
              <w:numPr>
                <w:ilvl w:val="0"/>
                <w:numId w:val="6"/>
              </w:numPr>
              <w:rPr>
                <w:sz w:val="20"/>
              </w:rPr>
            </w:pPr>
            <w:bookmarkStart w:id="63" w:name="_Ref233204433"/>
          </w:p>
        </w:tc>
        <w:bookmarkEnd w:id="63"/>
        <w:tc>
          <w:tcPr>
            <w:tcW w:w="3942" w:type="dxa"/>
          </w:tcPr>
          <w:p w14:paraId="3E6D5B5C" w14:textId="7289910C" w:rsidR="0031408E" w:rsidRPr="00637D10" w:rsidRDefault="0031408E" w:rsidP="004F6559">
            <w:pPr>
              <w:rPr>
                <w:sz w:val="20"/>
              </w:rPr>
            </w:pPr>
            <w:r w:rsidRPr="00637D10">
              <w:rPr>
                <w:sz w:val="20"/>
              </w:rPr>
              <w:t xml:space="preserve">USCC Prepaid Carrier Billing Functional Specification, </w:t>
            </w:r>
            <w:r w:rsidR="00DE3E21" w:rsidRPr="00637D10">
              <w:rPr>
                <w:sz w:val="20"/>
              </w:rPr>
              <w:t xml:space="preserve">FSP-USCC-PREPAID, </w:t>
            </w:r>
            <w:r w:rsidR="00ED7CDD" w:rsidRPr="00637D10">
              <w:rPr>
                <w:sz w:val="20"/>
              </w:rPr>
              <w:t>Version</w:t>
            </w:r>
            <w:r w:rsidR="00DE3E21" w:rsidRPr="00637D10">
              <w:rPr>
                <w:sz w:val="20"/>
              </w:rPr>
              <w:t xml:space="preserve"> </w:t>
            </w:r>
            <w:r w:rsidRPr="00637D10">
              <w:rPr>
                <w:sz w:val="20"/>
              </w:rPr>
              <w:t>1</w:t>
            </w:r>
            <w:r w:rsidR="00DE3E21" w:rsidRPr="00637D10">
              <w:rPr>
                <w:sz w:val="20"/>
              </w:rPr>
              <w:t>.</w:t>
            </w:r>
            <w:del w:id="64" w:author="Andrew Wulff" w:date="2017-06-26T10:27:00Z">
              <w:r w:rsidR="008E3DBE" w:rsidRPr="00637D10" w:rsidDel="004F6559">
                <w:rPr>
                  <w:sz w:val="20"/>
                </w:rPr>
                <w:delText>4</w:delText>
              </w:r>
            </w:del>
            <w:ins w:id="65" w:author="Andrew Wulff" w:date="2017-06-26T10:27:00Z">
              <w:r w:rsidR="004F6559" w:rsidRPr="00637D10">
                <w:rPr>
                  <w:sz w:val="20"/>
                </w:rPr>
                <w:t>5</w:t>
              </w:r>
            </w:ins>
            <w:ins w:id="66" w:author="Andrew Wulff" w:date="2017-09-21T17:09:00Z">
              <w:r w:rsidR="0088444D">
                <w:rPr>
                  <w:sz w:val="20"/>
                </w:rPr>
                <w:t>a</w:t>
              </w:r>
            </w:ins>
            <w:r w:rsidRPr="00637D10">
              <w:rPr>
                <w:sz w:val="20"/>
              </w:rPr>
              <w:t xml:space="preserve">, </w:t>
            </w:r>
            <w:del w:id="67" w:author="Andrew Wulff" w:date="2017-06-26T10:27:00Z">
              <w:r w:rsidR="008E3DBE" w:rsidRPr="00637D10" w:rsidDel="004F6559">
                <w:rPr>
                  <w:sz w:val="20"/>
                </w:rPr>
                <w:delText xml:space="preserve">August </w:delText>
              </w:r>
            </w:del>
            <w:ins w:id="68" w:author="Andrew Wulff" w:date="2017-06-26T10:27:00Z">
              <w:r w:rsidR="004F6559" w:rsidRPr="00637D10">
                <w:rPr>
                  <w:sz w:val="20"/>
                </w:rPr>
                <w:t>June 26</w:t>
              </w:r>
            </w:ins>
            <w:del w:id="69" w:author="Andrew Wulff" w:date="2017-06-26T10:27:00Z">
              <w:r w:rsidR="008E3DBE" w:rsidRPr="00637D10" w:rsidDel="004F6559">
                <w:rPr>
                  <w:sz w:val="20"/>
                </w:rPr>
                <w:delText>19</w:delText>
              </w:r>
            </w:del>
            <w:r w:rsidR="008E3DBE" w:rsidRPr="00637D10">
              <w:rPr>
                <w:sz w:val="20"/>
                <w:vertAlign w:val="superscript"/>
              </w:rPr>
              <w:t>th</w:t>
            </w:r>
            <w:r w:rsidRPr="00637D10">
              <w:rPr>
                <w:sz w:val="20"/>
              </w:rPr>
              <w:t>, 201</w:t>
            </w:r>
            <w:ins w:id="70" w:author="Andrew Wulff" w:date="2017-06-26T10:28:00Z">
              <w:r w:rsidR="004F6559" w:rsidRPr="00637D10">
                <w:rPr>
                  <w:sz w:val="20"/>
                </w:rPr>
                <w:t>7</w:t>
              </w:r>
            </w:ins>
            <w:del w:id="71" w:author="Andrew Wulff" w:date="2017-06-26T10:28:00Z">
              <w:r w:rsidRPr="00637D10" w:rsidDel="004F6559">
                <w:rPr>
                  <w:sz w:val="20"/>
                </w:rPr>
                <w:delText>3</w:delText>
              </w:r>
            </w:del>
          </w:p>
        </w:tc>
        <w:tc>
          <w:tcPr>
            <w:tcW w:w="3888" w:type="dxa"/>
          </w:tcPr>
          <w:p w14:paraId="0456A66D" w14:textId="77777777" w:rsidR="0031408E" w:rsidRPr="00C61ACB" w:rsidRDefault="0031408E" w:rsidP="00ED2292">
            <w:pPr>
              <w:rPr>
                <w:sz w:val="20"/>
              </w:rPr>
            </w:pPr>
            <w:r w:rsidRPr="00C61ACB">
              <w:rPr>
                <w:sz w:val="20"/>
              </w:rPr>
              <w:t>The scope of this document is to describe all the architecture, features and functionality that will be delivered as part of the USCC Prepaid Carrier Billing project.</w:t>
            </w:r>
          </w:p>
        </w:tc>
      </w:tr>
      <w:tr w:rsidR="0031408E" w:rsidRPr="00D929DE" w14:paraId="09FAA58F" w14:textId="77777777" w:rsidTr="00CF3015">
        <w:trPr>
          <w:cantSplit/>
        </w:trPr>
        <w:tc>
          <w:tcPr>
            <w:tcW w:w="1098" w:type="dxa"/>
          </w:tcPr>
          <w:p w14:paraId="7F099FC0" w14:textId="77777777" w:rsidR="0031408E" w:rsidRPr="00C61ACB" w:rsidRDefault="0031408E" w:rsidP="003E40EE">
            <w:pPr>
              <w:pStyle w:val="ListParagraph"/>
              <w:numPr>
                <w:ilvl w:val="0"/>
                <w:numId w:val="6"/>
              </w:numPr>
              <w:rPr>
                <w:sz w:val="20"/>
              </w:rPr>
            </w:pPr>
            <w:bookmarkStart w:id="72" w:name="_Ref233544203"/>
          </w:p>
        </w:tc>
        <w:bookmarkEnd w:id="72"/>
        <w:tc>
          <w:tcPr>
            <w:tcW w:w="3942" w:type="dxa"/>
          </w:tcPr>
          <w:p w14:paraId="2F428EDF" w14:textId="41257EE7" w:rsidR="0031408E" w:rsidRPr="00C61ACB" w:rsidRDefault="0031408E" w:rsidP="00150796">
            <w:pPr>
              <w:rPr>
                <w:sz w:val="20"/>
              </w:rPr>
            </w:pPr>
            <w:r w:rsidRPr="00C61ACB">
              <w:rPr>
                <w:sz w:val="20"/>
              </w:rPr>
              <w:t>USCC Phase 2 DCCA Interface for Co</w:t>
            </w:r>
            <w:r w:rsidR="00A37DAC" w:rsidRPr="00C61ACB">
              <w:rPr>
                <w:sz w:val="20"/>
              </w:rPr>
              <w:t xml:space="preserve">ntent Service (Aepona), </w:t>
            </w:r>
            <w:r w:rsidR="00150796">
              <w:rPr>
                <w:sz w:val="20"/>
              </w:rPr>
              <w:t>Last Edit Date of 8-13-13</w:t>
            </w:r>
            <w:r w:rsidRPr="00C61ACB">
              <w:rPr>
                <w:sz w:val="20"/>
              </w:rPr>
              <w:t xml:space="preserve"> </w:t>
            </w:r>
          </w:p>
        </w:tc>
        <w:tc>
          <w:tcPr>
            <w:tcW w:w="3888" w:type="dxa"/>
          </w:tcPr>
          <w:p w14:paraId="276FE03F" w14:textId="7ACA8D4D" w:rsidR="0031408E" w:rsidRPr="00C61ACB" w:rsidRDefault="0031408E" w:rsidP="00ED2292">
            <w:pPr>
              <w:rPr>
                <w:sz w:val="20"/>
              </w:rPr>
            </w:pPr>
            <w:r w:rsidRPr="00C61ACB">
              <w:rPr>
                <w:sz w:val="20"/>
              </w:rPr>
              <w:t xml:space="preserve">This document contains the description of the Diameter Credit Control Application (DCCA) for integration of the Aepona </w:t>
            </w:r>
            <w:r w:rsidR="00DE3E21" w:rsidRPr="00C61ACB">
              <w:rPr>
                <w:sz w:val="20"/>
              </w:rPr>
              <w:t xml:space="preserve">platform </w:t>
            </w:r>
            <w:r w:rsidRPr="00C61ACB">
              <w:rPr>
                <w:sz w:val="20"/>
              </w:rPr>
              <w:t>and Amdocs OCS.</w:t>
            </w:r>
          </w:p>
        </w:tc>
      </w:tr>
      <w:tr w:rsidR="00082A34" w:rsidRPr="00D929DE" w14:paraId="3208095A" w14:textId="77777777" w:rsidTr="00CF3015">
        <w:trPr>
          <w:cantSplit/>
        </w:trPr>
        <w:tc>
          <w:tcPr>
            <w:tcW w:w="1098" w:type="dxa"/>
          </w:tcPr>
          <w:p w14:paraId="0E0F09D5" w14:textId="77777777" w:rsidR="00082A34" w:rsidRPr="00C61ACB" w:rsidRDefault="00082A34" w:rsidP="003E40EE">
            <w:pPr>
              <w:pStyle w:val="ListParagraph"/>
              <w:numPr>
                <w:ilvl w:val="0"/>
                <w:numId w:val="6"/>
              </w:numPr>
              <w:rPr>
                <w:sz w:val="20"/>
              </w:rPr>
            </w:pPr>
            <w:bookmarkStart w:id="73" w:name="_Ref233204070"/>
          </w:p>
        </w:tc>
        <w:bookmarkEnd w:id="73"/>
        <w:tc>
          <w:tcPr>
            <w:tcW w:w="3942" w:type="dxa"/>
          </w:tcPr>
          <w:p w14:paraId="72A66D1C" w14:textId="56823537" w:rsidR="00082A34" w:rsidRPr="00C61ACB" w:rsidRDefault="00082A34" w:rsidP="00150796">
            <w:pPr>
              <w:rPr>
                <w:sz w:val="20"/>
              </w:rPr>
            </w:pPr>
            <w:r w:rsidRPr="00C61ACB">
              <w:rPr>
                <w:sz w:val="20"/>
              </w:rPr>
              <w:t>API Monetization Platform USCC OpenAPI Project Technical Specification</w:t>
            </w:r>
            <w:r w:rsidR="00150796">
              <w:rPr>
                <w:sz w:val="20"/>
              </w:rPr>
              <w:t>,</w:t>
            </w:r>
            <w:r w:rsidR="00150796" w:rsidRPr="00C61ACB" w:rsidDel="00150796">
              <w:rPr>
                <w:sz w:val="20"/>
              </w:rPr>
              <w:t xml:space="preserve"> </w:t>
            </w:r>
            <w:r w:rsidRPr="00C61ACB">
              <w:rPr>
                <w:sz w:val="20"/>
              </w:rPr>
              <w:t>TSP-USCC-OpenAPI Version 0.7, April 26, 2013</w:t>
            </w:r>
          </w:p>
        </w:tc>
        <w:tc>
          <w:tcPr>
            <w:tcW w:w="3888" w:type="dxa"/>
          </w:tcPr>
          <w:p w14:paraId="75B4BEC9" w14:textId="77777777" w:rsidR="00082A34" w:rsidRPr="00C61ACB" w:rsidRDefault="00082A34" w:rsidP="00ED2292">
            <w:pPr>
              <w:rPr>
                <w:sz w:val="20"/>
              </w:rPr>
            </w:pPr>
            <w:r w:rsidRPr="00C61ACB">
              <w:rPr>
                <w:sz w:val="20"/>
              </w:rPr>
              <w:t>The purpose of this document is to define the technical details, including the interfaces, of the API Monetization Platform (AMP), the Payment and Settlement Engine Platform (PSEP) 4.6.1 and Monetization Delivery Platform (MDP) that will be delivered by Aepona to US Cellular (USCC) as part of the OpenAPI project.</w:t>
            </w:r>
          </w:p>
        </w:tc>
      </w:tr>
      <w:tr w:rsidR="0004512B" w:rsidRPr="00D929DE" w14:paraId="11418B38" w14:textId="77777777" w:rsidTr="00CF3015">
        <w:trPr>
          <w:cantSplit/>
        </w:trPr>
        <w:tc>
          <w:tcPr>
            <w:tcW w:w="1098" w:type="dxa"/>
          </w:tcPr>
          <w:p w14:paraId="1E8EB8BB" w14:textId="77777777" w:rsidR="0004512B" w:rsidRPr="00C61ACB" w:rsidRDefault="0004512B" w:rsidP="003E40EE">
            <w:pPr>
              <w:pStyle w:val="ListParagraph"/>
              <w:numPr>
                <w:ilvl w:val="0"/>
                <w:numId w:val="6"/>
              </w:numPr>
              <w:rPr>
                <w:sz w:val="20"/>
              </w:rPr>
            </w:pPr>
            <w:bookmarkStart w:id="74" w:name="_Ref233204231"/>
          </w:p>
        </w:tc>
        <w:tc>
          <w:tcPr>
            <w:tcW w:w="3942" w:type="dxa"/>
          </w:tcPr>
          <w:p w14:paraId="6451A4AA" w14:textId="67085582" w:rsidR="0004512B" w:rsidRPr="00C61ACB" w:rsidRDefault="00DE5D2D" w:rsidP="007171F4">
            <w:pPr>
              <w:rPr>
                <w:sz w:val="20"/>
              </w:rPr>
            </w:pPr>
            <w:bookmarkStart w:id="75" w:name="_Ref233637855"/>
            <w:bookmarkEnd w:id="74"/>
            <w:r w:rsidRPr="00C61ACB">
              <w:rPr>
                <w:sz w:val="20"/>
              </w:rPr>
              <w:t>Google Carrier Billing Functional Specification USCC</w:t>
            </w:r>
            <w:bookmarkEnd w:id="75"/>
            <w:r w:rsidR="007171F4">
              <w:rPr>
                <w:sz w:val="20"/>
              </w:rPr>
              <w:t>,</w:t>
            </w:r>
            <w:r w:rsidRPr="00C61ACB">
              <w:rPr>
                <w:sz w:val="20"/>
              </w:rPr>
              <w:t xml:space="preserve"> FSP-USCC-GCB Version 1.</w:t>
            </w:r>
            <w:r w:rsidR="007171F4">
              <w:rPr>
                <w:sz w:val="20"/>
              </w:rPr>
              <w:t>2</w:t>
            </w:r>
            <w:r w:rsidR="00DE3E21" w:rsidRPr="00C61ACB">
              <w:rPr>
                <w:sz w:val="20"/>
              </w:rPr>
              <w:t xml:space="preserve">, dated </w:t>
            </w:r>
            <w:r w:rsidR="007171F4">
              <w:rPr>
                <w:sz w:val="20"/>
              </w:rPr>
              <w:t>July</w:t>
            </w:r>
            <w:r w:rsidR="007171F4" w:rsidRPr="00C61ACB">
              <w:rPr>
                <w:sz w:val="20"/>
              </w:rPr>
              <w:t xml:space="preserve"> </w:t>
            </w:r>
            <w:r w:rsidR="00DE3E21" w:rsidRPr="00C61ACB">
              <w:rPr>
                <w:sz w:val="20"/>
              </w:rPr>
              <w:t>2</w:t>
            </w:r>
            <w:r w:rsidR="007171F4">
              <w:rPr>
                <w:sz w:val="20"/>
              </w:rPr>
              <w:t>9</w:t>
            </w:r>
            <w:r w:rsidR="00DE3E21" w:rsidRPr="00C61ACB">
              <w:rPr>
                <w:sz w:val="20"/>
                <w:vertAlign w:val="superscript"/>
              </w:rPr>
              <w:t>th</w:t>
            </w:r>
            <w:r w:rsidR="00DE3E21" w:rsidRPr="00C61ACB">
              <w:rPr>
                <w:sz w:val="20"/>
              </w:rPr>
              <w:t>, 2013</w:t>
            </w:r>
          </w:p>
        </w:tc>
        <w:tc>
          <w:tcPr>
            <w:tcW w:w="3888" w:type="dxa"/>
          </w:tcPr>
          <w:p w14:paraId="2B26F995" w14:textId="7D616336" w:rsidR="0004512B" w:rsidRPr="00C61ACB" w:rsidRDefault="00DE5D2D" w:rsidP="00ED2292">
            <w:pPr>
              <w:rPr>
                <w:sz w:val="20"/>
              </w:rPr>
            </w:pPr>
            <w:r w:rsidRPr="00C61ACB">
              <w:rPr>
                <w:sz w:val="20"/>
              </w:rPr>
              <w:t>Defines the scope of work required to support the Google Carrier Billing (GCB) Project that will be delivered by Aepona to USCC as an enhancement to the API Monetization Platform (AMP).</w:t>
            </w:r>
          </w:p>
        </w:tc>
      </w:tr>
      <w:tr w:rsidR="00DC5586" w:rsidRPr="00D929DE" w14:paraId="20BD1B42" w14:textId="77777777" w:rsidTr="00CF3015">
        <w:trPr>
          <w:cantSplit/>
        </w:trPr>
        <w:tc>
          <w:tcPr>
            <w:tcW w:w="1098" w:type="dxa"/>
          </w:tcPr>
          <w:p w14:paraId="1A869EC4" w14:textId="77777777" w:rsidR="00DC5586" w:rsidRPr="00C61ACB" w:rsidRDefault="00DC5586" w:rsidP="003E40EE">
            <w:pPr>
              <w:pStyle w:val="ListParagraph"/>
              <w:numPr>
                <w:ilvl w:val="0"/>
                <w:numId w:val="6"/>
              </w:numPr>
              <w:rPr>
                <w:sz w:val="20"/>
              </w:rPr>
            </w:pPr>
            <w:bookmarkStart w:id="76" w:name="_Ref233206078"/>
          </w:p>
        </w:tc>
        <w:bookmarkEnd w:id="76"/>
        <w:tc>
          <w:tcPr>
            <w:tcW w:w="3942" w:type="dxa"/>
          </w:tcPr>
          <w:p w14:paraId="50AFDA2B" w14:textId="151E2667" w:rsidR="00DC5586" w:rsidRPr="00C61ACB" w:rsidRDefault="001630B0" w:rsidP="00ED2292">
            <w:pPr>
              <w:rPr>
                <w:sz w:val="20"/>
              </w:rPr>
            </w:pPr>
            <w:r w:rsidRPr="00C61ACB">
              <w:rPr>
                <w:sz w:val="20"/>
              </w:rPr>
              <w:t>USCC OpenAPI Project Functional, FSP-USCC-OPEN-API Version 1.2, dated Jan 15th, 2013</w:t>
            </w:r>
          </w:p>
        </w:tc>
        <w:tc>
          <w:tcPr>
            <w:tcW w:w="3888" w:type="dxa"/>
          </w:tcPr>
          <w:p w14:paraId="05517333" w14:textId="64211D21" w:rsidR="00DC5586" w:rsidRPr="00C61ACB" w:rsidRDefault="001630B0" w:rsidP="00ED2292">
            <w:pPr>
              <w:rPr>
                <w:sz w:val="20"/>
              </w:rPr>
            </w:pPr>
            <w:r w:rsidRPr="00C61ACB">
              <w:rPr>
                <w:sz w:val="20"/>
              </w:rPr>
              <w:t>Functional description of AMP for the USCC OpenAPI project.</w:t>
            </w:r>
          </w:p>
        </w:tc>
      </w:tr>
      <w:tr w:rsidR="008104A9" w:rsidRPr="00D929DE" w14:paraId="755ACAAA" w14:textId="77777777" w:rsidTr="00CF3015">
        <w:trPr>
          <w:cantSplit/>
        </w:trPr>
        <w:tc>
          <w:tcPr>
            <w:tcW w:w="1098" w:type="dxa"/>
          </w:tcPr>
          <w:p w14:paraId="63E5FB73" w14:textId="77777777" w:rsidR="008104A9" w:rsidRPr="00C61ACB" w:rsidRDefault="008104A9" w:rsidP="003E40EE">
            <w:pPr>
              <w:pStyle w:val="ListParagraph"/>
              <w:numPr>
                <w:ilvl w:val="0"/>
                <w:numId w:val="6"/>
              </w:numPr>
              <w:rPr>
                <w:sz w:val="20"/>
              </w:rPr>
            </w:pPr>
            <w:bookmarkStart w:id="77" w:name="_Ref234042207"/>
          </w:p>
        </w:tc>
        <w:bookmarkEnd w:id="77"/>
        <w:tc>
          <w:tcPr>
            <w:tcW w:w="3942" w:type="dxa"/>
          </w:tcPr>
          <w:p w14:paraId="08EC6870" w14:textId="30AD9F04" w:rsidR="008104A9" w:rsidRPr="00C61ACB" w:rsidRDefault="008104A9" w:rsidP="00ED2292">
            <w:pPr>
              <w:rPr>
                <w:sz w:val="20"/>
              </w:rPr>
            </w:pPr>
            <w:r w:rsidRPr="00C61ACB">
              <w:rPr>
                <w:sz w:val="20"/>
              </w:rPr>
              <w:t>DevelopersGuide-DCB3.0.pdf, Document Version 1.0.4, dated March 8th, 2012</w:t>
            </w:r>
          </w:p>
        </w:tc>
        <w:tc>
          <w:tcPr>
            <w:tcW w:w="3888" w:type="dxa"/>
          </w:tcPr>
          <w:p w14:paraId="706F3540" w14:textId="0FBA27E9" w:rsidR="008104A9" w:rsidRPr="00C61ACB" w:rsidRDefault="008104A9" w:rsidP="00ED2292">
            <w:pPr>
              <w:rPr>
                <w:sz w:val="20"/>
              </w:rPr>
            </w:pPr>
            <w:r w:rsidRPr="00C61ACB">
              <w:rPr>
                <w:sz w:val="20"/>
              </w:rPr>
              <w:t>Android Carrier Billing Developer’s Guide</w:t>
            </w:r>
          </w:p>
        </w:tc>
      </w:tr>
      <w:tr w:rsidR="008104A9" w:rsidRPr="00D929DE" w14:paraId="3BBA175F" w14:textId="77777777" w:rsidTr="00CF3015">
        <w:trPr>
          <w:cantSplit/>
        </w:trPr>
        <w:tc>
          <w:tcPr>
            <w:tcW w:w="1098" w:type="dxa"/>
          </w:tcPr>
          <w:p w14:paraId="3B205D76" w14:textId="77777777" w:rsidR="008104A9" w:rsidRPr="00C61ACB" w:rsidRDefault="008104A9" w:rsidP="003E40EE">
            <w:pPr>
              <w:pStyle w:val="ListParagraph"/>
              <w:numPr>
                <w:ilvl w:val="0"/>
                <w:numId w:val="6"/>
              </w:numPr>
              <w:rPr>
                <w:sz w:val="20"/>
              </w:rPr>
            </w:pPr>
            <w:bookmarkStart w:id="78" w:name="_Ref234042218"/>
          </w:p>
        </w:tc>
        <w:bookmarkEnd w:id="78"/>
        <w:tc>
          <w:tcPr>
            <w:tcW w:w="3942" w:type="dxa"/>
          </w:tcPr>
          <w:p w14:paraId="63AE40FF" w14:textId="25BAAC2E" w:rsidR="008104A9" w:rsidRPr="00C61ACB" w:rsidRDefault="008104A9" w:rsidP="00E57216">
            <w:pPr>
              <w:rPr>
                <w:sz w:val="20"/>
              </w:rPr>
            </w:pPr>
            <w:r w:rsidRPr="00C61ACB">
              <w:rPr>
                <w:sz w:val="20"/>
              </w:rPr>
              <w:t>Implementation</w:t>
            </w:r>
            <w:r w:rsidR="00DE3E21" w:rsidRPr="00C61ACB">
              <w:rPr>
                <w:sz w:val="20"/>
              </w:rPr>
              <w:t xml:space="preserve"> </w:t>
            </w:r>
            <w:r w:rsidRPr="00C61ACB">
              <w:rPr>
                <w:sz w:val="20"/>
              </w:rPr>
              <w:t>Requirements-DCB, Document Version 1.0.</w:t>
            </w:r>
            <w:r w:rsidR="00E57216">
              <w:rPr>
                <w:sz w:val="20"/>
              </w:rPr>
              <w:t>9</w:t>
            </w:r>
            <w:r w:rsidRPr="00C61ACB">
              <w:rPr>
                <w:sz w:val="20"/>
              </w:rPr>
              <w:t xml:space="preserve">, dated </w:t>
            </w:r>
            <w:r w:rsidR="00E57216">
              <w:rPr>
                <w:sz w:val="20"/>
              </w:rPr>
              <w:t>6/28/2013</w:t>
            </w:r>
          </w:p>
        </w:tc>
        <w:tc>
          <w:tcPr>
            <w:tcW w:w="3888" w:type="dxa"/>
          </w:tcPr>
          <w:p w14:paraId="2F005B44" w14:textId="4A35878D" w:rsidR="008104A9" w:rsidRPr="00C61ACB" w:rsidRDefault="008104A9" w:rsidP="00ED2292">
            <w:pPr>
              <w:rPr>
                <w:sz w:val="20"/>
              </w:rPr>
            </w:pPr>
            <w:r w:rsidRPr="00C61ACB">
              <w:rPr>
                <w:sz w:val="20"/>
              </w:rPr>
              <w:t>Android Carrier Billing: Implementation Requirements</w:t>
            </w:r>
          </w:p>
        </w:tc>
      </w:tr>
      <w:tr w:rsidR="008104A9" w:rsidRPr="00D929DE" w14:paraId="3E4B5AB8" w14:textId="77777777" w:rsidTr="00CF3015">
        <w:trPr>
          <w:cantSplit/>
        </w:trPr>
        <w:tc>
          <w:tcPr>
            <w:tcW w:w="1098" w:type="dxa"/>
          </w:tcPr>
          <w:p w14:paraId="41BFB3FD" w14:textId="77777777" w:rsidR="008104A9" w:rsidRPr="00C61ACB" w:rsidRDefault="008104A9" w:rsidP="003E40EE">
            <w:pPr>
              <w:pStyle w:val="ListParagraph"/>
              <w:numPr>
                <w:ilvl w:val="0"/>
                <w:numId w:val="6"/>
              </w:numPr>
              <w:rPr>
                <w:sz w:val="20"/>
              </w:rPr>
            </w:pPr>
            <w:bookmarkStart w:id="79" w:name="_Ref234053061"/>
          </w:p>
        </w:tc>
        <w:bookmarkEnd w:id="79"/>
        <w:tc>
          <w:tcPr>
            <w:tcW w:w="3942" w:type="dxa"/>
          </w:tcPr>
          <w:p w14:paraId="7268C9FF" w14:textId="672AE38B" w:rsidR="008104A9" w:rsidRPr="00C61ACB" w:rsidRDefault="008104A9" w:rsidP="00ED2292">
            <w:pPr>
              <w:rPr>
                <w:sz w:val="20"/>
              </w:rPr>
            </w:pPr>
            <w:r w:rsidRPr="00C61ACB">
              <w:rPr>
                <w:sz w:val="20"/>
              </w:rPr>
              <w:t>Batch</w:t>
            </w:r>
            <w:r w:rsidR="00DE3E21" w:rsidRPr="00C61ACB">
              <w:rPr>
                <w:sz w:val="20"/>
              </w:rPr>
              <w:t xml:space="preserve"> </w:t>
            </w:r>
            <w:r w:rsidRPr="00C61ACB">
              <w:rPr>
                <w:sz w:val="20"/>
              </w:rPr>
              <w:t>API</w:t>
            </w:r>
            <w:r w:rsidR="00DE3E21" w:rsidRPr="00C61ACB">
              <w:rPr>
                <w:sz w:val="20"/>
              </w:rPr>
              <w:t xml:space="preserve"> </w:t>
            </w:r>
            <w:r w:rsidRPr="00C61ACB">
              <w:rPr>
                <w:sz w:val="20"/>
              </w:rPr>
              <w:t>Guide-DCB, Version 3</w:t>
            </w:r>
          </w:p>
        </w:tc>
        <w:tc>
          <w:tcPr>
            <w:tcW w:w="3888" w:type="dxa"/>
          </w:tcPr>
          <w:p w14:paraId="2B7A9D27" w14:textId="77777777" w:rsidR="008104A9" w:rsidRPr="00C61ACB" w:rsidRDefault="008104A9" w:rsidP="00ED2292">
            <w:pPr>
              <w:rPr>
                <w:sz w:val="20"/>
              </w:rPr>
            </w:pPr>
            <w:r w:rsidRPr="00C61ACB">
              <w:rPr>
                <w:sz w:val="20"/>
              </w:rPr>
              <w:t>Android Carrier Billing Batch API Reference</w:t>
            </w:r>
          </w:p>
          <w:p w14:paraId="391A3AB7" w14:textId="77777777" w:rsidR="008104A9" w:rsidRPr="00C61ACB" w:rsidRDefault="008104A9" w:rsidP="00ED2292">
            <w:pPr>
              <w:rPr>
                <w:sz w:val="20"/>
              </w:rPr>
            </w:pPr>
          </w:p>
        </w:tc>
      </w:tr>
      <w:tr w:rsidR="00DE677E" w:rsidRPr="00D929DE" w14:paraId="51580D19" w14:textId="77777777" w:rsidTr="00CF3015">
        <w:trPr>
          <w:cantSplit/>
        </w:trPr>
        <w:tc>
          <w:tcPr>
            <w:tcW w:w="1098" w:type="dxa"/>
          </w:tcPr>
          <w:p w14:paraId="08C94C87" w14:textId="77777777" w:rsidR="00DE677E" w:rsidRPr="00C61ACB" w:rsidRDefault="00DE677E" w:rsidP="003E40EE">
            <w:pPr>
              <w:pStyle w:val="ListParagraph"/>
              <w:numPr>
                <w:ilvl w:val="0"/>
                <w:numId w:val="6"/>
              </w:numPr>
              <w:rPr>
                <w:sz w:val="20"/>
              </w:rPr>
            </w:pPr>
            <w:bookmarkStart w:id="80" w:name="_Ref235354245"/>
          </w:p>
        </w:tc>
        <w:bookmarkEnd w:id="80"/>
        <w:tc>
          <w:tcPr>
            <w:tcW w:w="3942" w:type="dxa"/>
          </w:tcPr>
          <w:p w14:paraId="2D898B58" w14:textId="4F92ED02" w:rsidR="00DE677E" w:rsidRPr="00C61ACB" w:rsidRDefault="00DE677E" w:rsidP="00ED2292">
            <w:pPr>
              <w:rPr>
                <w:sz w:val="20"/>
              </w:rPr>
            </w:pPr>
            <w:r w:rsidRPr="00C61ACB">
              <w:rPr>
                <w:sz w:val="20"/>
              </w:rPr>
              <w:t xml:space="preserve">U.S. Cellular Functional Specifications – Off Portal </w:t>
            </w:r>
            <w:r w:rsidR="00AF6B23" w:rsidRPr="00C61ACB">
              <w:rPr>
                <w:sz w:val="20"/>
              </w:rPr>
              <w:t>Premium</w:t>
            </w:r>
            <w:r w:rsidRPr="00C61ACB">
              <w:rPr>
                <w:sz w:val="20"/>
              </w:rPr>
              <w:t xml:space="preserve"> Billing Version 1.7.1, dated 17 July 2007</w:t>
            </w:r>
          </w:p>
        </w:tc>
        <w:tc>
          <w:tcPr>
            <w:tcW w:w="3888" w:type="dxa"/>
          </w:tcPr>
          <w:p w14:paraId="10B38092" w14:textId="30D5EA85" w:rsidR="00DE677E" w:rsidRPr="00C61ACB" w:rsidRDefault="00DE677E" w:rsidP="00ED2292">
            <w:pPr>
              <w:rPr>
                <w:sz w:val="20"/>
              </w:rPr>
            </w:pPr>
            <w:r w:rsidRPr="00C61ACB">
              <w:rPr>
                <w:sz w:val="20"/>
              </w:rPr>
              <w:t>The purpose of this document is to define the functionality that will be delivered to U.S. Cellular for “Off Portal Premium Billing Phase 1”.</w:t>
            </w:r>
          </w:p>
        </w:tc>
      </w:tr>
      <w:tr w:rsidR="00DE677E" w:rsidRPr="00D929DE" w14:paraId="4D9A8C79" w14:textId="77777777" w:rsidTr="00CF3015">
        <w:trPr>
          <w:cantSplit/>
        </w:trPr>
        <w:tc>
          <w:tcPr>
            <w:tcW w:w="1098" w:type="dxa"/>
          </w:tcPr>
          <w:p w14:paraId="528E3686" w14:textId="77777777" w:rsidR="00DE677E" w:rsidRPr="00C61ACB" w:rsidRDefault="00DE677E" w:rsidP="003E40EE">
            <w:pPr>
              <w:pStyle w:val="ListParagraph"/>
              <w:numPr>
                <w:ilvl w:val="0"/>
                <w:numId w:val="6"/>
              </w:numPr>
              <w:rPr>
                <w:sz w:val="20"/>
              </w:rPr>
            </w:pPr>
            <w:bookmarkStart w:id="81" w:name="_Ref235269039"/>
          </w:p>
        </w:tc>
        <w:bookmarkEnd w:id="81"/>
        <w:tc>
          <w:tcPr>
            <w:tcW w:w="3942" w:type="dxa"/>
          </w:tcPr>
          <w:p w14:paraId="34CE8F24" w14:textId="529B54FF" w:rsidR="00DE677E" w:rsidRPr="00C61ACB" w:rsidRDefault="00DE677E" w:rsidP="00ED2292">
            <w:pPr>
              <w:rPr>
                <w:sz w:val="20"/>
              </w:rPr>
            </w:pPr>
            <w:r w:rsidRPr="00C61ACB">
              <w:rPr>
                <w:sz w:val="20"/>
              </w:rPr>
              <w:t xml:space="preserve">U.S. Cellular Technical Specifications – Off Portal </w:t>
            </w:r>
            <w:r w:rsidR="00AF6B23" w:rsidRPr="00C61ACB">
              <w:rPr>
                <w:sz w:val="20"/>
              </w:rPr>
              <w:t>Premium</w:t>
            </w:r>
            <w:r w:rsidRPr="00C61ACB">
              <w:rPr>
                <w:sz w:val="20"/>
              </w:rPr>
              <w:t xml:space="preserve"> Billing Version 0.9.3, dated 17 July 2007</w:t>
            </w:r>
          </w:p>
        </w:tc>
        <w:tc>
          <w:tcPr>
            <w:tcW w:w="3888" w:type="dxa"/>
          </w:tcPr>
          <w:p w14:paraId="73563776" w14:textId="75DC9352" w:rsidR="00DE677E" w:rsidRPr="00C61ACB" w:rsidRDefault="00DE677E" w:rsidP="00ED2292">
            <w:pPr>
              <w:rPr>
                <w:sz w:val="20"/>
              </w:rPr>
            </w:pPr>
            <w:r w:rsidRPr="00C61ACB">
              <w:rPr>
                <w:sz w:val="20"/>
              </w:rPr>
              <w:t>This document defines the integration points between U.S. Cellular and Valista systems, from file format and an application programming interface perspective for the “Off Portal Premium Billing Phase 1” project.</w:t>
            </w:r>
          </w:p>
        </w:tc>
      </w:tr>
      <w:tr w:rsidR="00D11A1F" w:rsidRPr="00D929DE" w14:paraId="74D3C1A1" w14:textId="77777777" w:rsidTr="00CF3015">
        <w:trPr>
          <w:cantSplit/>
        </w:trPr>
        <w:tc>
          <w:tcPr>
            <w:tcW w:w="1098" w:type="dxa"/>
          </w:tcPr>
          <w:p w14:paraId="74BF45E3" w14:textId="77777777" w:rsidR="00D11A1F" w:rsidRPr="00C61ACB" w:rsidRDefault="00D11A1F" w:rsidP="003E40EE">
            <w:pPr>
              <w:pStyle w:val="ListParagraph"/>
              <w:numPr>
                <w:ilvl w:val="0"/>
                <w:numId w:val="6"/>
              </w:numPr>
              <w:rPr>
                <w:sz w:val="20"/>
              </w:rPr>
            </w:pPr>
            <w:bookmarkStart w:id="82" w:name="_Ref235081884"/>
          </w:p>
        </w:tc>
        <w:bookmarkEnd w:id="82"/>
        <w:tc>
          <w:tcPr>
            <w:tcW w:w="3942" w:type="dxa"/>
          </w:tcPr>
          <w:p w14:paraId="68E913DE" w14:textId="25E0FA78" w:rsidR="00D11A1F" w:rsidRPr="00C61ACB" w:rsidRDefault="00D11A1F" w:rsidP="00ED2292">
            <w:pPr>
              <w:rPr>
                <w:sz w:val="20"/>
              </w:rPr>
            </w:pPr>
            <w:r w:rsidRPr="00C61ACB">
              <w:rPr>
                <w:sz w:val="20"/>
              </w:rPr>
              <w:t>U.S. Cellular Off Portal Premium Billing PaymentsPlus Partner Integration Guide, Version 4.6, USC-Billing_1.0.6</w:t>
            </w:r>
          </w:p>
        </w:tc>
        <w:tc>
          <w:tcPr>
            <w:tcW w:w="3888" w:type="dxa"/>
          </w:tcPr>
          <w:p w14:paraId="50AC15F9" w14:textId="408320EA" w:rsidR="00D11A1F" w:rsidRPr="00C61ACB" w:rsidRDefault="00D11A1F" w:rsidP="00ED2292">
            <w:pPr>
              <w:rPr>
                <w:sz w:val="20"/>
              </w:rPr>
            </w:pPr>
            <w:r w:rsidRPr="00C61ACB">
              <w:rPr>
                <w:sz w:val="20"/>
              </w:rPr>
              <w:t>This document describes how partners such as standalone SMS Aggregators can use the PaymentsPlus Partner Integration SDK to integrate with operators employing the PaymentsPlus (PSEP) platform.</w:t>
            </w:r>
          </w:p>
        </w:tc>
      </w:tr>
      <w:tr w:rsidR="00AF6B23" w:rsidRPr="00D929DE" w14:paraId="2C1BA915" w14:textId="77777777" w:rsidTr="00CF3015">
        <w:trPr>
          <w:cantSplit/>
        </w:trPr>
        <w:tc>
          <w:tcPr>
            <w:tcW w:w="1098" w:type="dxa"/>
          </w:tcPr>
          <w:p w14:paraId="690E2486" w14:textId="77777777" w:rsidR="00AF6B23" w:rsidRPr="00C61ACB" w:rsidRDefault="00AF6B23" w:rsidP="003E40EE">
            <w:pPr>
              <w:pStyle w:val="ListParagraph"/>
              <w:numPr>
                <w:ilvl w:val="0"/>
                <w:numId w:val="6"/>
              </w:numPr>
              <w:rPr>
                <w:sz w:val="20"/>
              </w:rPr>
            </w:pPr>
            <w:bookmarkStart w:id="83" w:name="_Ref235354291"/>
          </w:p>
        </w:tc>
        <w:bookmarkEnd w:id="83"/>
        <w:tc>
          <w:tcPr>
            <w:tcW w:w="3942" w:type="dxa"/>
          </w:tcPr>
          <w:p w14:paraId="5E9C1EC4" w14:textId="55EB5417" w:rsidR="00AF6B23" w:rsidRPr="00C61ACB" w:rsidRDefault="00AF6B23" w:rsidP="00ED2292">
            <w:pPr>
              <w:rPr>
                <w:sz w:val="20"/>
              </w:rPr>
            </w:pPr>
            <w:r w:rsidRPr="00C61ACB">
              <w:rPr>
                <w:sz w:val="20"/>
              </w:rPr>
              <w:t>USCC SMS Monetization Functional Specifications, FSP-USCC-SMS-</w:t>
            </w:r>
            <w:r w:rsidR="008F36EB" w:rsidRPr="00C61ACB">
              <w:rPr>
                <w:sz w:val="20"/>
              </w:rPr>
              <w:t>Monetization</w:t>
            </w:r>
            <w:r w:rsidRPr="00C61ACB">
              <w:rPr>
                <w:sz w:val="20"/>
              </w:rPr>
              <w:t>, Version 1.5, dated Jan 3</w:t>
            </w:r>
            <w:r w:rsidRPr="00C61ACB">
              <w:rPr>
                <w:sz w:val="20"/>
                <w:vertAlign w:val="superscript"/>
              </w:rPr>
              <w:t>rd</w:t>
            </w:r>
            <w:r w:rsidRPr="00C61ACB">
              <w:rPr>
                <w:sz w:val="20"/>
              </w:rPr>
              <w:t>, 2013</w:t>
            </w:r>
          </w:p>
        </w:tc>
        <w:tc>
          <w:tcPr>
            <w:tcW w:w="3888" w:type="dxa"/>
          </w:tcPr>
          <w:p w14:paraId="2655293C" w14:textId="5979EEEA" w:rsidR="00AF6B23" w:rsidRPr="00C61ACB" w:rsidRDefault="00AF6B23" w:rsidP="00ED2292">
            <w:pPr>
              <w:rPr>
                <w:sz w:val="20"/>
              </w:rPr>
            </w:pPr>
            <w:r w:rsidRPr="00C61ACB">
              <w:rPr>
                <w:sz w:val="20"/>
              </w:rPr>
              <w:t>The purpose of this document is to define the scope of work required to support the SMS Monetization Project that will be delivered by Aepona to USCC as an enhancement to the currently deployed Aepona Payment and Settlement Engine (PSE).</w:t>
            </w:r>
          </w:p>
        </w:tc>
      </w:tr>
      <w:tr w:rsidR="00C20E18" w:rsidRPr="00D929DE" w14:paraId="616953C6" w14:textId="77777777" w:rsidTr="00CF3015">
        <w:trPr>
          <w:cantSplit/>
        </w:trPr>
        <w:tc>
          <w:tcPr>
            <w:tcW w:w="1098" w:type="dxa"/>
          </w:tcPr>
          <w:p w14:paraId="6D60F150" w14:textId="77777777" w:rsidR="00C20E18" w:rsidRPr="00C61ACB" w:rsidRDefault="00C20E18" w:rsidP="003E40EE">
            <w:pPr>
              <w:pStyle w:val="ListParagraph"/>
              <w:numPr>
                <w:ilvl w:val="0"/>
                <w:numId w:val="6"/>
              </w:numPr>
              <w:rPr>
                <w:sz w:val="20"/>
              </w:rPr>
            </w:pPr>
            <w:bookmarkStart w:id="84" w:name="_Ref236918725"/>
          </w:p>
        </w:tc>
        <w:bookmarkEnd w:id="84"/>
        <w:tc>
          <w:tcPr>
            <w:tcW w:w="3942" w:type="dxa"/>
          </w:tcPr>
          <w:p w14:paraId="68DCD1D2" w14:textId="77777777" w:rsidR="00BF7932" w:rsidRPr="00BF7932" w:rsidRDefault="00BF7932" w:rsidP="00BF7932">
            <w:pPr>
              <w:rPr>
                <w:sz w:val="20"/>
              </w:rPr>
            </w:pPr>
            <w:r w:rsidRPr="00BF7932">
              <w:rPr>
                <w:sz w:val="20"/>
              </w:rPr>
              <w:t>API Monetization Platform (AMP)</w:t>
            </w:r>
          </w:p>
          <w:p w14:paraId="3B1683BF" w14:textId="51C546D3" w:rsidR="00C20E18" w:rsidRPr="00C61ACB" w:rsidRDefault="00BF7932" w:rsidP="007171F4">
            <w:pPr>
              <w:rPr>
                <w:sz w:val="20"/>
              </w:rPr>
            </w:pPr>
            <w:r w:rsidRPr="00BF7932">
              <w:rPr>
                <w:sz w:val="20"/>
              </w:rPr>
              <w:t>US Cellular Google Carrier Billing Payment</w:t>
            </w:r>
            <w:r w:rsidR="007171F4">
              <w:rPr>
                <w:sz w:val="20"/>
              </w:rPr>
              <w:t xml:space="preserve"> for</w:t>
            </w:r>
            <w:r w:rsidRPr="00BF7932">
              <w:rPr>
                <w:sz w:val="20"/>
              </w:rPr>
              <w:t xml:space="preserve"> Postpaid Subscribers</w:t>
            </w:r>
            <w:r w:rsidR="007171F4">
              <w:rPr>
                <w:sz w:val="20"/>
              </w:rPr>
              <w:t xml:space="preserve"> </w:t>
            </w:r>
            <w:r w:rsidRPr="00BF7932">
              <w:rPr>
                <w:sz w:val="20"/>
              </w:rPr>
              <w:t>Technical Specification</w:t>
            </w:r>
            <w:r w:rsidR="007171F4">
              <w:rPr>
                <w:sz w:val="20"/>
              </w:rPr>
              <w:t>,</w:t>
            </w:r>
            <w:r w:rsidR="007171F4" w:rsidRPr="00BF7932" w:rsidDel="007171F4">
              <w:rPr>
                <w:sz w:val="20"/>
              </w:rPr>
              <w:t xml:space="preserve"> </w:t>
            </w:r>
            <w:r w:rsidRPr="00BF7932">
              <w:rPr>
                <w:sz w:val="20"/>
              </w:rPr>
              <w:t>TSP_USCC_GCB_Postpaid</w:t>
            </w:r>
            <w:r w:rsidR="007171F4">
              <w:rPr>
                <w:sz w:val="20"/>
              </w:rPr>
              <w:t>,</w:t>
            </w:r>
            <w:r w:rsidRPr="00BF7932">
              <w:rPr>
                <w:sz w:val="20"/>
              </w:rPr>
              <w:t xml:space="preserve"> Version 0.</w:t>
            </w:r>
            <w:r w:rsidR="007171F4" w:rsidRPr="00BF7932">
              <w:rPr>
                <w:sz w:val="20"/>
              </w:rPr>
              <w:t>3</w:t>
            </w:r>
            <w:r w:rsidR="007171F4">
              <w:rPr>
                <w:sz w:val="20"/>
              </w:rPr>
              <w:t>f</w:t>
            </w:r>
            <w:r w:rsidR="00ED7CDD">
              <w:rPr>
                <w:sz w:val="20"/>
              </w:rPr>
              <w:t>, dated</w:t>
            </w:r>
            <w:r w:rsidR="00FF7B44">
              <w:rPr>
                <w:sz w:val="20"/>
              </w:rPr>
              <w:t xml:space="preserve"> </w:t>
            </w:r>
            <w:r w:rsidR="007171F4">
              <w:rPr>
                <w:sz w:val="20"/>
              </w:rPr>
              <w:t xml:space="preserve">21 August </w:t>
            </w:r>
            <w:r w:rsidR="00FF7B44">
              <w:rPr>
                <w:sz w:val="20"/>
              </w:rPr>
              <w:t>2013</w:t>
            </w:r>
          </w:p>
        </w:tc>
        <w:tc>
          <w:tcPr>
            <w:tcW w:w="3888" w:type="dxa"/>
          </w:tcPr>
          <w:p w14:paraId="69C90FA0" w14:textId="5FA0AF6B" w:rsidR="00C20E18" w:rsidRPr="00C61ACB" w:rsidRDefault="00BF7932" w:rsidP="00ED2292">
            <w:pPr>
              <w:rPr>
                <w:sz w:val="20"/>
              </w:rPr>
            </w:pPr>
            <w:r w:rsidRPr="00BF7932">
              <w:rPr>
                <w:sz w:val="20"/>
              </w:rPr>
              <w:t>The purpose of this document is to define the technical details, including the interfaces, of the API Monetization Platform (AMP) that will be delivered by Aepona to US Cellular Communications (USCC) as part of the Google Carrier Billing (GCB) Payment project for Postpaid subscribers.</w:t>
            </w:r>
          </w:p>
        </w:tc>
      </w:tr>
      <w:tr w:rsidR="000E269B" w:rsidRPr="00D929DE" w14:paraId="2C9D5B30" w14:textId="77777777" w:rsidTr="00CF3015">
        <w:trPr>
          <w:cantSplit/>
        </w:trPr>
        <w:tc>
          <w:tcPr>
            <w:tcW w:w="1098" w:type="dxa"/>
          </w:tcPr>
          <w:p w14:paraId="0AE32A98" w14:textId="77777777" w:rsidR="000E269B" w:rsidRPr="00C61ACB" w:rsidRDefault="000E269B" w:rsidP="003E40EE">
            <w:pPr>
              <w:pStyle w:val="ListParagraph"/>
              <w:numPr>
                <w:ilvl w:val="0"/>
                <w:numId w:val="6"/>
              </w:numPr>
              <w:rPr>
                <w:sz w:val="20"/>
              </w:rPr>
            </w:pPr>
            <w:bookmarkStart w:id="85" w:name="_Ref236922764"/>
          </w:p>
        </w:tc>
        <w:bookmarkEnd w:id="85"/>
        <w:tc>
          <w:tcPr>
            <w:tcW w:w="3942" w:type="dxa"/>
          </w:tcPr>
          <w:p w14:paraId="47E5AE9C" w14:textId="3D9CB194" w:rsidR="000E269B" w:rsidRPr="00BF7932" w:rsidRDefault="00312F4E" w:rsidP="00BF7932">
            <w:pPr>
              <w:rPr>
                <w:sz w:val="20"/>
              </w:rPr>
            </w:pPr>
            <w:r w:rsidRPr="00312F4E">
              <w:rPr>
                <w:sz w:val="20"/>
              </w:rPr>
              <w:t>US Cellular: Mythos Rewards and TRD Promotion</w:t>
            </w:r>
            <w:r w:rsidR="00D44B7C">
              <w:rPr>
                <w:sz w:val="20"/>
              </w:rPr>
              <w:t xml:space="preserve"> Functional Specification dated 20 May 2010</w:t>
            </w:r>
          </w:p>
        </w:tc>
        <w:tc>
          <w:tcPr>
            <w:tcW w:w="3888" w:type="dxa"/>
          </w:tcPr>
          <w:p w14:paraId="516862A6" w14:textId="384F87A5" w:rsidR="000E269B" w:rsidRPr="00BF7932" w:rsidRDefault="00D44B7C" w:rsidP="00ED2292">
            <w:pPr>
              <w:rPr>
                <w:sz w:val="20"/>
              </w:rPr>
            </w:pPr>
            <w:r w:rsidRPr="00D44B7C">
              <w:rPr>
                <w:sz w:val="20"/>
              </w:rPr>
              <w:t>This document defines the functional scope for the “Mythos Rewards and TRD Promotion” project</w:t>
            </w:r>
          </w:p>
        </w:tc>
      </w:tr>
      <w:tr w:rsidR="001F0BD9" w:rsidRPr="00D929DE" w14:paraId="20D2108B" w14:textId="77777777" w:rsidTr="00CF3015">
        <w:trPr>
          <w:cantSplit/>
          <w:ins w:id="86" w:author="Andrew Wulff" w:date="2017-06-27T07:42:00Z"/>
        </w:trPr>
        <w:tc>
          <w:tcPr>
            <w:tcW w:w="1098" w:type="dxa"/>
          </w:tcPr>
          <w:p w14:paraId="3D370053" w14:textId="77777777" w:rsidR="001F0BD9" w:rsidRPr="00C61ACB" w:rsidRDefault="001F0BD9" w:rsidP="003E40EE">
            <w:pPr>
              <w:pStyle w:val="ListParagraph"/>
              <w:numPr>
                <w:ilvl w:val="0"/>
                <w:numId w:val="6"/>
              </w:numPr>
              <w:rPr>
                <w:ins w:id="87" w:author="Andrew Wulff" w:date="2017-06-27T07:42:00Z"/>
                <w:sz w:val="20"/>
              </w:rPr>
            </w:pPr>
            <w:bookmarkStart w:id="88" w:name="_Ref360170103"/>
          </w:p>
        </w:tc>
        <w:bookmarkEnd w:id="88"/>
        <w:tc>
          <w:tcPr>
            <w:tcW w:w="3942" w:type="dxa"/>
          </w:tcPr>
          <w:p w14:paraId="02144A85" w14:textId="6DBFF622" w:rsidR="001F0BD9" w:rsidRPr="00312F4E" w:rsidRDefault="00721EF4" w:rsidP="004C25ED">
            <w:pPr>
              <w:rPr>
                <w:ins w:id="89" w:author="Andrew Wulff" w:date="2017-06-27T07:42:00Z"/>
                <w:sz w:val="20"/>
              </w:rPr>
            </w:pPr>
            <w:ins w:id="90" w:author="Andrew Wulff" w:date="2017-06-27T07:48:00Z">
              <w:r w:rsidRPr="00721EF4">
                <w:rPr>
                  <w:sz w:val="20"/>
                </w:rPr>
                <w:t>USCC AMP Refund Description in Billing Feeds Enhancement Functional Specification</w:t>
              </w:r>
            </w:ins>
            <w:ins w:id="91" w:author="Andrew Wulff" w:date="2017-06-27T08:00:00Z">
              <w:r>
                <w:rPr>
                  <w:sz w:val="20"/>
                </w:rPr>
                <w:t>, version</w:t>
              </w:r>
            </w:ins>
            <w:ins w:id="92" w:author="Andrew Wulff" w:date="2017-06-27T07:59:00Z">
              <w:r w:rsidR="004C25ED">
                <w:rPr>
                  <w:sz w:val="20"/>
                </w:rPr>
                <w:t xml:space="preserve"> 0.4</w:t>
              </w:r>
              <w:r>
                <w:rPr>
                  <w:sz w:val="20"/>
                </w:rPr>
                <w:t xml:space="preserve">, dated </w:t>
              </w:r>
            </w:ins>
            <w:ins w:id="93" w:author="Andrew Wulff" w:date="2017-09-21T17:11:00Z">
              <w:r w:rsidR="004C25ED">
                <w:rPr>
                  <w:sz w:val="20"/>
                </w:rPr>
                <w:t>21 September</w:t>
              </w:r>
            </w:ins>
            <w:ins w:id="94" w:author="Andrew Wulff" w:date="2017-06-27T08:00:00Z">
              <w:r>
                <w:rPr>
                  <w:sz w:val="20"/>
                </w:rPr>
                <w:t>, 2017</w:t>
              </w:r>
            </w:ins>
          </w:p>
        </w:tc>
        <w:tc>
          <w:tcPr>
            <w:tcW w:w="3888" w:type="dxa"/>
          </w:tcPr>
          <w:p w14:paraId="5F7B860A" w14:textId="198887A2" w:rsidR="001F0BD9" w:rsidRPr="00D44B7C" w:rsidRDefault="00355712" w:rsidP="00355712">
            <w:pPr>
              <w:rPr>
                <w:ins w:id="95" w:author="Andrew Wulff" w:date="2017-06-27T07:42:00Z"/>
                <w:sz w:val="20"/>
              </w:rPr>
            </w:pPr>
            <w:ins w:id="96" w:author="Andrew Wulff" w:date="2017-06-27T08:01:00Z">
              <w:r>
                <w:rPr>
                  <w:sz w:val="20"/>
                </w:rPr>
                <w:t xml:space="preserve">This document defines the functional scope for the </w:t>
              </w:r>
            </w:ins>
            <w:ins w:id="97" w:author="Andrew Wulff" w:date="2017-06-27T08:02:00Z">
              <w:r>
                <w:rPr>
                  <w:sz w:val="20"/>
                </w:rPr>
                <w:t xml:space="preserve">USCC refund description Change Request (CR), which </w:t>
              </w:r>
            </w:ins>
            <w:ins w:id="98" w:author="Andrew Wulff" w:date="2017-06-27T08:03:00Z">
              <w:r w:rsidRPr="00355712">
                <w:rPr>
                  <w:sz w:val="20"/>
                </w:rPr>
                <w:t>ensure</w:t>
              </w:r>
              <w:r>
                <w:rPr>
                  <w:sz w:val="20"/>
                </w:rPr>
                <w:t>s</w:t>
              </w:r>
              <w:r w:rsidRPr="00355712">
                <w:rPr>
                  <w:sz w:val="20"/>
                </w:rPr>
                <w:t xml:space="preserve"> that all refunds have a description in the Billing Feeds.</w:t>
              </w:r>
            </w:ins>
          </w:p>
        </w:tc>
      </w:tr>
    </w:tbl>
    <w:p w14:paraId="42BC2065" w14:textId="77777777" w:rsidR="0031408E" w:rsidRPr="00D929DE" w:rsidRDefault="0031408E" w:rsidP="00DE3E21"/>
    <w:p w14:paraId="4398EFA2" w14:textId="77777777" w:rsidR="00F00109" w:rsidRPr="00D929DE" w:rsidRDefault="0031408E" w:rsidP="00ED2292">
      <w:pPr>
        <w:pStyle w:val="Heading2"/>
      </w:pPr>
      <w:bookmarkStart w:id="99" w:name="_Toc367633743"/>
      <w:r w:rsidRPr="00D929DE">
        <w:t>Acronyms and Abbreviations</w:t>
      </w:r>
      <w:bookmarkEnd w:id="99"/>
    </w:p>
    <w:p w14:paraId="5D2DE9A6" w14:textId="77777777" w:rsidR="0031408E" w:rsidRPr="00D929DE" w:rsidRDefault="0031408E" w:rsidP="00ED229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1"/>
        <w:gridCol w:w="6540"/>
      </w:tblGrid>
      <w:tr w:rsidR="00967FD7" w:rsidRPr="00C61ACB" w14:paraId="7B664AE2" w14:textId="77777777" w:rsidTr="00A34D1B">
        <w:trPr>
          <w:tblHeader/>
          <w:jc w:val="center"/>
        </w:trPr>
        <w:tc>
          <w:tcPr>
            <w:tcW w:w="1681" w:type="dxa"/>
            <w:shd w:val="clear" w:color="auto" w:fill="E6E6E6"/>
          </w:tcPr>
          <w:p w14:paraId="4569704D" w14:textId="77777777" w:rsidR="00967FD7" w:rsidRPr="00C61ACB" w:rsidRDefault="00967FD7" w:rsidP="0006009C">
            <w:pPr>
              <w:jc w:val="center"/>
              <w:rPr>
                <w:rFonts w:ascii="Arial" w:hAnsi="Arial" w:cs="Arial"/>
                <w:sz w:val="20"/>
              </w:rPr>
            </w:pPr>
            <w:r w:rsidRPr="00C61ACB">
              <w:rPr>
                <w:rFonts w:ascii="Arial" w:hAnsi="Arial" w:cs="Arial"/>
                <w:sz w:val="20"/>
              </w:rPr>
              <w:t>Acronym or Abbreviation</w:t>
            </w:r>
          </w:p>
        </w:tc>
        <w:tc>
          <w:tcPr>
            <w:tcW w:w="6540" w:type="dxa"/>
            <w:shd w:val="clear" w:color="auto" w:fill="E6E6E6"/>
          </w:tcPr>
          <w:p w14:paraId="7906227F" w14:textId="77777777" w:rsidR="00967FD7" w:rsidRPr="00C61ACB" w:rsidRDefault="00967FD7" w:rsidP="0006009C">
            <w:pPr>
              <w:jc w:val="center"/>
              <w:rPr>
                <w:rFonts w:ascii="Arial" w:hAnsi="Arial" w:cs="Arial"/>
                <w:sz w:val="20"/>
              </w:rPr>
            </w:pPr>
            <w:r w:rsidRPr="00C61ACB">
              <w:rPr>
                <w:rFonts w:ascii="Arial" w:hAnsi="Arial" w:cs="Arial"/>
                <w:sz w:val="20"/>
              </w:rPr>
              <w:t>Description</w:t>
            </w:r>
          </w:p>
        </w:tc>
      </w:tr>
      <w:tr w:rsidR="00967FD7" w:rsidRPr="00D929DE" w14:paraId="31F7C37D" w14:textId="77777777" w:rsidTr="00A34D1B">
        <w:trPr>
          <w:jc w:val="center"/>
        </w:trPr>
        <w:tc>
          <w:tcPr>
            <w:tcW w:w="1681" w:type="dxa"/>
          </w:tcPr>
          <w:p w14:paraId="1E53BDE9" w14:textId="77777777" w:rsidR="00967FD7" w:rsidRPr="00C61ACB" w:rsidRDefault="00967FD7" w:rsidP="00DE3E21">
            <w:pPr>
              <w:rPr>
                <w:sz w:val="20"/>
              </w:rPr>
            </w:pPr>
            <w:r w:rsidRPr="00C61ACB">
              <w:rPr>
                <w:sz w:val="20"/>
              </w:rPr>
              <w:t>Adjustment</w:t>
            </w:r>
          </w:p>
        </w:tc>
        <w:tc>
          <w:tcPr>
            <w:tcW w:w="6540" w:type="dxa"/>
          </w:tcPr>
          <w:p w14:paraId="0DA94639" w14:textId="77777777" w:rsidR="00967FD7" w:rsidRPr="00C61ACB" w:rsidRDefault="00967FD7" w:rsidP="00ED2292">
            <w:pPr>
              <w:rPr>
                <w:sz w:val="20"/>
              </w:rPr>
            </w:pPr>
            <w:r w:rsidRPr="00C61ACB">
              <w:rPr>
                <w:sz w:val="20"/>
              </w:rPr>
              <w:t>Refund Transaction</w:t>
            </w:r>
          </w:p>
        </w:tc>
      </w:tr>
      <w:tr w:rsidR="00967FD7" w:rsidRPr="00D929DE" w14:paraId="6EFABF93" w14:textId="77777777" w:rsidTr="00A34D1B">
        <w:trPr>
          <w:jc w:val="center"/>
        </w:trPr>
        <w:tc>
          <w:tcPr>
            <w:tcW w:w="1681" w:type="dxa"/>
          </w:tcPr>
          <w:p w14:paraId="09135088" w14:textId="77777777" w:rsidR="00967FD7" w:rsidRPr="00C61ACB" w:rsidRDefault="00967FD7" w:rsidP="00DE3E21">
            <w:pPr>
              <w:rPr>
                <w:sz w:val="20"/>
              </w:rPr>
            </w:pPr>
            <w:r w:rsidRPr="00C61ACB">
              <w:rPr>
                <w:sz w:val="20"/>
              </w:rPr>
              <w:t>Aggregator</w:t>
            </w:r>
          </w:p>
        </w:tc>
        <w:tc>
          <w:tcPr>
            <w:tcW w:w="6540" w:type="dxa"/>
          </w:tcPr>
          <w:p w14:paraId="450514C6" w14:textId="77777777" w:rsidR="00967FD7" w:rsidRPr="00C61ACB" w:rsidRDefault="00967FD7" w:rsidP="00ED2292">
            <w:pPr>
              <w:rPr>
                <w:sz w:val="20"/>
              </w:rPr>
            </w:pPr>
            <w:r w:rsidRPr="00C61ACB">
              <w:rPr>
                <w:sz w:val="20"/>
              </w:rPr>
              <w:t xml:space="preserve">Aggregators are partners that are intermediaries between USCC and content </w:t>
            </w:r>
            <w:r w:rsidRPr="00C61ACB">
              <w:rPr>
                <w:sz w:val="20"/>
              </w:rPr>
              <w:lastRenderedPageBreak/>
              <w:t>providers. They provide connectivity to USCC for content providers.</w:t>
            </w:r>
          </w:p>
        </w:tc>
      </w:tr>
      <w:tr w:rsidR="00967FD7" w:rsidRPr="00D929DE" w14:paraId="378F389D" w14:textId="77777777" w:rsidTr="00A34D1B">
        <w:trPr>
          <w:jc w:val="center"/>
        </w:trPr>
        <w:tc>
          <w:tcPr>
            <w:tcW w:w="1681" w:type="dxa"/>
          </w:tcPr>
          <w:p w14:paraId="24946DD4" w14:textId="77777777" w:rsidR="00967FD7" w:rsidRPr="00C61ACB" w:rsidRDefault="00967FD7" w:rsidP="00DE3E21">
            <w:pPr>
              <w:rPr>
                <w:sz w:val="20"/>
              </w:rPr>
            </w:pPr>
            <w:r w:rsidRPr="00C61ACB">
              <w:rPr>
                <w:sz w:val="20"/>
              </w:rPr>
              <w:lastRenderedPageBreak/>
              <w:t>AMC</w:t>
            </w:r>
          </w:p>
        </w:tc>
        <w:tc>
          <w:tcPr>
            <w:tcW w:w="6540" w:type="dxa"/>
          </w:tcPr>
          <w:p w14:paraId="6D462891" w14:textId="77777777" w:rsidR="00967FD7" w:rsidRPr="00C61ACB" w:rsidRDefault="00967FD7" w:rsidP="00ED2292">
            <w:pPr>
              <w:rPr>
                <w:sz w:val="20"/>
              </w:rPr>
            </w:pPr>
            <w:r w:rsidRPr="00C61ACB">
              <w:rPr>
                <w:sz w:val="20"/>
              </w:rPr>
              <w:t>Amdocs Management and Control</w:t>
            </w:r>
          </w:p>
        </w:tc>
      </w:tr>
      <w:tr w:rsidR="00967FD7" w:rsidRPr="00D929DE" w14:paraId="1C623A00" w14:textId="77777777" w:rsidTr="00A34D1B">
        <w:trPr>
          <w:jc w:val="center"/>
        </w:trPr>
        <w:tc>
          <w:tcPr>
            <w:tcW w:w="1681" w:type="dxa"/>
          </w:tcPr>
          <w:p w14:paraId="0C7BB548" w14:textId="77777777" w:rsidR="00967FD7" w:rsidRPr="00C61ACB" w:rsidRDefault="00967FD7" w:rsidP="00DE3E21">
            <w:pPr>
              <w:rPr>
                <w:sz w:val="20"/>
              </w:rPr>
            </w:pPr>
            <w:r w:rsidRPr="00C61ACB">
              <w:rPr>
                <w:sz w:val="20"/>
              </w:rPr>
              <w:t>AMP</w:t>
            </w:r>
          </w:p>
        </w:tc>
        <w:tc>
          <w:tcPr>
            <w:tcW w:w="6540" w:type="dxa"/>
          </w:tcPr>
          <w:p w14:paraId="00E64142" w14:textId="77777777" w:rsidR="00967FD7" w:rsidRPr="00C61ACB" w:rsidRDefault="00967FD7" w:rsidP="00ED2292">
            <w:pPr>
              <w:rPr>
                <w:sz w:val="20"/>
              </w:rPr>
            </w:pPr>
            <w:r w:rsidRPr="00C61ACB">
              <w:rPr>
                <w:sz w:val="20"/>
              </w:rPr>
              <w:t>API Monetization Platform</w:t>
            </w:r>
          </w:p>
        </w:tc>
      </w:tr>
      <w:tr w:rsidR="00967FD7" w:rsidRPr="00D929DE" w14:paraId="3E774D22" w14:textId="77777777" w:rsidTr="00A34D1B">
        <w:trPr>
          <w:jc w:val="center"/>
        </w:trPr>
        <w:tc>
          <w:tcPr>
            <w:tcW w:w="1681" w:type="dxa"/>
          </w:tcPr>
          <w:p w14:paraId="7F57CE3D" w14:textId="77777777" w:rsidR="00967FD7" w:rsidRPr="00C61ACB" w:rsidRDefault="00967FD7" w:rsidP="00DE3E21">
            <w:pPr>
              <w:rPr>
                <w:sz w:val="20"/>
              </w:rPr>
            </w:pPr>
            <w:r w:rsidRPr="00C61ACB">
              <w:rPr>
                <w:sz w:val="20"/>
              </w:rPr>
              <w:t>AO</w:t>
            </w:r>
          </w:p>
        </w:tc>
        <w:tc>
          <w:tcPr>
            <w:tcW w:w="6540" w:type="dxa"/>
          </w:tcPr>
          <w:p w14:paraId="6690075C" w14:textId="77777777" w:rsidR="00967FD7" w:rsidRPr="00C61ACB" w:rsidRDefault="00967FD7" w:rsidP="00ED2292">
            <w:pPr>
              <w:rPr>
                <w:sz w:val="20"/>
              </w:rPr>
            </w:pPr>
            <w:r w:rsidRPr="00C61ACB">
              <w:rPr>
                <w:sz w:val="20"/>
              </w:rPr>
              <w:t>Application Originated</w:t>
            </w:r>
          </w:p>
        </w:tc>
      </w:tr>
      <w:tr w:rsidR="00967FD7" w:rsidRPr="00D929DE" w14:paraId="3EAF8E74" w14:textId="77777777" w:rsidTr="00A34D1B">
        <w:trPr>
          <w:jc w:val="center"/>
        </w:trPr>
        <w:tc>
          <w:tcPr>
            <w:tcW w:w="1681" w:type="dxa"/>
          </w:tcPr>
          <w:p w14:paraId="01D6DCBC" w14:textId="77777777" w:rsidR="00967FD7" w:rsidRPr="00C61ACB" w:rsidRDefault="00967FD7" w:rsidP="00DE3E21">
            <w:pPr>
              <w:rPr>
                <w:sz w:val="20"/>
              </w:rPr>
            </w:pPr>
            <w:r w:rsidRPr="00C61ACB">
              <w:rPr>
                <w:sz w:val="20"/>
              </w:rPr>
              <w:t>AoP</w:t>
            </w:r>
          </w:p>
        </w:tc>
        <w:tc>
          <w:tcPr>
            <w:tcW w:w="6540" w:type="dxa"/>
          </w:tcPr>
          <w:p w14:paraId="2ADEC16F" w14:textId="77777777" w:rsidR="00967FD7" w:rsidRPr="00C61ACB" w:rsidRDefault="00967FD7" w:rsidP="00ED2292">
            <w:pPr>
              <w:rPr>
                <w:sz w:val="20"/>
              </w:rPr>
            </w:pPr>
            <w:r w:rsidRPr="00C61ACB">
              <w:rPr>
                <w:sz w:val="20"/>
              </w:rPr>
              <w:t>Advice of Privacy</w:t>
            </w:r>
          </w:p>
        </w:tc>
      </w:tr>
      <w:tr w:rsidR="00967FD7" w:rsidRPr="00D929DE" w14:paraId="5BB238EF" w14:textId="77777777" w:rsidTr="00A34D1B">
        <w:trPr>
          <w:jc w:val="center"/>
        </w:trPr>
        <w:tc>
          <w:tcPr>
            <w:tcW w:w="1681" w:type="dxa"/>
          </w:tcPr>
          <w:p w14:paraId="6FF8BB6C" w14:textId="77777777" w:rsidR="00967FD7" w:rsidRPr="00C61ACB" w:rsidRDefault="00967FD7" w:rsidP="00DE3E21">
            <w:pPr>
              <w:rPr>
                <w:sz w:val="20"/>
              </w:rPr>
            </w:pPr>
            <w:r w:rsidRPr="00C61ACB">
              <w:rPr>
                <w:sz w:val="20"/>
              </w:rPr>
              <w:t>API</w:t>
            </w:r>
          </w:p>
        </w:tc>
        <w:tc>
          <w:tcPr>
            <w:tcW w:w="6540" w:type="dxa"/>
          </w:tcPr>
          <w:p w14:paraId="343B22C9" w14:textId="77777777" w:rsidR="00967FD7" w:rsidRPr="00C61ACB" w:rsidRDefault="00967FD7" w:rsidP="00ED2292">
            <w:pPr>
              <w:rPr>
                <w:sz w:val="20"/>
              </w:rPr>
            </w:pPr>
            <w:r w:rsidRPr="00C61ACB">
              <w:rPr>
                <w:sz w:val="20"/>
              </w:rPr>
              <w:t>Application Programming Interface</w:t>
            </w:r>
          </w:p>
        </w:tc>
      </w:tr>
      <w:tr w:rsidR="00967FD7" w:rsidRPr="00D929DE" w14:paraId="179453BE" w14:textId="77777777" w:rsidTr="00A34D1B">
        <w:trPr>
          <w:jc w:val="center"/>
        </w:trPr>
        <w:tc>
          <w:tcPr>
            <w:tcW w:w="1681" w:type="dxa"/>
          </w:tcPr>
          <w:p w14:paraId="5F3F0057" w14:textId="77777777" w:rsidR="00967FD7" w:rsidRPr="00C61ACB" w:rsidRDefault="00967FD7" w:rsidP="00DE3E21">
            <w:pPr>
              <w:rPr>
                <w:sz w:val="20"/>
              </w:rPr>
            </w:pPr>
            <w:r w:rsidRPr="00C61ACB">
              <w:rPr>
                <w:sz w:val="20"/>
              </w:rPr>
              <w:t>ASE</w:t>
            </w:r>
          </w:p>
        </w:tc>
        <w:tc>
          <w:tcPr>
            <w:tcW w:w="6540" w:type="dxa"/>
          </w:tcPr>
          <w:p w14:paraId="0EFCE971" w14:textId="77777777" w:rsidR="00967FD7" w:rsidRPr="00C61ACB" w:rsidRDefault="00967FD7" w:rsidP="00ED2292">
            <w:pPr>
              <w:rPr>
                <w:sz w:val="20"/>
              </w:rPr>
            </w:pPr>
            <w:r w:rsidRPr="00C61ACB">
              <w:rPr>
                <w:sz w:val="20"/>
              </w:rPr>
              <w:t>Agile Service Enablement</w:t>
            </w:r>
          </w:p>
        </w:tc>
      </w:tr>
      <w:tr w:rsidR="00967FD7" w:rsidRPr="00D929DE" w14:paraId="05D02A4B" w14:textId="77777777" w:rsidTr="00A34D1B">
        <w:trPr>
          <w:jc w:val="center"/>
        </w:trPr>
        <w:tc>
          <w:tcPr>
            <w:tcW w:w="1681" w:type="dxa"/>
          </w:tcPr>
          <w:p w14:paraId="305D62A3" w14:textId="77777777" w:rsidR="00967FD7" w:rsidRPr="00C61ACB" w:rsidRDefault="00967FD7" w:rsidP="00DE3E21">
            <w:pPr>
              <w:rPr>
                <w:sz w:val="20"/>
              </w:rPr>
            </w:pPr>
            <w:r w:rsidRPr="00C61ACB">
              <w:rPr>
                <w:sz w:val="20"/>
              </w:rPr>
              <w:t>AVP</w:t>
            </w:r>
          </w:p>
        </w:tc>
        <w:tc>
          <w:tcPr>
            <w:tcW w:w="6540" w:type="dxa"/>
          </w:tcPr>
          <w:p w14:paraId="099DCD0D" w14:textId="77777777" w:rsidR="00967FD7" w:rsidRPr="00C61ACB" w:rsidRDefault="00967FD7" w:rsidP="00ED2292">
            <w:pPr>
              <w:rPr>
                <w:sz w:val="20"/>
              </w:rPr>
            </w:pPr>
            <w:r w:rsidRPr="00C61ACB">
              <w:rPr>
                <w:sz w:val="20"/>
              </w:rPr>
              <w:t>Attribute Value Pair</w:t>
            </w:r>
          </w:p>
        </w:tc>
      </w:tr>
      <w:tr w:rsidR="00967FD7" w:rsidRPr="00D929DE" w14:paraId="0EC50D9C" w14:textId="77777777" w:rsidTr="00A34D1B">
        <w:trPr>
          <w:jc w:val="center"/>
        </w:trPr>
        <w:tc>
          <w:tcPr>
            <w:tcW w:w="1681" w:type="dxa"/>
          </w:tcPr>
          <w:p w14:paraId="1DF32610" w14:textId="77777777" w:rsidR="00967FD7" w:rsidRPr="00C61ACB" w:rsidRDefault="00967FD7" w:rsidP="00DE3E21">
            <w:pPr>
              <w:rPr>
                <w:sz w:val="20"/>
              </w:rPr>
            </w:pPr>
            <w:r w:rsidRPr="00C61ACB">
              <w:rPr>
                <w:sz w:val="20"/>
              </w:rPr>
              <w:t>BMA</w:t>
            </w:r>
          </w:p>
        </w:tc>
        <w:tc>
          <w:tcPr>
            <w:tcW w:w="6540" w:type="dxa"/>
          </w:tcPr>
          <w:p w14:paraId="1407EABD" w14:textId="77777777" w:rsidR="00967FD7" w:rsidRPr="00C61ACB" w:rsidRDefault="00967FD7" w:rsidP="00ED2292">
            <w:pPr>
              <w:rPr>
                <w:sz w:val="20"/>
              </w:rPr>
            </w:pPr>
            <w:r w:rsidRPr="00C61ACB">
              <w:rPr>
                <w:sz w:val="20"/>
              </w:rPr>
              <w:t>Business Management Application</w:t>
            </w:r>
          </w:p>
        </w:tc>
      </w:tr>
      <w:tr w:rsidR="00967FD7" w:rsidRPr="00D929DE" w14:paraId="57FD9B16" w14:textId="77777777" w:rsidTr="00A34D1B">
        <w:trPr>
          <w:jc w:val="center"/>
        </w:trPr>
        <w:tc>
          <w:tcPr>
            <w:tcW w:w="1681" w:type="dxa"/>
          </w:tcPr>
          <w:p w14:paraId="38A7CEF2" w14:textId="77777777" w:rsidR="00967FD7" w:rsidRPr="00C61ACB" w:rsidRDefault="00967FD7" w:rsidP="00DE3E21">
            <w:pPr>
              <w:rPr>
                <w:sz w:val="20"/>
              </w:rPr>
            </w:pPr>
            <w:r w:rsidRPr="00C61ACB">
              <w:rPr>
                <w:sz w:val="20"/>
              </w:rPr>
              <w:t>BoBo</w:t>
            </w:r>
          </w:p>
        </w:tc>
        <w:tc>
          <w:tcPr>
            <w:tcW w:w="6540" w:type="dxa"/>
          </w:tcPr>
          <w:p w14:paraId="18BAF960" w14:textId="77777777" w:rsidR="00967FD7" w:rsidRPr="00C61ACB" w:rsidRDefault="00967FD7" w:rsidP="00ED2292">
            <w:pPr>
              <w:rPr>
                <w:sz w:val="20"/>
              </w:rPr>
            </w:pPr>
            <w:r w:rsidRPr="00C61ACB">
              <w:rPr>
                <w:sz w:val="20"/>
              </w:rPr>
              <w:t>Billing on Behalf of</w:t>
            </w:r>
          </w:p>
        </w:tc>
      </w:tr>
      <w:tr w:rsidR="00967FD7" w:rsidRPr="00D929DE" w14:paraId="6AC70EF0" w14:textId="77777777" w:rsidTr="00A34D1B">
        <w:trPr>
          <w:jc w:val="center"/>
        </w:trPr>
        <w:tc>
          <w:tcPr>
            <w:tcW w:w="1681" w:type="dxa"/>
          </w:tcPr>
          <w:p w14:paraId="37337236" w14:textId="77777777" w:rsidR="00967FD7" w:rsidRPr="00C61ACB" w:rsidRDefault="00967FD7" w:rsidP="00DE3E21">
            <w:pPr>
              <w:rPr>
                <w:sz w:val="20"/>
              </w:rPr>
            </w:pPr>
            <w:r w:rsidRPr="00C61ACB">
              <w:rPr>
                <w:sz w:val="20"/>
              </w:rPr>
              <w:t>CA</w:t>
            </w:r>
          </w:p>
        </w:tc>
        <w:tc>
          <w:tcPr>
            <w:tcW w:w="6540" w:type="dxa"/>
          </w:tcPr>
          <w:p w14:paraId="4BB14594" w14:textId="77777777" w:rsidR="00967FD7" w:rsidRPr="00C61ACB" w:rsidRDefault="00967FD7" w:rsidP="00ED2292">
            <w:pPr>
              <w:rPr>
                <w:sz w:val="20"/>
              </w:rPr>
            </w:pPr>
            <w:r w:rsidRPr="00C61ACB">
              <w:rPr>
                <w:sz w:val="20"/>
              </w:rPr>
              <w:t>Content Aggregator</w:t>
            </w:r>
          </w:p>
        </w:tc>
      </w:tr>
      <w:tr w:rsidR="00967FD7" w:rsidRPr="00D929DE" w14:paraId="5999446A" w14:textId="77777777" w:rsidTr="00A34D1B">
        <w:trPr>
          <w:jc w:val="center"/>
        </w:trPr>
        <w:tc>
          <w:tcPr>
            <w:tcW w:w="1681" w:type="dxa"/>
          </w:tcPr>
          <w:p w14:paraId="7194F4A9" w14:textId="77777777" w:rsidR="00967FD7" w:rsidRPr="00C61ACB" w:rsidRDefault="00967FD7" w:rsidP="00DE3E21">
            <w:pPr>
              <w:rPr>
                <w:sz w:val="20"/>
              </w:rPr>
            </w:pPr>
            <w:r w:rsidRPr="00C61ACB">
              <w:rPr>
                <w:sz w:val="20"/>
              </w:rPr>
              <w:t>CAT</w:t>
            </w:r>
          </w:p>
        </w:tc>
        <w:tc>
          <w:tcPr>
            <w:tcW w:w="6540" w:type="dxa"/>
          </w:tcPr>
          <w:p w14:paraId="7A7AF1C0" w14:textId="77777777" w:rsidR="00967FD7" w:rsidRPr="00C61ACB" w:rsidRDefault="00967FD7" w:rsidP="00ED2292">
            <w:pPr>
              <w:rPr>
                <w:sz w:val="20"/>
              </w:rPr>
            </w:pPr>
            <w:r w:rsidRPr="00C61ACB">
              <w:rPr>
                <w:sz w:val="20"/>
              </w:rPr>
              <w:t>Customer Acceptance Testing</w:t>
            </w:r>
          </w:p>
        </w:tc>
      </w:tr>
      <w:tr w:rsidR="00FA1626" w:rsidRPr="00D929DE" w14:paraId="1C881CEC" w14:textId="77777777" w:rsidTr="00A34D1B">
        <w:trPr>
          <w:jc w:val="center"/>
        </w:trPr>
        <w:tc>
          <w:tcPr>
            <w:tcW w:w="1681" w:type="dxa"/>
          </w:tcPr>
          <w:p w14:paraId="67E28579" w14:textId="77777777" w:rsidR="00FA1626" w:rsidRPr="00C61ACB" w:rsidRDefault="00FA1626" w:rsidP="00DE3E21">
            <w:pPr>
              <w:rPr>
                <w:sz w:val="20"/>
              </w:rPr>
            </w:pPr>
            <w:r w:rsidRPr="00C61ACB">
              <w:rPr>
                <w:sz w:val="20"/>
              </w:rPr>
              <w:t>CCA</w:t>
            </w:r>
          </w:p>
        </w:tc>
        <w:tc>
          <w:tcPr>
            <w:tcW w:w="6540" w:type="dxa"/>
          </w:tcPr>
          <w:p w14:paraId="78277388" w14:textId="77777777" w:rsidR="00FA1626" w:rsidRPr="00C61ACB" w:rsidRDefault="009C2F49" w:rsidP="00ED2292">
            <w:pPr>
              <w:rPr>
                <w:sz w:val="20"/>
              </w:rPr>
            </w:pPr>
            <w:r w:rsidRPr="00C61ACB">
              <w:rPr>
                <w:sz w:val="20"/>
              </w:rPr>
              <w:t>Credit Control Answer</w:t>
            </w:r>
          </w:p>
        </w:tc>
      </w:tr>
      <w:tr w:rsidR="00FA1626" w:rsidRPr="00D929DE" w14:paraId="78E970E7" w14:textId="77777777" w:rsidTr="00A34D1B">
        <w:trPr>
          <w:jc w:val="center"/>
        </w:trPr>
        <w:tc>
          <w:tcPr>
            <w:tcW w:w="1681" w:type="dxa"/>
          </w:tcPr>
          <w:p w14:paraId="2CCA4E98" w14:textId="77777777" w:rsidR="00FA1626" w:rsidRPr="00C61ACB" w:rsidRDefault="00FA1626" w:rsidP="00DE3E21">
            <w:pPr>
              <w:rPr>
                <w:sz w:val="20"/>
              </w:rPr>
            </w:pPr>
            <w:r w:rsidRPr="00C61ACB">
              <w:rPr>
                <w:sz w:val="20"/>
              </w:rPr>
              <w:t>CCR</w:t>
            </w:r>
          </w:p>
        </w:tc>
        <w:tc>
          <w:tcPr>
            <w:tcW w:w="6540" w:type="dxa"/>
          </w:tcPr>
          <w:p w14:paraId="6835F449" w14:textId="77777777" w:rsidR="00FA1626" w:rsidRPr="00C61ACB" w:rsidRDefault="009C2F49" w:rsidP="00ED2292">
            <w:pPr>
              <w:rPr>
                <w:sz w:val="20"/>
              </w:rPr>
            </w:pPr>
            <w:r w:rsidRPr="00C61ACB">
              <w:rPr>
                <w:sz w:val="20"/>
              </w:rPr>
              <w:t>Credit Control Request</w:t>
            </w:r>
          </w:p>
        </w:tc>
      </w:tr>
      <w:tr w:rsidR="009C2F49" w:rsidRPr="00D929DE" w14:paraId="46EAEA4A" w14:textId="77777777" w:rsidTr="00A34D1B">
        <w:trPr>
          <w:jc w:val="center"/>
        </w:trPr>
        <w:tc>
          <w:tcPr>
            <w:tcW w:w="1681" w:type="dxa"/>
          </w:tcPr>
          <w:p w14:paraId="2E9D4CB3" w14:textId="77777777" w:rsidR="009C2F49" w:rsidRPr="00C61ACB" w:rsidRDefault="009C2F49" w:rsidP="00DE3E21">
            <w:pPr>
              <w:rPr>
                <w:sz w:val="20"/>
              </w:rPr>
            </w:pPr>
            <w:r w:rsidRPr="00C61ACB">
              <w:rPr>
                <w:sz w:val="20"/>
              </w:rPr>
              <w:t>CEA</w:t>
            </w:r>
          </w:p>
        </w:tc>
        <w:tc>
          <w:tcPr>
            <w:tcW w:w="6540" w:type="dxa"/>
          </w:tcPr>
          <w:p w14:paraId="63942F64" w14:textId="77777777" w:rsidR="009C2F49" w:rsidRPr="00C61ACB" w:rsidRDefault="009C2F49" w:rsidP="00ED2292">
            <w:pPr>
              <w:rPr>
                <w:sz w:val="20"/>
              </w:rPr>
            </w:pPr>
            <w:r w:rsidRPr="00C61ACB">
              <w:rPr>
                <w:sz w:val="20"/>
              </w:rPr>
              <w:t>Capabilities Exchange Answer</w:t>
            </w:r>
          </w:p>
        </w:tc>
      </w:tr>
      <w:tr w:rsidR="009C2F49" w:rsidRPr="00D929DE" w14:paraId="22D7147C" w14:textId="77777777" w:rsidTr="00A34D1B">
        <w:trPr>
          <w:jc w:val="center"/>
        </w:trPr>
        <w:tc>
          <w:tcPr>
            <w:tcW w:w="1681" w:type="dxa"/>
          </w:tcPr>
          <w:p w14:paraId="3D2B065B" w14:textId="77777777" w:rsidR="009C2F49" w:rsidRPr="00C61ACB" w:rsidRDefault="009C2F49" w:rsidP="00DE3E21">
            <w:pPr>
              <w:rPr>
                <w:sz w:val="20"/>
              </w:rPr>
            </w:pPr>
            <w:r w:rsidRPr="00C61ACB">
              <w:rPr>
                <w:sz w:val="20"/>
              </w:rPr>
              <w:t>CER</w:t>
            </w:r>
          </w:p>
        </w:tc>
        <w:tc>
          <w:tcPr>
            <w:tcW w:w="6540" w:type="dxa"/>
          </w:tcPr>
          <w:p w14:paraId="369F92FF" w14:textId="77777777" w:rsidR="009C2F49" w:rsidRPr="00C61ACB" w:rsidRDefault="009C2F49" w:rsidP="00ED2292">
            <w:pPr>
              <w:rPr>
                <w:sz w:val="20"/>
              </w:rPr>
            </w:pPr>
            <w:r w:rsidRPr="00C61ACB">
              <w:rPr>
                <w:sz w:val="20"/>
              </w:rPr>
              <w:t>Capabilities Exchange Request</w:t>
            </w:r>
          </w:p>
        </w:tc>
      </w:tr>
      <w:tr w:rsidR="00967FD7" w:rsidRPr="00D929DE" w14:paraId="13C4FFC4" w14:textId="77777777" w:rsidTr="00A34D1B">
        <w:trPr>
          <w:jc w:val="center"/>
        </w:trPr>
        <w:tc>
          <w:tcPr>
            <w:tcW w:w="1681" w:type="dxa"/>
          </w:tcPr>
          <w:p w14:paraId="30399657" w14:textId="77777777" w:rsidR="00967FD7" w:rsidRPr="00C61ACB" w:rsidRDefault="00967FD7" w:rsidP="00DE3E21">
            <w:pPr>
              <w:rPr>
                <w:sz w:val="20"/>
              </w:rPr>
            </w:pPr>
            <w:r w:rsidRPr="00C61ACB">
              <w:rPr>
                <w:sz w:val="20"/>
              </w:rPr>
              <w:t>CP</w:t>
            </w:r>
          </w:p>
        </w:tc>
        <w:tc>
          <w:tcPr>
            <w:tcW w:w="6540" w:type="dxa"/>
          </w:tcPr>
          <w:p w14:paraId="2C495169" w14:textId="77777777" w:rsidR="00967FD7" w:rsidRPr="00C61ACB" w:rsidRDefault="00967FD7" w:rsidP="00ED2292">
            <w:pPr>
              <w:rPr>
                <w:sz w:val="20"/>
              </w:rPr>
            </w:pPr>
            <w:r w:rsidRPr="00C61ACB">
              <w:rPr>
                <w:sz w:val="20"/>
              </w:rPr>
              <w:t>Content Provider</w:t>
            </w:r>
          </w:p>
        </w:tc>
      </w:tr>
      <w:tr w:rsidR="00967FD7" w:rsidRPr="00D929DE" w14:paraId="5B3DB1CD" w14:textId="77777777" w:rsidTr="00A34D1B">
        <w:trPr>
          <w:jc w:val="center"/>
        </w:trPr>
        <w:tc>
          <w:tcPr>
            <w:tcW w:w="1681" w:type="dxa"/>
          </w:tcPr>
          <w:p w14:paraId="0794B4C9" w14:textId="77777777" w:rsidR="00967FD7" w:rsidRPr="00C61ACB" w:rsidRDefault="00967FD7" w:rsidP="00DE3E21">
            <w:pPr>
              <w:rPr>
                <w:sz w:val="20"/>
              </w:rPr>
            </w:pPr>
            <w:r w:rsidRPr="00C61ACB">
              <w:rPr>
                <w:sz w:val="20"/>
              </w:rPr>
              <w:t>CPM</w:t>
            </w:r>
          </w:p>
        </w:tc>
        <w:tc>
          <w:tcPr>
            <w:tcW w:w="6540" w:type="dxa"/>
          </w:tcPr>
          <w:p w14:paraId="6EE8276F" w14:textId="77777777" w:rsidR="00967FD7" w:rsidRPr="00C61ACB" w:rsidRDefault="00967FD7" w:rsidP="00ED2292">
            <w:pPr>
              <w:rPr>
                <w:sz w:val="20"/>
              </w:rPr>
            </w:pPr>
            <w:r w:rsidRPr="00C61ACB">
              <w:rPr>
                <w:sz w:val="20"/>
              </w:rPr>
              <w:t>Cascading Privilege Management</w:t>
            </w:r>
          </w:p>
        </w:tc>
      </w:tr>
      <w:tr w:rsidR="00967FD7" w:rsidRPr="00D929DE" w14:paraId="4B33361B" w14:textId="77777777" w:rsidTr="00A34D1B">
        <w:trPr>
          <w:jc w:val="center"/>
        </w:trPr>
        <w:tc>
          <w:tcPr>
            <w:tcW w:w="1681" w:type="dxa"/>
          </w:tcPr>
          <w:p w14:paraId="68DAF5A3" w14:textId="77777777" w:rsidR="00967FD7" w:rsidRPr="00C61ACB" w:rsidRDefault="00967FD7" w:rsidP="00DE3E21">
            <w:pPr>
              <w:rPr>
                <w:sz w:val="20"/>
              </w:rPr>
            </w:pPr>
            <w:r w:rsidRPr="00C61ACB">
              <w:rPr>
                <w:sz w:val="20"/>
              </w:rPr>
              <w:t>CR</w:t>
            </w:r>
          </w:p>
        </w:tc>
        <w:tc>
          <w:tcPr>
            <w:tcW w:w="6540" w:type="dxa"/>
          </w:tcPr>
          <w:p w14:paraId="330E6B32" w14:textId="77777777" w:rsidR="00967FD7" w:rsidRPr="00C61ACB" w:rsidRDefault="00967FD7" w:rsidP="00ED2292">
            <w:pPr>
              <w:rPr>
                <w:sz w:val="20"/>
              </w:rPr>
            </w:pPr>
            <w:r w:rsidRPr="00C61ACB">
              <w:rPr>
                <w:sz w:val="20"/>
              </w:rPr>
              <w:t>Change Request</w:t>
            </w:r>
          </w:p>
        </w:tc>
      </w:tr>
      <w:tr w:rsidR="00967FD7" w:rsidRPr="00D929DE" w14:paraId="0B655431" w14:textId="77777777" w:rsidTr="00A34D1B">
        <w:trPr>
          <w:jc w:val="center"/>
        </w:trPr>
        <w:tc>
          <w:tcPr>
            <w:tcW w:w="1681" w:type="dxa"/>
          </w:tcPr>
          <w:p w14:paraId="06AF7497" w14:textId="77777777" w:rsidR="00967FD7" w:rsidRPr="00C61ACB" w:rsidRDefault="00967FD7" w:rsidP="00DE3E21">
            <w:pPr>
              <w:rPr>
                <w:sz w:val="20"/>
              </w:rPr>
            </w:pPr>
            <w:r w:rsidRPr="00C61ACB">
              <w:rPr>
                <w:sz w:val="20"/>
              </w:rPr>
              <w:t>CRUD</w:t>
            </w:r>
          </w:p>
        </w:tc>
        <w:tc>
          <w:tcPr>
            <w:tcW w:w="6540" w:type="dxa"/>
          </w:tcPr>
          <w:p w14:paraId="141882F9" w14:textId="77777777" w:rsidR="00967FD7" w:rsidRPr="00C61ACB" w:rsidRDefault="00967FD7" w:rsidP="00ED2292">
            <w:pPr>
              <w:rPr>
                <w:sz w:val="20"/>
              </w:rPr>
            </w:pPr>
            <w:r w:rsidRPr="00C61ACB">
              <w:rPr>
                <w:sz w:val="20"/>
              </w:rPr>
              <w:t>Create Read Update Delete</w:t>
            </w:r>
          </w:p>
        </w:tc>
      </w:tr>
      <w:tr w:rsidR="00967FD7" w:rsidRPr="00D929DE" w14:paraId="3B10357E" w14:textId="77777777" w:rsidTr="00A34D1B">
        <w:trPr>
          <w:jc w:val="center"/>
        </w:trPr>
        <w:tc>
          <w:tcPr>
            <w:tcW w:w="1681" w:type="dxa"/>
          </w:tcPr>
          <w:p w14:paraId="495B8516" w14:textId="77777777" w:rsidR="00967FD7" w:rsidRPr="00C61ACB" w:rsidRDefault="00967FD7" w:rsidP="00DE3E21">
            <w:pPr>
              <w:rPr>
                <w:sz w:val="20"/>
              </w:rPr>
            </w:pPr>
            <w:r w:rsidRPr="00C61ACB">
              <w:rPr>
                <w:sz w:val="20"/>
              </w:rPr>
              <w:t>CSV</w:t>
            </w:r>
          </w:p>
        </w:tc>
        <w:tc>
          <w:tcPr>
            <w:tcW w:w="6540" w:type="dxa"/>
          </w:tcPr>
          <w:p w14:paraId="570D7A0D" w14:textId="77777777" w:rsidR="00967FD7" w:rsidRPr="00C61ACB" w:rsidRDefault="00967FD7" w:rsidP="00ED2292">
            <w:pPr>
              <w:rPr>
                <w:sz w:val="20"/>
              </w:rPr>
            </w:pPr>
            <w:r w:rsidRPr="00C61ACB">
              <w:rPr>
                <w:sz w:val="20"/>
              </w:rPr>
              <w:t>Comma Separated Values</w:t>
            </w:r>
          </w:p>
        </w:tc>
      </w:tr>
      <w:tr w:rsidR="00967FD7" w:rsidRPr="00D929DE" w14:paraId="77463288" w14:textId="77777777" w:rsidTr="00A34D1B">
        <w:trPr>
          <w:jc w:val="center"/>
        </w:trPr>
        <w:tc>
          <w:tcPr>
            <w:tcW w:w="1681" w:type="dxa"/>
          </w:tcPr>
          <w:p w14:paraId="77E0E468" w14:textId="77777777" w:rsidR="00967FD7" w:rsidRPr="00C61ACB" w:rsidRDefault="00967FD7" w:rsidP="00DE3E21">
            <w:pPr>
              <w:rPr>
                <w:sz w:val="20"/>
              </w:rPr>
            </w:pPr>
            <w:r w:rsidRPr="00C61ACB">
              <w:rPr>
                <w:sz w:val="20"/>
              </w:rPr>
              <w:t>CTN</w:t>
            </w:r>
          </w:p>
        </w:tc>
        <w:tc>
          <w:tcPr>
            <w:tcW w:w="6540" w:type="dxa"/>
          </w:tcPr>
          <w:p w14:paraId="09A76E7C" w14:textId="77777777" w:rsidR="00967FD7" w:rsidRPr="00C61ACB" w:rsidRDefault="00967FD7" w:rsidP="00ED2292">
            <w:pPr>
              <w:rPr>
                <w:sz w:val="20"/>
              </w:rPr>
            </w:pPr>
            <w:r w:rsidRPr="00C61ACB">
              <w:rPr>
                <w:sz w:val="20"/>
              </w:rPr>
              <w:t>Cellular Telephone Number. This is used to uniquely identify the mobile subscriber</w:t>
            </w:r>
          </w:p>
        </w:tc>
      </w:tr>
      <w:tr w:rsidR="00967FD7" w:rsidRPr="00D929DE" w14:paraId="4C2AC384" w14:textId="77777777" w:rsidTr="00A34D1B">
        <w:trPr>
          <w:jc w:val="center"/>
        </w:trPr>
        <w:tc>
          <w:tcPr>
            <w:tcW w:w="1681" w:type="dxa"/>
          </w:tcPr>
          <w:p w14:paraId="5B0D810B" w14:textId="77777777" w:rsidR="00967FD7" w:rsidRPr="00C61ACB" w:rsidRDefault="00967FD7" w:rsidP="00DE3E21">
            <w:pPr>
              <w:rPr>
                <w:sz w:val="20"/>
              </w:rPr>
            </w:pPr>
            <w:r w:rsidRPr="00C61ACB">
              <w:rPr>
                <w:sz w:val="20"/>
              </w:rPr>
              <w:t>DB</w:t>
            </w:r>
          </w:p>
        </w:tc>
        <w:tc>
          <w:tcPr>
            <w:tcW w:w="6540" w:type="dxa"/>
          </w:tcPr>
          <w:p w14:paraId="301C63BB" w14:textId="77777777" w:rsidR="00967FD7" w:rsidRPr="00C61ACB" w:rsidRDefault="00967FD7" w:rsidP="00ED2292">
            <w:pPr>
              <w:rPr>
                <w:sz w:val="20"/>
              </w:rPr>
            </w:pPr>
            <w:r w:rsidRPr="00C61ACB">
              <w:rPr>
                <w:sz w:val="20"/>
              </w:rPr>
              <w:t>Database</w:t>
            </w:r>
          </w:p>
        </w:tc>
      </w:tr>
      <w:tr w:rsidR="00FA1626" w:rsidRPr="00D929DE" w14:paraId="4863995B" w14:textId="77777777" w:rsidTr="00A34D1B">
        <w:trPr>
          <w:jc w:val="center"/>
        </w:trPr>
        <w:tc>
          <w:tcPr>
            <w:tcW w:w="1681" w:type="dxa"/>
          </w:tcPr>
          <w:p w14:paraId="1F9B7CD7" w14:textId="77777777" w:rsidR="00FA1626" w:rsidRPr="00C61ACB" w:rsidRDefault="00FA1626" w:rsidP="00DE3E21">
            <w:pPr>
              <w:rPr>
                <w:sz w:val="20"/>
              </w:rPr>
            </w:pPr>
            <w:r w:rsidRPr="00C61ACB">
              <w:rPr>
                <w:sz w:val="20"/>
              </w:rPr>
              <w:t>DCCA</w:t>
            </w:r>
          </w:p>
        </w:tc>
        <w:tc>
          <w:tcPr>
            <w:tcW w:w="6540" w:type="dxa"/>
          </w:tcPr>
          <w:p w14:paraId="2B110E70" w14:textId="77777777" w:rsidR="00FA1626" w:rsidRPr="00C61ACB" w:rsidRDefault="00FA1626" w:rsidP="00ED2292">
            <w:pPr>
              <w:rPr>
                <w:sz w:val="20"/>
              </w:rPr>
            </w:pPr>
            <w:r w:rsidRPr="00C61ACB">
              <w:rPr>
                <w:sz w:val="20"/>
              </w:rPr>
              <w:t>Diameter Credit Control Application</w:t>
            </w:r>
          </w:p>
        </w:tc>
      </w:tr>
      <w:tr w:rsidR="009C2F49" w:rsidRPr="00D929DE" w14:paraId="378BF9E3" w14:textId="77777777" w:rsidTr="00A34D1B">
        <w:trPr>
          <w:jc w:val="center"/>
        </w:trPr>
        <w:tc>
          <w:tcPr>
            <w:tcW w:w="1681" w:type="dxa"/>
          </w:tcPr>
          <w:p w14:paraId="2FFF1A84" w14:textId="77777777" w:rsidR="009C2F49" w:rsidRPr="00C61ACB" w:rsidRDefault="009C2F49" w:rsidP="00DE3E21">
            <w:pPr>
              <w:rPr>
                <w:sz w:val="20"/>
              </w:rPr>
            </w:pPr>
            <w:r w:rsidRPr="00C61ACB">
              <w:rPr>
                <w:sz w:val="20"/>
              </w:rPr>
              <w:t>DPA</w:t>
            </w:r>
          </w:p>
        </w:tc>
        <w:tc>
          <w:tcPr>
            <w:tcW w:w="6540" w:type="dxa"/>
          </w:tcPr>
          <w:p w14:paraId="68A9075A" w14:textId="77777777" w:rsidR="009C2F49" w:rsidRPr="00C61ACB" w:rsidRDefault="009C2F49" w:rsidP="00ED2292">
            <w:pPr>
              <w:rPr>
                <w:sz w:val="20"/>
              </w:rPr>
            </w:pPr>
            <w:r w:rsidRPr="00C61ACB">
              <w:rPr>
                <w:sz w:val="20"/>
              </w:rPr>
              <w:t>Disconnect Peer Answer</w:t>
            </w:r>
          </w:p>
        </w:tc>
      </w:tr>
      <w:tr w:rsidR="00FA1626" w:rsidRPr="00D929DE" w14:paraId="33E87D2D" w14:textId="77777777" w:rsidTr="00A34D1B">
        <w:trPr>
          <w:jc w:val="center"/>
        </w:trPr>
        <w:tc>
          <w:tcPr>
            <w:tcW w:w="1681" w:type="dxa"/>
          </w:tcPr>
          <w:p w14:paraId="0FFE4C6A" w14:textId="77777777" w:rsidR="00FA1626" w:rsidRPr="00C61ACB" w:rsidRDefault="00FA1626" w:rsidP="00DE3E21">
            <w:pPr>
              <w:rPr>
                <w:sz w:val="20"/>
              </w:rPr>
            </w:pPr>
            <w:r w:rsidRPr="00C61ACB">
              <w:rPr>
                <w:sz w:val="20"/>
              </w:rPr>
              <w:t>DPR</w:t>
            </w:r>
          </w:p>
        </w:tc>
        <w:tc>
          <w:tcPr>
            <w:tcW w:w="6540" w:type="dxa"/>
          </w:tcPr>
          <w:p w14:paraId="29C634E8" w14:textId="77777777" w:rsidR="00FA1626" w:rsidRPr="00C61ACB" w:rsidRDefault="009C2F49" w:rsidP="00ED2292">
            <w:pPr>
              <w:rPr>
                <w:sz w:val="20"/>
              </w:rPr>
            </w:pPr>
            <w:r w:rsidRPr="00C61ACB">
              <w:rPr>
                <w:sz w:val="20"/>
              </w:rPr>
              <w:t>Disconnect Peer Request</w:t>
            </w:r>
          </w:p>
        </w:tc>
      </w:tr>
      <w:tr w:rsidR="00967FD7" w:rsidRPr="00D929DE" w14:paraId="594050E6" w14:textId="77777777" w:rsidTr="00A34D1B">
        <w:trPr>
          <w:jc w:val="center"/>
        </w:trPr>
        <w:tc>
          <w:tcPr>
            <w:tcW w:w="1681" w:type="dxa"/>
          </w:tcPr>
          <w:p w14:paraId="7916F977" w14:textId="77777777" w:rsidR="00967FD7" w:rsidRPr="00C61ACB" w:rsidRDefault="00967FD7" w:rsidP="00DE3E21">
            <w:pPr>
              <w:rPr>
                <w:sz w:val="20"/>
              </w:rPr>
            </w:pPr>
            <w:r w:rsidRPr="00C61ACB">
              <w:rPr>
                <w:sz w:val="20"/>
              </w:rPr>
              <w:t>DSS</w:t>
            </w:r>
          </w:p>
        </w:tc>
        <w:tc>
          <w:tcPr>
            <w:tcW w:w="6540" w:type="dxa"/>
          </w:tcPr>
          <w:p w14:paraId="016D4D6F" w14:textId="77777777" w:rsidR="00967FD7" w:rsidRPr="00C61ACB" w:rsidRDefault="00967FD7" w:rsidP="00ED2292">
            <w:pPr>
              <w:rPr>
                <w:sz w:val="20"/>
              </w:rPr>
            </w:pPr>
            <w:r w:rsidRPr="00C61ACB">
              <w:rPr>
                <w:sz w:val="20"/>
              </w:rPr>
              <w:t>Deployment Site Survey</w:t>
            </w:r>
          </w:p>
        </w:tc>
      </w:tr>
      <w:tr w:rsidR="009C2F49" w:rsidRPr="00D929DE" w14:paraId="3F067F7F" w14:textId="77777777" w:rsidTr="00A34D1B">
        <w:trPr>
          <w:jc w:val="center"/>
        </w:trPr>
        <w:tc>
          <w:tcPr>
            <w:tcW w:w="1681" w:type="dxa"/>
          </w:tcPr>
          <w:p w14:paraId="136C5C87" w14:textId="77777777" w:rsidR="009C2F49" w:rsidRPr="00C61ACB" w:rsidRDefault="009C2F49" w:rsidP="00DE3E21">
            <w:pPr>
              <w:rPr>
                <w:sz w:val="20"/>
              </w:rPr>
            </w:pPr>
            <w:r w:rsidRPr="00C61ACB">
              <w:rPr>
                <w:sz w:val="20"/>
              </w:rPr>
              <w:t>DWA</w:t>
            </w:r>
          </w:p>
        </w:tc>
        <w:tc>
          <w:tcPr>
            <w:tcW w:w="6540" w:type="dxa"/>
          </w:tcPr>
          <w:p w14:paraId="3F26653C" w14:textId="77777777" w:rsidR="009C2F49" w:rsidRPr="00C61ACB" w:rsidRDefault="009C2F49" w:rsidP="00ED2292">
            <w:pPr>
              <w:rPr>
                <w:sz w:val="20"/>
              </w:rPr>
            </w:pPr>
            <w:r w:rsidRPr="00C61ACB">
              <w:rPr>
                <w:sz w:val="20"/>
              </w:rPr>
              <w:t>Device Watchdog Answer</w:t>
            </w:r>
          </w:p>
        </w:tc>
      </w:tr>
      <w:tr w:rsidR="009C2F49" w:rsidRPr="00D929DE" w14:paraId="5C08061F" w14:textId="77777777" w:rsidTr="00A34D1B">
        <w:trPr>
          <w:jc w:val="center"/>
        </w:trPr>
        <w:tc>
          <w:tcPr>
            <w:tcW w:w="1681" w:type="dxa"/>
          </w:tcPr>
          <w:p w14:paraId="7755F6A9" w14:textId="77777777" w:rsidR="009C2F49" w:rsidRPr="00C61ACB" w:rsidRDefault="009C2F49" w:rsidP="00DE3E21">
            <w:pPr>
              <w:rPr>
                <w:sz w:val="20"/>
              </w:rPr>
            </w:pPr>
            <w:r w:rsidRPr="00C61ACB">
              <w:rPr>
                <w:sz w:val="20"/>
              </w:rPr>
              <w:t>DWR</w:t>
            </w:r>
          </w:p>
        </w:tc>
        <w:tc>
          <w:tcPr>
            <w:tcW w:w="6540" w:type="dxa"/>
          </w:tcPr>
          <w:p w14:paraId="37E4B532" w14:textId="77777777" w:rsidR="009C2F49" w:rsidRPr="00C61ACB" w:rsidRDefault="009C2F49" w:rsidP="00ED2292">
            <w:pPr>
              <w:rPr>
                <w:sz w:val="20"/>
              </w:rPr>
            </w:pPr>
            <w:r w:rsidRPr="00C61ACB">
              <w:rPr>
                <w:sz w:val="20"/>
              </w:rPr>
              <w:t>Device Watchdog Request</w:t>
            </w:r>
          </w:p>
        </w:tc>
      </w:tr>
      <w:tr w:rsidR="00967FD7" w:rsidRPr="00D929DE" w14:paraId="5E928D85" w14:textId="77777777" w:rsidTr="00A34D1B">
        <w:trPr>
          <w:jc w:val="center"/>
        </w:trPr>
        <w:tc>
          <w:tcPr>
            <w:tcW w:w="1681" w:type="dxa"/>
          </w:tcPr>
          <w:p w14:paraId="3ADFADA0" w14:textId="77777777" w:rsidR="00967FD7" w:rsidRPr="00C61ACB" w:rsidRDefault="00967FD7" w:rsidP="00DE3E21">
            <w:pPr>
              <w:rPr>
                <w:sz w:val="20"/>
              </w:rPr>
            </w:pPr>
            <w:r w:rsidRPr="00C61ACB">
              <w:rPr>
                <w:sz w:val="20"/>
              </w:rPr>
              <w:t>ESB</w:t>
            </w:r>
          </w:p>
        </w:tc>
        <w:tc>
          <w:tcPr>
            <w:tcW w:w="6540" w:type="dxa"/>
          </w:tcPr>
          <w:p w14:paraId="3214AF37" w14:textId="77777777" w:rsidR="00967FD7" w:rsidRPr="00C61ACB" w:rsidRDefault="00967FD7" w:rsidP="00ED2292">
            <w:pPr>
              <w:rPr>
                <w:sz w:val="20"/>
              </w:rPr>
            </w:pPr>
            <w:r w:rsidRPr="00C61ACB">
              <w:rPr>
                <w:sz w:val="20"/>
              </w:rPr>
              <w:t xml:space="preserve">Enterprise Service Bus. </w:t>
            </w:r>
          </w:p>
        </w:tc>
      </w:tr>
      <w:tr w:rsidR="00967FD7" w:rsidRPr="00D929DE" w14:paraId="5E06226B" w14:textId="77777777" w:rsidTr="00A34D1B">
        <w:trPr>
          <w:jc w:val="center"/>
        </w:trPr>
        <w:tc>
          <w:tcPr>
            <w:tcW w:w="1681" w:type="dxa"/>
          </w:tcPr>
          <w:p w14:paraId="374C1E87" w14:textId="77777777" w:rsidR="00967FD7" w:rsidRPr="00C61ACB" w:rsidRDefault="00967FD7" w:rsidP="00DE3E21">
            <w:pPr>
              <w:rPr>
                <w:sz w:val="20"/>
              </w:rPr>
            </w:pPr>
            <w:r w:rsidRPr="00C61ACB">
              <w:rPr>
                <w:sz w:val="20"/>
              </w:rPr>
              <w:t>ESME</w:t>
            </w:r>
          </w:p>
        </w:tc>
        <w:tc>
          <w:tcPr>
            <w:tcW w:w="6540" w:type="dxa"/>
          </w:tcPr>
          <w:p w14:paraId="7E3BFA81" w14:textId="77777777" w:rsidR="00967FD7" w:rsidRPr="00C61ACB" w:rsidRDefault="00967FD7" w:rsidP="00ED2292">
            <w:pPr>
              <w:rPr>
                <w:sz w:val="20"/>
              </w:rPr>
            </w:pPr>
            <w:r w:rsidRPr="00C61ACB">
              <w:rPr>
                <w:sz w:val="20"/>
              </w:rPr>
              <w:t>External Short Messaging Entity</w:t>
            </w:r>
          </w:p>
        </w:tc>
      </w:tr>
      <w:tr w:rsidR="00FA1626" w:rsidRPr="00D929DE" w14:paraId="1B9F4441" w14:textId="77777777" w:rsidTr="00A34D1B">
        <w:trPr>
          <w:jc w:val="center"/>
        </w:trPr>
        <w:tc>
          <w:tcPr>
            <w:tcW w:w="1681" w:type="dxa"/>
          </w:tcPr>
          <w:p w14:paraId="2C6350F1" w14:textId="77777777" w:rsidR="00FA1626" w:rsidRPr="00C61ACB" w:rsidRDefault="00FA1626" w:rsidP="00DE3E21">
            <w:pPr>
              <w:rPr>
                <w:sz w:val="20"/>
              </w:rPr>
            </w:pPr>
            <w:r w:rsidRPr="00C61ACB">
              <w:rPr>
                <w:sz w:val="20"/>
              </w:rPr>
              <w:t>FR</w:t>
            </w:r>
          </w:p>
        </w:tc>
        <w:tc>
          <w:tcPr>
            <w:tcW w:w="6540" w:type="dxa"/>
          </w:tcPr>
          <w:p w14:paraId="792500DE" w14:textId="77777777" w:rsidR="00FA1626" w:rsidRPr="00C61ACB" w:rsidRDefault="00FA1626" w:rsidP="00ED2292">
            <w:pPr>
              <w:rPr>
                <w:sz w:val="20"/>
              </w:rPr>
            </w:pPr>
            <w:r w:rsidRPr="00C61ACB">
              <w:rPr>
                <w:sz w:val="20"/>
              </w:rPr>
              <w:t>Formatting and Routing</w:t>
            </w:r>
          </w:p>
        </w:tc>
      </w:tr>
      <w:tr w:rsidR="00967FD7" w:rsidRPr="00D929DE" w14:paraId="19A5CC21" w14:textId="77777777" w:rsidTr="00A34D1B">
        <w:trPr>
          <w:jc w:val="center"/>
        </w:trPr>
        <w:tc>
          <w:tcPr>
            <w:tcW w:w="1681" w:type="dxa"/>
          </w:tcPr>
          <w:p w14:paraId="480A31FA" w14:textId="77777777" w:rsidR="00967FD7" w:rsidRPr="00C61ACB" w:rsidRDefault="00967FD7" w:rsidP="00DE3E21">
            <w:pPr>
              <w:rPr>
                <w:sz w:val="20"/>
              </w:rPr>
            </w:pPr>
            <w:r w:rsidRPr="00C61ACB">
              <w:rPr>
                <w:sz w:val="20"/>
              </w:rPr>
              <w:t>FTP</w:t>
            </w:r>
          </w:p>
        </w:tc>
        <w:tc>
          <w:tcPr>
            <w:tcW w:w="6540" w:type="dxa"/>
          </w:tcPr>
          <w:p w14:paraId="4A2C1EC8" w14:textId="77777777" w:rsidR="00967FD7" w:rsidRPr="00C61ACB" w:rsidRDefault="00967FD7" w:rsidP="00ED2292">
            <w:pPr>
              <w:rPr>
                <w:sz w:val="20"/>
              </w:rPr>
            </w:pPr>
            <w:r w:rsidRPr="00C61ACB">
              <w:rPr>
                <w:sz w:val="20"/>
              </w:rPr>
              <w:t>File Transfer Protocol</w:t>
            </w:r>
          </w:p>
        </w:tc>
      </w:tr>
      <w:tr w:rsidR="00967FD7" w:rsidRPr="00D929DE" w14:paraId="33542335" w14:textId="77777777" w:rsidTr="00A34D1B">
        <w:trPr>
          <w:jc w:val="center"/>
        </w:trPr>
        <w:tc>
          <w:tcPr>
            <w:tcW w:w="1681" w:type="dxa"/>
          </w:tcPr>
          <w:p w14:paraId="0894CFEE" w14:textId="77777777" w:rsidR="00967FD7" w:rsidRPr="00C61ACB" w:rsidRDefault="00967FD7" w:rsidP="00DE3E21">
            <w:pPr>
              <w:rPr>
                <w:sz w:val="20"/>
              </w:rPr>
            </w:pPr>
            <w:r w:rsidRPr="00C61ACB">
              <w:rPr>
                <w:sz w:val="20"/>
              </w:rPr>
              <w:t>GEM</w:t>
            </w:r>
          </w:p>
        </w:tc>
        <w:tc>
          <w:tcPr>
            <w:tcW w:w="6540" w:type="dxa"/>
          </w:tcPr>
          <w:p w14:paraId="4FF98AF1" w14:textId="77777777" w:rsidR="00967FD7" w:rsidRPr="00C61ACB" w:rsidRDefault="00967FD7" w:rsidP="00ED2292">
            <w:pPr>
              <w:rPr>
                <w:sz w:val="20"/>
              </w:rPr>
            </w:pPr>
            <w:r w:rsidRPr="00C61ACB">
              <w:rPr>
                <w:sz w:val="20"/>
              </w:rPr>
              <w:t>General Error Message</w:t>
            </w:r>
          </w:p>
        </w:tc>
      </w:tr>
      <w:tr w:rsidR="00967FD7" w:rsidRPr="00D929DE" w14:paraId="5820E51D" w14:textId="77777777" w:rsidTr="00A34D1B">
        <w:trPr>
          <w:jc w:val="center"/>
        </w:trPr>
        <w:tc>
          <w:tcPr>
            <w:tcW w:w="1681" w:type="dxa"/>
          </w:tcPr>
          <w:p w14:paraId="3DD7720F" w14:textId="77777777" w:rsidR="00967FD7" w:rsidRPr="00C61ACB" w:rsidRDefault="00967FD7" w:rsidP="00DE3E21">
            <w:pPr>
              <w:rPr>
                <w:sz w:val="20"/>
              </w:rPr>
            </w:pPr>
            <w:r w:rsidRPr="00C61ACB">
              <w:rPr>
                <w:sz w:val="20"/>
              </w:rPr>
              <w:t>GUI</w:t>
            </w:r>
          </w:p>
        </w:tc>
        <w:tc>
          <w:tcPr>
            <w:tcW w:w="6540" w:type="dxa"/>
          </w:tcPr>
          <w:p w14:paraId="0D3F8012" w14:textId="77777777" w:rsidR="00967FD7" w:rsidRPr="00C61ACB" w:rsidRDefault="00967FD7" w:rsidP="00ED2292">
            <w:pPr>
              <w:rPr>
                <w:sz w:val="20"/>
              </w:rPr>
            </w:pPr>
            <w:r w:rsidRPr="00C61ACB">
              <w:rPr>
                <w:sz w:val="20"/>
              </w:rPr>
              <w:t>Graphical User Interface</w:t>
            </w:r>
          </w:p>
        </w:tc>
      </w:tr>
      <w:tr w:rsidR="00967FD7" w:rsidRPr="00D929DE" w14:paraId="603D173F" w14:textId="77777777" w:rsidTr="00A34D1B">
        <w:trPr>
          <w:jc w:val="center"/>
        </w:trPr>
        <w:tc>
          <w:tcPr>
            <w:tcW w:w="1681" w:type="dxa"/>
          </w:tcPr>
          <w:p w14:paraId="01027AAE" w14:textId="77777777" w:rsidR="00967FD7" w:rsidRPr="00C61ACB" w:rsidRDefault="00967FD7" w:rsidP="00DE3E21">
            <w:pPr>
              <w:rPr>
                <w:sz w:val="20"/>
              </w:rPr>
            </w:pPr>
            <w:r w:rsidRPr="00C61ACB">
              <w:rPr>
                <w:sz w:val="20"/>
              </w:rPr>
              <w:t>GW</w:t>
            </w:r>
          </w:p>
        </w:tc>
        <w:tc>
          <w:tcPr>
            <w:tcW w:w="6540" w:type="dxa"/>
          </w:tcPr>
          <w:p w14:paraId="57292353" w14:textId="77777777" w:rsidR="00967FD7" w:rsidRPr="00C61ACB" w:rsidRDefault="00967FD7" w:rsidP="00ED2292">
            <w:pPr>
              <w:rPr>
                <w:sz w:val="20"/>
              </w:rPr>
            </w:pPr>
            <w:r w:rsidRPr="00C61ACB">
              <w:rPr>
                <w:sz w:val="20"/>
              </w:rPr>
              <w:t>OSA Gateway</w:t>
            </w:r>
          </w:p>
        </w:tc>
      </w:tr>
      <w:tr w:rsidR="00967FD7" w:rsidRPr="00D929DE" w14:paraId="551D060E" w14:textId="77777777" w:rsidTr="00A34D1B">
        <w:trPr>
          <w:jc w:val="center"/>
        </w:trPr>
        <w:tc>
          <w:tcPr>
            <w:tcW w:w="1681" w:type="dxa"/>
          </w:tcPr>
          <w:p w14:paraId="22B1A700" w14:textId="77777777" w:rsidR="00967FD7" w:rsidRPr="00C61ACB" w:rsidRDefault="00967FD7" w:rsidP="00DE3E21">
            <w:pPr>
              <w:rPr>
                <w:sz w:val="20"/>
              </w:rPr>
            </w:pPr>
            <w:r w:rsidRPr="00C61ACB">
              <w:rPr>
                <w:sz w:val="20"/>
              </w:rPr>
              <w:t>GMPC</w:t>
            </w:r>
          </w:p>
        </w:tc>
        <w:tc>
          <w:tcPr>
            <w:tcW w:w="6540" w:type="dxa"/>
          </w:tcPr>
          <w:p w14:paraId="1460800C" w14:textId="77777777" w:rsidR="00967FD7" w:rsidRPr="00C61ACB" w:rsidRDefault="00967FD7" w:rsidP="00ED2292">
            <w:pPr>
              <w:rPr>
                <w:sz w:val="20"/>
              </w:rPr>
            </w:pPr>
            <w:r w:rsidRPr="00C61ACB">
              <w:rPr>
                <w:sz w:val="20"/>
              </w:rPr>
              <w:t>Gateway Mobile Positioning Centre</w:t>
            </w:r>
          </w:p>
        </w:tc>
      </w:tr>
      <w:tr w:rsidR="00967FD7" w:rsidRPr="00D929DE" w14:paraId="1EBD6B9D" w14:textId="77777777" w:rsidTr="00A34D1B">
        <w:trPr>
          <w:jc w:val="center"/>
        </w:trPr>
        <w:tc>
          <w:tcPr>
            <w:tcW w:w="1681" w:type="dxa"/>
          </w:tcPr>
          <w:p w14:paraId="557E1BAE" w14:textId="77777777" w:rsidR="00967FD7" w:rsidRPr="00C61ACB" w:rsidRDefault="00967FD7" w:rsidP="00DE3E21">
            <w:pPr>
              <w:rPr>
                <w:sz w:val="20"/>
              </w:rPr>
            </w:pPr>
            <w:r w:rsidRPr="00C61ACB">
              <w:rPr>
                <w:sz w:val="20"/>
              </w:rPr>
              <w:t>HA</w:t>
            </w:r>
          </w:p>
        </w:tc>
        <w:tc>
          <w:tcPr>
            <w:tcW w:w="6540" w:type="dxa"/>
          </w:tcPr>
          <w:p w14:paraId="61F8BED2" w14:textId="77777777" w:rsidR="00967FD7" w:rsidRPr="00C61ACB" w:rsidRDefault="00967FD7" w:rsidP="00ED2292">
            <w:pPr>
              <w:rPr>
                <w:sz w:val="20"/>
              </w:rPr>
            </w:pPr>
            <w:r w:rsidRPr="00C61ACB">
              <w:rPr>
                <w:sz w:val="20"/>
              </w:rPr>
              <w:t>High Availability</w:t>
            </w:r>
          </w:p>
        </w:tc>
      </w:tr>
      <w:tr w:rsidR="00967FD7" w:rsidRPr="00D929DE" w14:paraId="656E30F6" w14:textId="77777777" w:rsidTr="00A34D1B">
        <w:trPr>
          <w:jc w:val="center"/>
        </w:trPr>
        <w:tc>
          <w:tcPr>
            <w:tcW w:w="1681" w:type="dxa"/>
          </w:tcPr>
          <w:p w14:paraId="63D61A09" w14:textId="77777777" w:rsidR="00967FD7" w:rsidRPr="00C61ACB" w:rsidRDefault="00967FD7" w:rsidP="00DE3E21">
            <w:pPr>
              <w:rPr>
                <w:sz w:val="20"/>
              </w:rPr>
            </w:pPr>
            <w:r w:rsidRPr="00C61ACB">
              <w:rPr>
                <w:sz w:val="20"/>
              </w:rPr>
              <w:t>HLD</w:t>
            </w:r>
          </w:p>
        </w:tc>
        <w:tc>
          <w:tcPr>
            <w:tcW w:w="6540" w:type="dxa"/>
          </w:tcPr>
          <w:p w14:paraId="27B1A75C" w14:textId="77777777" w:rsidR="00967FD7" w:rsidRPr="00C61ACB" w:rsidRDefault="00967FD7" w:rsidP="00ED2292">
            <w:pPr>
              <w:rPr>
                <w:sz w:val="20"/>
              </w:rPr>
            </w:pPr>
            <w:r w:rsidRPr="00C61ACB">
              <w:rPr>
                <w:sz w:val="20"/>
              </w:rPr>
              <w:t>High Level Design</w:t>
            </w:r>
          </w:p>
        </w:tc>
      </w:tr>
      <w:tr w:rsidR="00967FD7" w:rsidRPr="00D929DE" w14:paraId="1A239BA1" w14:textId="77777777" w:rsidTr="00A34D1B">
        <w:trPr>
          <w:jc w:val="center"/>
        </w:trPr>
        <w:tc>
          <w:tcPr>
            <w:tcW w:w="1681" w:type="dxa"/>
          </w:tcPr>
          <w:p w14:paraId="4F594494" w14:textId="77777777" w:rsidR="00967FD7" w:rsidRPr="00C61ACB" w:rsidRDefault="00967FD7" w:rsidP="00DE3E21">
            <w:pPr>
              <w:rPr>
                <w:sz w:val="20"/>
              </w:rPr>
            </w:pPr>
            <w:r w:rsidRPr="00C61ACB">
              <w:rPr>
                <w:sz w:val="20"/>
              </w:rPr>
              <w:t>HTTP</w:t>
            </w:r>
          </w:p>
        </w:tc>
        <w:tc>
          <w:tcPr>
            <w:tcW w:w="6540" w:type="dxa"/>
          </w:tcPr>
          <w:p w14:paraId="2EA8BB3B" w14:textId="77777777" w:rsidR="00967FD7" w:rsidRPr="00C61ACB" w:rsidRDefault="00967FD7" w:rsidP="00ED2292">
            <w:pPr>
              <w:rPr>
                <w:sz w:val="20"/>
              </w:rPr>
            </w:pPr>
            <w:r w:rsidRPr="00C61ACB">
              <w:rPr>
                <w:sz w:val="20"/>
              </w:rPr>
              <w:t>Hyper Text Transfer Protocol</w:t>
            </w:r>
          </w:p>
        </w:tc>
      </w:tr>
      <w:tr w:rsidR="00967FD7" w:rsidRPr="00D929DE" w14:paraId="434CA065" w14:textId="77777777" w:rsidTr="00A34D1B">
        <w:trPr>
          <w:jc w:val="center"/>
        </w:trPr>
        <w:tc>
          <w:tcPr>
            <w:tcW w:w="1681" w:type="dxa"/>
          </w:tcPr>
          <w:p w14:paraId="6316371E" w14:textId="77777777" w:rsidR="00967FD7" w:rsidRPr="00C61ACB" w:rsidRDefault="00967FD7" w:rsidP="00DE3E21">
            <w:pPr>
              <w:rPr>
                <w:sz w:val="20"/>
              </w:rPr>
            </w:pPr>
            <w:r w:rsidRPr="00C61ACB">
              <w:rPr>
                <w:sz w:val="20"/>
              </w:rPr>
              <w:t>HTTPS</w:t>
            </w:r>
          </w:p>
        </w:tc>
        <w:tc>
          <w:tcPr>
            <w:tcW w:w="6540" w:type="dxa"/>
          </w:tcPr>
          <w:p w14:paraId="664D6C9D" w14:textId="77777777" w:rsidR="00967FD7" w:rsidRPr="00C61ACB" w:rsidRDefault="00967FD7" w:rsidP="00ED2292">
            <w:pPr>
              <w:rPr>
                <w:sz w:val="20"/>
              </w:rPr>
            </w:pPr>
            <w:r w:rsidRPr="00C61ACB">
              <w:rPr>
                <w:sz w:val="20"/>
              </w:rPr>
              <w:t>Secure HTTP</w:t>
            </w:r>
          </w:p>
        </w:tc>
      </w:tr>
      <w:tr w:rsidR="00967FD7" w:rsidRPr="00D929DE" w14:paraId="68DE0581" w14:textId="77777777" w:rsidTr="00A34D1B">
        <w:trPr>
          <w:jc w:val="center"/>
        </w:trPr>
        <w:tc>
          <w:tcPr>
            <w:tcW w:w="1681" w:type="dxa"/>
          </w:tcPr>
          <w:p w14:paraId="6DB228F7" w14:textId="77777777" w:rsidR="00967FD7" w:rsidRPr="00C61ACB" w:rsidRDefault="00967FD7" w:rsidP="00DE3E21">
            <w:pPr>
              <w:rPr>
                <w:sz w:val="20"/>
              </w:rPr>
            </w:pPr>
            <w:r w:rsidRPr="00C61ACB">
              <w:rPr>
                <w:sz w:val="20"/>
              </w:rPr>
              <w:t>I/F</w:t>
            </w:r>
          </w:p>
        </w:tc>
        <w:tc>
          <w:tcPr>
            <w:tcW w:w="6540" w:type="dxa"/>
          </w:tcPr>
          <w:p w14:paraId="66DA899C" w14:textId="77777777" w:rsidR="00967FD7" w:rsidRPr="00C61ACB" w:rsidRDefault="00967FD7" w:rsidP="00ED2292">
            <w:pPr>
              <w:rPr>
                <w:sz w:val="20"/>
              </w:rPr>
            </w:pPr>
            <w:r w:rsidRPr="00C61ACB">
              <w:rPr>
                <w:sz w:val="20"/>
              </w:rPr>
              <w:t>Interface</w:t>
            </w:r>
          </w:p>
        </w:tc>
      </w:tr>
      <w:tr w:rsidR="00967FD7" w:rsidRPr="00D929DE" w14:paraId="16F3A162" w14:textId="77777777" w:rsidTr="00A34D1B">
        <w:trPr>
          <w:jc w:val="center"/>
        </w:trPr>
        <w:tc>
          <w:tcPr>
            <w:tcW w:w="1681" w:type="dxa"/>
          </w:tcPr>
          <w:p w14:paraId="28860BEB" w14:textId="77777777" w:rsidR="00967FD7" w:rsidRPr="00C61ACB" w:rsidRDefault="00967FD7" w:rsidP="00DE3E21">
            <w:pPr>
              <w:rPr>
                <w:sz w:val="20"/>
              </w:rPr>
            </w:pPr>
            <w:r w:rsidRPr="00C61ACB">
              <w:rPr>
                <w:sz w:val="20"/>
              </w:rPr>
              <w:t>IP</w:t>
            </w:r>
          </w:p>
        </w:tc>
        <w:tc>
          <w:tcPr>
            <w:tcW w:w="6540" w:type="dxa"/>
          </w:tcPr>
          <w:p w14:paraId="3983F8FC" w14:textId="77777777" w:rsidR="00967FD7" w:rsidRPr="00C61ACB" w:rsidRDefault="00967FD7" w:rsidP="00ED2292">
            <w:pPr>
              <w:rPr>
                <w:sz w:val="20"/>
              </w:rPr>
            </w:pPr>
            <w:r w:rsidRPr="00C61ACB">
              <w:rPr>
                <w:sz w:val="20"/>
              </w:rPr>
              <w:t>Internet Protocol</w:t>
            </w:r>
          </w:p>
        </w:tc>
      </w:tr>
      <w:tr w:rsidR="00967FD7" w:rsidRPr="00D929DE" w14:paraId="62A67865" w14:textId="77777777" w:rsidTr="00A34D1B">
        <w:trPr>
          <w:jc w:val="center"/>
        </w:trPr>
        <w:tc>
          <w:tcPr>
            <w:tcW w:w="1681" w:type="dxa"/>
          </w:tcPr>
          <w:p w14:paraId="1B82EB2B" w14:textId="77777777" w:rsidR="00967FD7" w:rsidRPr="00C61ACB" w:rsidRDefault="00967FD7" w:rsidP="00DE3E21">
            <w:pPr>
              <w:rPr>
                <w:sz w:val="20"/>
              </w:rPr>
            </w:pPr>
            <w:r w:rsidRPr="00C61ACB">
              <w:rPr>
                <w:sz w:val="20"/>
              </w:rPr>
              <w:t>IVT</w:t>
            </w:r>
          </w:p>
        </w:tc>
        <w:tc>
          <w:tcPr>
            <w:tcW w:w="6540" w:type="dxa"/>
          </w:tcPr>
          <w:p w14:paraId="08849DCD" w14:textId="77777777" w:rsidR="00967FD7" w:rsidRPr="00C61ACB" w:rsidRDefault="00967FD7" w:rsidP="00ED2292">
            <w:pPr>
              <w:rPr>
                <w:sz w:val="20"/>
              </w:rPr>
            </w:pPr>
            <w:r w:rsidRPr="00C61ACB">
              <w:rPr>
                <w:sz w:val="20"/>
              </w:rPr>
              <w:t>Integration Verification Test</w:t>
            </w:r>
          </w:p>
        </w:tc>
      </w:tr>
      <w:tr w:rsidR="00967FD7" w:rsidRPr="00D929DE" w14:paraId="2ECAC5AD" w14:textId="77777777" w:rsidTr="00A34D1B">
        <w:trPr>
          <w:jc w:val="center"/>
        </w:trPr>
        <w:tc>
          <w:tcPr>
            <w:tcW w:w="1681" w:type="dxa"/>
          </w:tcPr>
          <w:p w14:paraId="27659A01" w14:textId="77777777" w:rsidR="00967FD7" w:rsidRPr="00C61ACB" w:rsidRDefault="00967FD7" w:rsidP="00DE3E21">
            <w:pPr>
              <w:rPr>
                <w:sz w:val="20"/>
              </w:rPr>
            </w:pPr>
            <w:r w:rsidRPr="00C61ACB">
              <w:rPr>
                <w:sz w:val="20"/>
              </w:rPr>
              <w:t>JMS</w:t>
            </w:r>
          </w:p>
        </w:tc>
        <w:tc>
          <w:tcPr>
            <w:tcW w:w="6540" w:type="dxa"/>
          </w:tcPr>
          <w:p w14:paraId="7FD1CDA2" w14:textId="77777777" w:rsidR="00967FD7" w:rsidRPr="00C61ACB" w:rsidRDefault="00967FD7" w:rsidP="00ED2292">
            <w:pPr>
              <w:rPr>
                <w:sz w:val="20"/>
              </w:rPr>
            </w:pPr>
            <w:r w:rsidRPr="00C61ACB">
              <w:rPr>
                <w:sz w:val="20"/>
              </w:rPr>
              <w:t>Java Message Service</w:t>
            </w:r>
          </w:p>
        </w:tc>
      </w:tr>
      <w:tr w:rsidR="00967FD7" w:rsidRPr="00D929DE" w14:paraId="6DA03EDC" w14:textId="77777777" w:rsidTr="00A34D1B">
        <w:trPr>
          <w:jc w:val="center"/>
        </w:trPr>
        <w:tc>
          <w:tcPr>
            <w:tcW w:w="1681" w:type="dxa"/>
          </w:tcPr>
          <w:p w14:paraId="340E4136" w14:textId="77777777" w:rsidR="00967FD7" w:rsidRPr="00C61ACB" w:rsidRDefault="00967FD7" w:rsidP="00DE3E21">
            <w:pPr>
              <w:rPr>
                <w:sz w:val="20"/>
              </w:rPr>
            </w:pPr>
            <w:r w:rsidRPr="00C61ACB">
              <w:rPr>
                <w:sz w:val="20"/>
              </w:rPr>
              <w:t>JSON</w:t>
            </w:r>
          </w:p>
        </w:tc>
        <w:tc>
          <w:tcPr>
            <w:tcW w:w="6540" w:type="dxa"/>
          </w:tcPr>
          <w:p w14:paraId="21E87369" w14:textId="77777777" w:rsidR="00967FD7" w:rsidRPr="00C61ACB" w:rsidRDefault="00967FD7" w:rsidP="00ED2292">
            <w:pPr>
              <w:rPr>
                <w:sz w:val="20"/>
              </w:rPr>
            </w:pPr>
            <w:r w:rsidRPr="00C61ACB">
              <w:rPr>
                <w:sz w:val="20"/>
              </w:rPr>
              <w:t>A text-based open standard designed for human-readable data interchange</w:t>
            </w:r>
          </w:p>
        </w:tc>
      </w:tr>
      <w:tr w:rsidR="00967FD7" w:rsidRPr="00D929DE" w14:paraId="08D1FB03" w14:textId="77777777" w:rsidTr="00A34D1B">
        <w:trPr>
          <w:jc w:val="center"/>
        </w:trPr>
        <w:tc>
          <w:tcPr>
            <w:tcW w:w="1681" w:type="dxa"/>
          </w:tcPr>
          <w:p w14:paraId="37987535" w14:textId="77777777" w:rsidR="00967FD7" w:rsidRPr="00C61ACB" w:rsidRDefault="00967FD7" w:rsidP="00DE3E21">
            <w:pPr>
              <w:rPr>
                <w:sz w:val="20"/>
              </w:rPr>
            </w:pPr>
            <w:r w:rsidRPr="00C61ACB">
              <w:rPr>
                <w:sz w:val="20"/>
              </w:rPr>
              <w:t>KPI</w:t>
            </w:r>
          </w:p>
        </w:tc>
        <w:tc>
          <w:tcPr>
            <w:tcW w:w="6540" w:type="dxa"/>
          </w:tcPr>
          <w:p w14:paraId="6ED552AF" w14:textId="77777777" w:rsidR="00967FD7" w:rsidRPr="00C61ACB" w:rsidRDefault="00967FD7" w:rsidP="00ED2292">
            <w:pPr>
              <w:rPr>
                <w:sz w:val="20"/>
              </w:rPr>
            </w:pPr>
            <w:r w:rsidRPr="00C61ACB">
              <w:rPr>
                <w:sz w:val="20"/>
              </w:rPr>
              <w:t>Key Performance Indicators</w:t>
            </w:r>
          </w:p>
        </w:tc>
      </w:tr>
      <w:tr w:rsidR="00967FD7" w:rsidRPr="00D929DE" w14:paraId="60EBF2B1" w14:textId="77777777" w:rsidTr="00A34D1B">
        <w:trPr>
          <w:jc w:val="center"/>
        </w:trPr>
        <w:tc>
          <w:tcPr>
            <w:tcW w:w="1681" w:type="dxa"/>
          </w:tcPr>
          <w:p w14:paraId="7A976A3E" w14:textId="77777777" w:rsidR="00967FD7" w:rsidRPr="00C61ACB" w:rsidRDefault="00967FD7" w:rsidP="00DE3E21">
            <w:pPr>
              <w:rPr>
                <w:sz w:val="20"/>
              </w:rPr>
            </w:pPr>
            <w:r w:rsidRPr="00C61ACB">
              <w:rPr>
                <w:sz w:val="20"/>
              </w:rPr>
              <w:t>LB</w:t>
            </w:r>
          </w:p>
        </w:tc>
        <w:tc>
          <w:tcPr>
            <w:tcW w:w="6540" w:type="dxa"/>
          </w:tcPr>
          <w:p w14:paraId="1DD3C9A8" w14:textId="77777777" w:rsidR="00967FD7" w:rsidRPr="00C61ACB" w:rsidRDefault="00967FD7" w:rsidP="00ED2292">
            <w:pPr>
              <w:rPr>
                <w:sz w:val="20"/>
              </w:rPr>
            </w:pPr>
            <w:r w:rsidRPr="00C61ACB">
              <w:rPr>
                <w:sz w:val="20"/>
              </w:rPr>
              <w:t>Load Balancer</w:t>
            </w:r>
          </w:p>
        </w:tc>
      </w:tr>
      <w:tr w:rsidR="00967FD7" w:rsidRPr="00D929DE" w14:paraId="0CB36AD4" w14:textId="77777777" w:rsidTr="00A34D1B">
        <w:trPr>
          <w:jc w:val="center"/>
        </w:trPr>
        <w:tc>
          <w:tcPr>
            <w:tcW w:w="1681" w:type="dxa"/>
          </w:tcPr>
          <w:p w14:paraId="56CA6723" w14:textId="77777777" w:rsidR="00967FD7" w:rsidRPr="00C61ACB" w:rsidRDefault="00967FD7" w:rsidP="00DE3E21">
            <w:pPr>
              <w:rPr>
                <w:sz w:val="20"/>
              </w:rPr>
            </w:pPr>
            <w:r w:rsidRPr="00C61ACB">
              <w:rPr>
                <w:sz w:val="20"/>
              </w:rPr>
              <w:t>LBS</w:t>
            </w:r>
          </w:p>
        </w:tc>
        <w:tc>
          <w:tcPr>
            <w:tcW w:w="6540" w:type="dxa"/>
          </w:tcPr>
          <w:p w14:paraId="2DE386B4" w14:textId="77777777" w:rsidR="00967FD7" w:rsidRPr="00C61ACB" w:rsidRDefault="00967FD7" w:rsidP="00ED2292">
            <w:pPr>
              <w:rPr>
                <w:sz w:val="20"/>
              </w:rPr>
            </w:pPr>
            <w:r w:rsidRPr="00C61ACB">
              <w:rPr>
                <w:sz w:val="20"/>
              </w:rPr>
              <w:t xml:space="preserve">Location Based Services </w:t>
            </w:r>
          </w:p>
        </w:tc>
      </w:tr>
      <w:tr w:rsidR="00967FD7" w:rsidRPr="00D929DE" w14:paraId="40242D20" w14:textId="77777777" w:rsidTr="00A34D1B">
        <w:trPr>
          <w:jc w:val="center"/>
        </w:trPr>
        <w:tc>
          <w:tcPr>
            <w:tcW w:w="1681" w:type="dxa"/>
          </w:tcPr>
          <w:p w14:paraId="5A160CC6" w14:textId="77777777" w:rsidR="00967FD7" w:rsidRPr="00C61ACB" w:rsidRDefault="00967FD7" w:rsidP="00DE3E21">
            <w:pPr>
              <w:rPr>
                <w:sz w:val="20"/>
              </w:rPr>
            </w:pPr>
            <w:r w:rsidRPr="00C61ACB">
              <w:rPr>
                <w:sz w:val="20"/>
              </w:rPr>
              <w:t>LDAP</w:t>
            </w:r>
          </w:p>
        </w:tc>
        <w:tc>
          <w:tcPr>
            <w:tcW w:w="6540" w:type="dxa"/>
          </w:tcPr>
          <w:p w14:paraId="1AF4E5E4" w14:textId="77777777" w:rsidR="00967FD7" w:rsidRPr="00C61ACB" w:rsidRDefault="00967FD7" w:rsidP="00ED2292">
            <w:pPr>
              <w:rPr>
                <w:sz w:val="20"/>
              </w:rPr>
            </w:pPr>
            <w:r w:rsidRPr="00C61ACB">
              <w:rPr>
                <w:sz w:val="20"/>
              </w:rPr>
              <w:t>Lightweight Directory Access Protocol</w:t>
            </w:r>
          </w:p>
        </w:tc>
      </w:tr>
      <w:tr w:rsidR="00967FD7" w:rsidRPr="00D929DE" w14:paraId="28C528D4" w14:textId="77777777" w:rsidTr="00A34D1B">
        <w:trPr>
          <w:jc w:val="center"/>
        </w:trPr>
        <w:tc>
          <w:tcPr>
            <w:tcW w:w="1681" w:type="dxa"/>
          </w:tcPr>
          <w:p w14:paraId="46E40189" w14:textId="77777777" w:rsidR="00967FD7" w:rsidRPr="00C61ACB" w:rsidRDefault="00967FD7" w:rsidP="00DE3E21">
            <w:pPr>
              <w:rPr>
                <w:sz w:val="20"/>
              </w:rPr>
            </w:pPr>
            <w:r w:rsidRPr="00C61ACB">
              <w:rPr>
                <w:sz w:val="20"/>
              </w:rPr>
              <w:lastRenderedPageBreak/>
              <w:t>LMCE</w:t>
            </w:r>
          </w:p>
        </w:tc>
        <w:tc>
          <w:tcPr>
            <w:tcW w:w="6540" w:type="dxa"/>
          </w:tcPr>
          <w:p w14:paraId="341BC79A" w14:textId="77777777" w:rsidR="00967FD7" w:rsidRPr="00C61ACB" w:rsidRDefault="00967FD7" w:rsidP="00ED2292">
            <w:pPr>
              <w:rPr>
                <w:sz w:val="20"/>
              </w:rPr>
            </w:pPr>
            <w:r w:rsidRPr="00C61ACB">
              <w:rPr>
                <w:sz w:val="20"/>
              </w:rPr>
              <w:t>Location Manager Commercial Edition</w:t>
            </w:r>
          </w:p>
        </w:tc>
      </w:tr>
      <w:tr w:rsidR="00967FD7" w:rsidRPr="00D929DE" w14:paraId="3190A456" w14:textId="77777777" w:rsidTr="00A34D1B">
        <w:trPr>
          <w:jc w:val="center"/>
        </w:trPr>
        <w:tc>
          <w:tcPr>
            <w:tcW w:w="1681" w:type="dxa"/>
          </w:tcPr>
          <w:p w14:paraId="2EBC043D" w14:textId="77777777" w:rsidR="00967FD7" w:rsidRPr="00C61ACB" w:rsidRDefault="00967FD7" w:rsidP="00DE3E21">
            <w:pPr>
              <w:rPr>
                <w:sz w:val="20"/>
              </w:rPr>
            </w:pPr>
            <w:r w:rsidRPr="00C61ACB">
              <w:rPr>
                <w:sz w:val="20"/>
              </w:rPr>
              <w:t>Mandate</w:t>
            </w:r>
          </w:p>
        </w:tc>
        <w:tc>
          <w:tcPr>
            <w:tcW w:w="6540" w:type="dxa"/>
          </w:tcPr>
          <w:p w14:paraId="7DFB6CFA" w14:textId="77777777" w:rsidR="00967FD7" w:rsidRPr="00C61ACB" w:rsidRDefault="00967FD7" w:rsidP="00ED2292">
            <w:pPr>
              <w:rPr>
                <w:sz w:val="20"/>
              </w:rPr>
            </w:pPr>
            <w:r w:rsidRPr="00C61ACB">
              <w:rPr>
                <w:sz w:val="20"/>
              </w:rPr>
              <w:t>A mandate is a contractual mechanism by which the TPA is able to request multiple payments without requiring the subscriber’s approval every time.</w:t>
            </w:r>
          </w:p>
        </w:tc>
      </w:tr>
      <w:tr w:rsidR="00967FD7" w:rsidRPr="00D929DE" w14:paraId="17A86CDE" w14:textId="77777777" w:rsidTr="00A34D1B">
        <w:trPr>
          <w:jc w:val="center"/>
        </w:trPr>
        <w:tc>
          <w:tcPr>
            <w:tcW w:w="1681" w:type="dxa"/>
          </w:tcPr>
          <w:p w14:paraId="14FD5847" w14:textId="77777777" w:rsidR="00967FD7" w:rsidRPr="00C61ACB" w:rsidRDefault="00967FD7" w:rsidP="00DE3E21">
            <w:pPr>
              <w:rPr>
                <w:sz w:val="20"/>
              </w:rPr>
            </w:pPr>
            <w:r w:rsidRPr="00C61ACB">
              <w:rPr>
                <w:sz w:val="20"/>
              </w:rPr>
              <w:t>MIB</w:t>
            </w:r>
          </w:p>
        </w:tc>
        <w:tc>
          <w:tcPr>
            <w:tcW w:w="6540" w:type="dxa"/>
          </w:tcPr>
          <w:p w14:paraId="563057E2" w14:textId="77777777" w:rsidR="00967FD7" w:rsidRPr="00C61ACB" w:rsidRDefault="00967FD7" w:rsidP="00ED2292">
            <w:pPr>
              <w:rPr>
                <w:sz w:val="20"/>
              </w:rPr>
            </w:pPr>
            <w:r w:rsidRPr="00C61ACB">
              <w:rPr>
                <w:sz w:val="20"/>
              </w:rPr>
              <w:t>Management Information Base</w:t>
            </w:r>
          </w:p>
        </w:tc>
      </w:tr>
      <w:tr w:rsidR="00FA1626" w:rsidRPr="00D929DE" w14:paraId="6B0A8876" w14:textId="77777777" w:rsidTr="00A34D1B">
        <w:trPr>
          <w:jc w:val="center"/>
        </w:trPr>
        <w:tc>
          <w:tcPr>
            <w:tcW w:w="1681" w:type="dxa"/>
          </w:tcPr>
          <w:p w14:paraId="33654C7A" w14:textId="77777777" w:rsidR="00FA1626" w:rsidRPr="00C61ACB" w:rsidRDefault="00FA1626" w:rsidP="00DE3E21">
            <w:pPr>
              <w:rPr>
                <w:sz w:val="20"/>
              </w:rPr>
            </w:pPr>
            <w:r w:rsidRPr="00C61ACB">
              <w:rPr>
                <w:sz w:val="20"/>
              </w:rPr>
              <w:t>MD</w:t>
            </w:r>
          </w:p>
        </w:tc>
        <w:tc>
          <w:tcPr>
            <w:tcW w:w="6540" w:type="dxa"/>
          </w:tcPr>
          <w:p w14:paraId="5033B744" w14:textId="77777777" w:rsidR="00FA1626" w:rsidRPr="00C61ACB" w:rsidRDefault="00FA1626" w:rsidP="00ED2292">
            <w:pPr>
              <w:rPr>
                <w:sz w:val="20"/>
              </w:rPr>
            </w:pPr>
            <w:r w:rsidRPr="00C61ACB">
              <w:rPr>
                <w:sz w:val="20"/>
              </w:rPr>
              <w:t>Mediation Device</w:t>
            </w:r>
          </w:p>
        </w:tc>
      </w:tr>
      <w:tr w:rsidR="00967FD7" w:rsidRPr="00D929DE" w14:paraId="3BEA8718" w14:textId="77777777" w:rsidTr="00A34D1B">
        <w:trPr>
          <w:jc w:val="center"/>
        </w:trPr>
        <w:tc>
          <w:tcPr>
            <w:tcW w:w="1681" w:type="dxa"/>
          </w:tcPr>
          <w:p w14:paraId="0E221221" w14:textId="77777777" w:rsidR="00967FD7" w:rsidRPr="00C61ACB" w:rsidRDefault="00967FD7" w:rsidP="00DE3E21">
            <w:pPr>
              <w:rPr>
                <w:sz w:val="20"/>
              </w:rPr>
            </w:pPr>
            <w:r w:rsidRPr="00C61ACB">
              <w:rPr>
                <w:sz w:val="20"/>
              </w:rPr>
              <w:t>MDN</w:t>
            </w:r>
          </w:p>
        </w:tc>
        <w:tc>
          <w:tcPr>
            <w:tcW w:w="6540" w:type="dxa"/>
          </w:tcPr>
          <w:p w14:paraId="4C1E27D2" w14:textId="77777777" w:rsidR="00967FD7" w:rsidRPr="00C61ACB" w:rsidRDefault="00967FD7" w:rsidP="00ED2292">
            <w:pPr>
              <w:rPr>
                <w:sz w:val="20"/>
              </w:rPr>
            </w:pPr>
            <w:r w:rsidRPr="00C61ACB">
              <w:rPr>
                <w:sz w:val="20"/>
              </w:rPr>
              <w:t>Mobile Device Number</w:t>
            </w:r>
          </w:p>
        </w:tc>
      </w:tr>
      <w:tr w:rsidR="00967FD7" w:rsidRPr="00D929DE" w14:paraId="185C2037" w14:textId="77777777" w:rsidTr="00A34D1B">
        <w:trPr>
          <w:jc w:val="center"/>
        </w:trPr>
        <w:tc>
          <w:tcPr>
            <w:tcW w:w="1681" w:type="dxa"/>
          </w:tcPr>
          <w:p w14:paraId="2F4D7B76" w14:textId="77777777" w:rsidR="00967FD7" w:rsidRPr="00C61ACB" w:rsidRDefault="00967FD7" w:rsidP="00DE3E21">
            <w:pPr>
              <w:rPr>
                <w:sz w:val="20"/>
              </w:rPr>
            </w:pPr>
            <w:r w:rsidRPr="00C61ACB">
              <w:rPr>
                <w:sz w:val="20"/>
              </w:rPr>
              <w:t>MDP</w:t>
            </w:r>
          </w:p>
        </w:tc>
        <w:tc>
          <w:tcPr>
            <w:tcW w:w="6540" w:type="dxa"/>
          </w:tcPr>
          <w:p w14:paraId="4A862C3E" w14:textId="77777777" w:rsidR="00967FD7" w:rsidRPr="00C61ACB" w:rsidRDefault="00967FD7" w:rsidP="00ED2292">
            <w:pPr>
              <w:rPr>
                <w:sz w:val="20"/>
              </w:rPr>
            </w:pPr>
            <w:r w:rsidRPr="00C61ACB">
              <w:rPr>
                <w:sz w:val="20"/>
              </w:rPr>
              <w:t>Mobile Delivery Platform</w:t>
            </w:r>
          </w:p>
        </w:tc>
      </w:tr>
      <w:tr w:rsidR="00967FD7" w:rsidRPr="00D929DE" w14:paraId="4B50E503" w14:textId="77777777" w:rsidTr="00A34D1B">
        <w:trPr>
          <w:jc w:val="center"/>
        </w:trPr>
        <w:tc>
          <w:tcPr>
            <w:tcW w:w="1681" w:type="dxa"/>
          </w:tcPr>
          <w:p w14:paraId="214CA1B8" w14:textId="77777777" w:rsidR="00967FD7" w:rsidRPr="00C61ACB" w:rsidRDefault="00967FD7" w:rsidP="00DE3E21">
            <w:pPr>
              <w:rPr>
                <w:sz w:val="20"/>
              </w:rPr>
            </w:pPr>
            <w:r w:rsidRPr="00C61ACB">
              <w:rPr>
                <w:sz w:val="20"/>
              </w:rPr>
              <w:t>MLP</w:t>
            </w:r>
          </w:p>
        </w:tc>
        <w:tc>
          <w:tcPr>
            <w:tcW w:w="6540" w:type="dxa"/>
          </w:tcPr>
          <w:p w14:paraId="13E4CB1D" w14:textId="77777777" w:rsidR="00967FD7" w:rsidRPr="00C61ACB" w:rsidRDefault="00967FD7" w:rsidP="00ED2292">
            <w:pPr>
              <w:rPr>
                <w:sz w:val="20"/>
              </w:rPr>
            </w:pPr>
            <w:r w:rsidRPr="00C61ACB">
              <w:rPr>
                <w:sz w:val="20"/>
              </w:rPr>
              <w:t>Mobile Location Protocol</w:t>
            </w:r>
          </w:p>
        </w:tc>
      </w:tr>
      <w:tr w:rsidR="00967FD7" w:rsidRPr="00D929DE" w14:paraId="5D454104" w14:textId="77777777" w:rsidTr="00A34D1B">
        <w:trPr>
          <w:jc w:val="center"/>
        </w:trPr>
        <w:tc>
          <w:tcPr>
            <w:tcW w:w="1681" w:type="dxa"/>
          </w:tcPr>
          <w:p w14:paraId="796E76E2" w14:textId="77777777" w:rsidR="00967FD7" w:rsidRPr="00C61ACB" w:rsidRDefault="00967FD7" w:rsidP="00DE3E21">
            <w:pPr>
              <w:rPr>
                <w:sz w:val="20"/>
              </w:rPr>
            </w:pPr>
            <w:r w:rsidRPr="00C61ACB">
              <w:rPr>
                <w:sz w:val="20"/>
              </w:rPr>
              <w:t>MM</w:t>
            </w:r>
          </w:p>
        </w:tc>
        <w:tc>
          <w:tcPr>
            <w:tcW w:w="6540" w:type="dxa"/>
          </w:tcPr>
          <w:p w14:paraId="1DD3B14B" w14:textId="77777777" w:rsidR="00967FD7" w:rsidRPr="00C61ACB" w:rsidRDefault="00967FD7" w:rsidP="00ED2292">
            <w:pPr>
              <w:rPr>
                <w:sz w:val="20"/>
              </w:rPr>
            </w:pPr>
            <w:r w:rsidRPr="00C61ACB">
              <w:rPr>
                <w:sz w:val="20"/>
              </w:rPr>
              <w:t>MultiMedia Messaging</w:t>
            </w:r>
          </w:p>
        </w:tc>
      </w:tr>
      <w:tr w:rsidR="00967FD7" w:rsidRPr="00D929DE" w14:paraId="5D58C122" w14:textId="77777777" w:rsidTr="00A34D1B">
        <w:trPr>
          <w:jc w:val="center"/>
        </w:trPr>
        <w:tc>
          <w:tcPr>
            <w:tcW w:w="1681" w:type="dxa"/>
          </w:tcPr>
          <w:p w14:paraId="44DC2E30" w14:textId="77777777" w:rsidR="00967FD7" w:rsidRPr="00C61ACB" w:rsidRDefault="00967FD7" w:rsidP="00DE3E21">
            <w:pPr>
              <w:rPr>
                <w:sz w:val="20"/>
              </w:rPr>
            </w:pPr>
            <w:r w:rsidRPr="00C61ACB">
              <w:rPr>
                <w:sz w:val="20"/>
              </w:rPr>
              <w:t>MMS</w:t>
            </w:r>
          </w:p>
        </w:tc>
        <w:tc>
          <w:tcPr>
            <w:tcW w:w="6540" w:type="dxa"/>
          </w:tcPr>
          <w:p w14:paraId="4DE4CB51" w14:textId="77777777" w:rsidR="00967FD7" w:rsidRPr="00C61ACB" w:rsidRDefault="00967FD7" w:rsidP="00ED2292">
            <w:pPr>
              <w:rPr>
                <w:sz w:val="20"/>
              </w:rPr>
            </w:pPr>
            <w:r w:rsidRPr="00C61ACB">
              <w:rPr>
                <w:sz w:val="20"/>
              </w:rPr>
              <w:t>MultiMedia Message Service</w:t>
            </w:r>
          </w:p>
        </w:tc>
      </w:tr>
      <w:tr w:rsidR="00967FD7" w:rsidRPr="00D929DE" w14:paraId="2E6A661C" w14:textId="77777777" w:rsidTr="00A34D1B">
        <w:trPr>
          <w:jc w:val="center"/>
        </w:trPr>
        <w:tc>
          <w:tcPr>
            <w:tcW w:w="1681" w:type="dxa"/>
          </w:tcPr>
          <w:p w14:paraId="30F625F8" w14:textId="77777777" w:rsidR="00967FD7" w:rsidRPr="00C61ACB" w:rsidRDefault="00967FD7" w:rsidP="00DE3E21">
            <w:pPr>
              <w:rPr>
                <w:sz w:val="20"/>
              </w:rPr>
            </w:pPr>
            <w:r w:rsidRPr="00C61ACB">
              <w:rPr>
                <w:sz w:val="20"/>
              </w:rPr>
              <w:t>MMSC</w:t>
            </w:r>
          </w:p>
        </w:tc>
        <w:tc>
          <w:tcPr>
            <w:tcW w:w="6540" w:type="dxa"/>
          </w:tcPr>
          <w:p w14:paraId="6E1B7528" w14:textId="77777777" w:rsidR="00967FD7" w:rsidRPr="00C61ACB" w:rsidRDefault="00967FD7" w:rsidP="00ED2292">
            <w:pPr>
              <w:rPr>
                <w:sz w:val="20"/>
              </w:rPr>
            </w:pPr>
            <w:r w:rsidRPr="00C61ACB">
              <w:rPr>
                <w:sz w:val="20"/>
              </w:rPr>
              <w:t>Multi</w:t>
            </w:r>
            <w:r w:rsidR="00FA1626" w:rsidRPr="00C61ACB">
              <w:rPr>
                <w:sz w:val="20"/>
              </w:rPr>
              <w:t>-</w:t>
            </w:r>
            <w:r w:rsidRPr="00C61ACB">
              <w:rPr>
                <w:sz w:val="20"/>
              </w:rPr>
              <w:t>Media Message Service Centre</w:t>
            </w:r>
          </w:p>
        </w:tc>
      </w:tr>
      <w:tr w:rsidR="00967FD7" w:rsidRPr="00D929DE" w14:paraId="1053DED2" w14:textId="77777777" w:rsidTr="00A34D1B">
        <w:trPr>
          <w:jc w:val="center"/>
        </w:trPr>
        <w:tc>
          <w:tcPr>
            <w:tcW w:w="1681" w:type="dxa"/>
          </w:tcPr>
          <w:p w14:paraId="42DC0D46" w14:textId="77777777" w:rsidR="00967FD7" w:rsidRPr="00C61ACB" w:rsidRDefault="00967FD7" w:rsidP="00DE3E21">
            <w:pPr>
              <w:rPr>
                <w:sz w:val="20"/>
              </w:rPr>
            </w:pPr>
            <w:r w:rsidRPr="00C61ACB">
              <w:rPr>
                <w:sz w:val="20"/>
              </w:rPr>
              <w:t>MO</w:t>
            </w:r>
          </w:p>
        </w:tc>
        <w:tc>
          <w:tcPr>
            <w:tcW w:w="6540" w:type="dxa"/>
          </w:tcPr>
          <w:p w14:paraId="0EF60CC0" w14:textId="77777777" w:rsidR="00967FD7" w:rsidRPr="00C61ACB" w:rsidRDefault="00967FD7" w:rsidP="00ED2292">
            <w:pPr>
              <w:rPr>
                <w:sz w:val="20"/>
              </w:rPr>
            </w:pPr>
            <w:r w:rsidRPr="00C61ACB">
              <w:rPr>
                <w:sz w:val="20"/>
              </w:rPr>
              <w:t>Mobile Originating</w:t>
            </w:r>
          </w:p>
        </w:tc>
      </w:tr>
      <w:tr w:rsidR="00967FD7" w:rsidRPr="00D929DE" w14:paraId="435BCFC3" w14:textId="77777777" w:rsidTr="00A34D1B">
        <w:trPr>
          <w:jc w:val="center"/>
        </w:trPr>
        <w:tc>
          <w:tcPr>
            <w:tcW w:w="1681" w:type="dxa"/>
          </w:tcPr>
          <w:p w14:paraId="7C97D32F" w14:textId="77777777" w:rsidR="00967FD7" w:rsidRPr="00C61ACB" w:rsidRDefault="00967FD7" w:rsidP="00DE3E21">
            <w:pPr>
              <w:rPr>
                <w:sz w:val="20"/>
              </w:rPr>
            </w:pPr>
            <w:r w:rsidRPr="00C61ACB">
              <w:rPr>
                <w:sz w:val="20"/>
              </w:rPr>
              <w:t>MPC</w:t>
            </w:r>
          </w:p>
        </w:tc>
        <w:tc>
          <w:tcPr>
            <w:tcW w:w="6540" w:type="dxa"/>
          </w:tcPr>
          <w:p w14:paraId="678DBB6A" w14:textId="77777777" w:rsidR="00967FD7" w:rsidRPr="00C61ACB" w:rsidRDefault="00967FD7" w:rsidP="00ED2292">
            <w:pPr>
              <w:rPr>
                <w:sz w:val="20"/>
              </w:rPr>
            </w:pPr>
            <w:r w:rsidRPr="00C61ACB">
              <w:rPr>
                <w:sz w:val="20"/>
              </w:rPr>
              <w:t>Mobile Positioning Center. A component of USCC’s infrastructure that provides the geographic location of a device on its network.</w:t>
            </w:r>
          </w:p>
        </w:tc>
      </w:tr>
      <w:tr w:rsidR="00967FD7" w:rsidRPr="00D929DE" w14:paraId="6E105EE1" w14:textId="77777777" w:rsidTr="00A34D1B">
        <w:trPr>
          <w:jc w:val="center"/>
        </w:trPr>
        <w:tc>
          <w:tcPr>
            <w:tcW w:w="1681" w:type="dxa"/>
          </w:tcPr>
          <w:p w14:paraId="343E4827" w14:textId="77777777" w:rsidR="00967FD7" w:rsidRPr="00C61ACB" w:rsidRDefault="00967FD7" w:rsidP="00DE3E21">
            <w:pPr>
              <w:rPr>
                <w:sz w:val="20"/>
              </w:rPr>
            </w:pPr>
            <w:r w:rsidRPr="00C61ACB">
              <w:rPr>
                <w:sz w:val="20"/>
              </w:rPr>
              <w:t>MSISDN</w:t>
            </w:r>
          </w:p>
        </w:tc>
        <w:tc>
          <w:tcPr>
            <w:tcW w:w="6540" w:type="dxa"/>
          </w:tcPr>
          <w:p w14:paraId="5462D19D" w14:textId="77777777" w:rsidR="00967FD7" w:rsidRPr="00C61ACB" w:rsidRDefault="00967FD7" w:rsidP="00ED2292">
            <w:pPr>
              <w:rPr>
                <w:sz w:val="20"/>
              </w:rPr>
            </w:pPr>
            <w:r w:rsidRPr="00C61ACB">
              <w:rPr>
                <w:sz w:val="20"/>
              </w:rPr>
              <w:t>Mobile Subscriber ISDN</w:t>
            </w:r>
          </w:p>
        </w:tc>
      </w:tr>
      <w:tr w:rsidR="00967FD7" w:rsidRPr="00D929DE" w14:paraId="55A3BEDF" w14:textId="77777777" w:rsidTr="00A34D1B">
        <w:trPr>
          <w:jc w:val="center"/>
        </w:trPr>
        <w:tc>
          <w:tcPr>
            <w:tcW w:w="1681" w:type="dxa"/>
          </w:tcPr>
          <w:p w14:paraId="0514DEB2" w14:textId="77777777" w:rsidR="00967FD7" w:rsidRPr="00C61ACB" w:rsidRDefault="00967FD7" w:rsidP="00DE3E21">
            <w:pPr>
              <w:rPr>
                <w:sz w:val="20"/>
              </w:rPr>
            </w:pPr>
            <w:r w:rsidRPr="00C61ACB">
              <w:rPr>
                <w:sz w:val="20"/>
              </w:rPr>
              <w:t>MT</w:t>
            </w:r>
          </w:p>
        </w:tc>
        <w:tc>
          <w:tcPr>
            <w:tcW w:w="6540" w:type="dxa"/>
          </w:tcPr>
          <w:p w14:paraId="0CAFF702" w14:textId="77777777" w:rsidR="00967FD7" w:rsidRPr="00C61ACB" w:rsidRDefault="00967FD7" w:rsidP="00ED2292">
            <w:pPr>
              <w:rPr>
                <w:sz w:val="20"/>
              </w:rPr>
            </w:pPr>
            <w:r w:rsidRPr="00C61ACB">
              <w:rPr>
                <w:sz w:val="20"/>
              </w:rPr>
              <w:t>Mobile Terminating</w:t>
            </w:r>
          </w:p>
        </w:tc>
      </w:tr>
      <w:tr w:rsidR="00967FD7" w:rsidRPr="00D929DE" w14:paraId="4A17DD8D" w14:textId="77777777" w:rsidTr="00A34D1B">
        <w:trPr>
          <w:jc w:val="center"/>
        </w:trPr>
        <w:tc>
          <w:tcPr>
            <w:tcW w:w="1681" w:type="dxa"/>
          </w:tcPr>
          <w:p w14:paraId="05DE653B" w14:textId="77777777" w:rsidR="00967FD7" w:rsidRPr="00C61ACB" w:rsidRDefault="00967FD7" w:rsidP="00DE3E21">
            <w:pPr>
              <w:rPr>
                <w:sz w:val="20"/>
              </w:rPr>
            </w:pPr>
            <w:r w:rsidRPr="00C61ACB">
              <w:rPr>
                <w:sz w:val="20"/>
              </w:rPr>
              <w:t>MVNO</w:t>
            </w:r>
          </w:p>
        </w:tc>
        <w:tc>
          <w:tcPr>
            <w:tcW w:w="6540" w:type="dxa"/>
          </w:tcPr>
          <w:p w14:paraId="3FDE3158" w14:textId="77777777" w:rsidR="00967FD7" w:rsidRPr="00C61ACB" w:rsidRDefault="00967FD7" w:rsidP="00ED2292">
            <w:pPr>
              <w:rPr>
                <w:sz w:val="20"/>
              </w:rPr>
            </w:pPr>
            <w:r w:rsidRPr="00C61ACB">
              <w:rPr>
                <w:sz w:val="20"/>
              </w:rPr>
              <w:t>Mobile Virtual Network Operator</w:t>
            </w:r>
          </w:p>
        </w:tc>
      </w:tr>
      <w:tr w:rsidR="00967FD7" w:rsidRPr="00D929DE" w14:paraId="51E757E4" w14:textId="77777777" w:rsidTr="00A34D1B">
        <w:trPr>
          <w:jc w:val="center"/>
        </w:trPr>
        <w:tc>
          <w:tcPr>
            <w:tcW w:w="1681" w:type="dxa"/>
          </w:tcPr>
          <w:p w14:paraId="109B493C" w14:textId="77777777" w:rsidR="00967FD7" w:rsidRPr="00C61ACB" w:rsidRDefault="00967FD7" w:rsidP="00DE3E21">
            <w:pPr>
              <w:rPr>
                <w:sz w:val="20"/>
              </w:rPr>
            </w:pPr>
            <w:r w:rsidRPr="00C61ACB">
              <w:rPr>
                <w:sz w:val="20"/>
              </w:rPr>
              <w:t>NBIF</w:t>
            </w:r>
          </w:p>
        </w:tc>
        <w:tc>
          <w:tcPr>
            <w:tcW w:w="6540" w:type="dxa"/>
          </w:tcPr>
          <w:p w14:paraId="30554290" w14:textId="77777777" w:rsidR="00967FD7" w:rsidRPr="00C61ACB" w:rsidRDefault="00967FD7" w:rsidP="00ED2292">
            <w:pPr>
              <w:rPr>
                <w:sz w:val="20"/>
              </w:rPr>
            </w:pPr>
            <w:r w:rsidRPr="00C61ACB">
              <w:rPr>
                <w:sz w:val="20"/>
              </w:rPr>
              <w:t>Northbound Interface</w:t>
            </w:r>
          </w:p>
        </w:tc>
      </w:tr>
      <w:tr w:rsidR="00967FD7" w:rsidRPr="00D929DE" w14:paraId="1985C05D" w14:textId="77777777" w:rsidTr="00A34D1B">
        <w:trPr>
          <w:jc w:val="center"/>
        </w:trPr>
        <w:tc>
          <w:tcPr>
            <w:tcW w:w="1681" w:type="dxa"/>
          </w:tcPr>
          <w:p w14:paraId="3323ADE8" w14:textId="77777777" w:rsidR="00967FD7" w:rsidRPr="00C61ACB" w:rsidRDefault="00967FD7" w:rsidP="00DE3E21">
            <w:pPr>
              <w:rPr>
                <w:sz w:val="20"/>
              </w:rPr>
            </w:pPr>
            <w:r w:rsidRPr="00C61ACB">
              <w:rPr>
                <w:sz w:val="20"/>
              </w:rPr>
              <w:t>NFS</w:t>
            </w:r>
          </w:p>
        </w:tc>
        <w:tc>
          <w:tcPr>
            <w:tcW w:w="6540" w:type="dxa"/>
          </w:tcPr>
          <w:p w14:paraId="7AD35C38" w14:textId="77777777" w:rsidR="00967FD7" w:rsidRPr="00C61ACB" w:rsidRDefault="00967FD7" w:rsidP="00ED2292">
            <w:pPr>
              <w:rPr>
                <w:sz w:val="20"/>
              </w:rPr>
            </w:pPr>
            <w:r w:rsidRPr="00C61ACB">
              <w:rPr>
                <w:sz w:val="20"/>
              </w:rPr>
              <w:t>Network File System</w:t>
            </w:r>
          </w:p>
        </w:tc>
      </w:tr>
      <w:tr w:rsidR="00967FD7" w:rsidRPr="00D929DE" w14:paraId="79FE6C6D" w14:textId="77777777" w:rsidTr="00A34D1B">
        <w:trPr>
          <w:jc w:val="center"/>
        </w:trPr>
        <w:tc>
          <w:tcPr>
            <w:tcW w:w="1681" w:type="dxa"/>
          </w:tcPr>
          <w:p w14:paraId="3B31788B" w14:textId="77777777" w:rsidR="00967FD7" w:rsidRPr="00C61ACB" w:rsidRDefault="00967FD7" w:rsidP="00DE3E21">
            <w:pPr>
              <w:rPr>
                <w:sz w:val="20"/>
              </w:rPr>
            </w:pPr>
            <w:r w:rsidRPr="00C61ACB">
              <w:rPr>
                <w:sz w:val="20"/>
              </w:rPr>
              <w:t>NGW</w:t>
            </w:r>
          </w:p>
        </w:tc>
        <w:tc>
          <w:tcPr>
            <w:tcW w:w="6540" w:type="dxa"/>
          </w:tcPr>
          <w:p w14:paraId="73EA2E48" w14:textId="77777777" w:rsidR="00967FD7" w:rsidRPr="00C61ACB" w:rsidRDefault="00967FD7" w:rsidP="00ED2292">
            <w:pPr>
              <w:rPr>
                <w:sz w:val="20"/>
              </w:rPr>
            </w:pPr>
            <w:r w:rsidRPr="00C61ACB">
              <w:rPr>
                <w:sz w:val="20"/>
              </w:rPr>
              <w:t>Network Gateway</w:t>
            </w:r>
          </w:p>
        </w:tc>
      </w:tr>
      <w:tr w:rsidR="00967FD7" w:rsidRPr="00D929DE" w14:paraId="293F9139" w14:textId="77777777" w:rsidTr="00A34D1B">
        <w:trPr>
          <w:jc w:val="center"/>
        </w:trPr>
        <w:tc>
          <w:tcPr>
            <w:tcW w:w="1681" w:type="dxa"/>
          </w:tcPr>
          <w:p w14:paraId="30927D92" w14:textId="77777777" w:rsidR="00967FD7" w:rsidRPr="00C61ACB" w:rsidRDefault="00967FD7" w:rsidP="00DE3E21">
            <w:pPr>
              <w:rPr>
                <w:sz w:val="20"/>
              </w:rPr>
            </w:pPr>
            <w:r w:rsidRPr="00C61ACB">
              <w:rPr>
                <w:sz w:val="20"/>
              </w:rPr>
              <w:t>NPI</w:t>
            </w:r>
          </w:p>
        </w:tc>
        <w:tc>
          <w:tcPr>
            <w:tcW w:w="6540" w:type="dxa"/>
          </w:tcPr>
          <w:p w14:paraId="7EE81A22" w14:textId="77777777" w:rsidR="00967FD7" w:rsidRPr="00C61ACB" w:rsidRDefault="00967FD7" w:rsidP="00ED2292">
            <w:pPr>
              <w:rPr>
                <w:sz w:val="20"/>
              </w:rPr>
            </w:pPr>
            <w:r w:rsidRPr="00C61ACB">
              <w:rPr>
                <w:sz w:val="20"/>
              </w:rPr>
              <w:t>Number Plan Indicator</w:t>
            </w:r>
          </w:p>
        </w:tc>
      </w:tr>
      <w:tr w:rsidR="00967FD7" w:rsidRPr="00D929DE" w14:paraId="493BC26B" w14:textId="77777777" w:rsidTr="00A34D1B">
        <w:trPr>
          <w:jc w:val="center"/>
        </w:trPr>
        <w:tc>
          <w:tcPr>
            <w:tcW w:w="1681" w:type="dxa"/>
          </w:tcPr>
          <w:p w14:paraId="06B30FC0" w14:textId="77777777" w:rsidR="00967FD7" w:rsidRPr="00C61ACB" w:rsidRDefault="00967FD7" w:rsidP="00DE3E21">
            <w:pPr>
              <w:rPr>
                <w:sz w:val="20"/>
              </w:rPr>
            </w:pPr>
            <w:r w:rsidRPr="00C61ACB">
              <w:rPr>
                <w:sz w:val="20"/>
              </w:rPr>
              <w:t>OneAPI</w:t>
            </w:r>
          </w:p>
        </w:tc>
        <w:tc>
          <w:tcPr>
            <w:tcW w:w="6540" w:type="dxa"/>
          </w:tcPr>
          <w:p w14:paraId="1E6FFCA3" w14:textId="77777777" w:rsidR="00967FD7" w:rsidRPr="00C61ACB" w:rsidRDefault="00967FD7" w:rsidP="00ED2292">
            <w:pPr>
              <w:rPr>
                <w:sz w:val="20"/>
              </w:rPr>
            </w:pPr>
            <w:r w:rsidRPr="00C61ACB">
              <w:rPr>
                <w:sz w:val="20"/>
              </w:rPr>
              <w:t>A network API standard adopted by GSMA</w:t>
            </w:r>
          </w:p>
        </w:tc>
      </w:tr>
      <w:tr w:rsidR="00FA1626" w:rsidRPr="00D929DE" w14:paraId="4197BDDC" w14:textId="77777777" w:rsidTr="00A34D1B">
        <w:trPr>
          <w:jc w:val="center"/>
        </w:trPr>
        <w:tc>
          <w:tcPr>
            <w:tcW w:w="1681" w:type="dxa"/>
          </w:tcPr>
          <w:p w14:paraId="149E6E79" w14:textId="77777777" w:rsidR="00FA1626" w:rsidRPr="00C61ACB" w:rsidRDefault="00FA1626" w:rsidP="00DE3E21">
            <w:pPr>
              <w:rPr>
                <w:sz w:val="20"/>
              </w:rPr>
            </w:pPr>
            <w:r w:rsidRPr="00C61ACB">
              <w:rPr>
                <w:sz w:val="20"/>
              </w:rPr>
              <w:t>OCS</w:t>
            </w:r>
          </w:p>
        </w:tc>
        <w:tc>
          <w:tcPr>
            <w:tcW w:w="6540" w:type="dxa"/>
          </w:tcPr>
          <w:p w14:paraId="1D00C524" w14:textId="77777777" w:rsidR="00FA1626" w:rsidRPr="00C61ACB" w:rsidRDefault="00FA1626" w:rsidP="00ED2292">
            <w:pPr>
              <w:rPr>
                <w:sz w:val="20"/>
              </w:rPr>
            </w:pPr>
            <w:r w:rsidRPr="00C61ACB">
              <w:rPr>
                <w:sz w:val="20"/>
              </w:rPr>
              <w:t>Online Charging</w:t>
            </w:r>
            <w:r w:rsidR="00EA4800" w:rsidRPr="00C61ACB">
              <w:rPr>
                <w:sz w:val="20"/>
              </w:rPr>
              <w:t xml:space="preserve"> System</w:t>
            </w:r>
          </w:p>
        </w:tc>
      </w:tr>
      <w:tr w:rsidR="00967FD7" w:rsidRPr="00D929DE" w14:paraId="006D6254" w14:textId="77777777" w:rsidTr="00A34D1B">
        <w:trPr>
          <w:jc w:val="center"/>
        </w:trPr>
        <w:tc>
          <w:tcPr>
            <w:tcW w:w="1681" w:type="dxa"/>
          </w:tcPr>
          <w:p w14:paraId="755B7B35" w14:textId="77777777" w:rsidR="00967FD7" w:rsidRPr="00C61ACB" w:rsidRDefault="00967FD7" w:rsidP="00DE3E21">
            <w:pPr>
              <w:rPr>
                <w:sz w:val="20"/>
              </w:rPr>
            </w:pPr>
            <w:r w:rsidRPr="00C61ACB">
              <w:rPr>
                <w:sz w:val="20"/>
              </w:rPr>
              <w:t>One-Off Charge</w:t>
            </w:r>
          </w:p>
        </w:tc>
        <w:tc>
          <w:tcPr>
            <w:tcW w:w="6540" w:type="dxa"/>
          </w:tcPr>
          <w:p w14:paraId="51929BBC" w14:textId="77777777" w:rsidR="00967FD7" w:rsidRPr="00C61ACB" w:rsidRDefault="00967FD7" w:rsidP="00ED2292">
            <w:pPr>
              <w:rPr>
                <w:sz w:val="20"/>
              </w:rPr>
            </w:pPr>
            <w:r w:rsidRPr="00C61ACB">
              <w:rPr>
                <w:sz w:val="20"/>
              </w:rPr>
              <w:t>One time charge purchase (as opposed to a subscription for which AMP generates user charges on a periodic basis)</w:t>
            </w:r>
          </w:p>
        </w:tc>
      </w:tr>
      <w:tr w:rsidR="00967FD7" w:rsidRPr="00D929DE" w14:paraId="57236C95" w14:textId="77777777" w:rsidTr="00A34D1B">
        <w:trPr>
          <w:jc w:val="center"/>
        </w:trPr>
        <w:tc>
          <w:tcPr>
            <w:tcW w:w="1681" w:type="dxa"/>
          </w:tcPr>
          <w:p w14:paraId="7F61DA9F" w14:textId="77777777" w:rsidR="00967FD7" w:rsidRPr="00C61ACB" w:rsidRDefault="00967FD7" w:rsidP="00DE3E21">
            <w:pPr>
              <w:rPr>
                <w:sz w:val="20"/>
              </w:rPr>
            </w:pPr>
            <w:r w:rsidRPr="00C61ACB">
              <w:rPr>
                <w:sz w:val="20"/>
              </w:rPr>
              <w:t>Partner</w:t>
            </w:r>
          </w:p>
        </w:tc>
        <w:tc>
          <w:tcPr>
            <w:tcW w:w="6540" w:type="dxa"/>
          </w:tcPr>
          <w:p w14:paraId="680D091C" w14:textId="77777777" w:rsidR="00967FD7" w:rsidRPr="00C61ACB" w:rsidRDefault="00967FD7" w:rsidP="00ED2292">
            <w:pPr>
              <w:rPr>
                <w:sz w:val="20"/>
              </w:rPr>
            </w:pPr>
            <w:r w:rsidRPr="00C61ACB">
              <w:rPr>
                <w:sz w:val="20"/>
              </w:rPr>
              <w:t>Partner is a generic term for entities that connect to AMP. Partner may be an aggregator of content providers or a single content provider that directly connects to AMP.</w:t>
            </w:r>
          </w:p>
        </w:tc>
      </w:tr>
      <w:tr w:rsidR="00967FD7" w:rsidRPr="00D929DE" w14:paraId="48547347" w14:textId="77777777" w:rsidTr="00A34D1B">
        <w:trPr>
          <w:jc w:val="center"/>
        </w:trPr>
        <w:tc>
          <w:tcPr>
            <w:tcW w:w="1681" w:type="dxa"/>
          </w:tcPr>
          <w:p w14:paraId="0509822C" w14:textId="77777777" w:rsidR="00967FD7" w:rsidRPr="00C61ACB" w:rsidRDefault="00967FD7" w:rsidP="00DE3E21">
            <w:pPr>
              <w:rPr>
                <w:sz w:val="20"/>
              </w:rPr>
            </w:pPr>
            <w:r w:rsidRPr="00C61ACB">
              <w:rPr>
                <w:sz w:val="20"/>
              </w:rPr>
              <w:t>PDU</w:t>
            </w:r>
          </w:p>
        </w:tc>
        <w:tc>
          <w:tcPr>
            <w:tcW w:w="6540" w:type="dxa"/>
          </w:tcPr>
          <w:p w14:paraId="58D396FE" w14:textId="77777777" w:rsidR="00967FD7" w:rsidRPr="00C61ACB" w:rsidRDefault="00967FD7" w:rsidP="00ED2292">
            <w:pPr>
              <w:rPr>
                <w:sz w:val="20"/>
              </w:rPr>
            </w:pPr>
            <w:r w:rsidRPr="00C61ACB">
              <w:rPr>
                <w:sz w:val="20"/>
              </w:rPr>
              <w:t>Protocol Data Unit</w:t>
            </w:r>
          </w:p>
        </w:tc>
      </w:tr>
      <w:tr w:rsidR="00967FD7" w:rsidRPr="00D929DE" w14:paraId="487B9A87" w14:textId="77777777" w:rsidTr="00A34D1B">
        <w:trPr>
          <w:jc w:val="center"/>
        </w:trPr>
        <w:tc>
          <w:tcPr>
            <w:tcW w:w="1681" w:type="dxa"/>
          </w:tcPr>
          <w:p w14:paraId="6AD73EEF" w14:textId="77777777" w:rsidR="00967FD7" w:rsidRPr="00C61ACB" w:rsidRDefault="00967FD7" w:rsidP="00DE3E21">
            <w:pPr>
              <w:rPr>
                <w:sz w:val="20"/>
              </w:rPr>
            </w:pPr>
            <w:r w:rsidRPr="00C61ACB">
              <w:rPr>
                <w:sz w:val="20"/>
              </w:rPr>
              <w:t>PSE</w:t>
            </w:r>
          </w:p>
        </w:tc>
        <w:tc>
          <w:tcPr>
            <w:tcW w:w="6540" w:type="dxa"/>
          </w:tcPr>
          <w:p w14:paraId="5E96565A" w14:textId="77777777" w:rsidR="00967FD7" w:rsidRPr="00C61ACB" w:rsidRDefault="00967FD7" w:rsidP="00ED2292">
            <w:pPr>
              <w:rPr>
                <w:sz w:val="20"/>
              </w:rPr>
            </w:pPr>
            <w:r w:rsidRPr="00C61ACB">
              <w:rPr>
                <w:sz w:val="20"/>
              </w:rPr>
              <w:t>Payments &amp; Settlement Engine</w:t>
            </w:r>
          </w:p>
        </w:tc>
      </w:tr>
      <w:tr w:rsidR="00967FD7" w:rsidRPr="00D929DE" w14:paraId="2D663A80" w14:textId="77777777" w:rsidTr="00A34D1B">
        <w:trPr>
          <w:jc w:val="center"/>
        </w:trPr>
        <w:tc>
          <w:tcPr>
            <w:tcW w:w="1681" w:type="dxa"/>
          </w:tcPr>
          <w:p w14:paraId="48E41318" w14:textId="77777777" w:rsidR="00967FD7" w:rsidRPr="00C61ACB" w:rsidRDefault="00967FD7" w:rsidP="00DE3E21">
            <w:pPr>
              <w:rPr>
                <w:sz w:val="20"/>
              </w:rPr>
            </w:pPr>
            <w:r w:rsidRPr="00C61ACB">
              <w:rPr>
                <w:sz w:val="20"/>
              </w:rPr>
              <w:t>PSEP</w:t>
            </w:r>
          </w:p>
        </w:tc>
        <w:tc>
          <w:tcPr>
            <w:tcW w:w="6540" w:type="dxa"/>
          </w:tcPr>
          <w:p w14:paraId="70BD68B1" w14:textId="77777777" w:rsidR="00967FD7" w:rsidRPr="00C61ACB" w:rsidRDefault="00967FD7" w:rsidP="00ED2292">
            <w:pPr>
              <w:rPr>
                <w:sz w:val="20"/>
              </w:rPr>
            </w:pPr>
            <w:r w:rsidRPr="00C61ACB">
              <w:rPr>
                <w:sz w:val="20"/>
              </w:rPr>
              <w:t>Payments and Settlement Engine Platform</w:t>
            </w:r>
          </w:p>
        </w:tc>
      </w:tr>
      <w:tr w:rsidR="00967FD7" w:rsidRPr="00D929DE" w14:paraId="763CE5FA" w14:textId="77777777" w:rsidTr="00A34D1B">
        <w:trPr>
          <w:jc w:val="center"/>
        </w:trPr>
        <w:tc>
          <w:tcPr>
            <w:tcW w:w="1681" w:type="dxa"/>
          </w:tcPr>
          <w:p w14:paraId="45DEFF11" w14:textId="77777777" w:rsidR="00967FD7" w:rsidRPr="00C61ACB" w:rsidRDefault="00967FD7" w:rsidP="00DE3E21">
            <w:pPr>
              <w:rPr>
                <w:sz w:val="20"/>
              </w:rPr>
            </w:pPr>
            <w:r w:rsidRPr="00C61ACB">
              <w:rPr>
                <w:sz w:val="20"/>
              </w:rPr>
              <w:t>REST</w:t>
            </w:r>
          </w:p>
        </w:tc>
        <w:tc>
          <w:tcPr>
            <w:tcW w:w="6540" w:type="dxa"/>
          </w:tcPr>
          <w:p w14:paraId="16EBFC5B" w14:textId="77777777" w:rsidR="00967FD7" w:rsidRPr="00C61ACB" w:rsidRDefault="00967FD7" w:rsidP="00ED2292">
            <w:pPr>
              <w:rPr>
                <w:sz w:val="20"/>
              </w:rPr>
            </w:pPr>
            <w:r w:rsidRPr="00C61ACB">
              <w:rPr>
                <w:sz w:val="20"/>
              </w:rPr>
              <w:t>Standard for exchanging messages when designing web services</w:t>
            </w:r>
          </w:p>
        </w:tc>
      </w:tr>
      <w:tr w:rsidR="00967FD7" w:rsidRPr="00D929DE" w14:paraId="70FA199A" w14:textId="77777777" w:rsidTr="00A34D1B">
        <w:trPr>
          <w:jc w:val="center"/>
        </w:trPr>
        <w:tc>
          <w:tcPr>
            <w:tcW w:w="1681" w:type="dxa"/>
          </w:tcPr>
          <w:p w14:paraId="194FAD7F" w14:textId="77777777" w:rsidR="00967FD7" w:rsidRPr="00C61ACB" w:rsidRDefault="00967FD7" w:rsidP="00DE3E21">
            <w:pPr>
              <w:rPr>
                <w:sz w:val="20"/>
              </w:rPr>
            </w:pPr>
            <w:r w:rsidRPr="00C61ACB">
              <w:rPr>
                <w:sz w:val="20"/>
              </w:rPr>
              <w:t>RESTful</w:t>
            </w:r>
          </w:p>
        </w:tc>
        <w:tc>
          <w:tcPr>
            <w:tcW w:w="6540" w:type="dxa"/>
          </w:tcPr>
          <w:p w14:paraId="20BF966A" w14:textId="77777777" w:rsidR="00967FD7" w:rsidRPr="00C61ACB" w:rsidRDefault="00967FD7" w:rsidP="00ED2292">
            <w:pPr>
              <w:rPr>
                <w:sz w:val="20"/>
              </w:rPr>
            </w:pPr>
            <w:r w:rsidRPr="00C61ACB">
              <w:rPr>
                <w:sz w:val="20"/>
              </w:rPr>
              <w:t>Conforming to REST constraints</w:t>
            </w:r>
          </w:p>
        </w:tc>
      </w:tr>
      <w:tr w:rsidR="00967FD7" w:rsidRPr="00D929DE" w14:paraId="2ABEDE9A" w14:textId="77777777" w:rsidTr="00A34D1B">
        <w:trPr>
          <w:jc w:val="center"/>
        </w:trPr>
        <w:tc>
          <w:tcPr>
            <w:tcW w:w="1681" w:type="dxa"/>
          </w:tcPr>
          <w:p w14:paraId="45B51285" w14:textId="77777777" w:rsidR="00967FD7" w:rsidRPr="00C61ACB" w:rsidRDefault="00967FD7" w:rsidP="00DE3E21">
            <w:pPr>
              <w:rPr>
                <w:sz w:val="20"/>
              </w:rPr>
            </w:pPr>
            <w:r w:rsidRPr="00C61ACB">
              <w:rPr>
                <w:sz w:val="20"/>
              </w:rPr>
              <w:t>RWC</w:t>
            </w:r>
          </w:p>
        </w:tc>
        <w:tc>
          <w:tcPr>
            <w:tcW w:w="6540" w:type="dxa"/>
          </w:tcPr>
          <w:p w14:paraId="4E944F9B" w14:textId="77777777" w:rsidR="00967FD7" w:rsidRPr="00C61ACB" w:rsidRDefault="00967FD7" w:rsidP="00ED2292">
            <w:pPr>
              <w:rPr>
                <w:sz w:val="20"/>
              </w:rPr>
            </w:pPr>
            <w:r w:rsidRPr="00C61ACB">
              <w:rPr>
                <w:sz w:val="20"/>
              </w:rPr>
              <w:t>Retail Wi</w:t>
            </w:r>
            <w:r w:rsidR="005F490E" w:rsidRPr="00C61ACB">
              <w:rPr>
                <w:sz w:val="20"/>
              </w:rPr>
              <w:t xml:space="preserve">reless Consultants (RWC are US </w:t>
            </w:r>
            <w:r w:rsidRPr="00C61ACB">
              <w:rPr>
                <w:sz w:val="20"/>
              </w:rPr>
              <w:t>Cellular associates)</w:t>
            </w:r>
          </w:p>
        </w:tc>
      </w:tr>
      <w:tr w:rsidR="00967FD7" w:rsidRPr="00D929DE" w14:paraId="2C1CDEF6" w14:textId="77777777" w:rsidTr="00A34D1B">
        <w:trPr>
          <w:jc w:val="center"/>
        </w:trPr>
        <w:tc>
          <w:tcPr>
            <w:tcW w:w="1681" w:type="dxa"/>
          </w:tcPr>
          <w:p w14:paraId="776E85FF" w14:textId="77777777" w:rsidR="00967FD7" w:rsidRPr="00C61ACB" w:rsidRDefault="00967FD7" w:rsidP="00DE3E21">
            <w:pPr>
              <w:rPr>
                <w:sz w:val="20"/>
              </w:rPr>
            </w:pPr>
            <w:r w:rsidRPr="00C61ACB">
              <w:rPr>
                <w:sz w:val="20"/>
              </w:rPr>
              <w:t>SAN</w:t>
            </w:r>
          </w:p>
        </w:tc>
        <w:tc>
          <w:tcPr>
            <w:tcW w:w="6540" w:type="dxa"/>
          </w:tcPr>
          <w:p w14:paraId="66176F7C" w14:textId="77777777" w:rsidR="00967FD7" w:rsidRPr="00C61ACB" w:rsidRDefault="00967FD7" w:rsidP="00ED2292">
            <w:pPr>
              <w:rPr>
                <w:sz w:val="20"/>
              </w:rPr>
            </w:pPr>
            <w:r w:rsidRPr="00C61ACB">
              <w:rPr>
                <w:sz w:val="20"/>
              </w:rPr>
              <w:t>Storage Area Network</w:t>
            </w:r>
          </w:p>
        </w:tc>
      </w:tr>
      <w:tr w:rsidR="00967FD7" w:rsidRPr="00D929DE" w14:paraId="1BF8EBB6" w14:textId="77777777" w:rsidTr="00A34D1B">
        <w:trPr>
          <w:jc w:val="center"/>
        </w:trPr>
        <w:tc>
          <w:tcPr>
            <w:tcW w:w="1681" w:type="dxa"/>
          </w:tcPr>
          <w:p w14:paraId="6AA240F5" w14:textId="77777777" w:rsidR="00967FD7" w:rsidRPr="00C61ACB" w:rsidRDefault="00967FD7" w:rsidP="00DE3E21">
            <w:pPr>
              <w:rPr>
                <w:sz w:val="20"/>
              </w:rPr>
            </w:pPr>
            <w:r w:rsidRPr="00C61ACB">
              <w:rPr>
                <w:sz w:val="20"/>
              </w:rPr>
              <w:t>SAO</w:t>
            </w:r>
          </w:p>
        </w:tc>
        <w:tc>
          <w:tcPr>
            <w:tcW w:w="6540" w:type="dxa"/>
          </w:tcPr>
          <w:p w14:paraId="6DA2DCAE" w14:textId="77777777" w:rsidR="00967FD7" w:rsidRPr="00C61ACB" w:rsidRDefault="00967FD7" w:rsidP="00ED2292">
            <w:pPr>
              <w:rPr>
                <w:sz w:val="20"/>
              </w:rPr>
            </w:pPr>
            <w:r w:rsidRPr="00C61ACB">
              <w:rPr>
                <w:sz w:val="20"/>
              </w:rPr>
              <w:t>Solution Architecture Overview</w:t>
            </w:r>
          </w:p>
        </w:tc>
      </w:tr>
      <w:tr w:rsidR="00967FD7" w:rsidRPr="00D929DE" w14:paraId="028CA359" w14:textId="77777777" w:rsidTr="00A34D1B">
        <w:trPr>
          <w:jc w:val="center"/>
        </w:trPr>
        <w:tc>
          <w:tcPr>
            <w:tcW w:w="1681" w:type="dxa"/>
          </w:tcPr>
          <w:p w14:paraId="37775931" w14:textId="77777777" w:rsidR="00967FD7" w:rsidRPr="00C61ACB" w:rsidRDefault="00967FD7" w:rsidP="00DE3E21">
            <w:pPr>
              <w:rPr>
                <w:sz w:val="20"/>
              </w:rPr>
            </w:pPr>
            <w:r w:rsidRPr="00C61ACB">
              <w:rPr>
                <w:sz w:val="20"/>
              </w:rPr>
              <w:t>Sandbox Environment</w:t>
            </w:r>
          </w:p>
        </w:tc>
        <w:tc>
          <w:tcPr>
            <w:tcW w:w="6540" w:type="dxa"/>
          </w:tcPr>
          <w:p w14:paraId="78A58FDA" w14:textId="77777777" w:rsidR="00967FD7" w:rsidRPr="00C61ACB" w:rsidRDefault="00967FD7" w:rsidP="00ED2292">
            <w:pPr>
              <w:rPr>
                <w:sz w:val="20"/>
              </w:rPr>
            </w:pPr>
            <w:r w:rsidRPr="00C61ACB">
              <w:rPr>
                <w:sz w:val="20"/>
              </w:rPr>
              <w:t>A limited live environment, contained as part of the production environment, but with specific constraints in terms of capacity and handsets.</w:t>
            </w:r>
          </w:p>
        </w:tc>
      </w:tr>
      <w:tr w:rsidR="00967FD7" w:rsidRPr="00D929DE" w14:paraId="5CB131DE" w14:textId="77777777" w:rsidTr="00A34D1B">
        <w:trPr>
          <w:jc w:val="center"/>
        </w:trPr>
        <w:tc>
          <w:tcPr>
            <w:tcW w:w="1681" w:type="dxa"/>
          </w:tcPr>
          <w:p w14:paraId="68633844" w14:textId="77777777" w:rsidR="00967FD7" w:rsidRPr="00C61ACB" w:rsidRDefault="00967FD7" w:rsidP="00DE3E21">
            <w:pPr>
              <w:rPr>
                <w:sz w:val="20"/>
              </w:rPr>
            </w:pPr>
            <w:r w:rsidRPr="00C61ACB">
              <w:rPr>
                <w:sz w:val="20"/>
              </w:rPr>
              <w:t>SBIF</w:t>
            </w:r>
          </w:p>
        </w:tc>
        <w:tc>
          <w:tcPr>
            <w:tcW w:w="6540" w:type="dxa"/>
          </w:tcPr>
          <w:p w14:paraId="4172659E" w14:textId="77777777" w:rsidR="00967FD7" w:rsidRPr="00C61ACB" w:rsidRDefault="00967FD7" w:rsidP="00ED2292">
            <w:pPr>
              <w:rPr>
                <w:sz w:val="20"/>
              </w:rPr>
            </w:pPr>
            <w:r w:rsidRPr="00C61ACB">
              <w:rPr>
                <w:sz w:val="20"/>
              </w:rPr>
              <w:t>Southbound Interface</w:t>
            </w:r>
          </w:p>
        </w:tc>
      </w:tr>
      <w:tr w:rsidR="00967FD7" w:rsidRPr="00D929DE" w14:paraId="37835B8F" w14:textId="77777777" w:rsidTr="00A34D1B">
        <w:trPr>
          <w:jc w:val="center"/>
        </w:trPr>
        <w:tc>
          <w:tcPr>
            <w:tcW w:w="1681" w:type="dxa"/>
          </w:tcPr>
          <w:p w14:paraId="14D2F8D4" w14:textId="77777777" w:rsidR="00967FD7" w:rsidRPr="00C61ACB" w:rsidRDefault="00967FD7" w:rsidP="00DE3E21">
            <w:pPr>
              <w:rPr>
                <w:sz w:val="20"/>
              </w:rPr>
            </w:pPr>
            <w:r w:rsidRPr="00C61ACB">
              <w:rPr>
                <w:sz w:val="20"/>
              </w:rPr>
              <w:t>SCF</w:t>
            </w:r>
          </w:p>
        </w:tc>
        <w:tc>
          <w:tcPr>
            <w:tcW w:w="6540" w:type="dxa"/>
          </w:tcPr>
          <w:p w14:paraId="7CA0950F" w14:textId="77777777" w:rsidR="00967FD7" w:rsidRPr="00C61ACB" w:rsidRDefault="00967FD7" w:rsidP="00ED2292">
            <w:pPr>
              <w:rPr>
                <w:sz w:val="20"/>
              </w:rPr>
            </w:pPr>
            <w:r w:rsidRPr="00C61ACB">
              <w:rPr>
                <w:sz w:val="20"/>
              </w:rPr>
              <w:t>Service Capability Feature</w:t>
            </w:r>
          </w:p>
        </w:tc>
      </w:tr>
      <w:tr w:rsidR="00967FD7" w:rsidRPr="00D929DE" w14:paraId="1AE6B2F8" w14:textId="77777777" w:rsidTr="00A34D1B">
        <w:trPr>
          <w:jc w:val="center"/>
        </w:trPr>
        <w:tc>
          <w:tcPr>
            <w:tcW w:w="1681" w:type="dxa"/>
          </w:tcPr>
          <w:p w14:paraId="455C4135" w14:textId="77777777" w:rsidR="00967FD7" w:rsidRPr="00C61ACB" w:rsidRDefault="00967FD7" w:rsidP="00DE3E21">
            <w:pPr>
              <w:rPr>
                <w:sz w:val="20"/>
              </w:rPr>
            </w:pPr>
            <w:r w:rsidRPr="00C61ACB">
              <w:rPr>
                <w:sz w:val="20"/>
              </w:rPr>
              <w:t>Settlement Engine</w:t>
            </w:r>
          </w:p>
        </w:tc>
        <w:tc>
          <w:tcPr>
            <w:tcW w:w="6540" w:type="dxa"/>
          </w:tcPr>
          <w:p w14:paraId="7F3E7A4C" w14:textId="77777777" w:rsidR="00967FD7" w:rsidRPr="00C61ACB" w:rsidRDefault="00967FD7" w:rsidP="00ED2292">
            <w:pPr>
              <w:rPr>
                <w:sz w:val="20"/>
              </w:rPr>
            </w:pPr>
            <w:r w:rsidRPr="00C61ACB">
              <w:rPr>
                <w:sz w:val="20"/>
              </w:rPr>
              <w:t>The part of the Payment and Settlement Engine that performs revenue sharing and generates Settlement Reports.</w:t>
            </w:r>
          </w:p>
        </w:tc>
      </w:tr>
      <w:tr w:rsidR="00967FD7" w:rsidRPr="00D929DE" w14:paraId="261BCADA" w14:textId="77777777" w:rsidTr="00A34D1B">
        <w:trPr>
          <w:jc w:val="center"/>
        </w:trPr>
        <w:tc>
          <w:tcPr>
            <w:tcW w:w="1681" w:type="dxa"/>
          </w:tcPr>
          <w:p w14:paraId="1F6C833A" w14:textId="77777777" w:rsidR="00967FD7" w:rsidRPr="00C61ACB" w:rsidRDefault="00967FD7" w:rsidP="00DE3E21">
            <w:pPr>
              <w:rPr>
                <w:sz w:val="20"/>
              </w:rPr>
            </w:pPr>
            <w:r w:rsidRPr="00C61ACB">
              <w:rPr>
                <w:sz w:val="20"/>
              </w:rPr>
              <w:t>SLA</w:t>
            </w:r>
          </w:p>
        </w:tc>
        <w:tc>
          <w:tcPr>
            <w:tcW w:w="6540" w:type="dxa"/>
          </w:tcPr>
          <w:p w14:paraId="20F30537" w14:textId="77777777" w:rsidR="00967FD7" w:rsidRPr="00C61ACB" w:rsidRDefault="00967FD7" w:rsidP="00ED2292">
            <w:pPr>
              <w:rPr>
                <w:sz w:val="20"/>
              </w:rPr>
            </w:pPr>
            <w:r w:rsidRPr="00C61ACB">
              <w:rPr>
                <w:sz w:val="20"/>
              </w:rPr>
              <w:t>Service Level Agreement</w:t>
            </w:r>
          </w:p>
        </w:tc>
      </w:tr>
      <w:tr w:rsidR="00967FD7" w:rsidRPr="00D929DE" w14:paraId="78758698" w14:textId="77777777" w:rsidTr="00A34D1B">
        <w:trPr>
          <w:jc w:val="center"/>
        </w:trPr>
        <w:tc>
          <w:tcPr>
            <w:tcW w:w="1681" w:type="dxa"/>
          </w:tcPr>
          <w:p w14:paraId="1341C5B2" w14:textId="77777777" w:rsidR="00967FD7" w:rsidRPr="00C61ACB" w:rsidRDefault="00967FD7" w:rsidP="00DE3E21">
            <w:pPr>
              <w:rPr>
                <w:sz w:val="20"/>
              </w:rPr>
            </w:pPr>
            <w:r w:rsidRPr="00C61ACB">
              <w:rPr>
                <w:sz w:val="20"/>
              </w:rPr>
              <w:t>SLIA</w:t>
            </w:r>
          </w:p>
        </w:tc>
        <w:tc>
          <w:tcPr>
            <w:tcW w:w="6540" w:type="dxa"/>
          </w:tcPr>
          <w:p w14:paraId="5D49EF7D" w14:textId="77777777" w:rsidR="00967FD7" w:rsidRPr="00C61ACB" w:rsidRDefault="00967FD7" w:rsidP="00ED2292">
            <w:pPr>
              <w:rPr>
                <w:sz w:val="20"/>
              </w:rPr>
            </w:pPr>
            <w:r w:rsidRPr="00C61ACB">
              <w:rPr>
                <w:sz w:val="20"/>
              </w:rPr>
              <w:t>Standard Location Immediate Answer</w:t>
            </w:r>
          </w:p>
        </w:tc>
      </w:tr>
      <w:tr w:rsidR="00967FD7" w:rsidRPr="00D929DE" w14:paraId="0E6806D8" w14:textId="77777777" w:rsidTr="00A34D1B">
        <w:trPr>
          <w:jc w:val="center"/>
        </w:trPr>
        <w:tc>
          <w:tcPr>
            <w:tcW w:w="1681" w:type="dxa"/>
          </w:tcPr>
          <w:p w14:paraId="4FB95C8B" w14:textId="77777777" w:rsidR="00967FD7" w:rsidRPr="00C61ACB" w:rsidRDefault="00967FD7" w:rsidP="00DE3E21">
            <w:pPr>
              <w:rPr>
                <w:sz w:val="20"/>
              </w:rPr>
            </w:pPr>
            <w:r w:rsidRPr="00C61ACB">
              <w:rPr>
                <w:sz w:val="20"/>
              </w:rPr>
              <w:t>SLIR</w:t>
            </w:r>
          </w:p>
        </w:tc>
        <w:tc>
          <w:tcPr>
            <w:tcW w:w="6540" w:type="dxa"/>
          </w:tcPr>
          <w:p w14:paraId="15202CEC" w14:textId="77777777" w:rsidR="00967FD7" w:rsidRPr="00C61ACB" w:rsidRDefault="00967FD7" w:rsidP="00ED2292">
            <w:pPr>
              <w:rPr>
                <w:sz w:val="20"/>
              </w:rPr>
            </w:pPr>
            <w:r w:rsidRPr="00C61ACB">
              <w:rPr>
                <w:sz w:val="20"/>
              </w:rPr>
              <w:t>Standard Location Immediate Request</w:t>
            </w:r>
          </w:p>
        </w:tc>
      </w:tr>
      <w:tr w:rsidR="00967FD7" w:rsidRPr="00D929DE" w14:paraId="3BB30C6C" w14:textId="77777777" w:rsidTr="00A34D1B">
        <w:trPr>
          <w:jc w:val="center"/>
        </w:trPr>
        <w:tc>
          <w:tcPr>
            <w:tcW w:w="1681" w:type="dxa"/>
          </w:tcPr>
          <w:p w14:paraId="47DB4D48" w14:textId="77777777" w:rsidR="00967FD7" w:rsidRPr="00C61ACB" w:rsidRDefault="00967FD7" w:rsidP="00DE3E21">
            <w:pPr>
              <w:rPr>
                <w:sz w:val="20"/>
              </w:rPr>
            </w:pPr>
            <w:r w:rsidRPr="00C61ACB">
              <w:rPr>
                <w:sz w:val="20"/>
              </w:rPr>
              <w:t>SOAP</w:t>
            </w:r>
          </w:p>
        </w:tc>
        <w:tc>
          <w:tcPr>
            <w:tcW w:w="6540" w:type="dxa"/>
          </w:tcPr>
          <w:p w14:paraId="4330A191" w14:textId="77777777" w:rsidR="00967FD7" w:rsidRPr="00C61ACB" w:rsidRDefault="00967FD7" w:rsidP="00ED2292">
            <w:pPr>
              <w:rPr>
                <w:sz w:val="20"/>
              </w:rPr>
            </w:pPr>
            <w:r w:rsidRPr="00C61ACB">
              <w:rPr>
                <w:sz w:val="20"/>
              </w:rPr>
              <w:t>Simple Object Access Protocol</w:t>
            </w:r>
          </w:p>
        </w:tc>
      </w:tr>
      <w:tr w:rsidR="00967FD7" w:rsidRPr="00D929DE" w14:paraId="25E26564" w14:textId="77777777" w:rsidTr="00A34D1B">
        <w:trPr>
          <w:jc w:val="center"/>
        </w:trPr>
        <w:tc>
          <w:tcPr>
            <w:tcW w:w="1681" w:type="dxa"/>
          </w:tcPr>
          <w:p w14:paraId="5EF04F6B" w14:textId="77777777" w:rsidR="00967FD7" w:rsidRPr="00C61ACB" w:rsidRDefault="00967FD7" w:rsidP="00DE3E21">
            <w:pPr>
              <w:rPr>
                <w:sz w:val="20"/>
              </w:rPr>
            </w:pPr>
            <w:r w:rsidRPr="00C61ACB">
              <w:rPr>
                <w:sz w:val="20"/>
              </w:rPr>
              <w:t>SMS</w:t>
            </w:r>
          </w:p>
        </w:tc>
        <w:tc>
          <w:tcPr>
            <w:tcW w:w="6540" w:type="dxa"/>
          </w:tcPr>
          <w:p w14:paraId="4423A0F3" w14:textId="77777777" w:rsidR="00967FD7" w:rsidRPr="00C61ACB" w:rsidRDefault="00967FD7" w:rsidP="00ED2292">
            <w:pPr>
              <w:rPr>
                <w:sz w:val="20"/>
              </w:rPr>
            </w:pPr>
            <w:r w:rsidRPr="00C61ACB">
              <w:rPr>
                <w:sz w:val="20"/>
              </w:rPr>
              <w:t>Short Message Service</w:t>
            </w:r>
          </w:p>
        </w:tc>
      </w:tr>
      <w:tr w:rsidR="00967FD7" w:rsidRPr="00D929DE" w14:paraId="169BF3C9" w14:textId="77777777" w:rsidTr="00A34D1B">
        <w:trPr>
          <w:jc w:val="center"/>
        </w:trPr>
        <w:tc>
          <w:tcPr>
            <w:tcW w:w="1681" w:type="dxa"/>
          </w:tcPr>
          <w:p w14:paraId="7958825E" w14:textId="77777777" w:rsidR="00967FD7" w:rsidRPr="00C61ACB" w:rsidRDefault="00967FD7" w:rsidP="00DE3E21">
            <w:pPr>
              <w:rPr>
                <w:sz w:val="20"/>
              </w:rPr>
            </w:pPr>
            <w:r w:rsidRPr="00C61ACB">
              <w:rPr>
                <w:sz w:val="20"/>
              </w:rPr>
              <w:t>SMSC</w:t>
            </w:r>
          </w:p>
        </w:tc>
        <w:tc>
          <w:tcPr>
            <w:tcW w:w="6540" w:type="dxa"/>
          </w:tcPr>
          <w:p w14:paraId="538E5692" w14:textId="77777777" w:rsidR="00967FD7" w:rsidRPr="00C61ACB" w:rsidRDefault="00967FD7" w:rsidP="00ED2292">
            <w:pPr>
              <w:rPr>
                <w:sz w:val="20"/>
              </w:rPr>
            </w:pPr>
            <w:r w:rsidRPr="00C61ACB">
              <w:rPr>
                <w:sz w:val="20"/>
              </w:rPr>
              <w:t>Short Message Service Centre</w:t>
            </w:r>
          </w:p>
        </w:tc>
      </w:tr>
      <w:tr w:rsidR="00967FD7" w:rsidRPr="00D929DE" w14:paraId="6ED69247" w14:textId="77777777" w:rsidTr="00A34D1B">
        <w:trPr>
          <w:jc w:val="center"/>
        </w:trPr>
        <w:tc>
          <w:tcPr>
            <w:tcW w:w="1681" w:type="dxa"/>
          </w:tcPr>
          <w:p w14:paraId="77E42A34" w14:textId="77777777" w:rsidR="00967FD7" w:rsidRPr="00C61ACB" w:rsidRDefault="00967FD7" w:rsidP="00DE3E21">
            <w:pPr>
              <w:rPr>
                <w:sz w:val="20"/>
              </w:rPr>
            </w:pPr>
            <w:r w:rsidRPr="00C61ACB">
              <w:rPr>
                <w:sz w:val="20"/>
              </w:rPr>
              <w:t>SNMP</w:t>
            </w:r>
          </w:p>
        </w:tc>
        <w:tc>
          <w:tcPr>
            <w:tcW w:w="6540" w:type="dxa"/>
          </w:tcPr>
          <w:p w14:paraId="0733F1F9" w14:textId="77777777" w:rsidR="00967FD7" w:rsidRPr="00C61ACB" w:rsidRDefault="00967FD7" w:rsidP="00ED2292">
            <w:pPr>
              <w:rPr>
                <w:sz w:val="20"/>
              </w:rPr>
            </w:pPr>
            <w:r w:rsidRPr="00C61ACB">
              <w:rPr>
                <w:sz w:val="20"/>
              </w:rPr>
              <w:t>Simple Network Management Protocol</w:t>
            </w:r>
          </w:p>
        </w:tc>
      </w:tr>
      <w:tr w:rsidR="00967FD7" w:rsidRPr="00D929DE" w14:paraId="05F36BEC" w14:textId="77777777" w:rsidTr="00A34D1B">
        <w:trPr>
          <w:jc w:val="center"/>
        </w:trPr>
        <w:tc>
          <w:tcPr>
            <w:tcW w:w="1681" w:type="dxa"/>
          </w:tcPr>
          <w:p w14:paraId="38B6B02B" w14:textId="77777777" w:rsidR="00967FD7" w:rsidRPr="00C61ACB" w:rsidRDefault="00967FD7" w:rsidP="00DE3E21">
            <w:pPr>
              <w:rPr>
                <w:sz w:val="20"/>
              </w:rPr>
            </w:pPr>
            <w:r w:rsidRPr="00C61ACB">
              <w:rPr>
                <w:sz w:val="20"/>
              </w:rPr>
              <w:t>SSO</w:t>
            </w:r>
          </w:p>
        </w:tc>
        <w:tc>
          <w:tcPr>
            <w:tcW w:w="6540" w:type="dxa"/>
          </w:tcPr>
          <w:p w14:paraId="53913D8F" w14:textId="77777777" w:rsidR="00967FD7" w:rsidRPr="00C61ACB" w:rsidRDefault="00967FD7" w:rsidP="00ED2292">
            <w:pPr>
              <w:rPr>
                <w:sz w:val="20"/>
              </w:rPr>
            </w:pPr>
            <w:r w:rsidRPr="00C61ACB">
              <w:rPr>
                <w:sz w:val="20"/>
              </w:rPr>
              <w:t>Single Sign-On</w:t>
            </w:r>
          </w:p>
        </w:tc>
      </w:tr>
      <w:tr w:rsidR="00967FD7" w:rsidRPr="00D929DE" w14:paraId="3C29E25E" w14:textId="77777777" w:rsidTr="00A34D1B">
        <w:trPr>
          <w:jc w:val="center"/>
        </w:trPr>
        <w:tc>
          <w:tcPr>
            <w:tcW w:w="1681" w:type="dxa"/>
          </w:tcPr>
          <w:p w14:paraId="667FEF75" w14:textId="77777777" w:rsidR="00967FD7" w:rsidRPr="00C61ACB" w:rsidRDefault="00967FD7" w:rsidP="00DE3E21">
            <w:pPr>
              <w:rPr>
                <w:sz w:val="20"/>
              </w:rPr>
            </w:pPr>
            <w:r w:rsidRPr="00C61ACB">
              <w:rPr>
                <w:sz w:val="20"/>
              </w:rPr>
              <w:t>SSL</w:t>
            </w:r>
          </w:p>
        </w:tc>
        <w:tc>
          <w:tcPr>
            <w:tcW w:w="6540" w:type="dxa"/>
          </w:tcPr>
          <w:p w14:paraId="55125A95" w14:textId="77777777" w:rsidR="00967FD7" w:rsidRPr="00C61ACB" w:rsidRDefault="00967FD7" w:rsidP="00ED2292">
            <w:pPr>
              <w:rPr>
                <w:sz w:val="20"/>
              </w:rPr>
            </w:pPr>
            <w:r w:rsidRPr="00C61ACB">
              <w:rPr>
                <w:sz w:val="20"/>
              </w:rPr>
              <w:t>Secure Socket Layer</w:t>
            </w:r>
          </w:p>
        </w:tc>
      </w:tr>
      <w:tr w:rsidR="00967FD7" w:rsidRPr="00D929DE" w14:paraId="5CEA61EE" w14:textId="77777777" w:rsidTr="00A34D1B">
        <w:trPr>
          <w:jc w:val="center"/>
        </w:trPr>
        <w:tc>
          <w:tcPr>
            <w:tcW w:w="1681" w:type="dxa"/>
          </w:tcPr>
          <w:p w14:paraId="2DDDFAA1" w14:textId="77777777" w:rsidR="00967FD7" w:rsidRPr="00C61ACB" w:rsidRDefault="00967FD7" w:rsidP="00DE3E21">
            <w:pPr>
              <w:rPr>
                <w:sz w:val="20"/>
              </w:rPr>
            </w:pPr>
            <w:r w:rsidRPr="00C61ACB">
              <w:rPr>
                <w:sz w:val="20"/>
              </w:rPr>
              <w:t>SOW</w:t>
            </w:r>
          </w:p>
        </w:tc>
        <w:tc>
          <w:tcPr>
            <w:tcW w:w="6540" w:type="dxa"/>
          </w:tcPr>
          <w:p w14:paraId="37E4BB18" w14:textId="77777777" w:rsidR="00967FD7" w:rsidRPr="00C61ACB" w:rsidRDefault="00967FD7" w:rsidP="00ED2292">
            <w:pPr>
              <w:rPr>
                <w:sz w:val="20"/>
              </w:rPr>
            </w:pPr>
            <w:r w:rsidRPr="00C61ACB">
              <w:rPr>
                <w:sz w:val="20"/>
              </w:rPr>
              <w:t>Statement Of Work</w:t>
            </w:r>
          </w:p>
        </w:tc>
      </w:tr>
      <w:tr w:rsidR="00967FD7" w:rsidRPr="00D929DE" w14:paraId="70536C68" w14:textId="77777777" w:rsidTr="00A34D1B">
        <w:trPr>
          <w:jc w:val="center"/>
        </w:trPr>
        <w:tc>
          <w:tcPr>
            <w:tcW w:w="1681" w:type="dxa"/>
          </w:tcPr>
          <w:p w14:paraId="26BBDBFA" w14:textId="77777777" w:rsidR="00967FD7" w:rsidRPr="00C61ACB" w:rsidRDefault="00967FD7" w:rsidP="00DE3E21">
            <w:pPr>
              <w:rPr>
                <w:sz w:val="20"/>
              </w:rPr>
            </w:pPr>
            <w:r w:rsidRPr="00C61ACB">
              <w:rPr>
                <w:sz w:val="20"/>
              </w:rPr>
              <w:lastRenderedPageBreak/>
              <w:t>TCP</w:t>
            </w:r>
          </w:p>
        </w:tc>
        <w:tc>
          <w:tcPr>
            <w:tcW w:w="6540" w:type="dxa"/>
          </w:tcPr>
          <w:p w14:paraId="0FF2CA9C" w14:textId="77777777" w:rsidR="00967FD7" w:rsidRPr="00C61ACB" w:rsidRDefault="00967FD7" w:rsidP="00ED2292">
            <w:pPr>
              <w:rPr>
                <w:sz w:val="20"/>
              </w:rPr>
            </w:pPr>
            <w:r w:rsidRPr="00C61ACB">
              <w:rPr>
                <w:sz w:val="20"/>
              </w:rPr>
              <w:t>Transmission Control Protocol</w:t>
            </w:r>
          </w:p>
        </w:tc>
      </w:tr>
      <w:tr w:rsidR="00967FD7" w:rsidRPr="00D929DE" w14:paraId="38AD7FFC" w14:textId="77777777" w:rsidTr="00A34D1B">
        <w:trPr>
          <w:jc w:val="center"/>
        </w:trPr>
        <w:tc>
          <w:tcPr>
            <w:tcW w:w="1681" w:type="dxa"/>
          </w:tcPr>
          <w:p w14:paraId="4B72B24A" w14:textId="77777777" w:rsidR="00967FD7" w:rsidRPr="00C61ACB" w:rsidRDefault="00967FD7" w:rsidP="00DE3E21">
            <w:pPr>
              <w:rPr>
                <w:sz w:val="20"/>
              </w:rPr>
            </w:pPr>
            <w:r w:rsidRPr="00C61ACB">
              <w:rPr>
                <w:sz w:val="20"/>
              </w:rPr>
              <w:t>TPA</w:t>
            </w:r>
          </w:p>
        </w:tc>
        <w:tc>
          <w:tcPr>
            <w:tcW w:w="6540" w:type="dxa"/>
          </w:tcPr>
          <w:p w14:paraId="0A2E98ED" w14:textId="77777777" w:rsidR="00967FD7" w:rsidRPr="00C61ACB" w:rsidRDefault="00967FD7" w:rsidP="00ED2292">
            <w:pPr>
              <w:rPr>
                <w:sz w:val="20"/>
              </w:rPr>
            </w:pPr>
            <w:r w:rsidRPr="00C61ACB">
              <w:rPr>
                <w:sz w:val="20"/>
              </w:rPr>
              <w:t>Third Party Application</w:t>
            </w:r>
          </w:p>
        </w:tc>
      </w:tr>
      <w:tr w:rsidR="00967FD7" w:rsidRPr="00D929DE" w14:paraId="1D2CDDE1" w14:textId="77777777" w:rsidTr="00A34D1B">
        <w:trPr>
          <w:jc w:val="center"/>
        </w:trPr>
        <w:tc>
          <w:tcPr>
            <w:tcW w:w="1681" w:type="dxa"/>
          </w:tcPr>
          <w:p w14:paraId="7313AFC0" w14:textId="77777777" w:rsidR="00967FD7" w:rsidRPr="00C61ACB" w:rsidRDefault="00967FD7" w:rsidP="00DE3E21">
            <w:pPr>
              <w:rPr>
                <w:sz w:val="20"/>
              </w:rPr>
            </w:pPr>
            <w:r w:rsidRPr="00C61ACB">
              <w:rPr>
                <w:sz w:val="20"/>
              </w:rPr>
              <w:t>TPS</w:t>
            </w:r>
          </w:p>
        </w:tc>
        <w:tc>
          <w:tcPr>
            <w:tcW w:w="6540" w:type="dxa"/>
          </w:tcPr>
          <w:p w14:paraId="554A4459" w14:textId="77777777" w:rsidR="00967FD7" w:rsidRPr="00C61ACB" w:rsidRDefault="00967FD7" w:rsidP="00ED2292">
            <w:pPr>
              <w:rPr>
                <w:sz w:val="20"/>
              </w:rPr>
            </w:pPr>
            <w:r w:rsidRPr="00C61ACB">
              <w:rPr>
                <w:sz w:val="20"/>
              </w:rPr>
              <w:t>Transactions Per Second</w:t>
            </w:r>
          </w:p>
        </w:tc>
      </w:tr>
      <w:tr w:rsidR="00967FD7" w:rsidRPr="00D929DE" w14:paraId="0589BF6E" w14:textId="77777777" w:rsidTr="00A34D1B">
        <w:trPr>
          <w:jc w:val="center"/>
        </w:trPr>
        <w:tc>
          <w:tcPr>
            <w:tcW w:w="1681" w:type="dxa"/>
          </w:tcPr>
          <w:p w14:paraId="5D48C885" w14:textId="77777777" w:rsidR="00967FD7" w:rsidRPr="00C61ACB" w:rsidRDefault="00967FD7" w:rsidP="00DE3E21">
            <w:pPr>
              <w:rPr>
                <w:sz w:val="20"/>
              </w:rPr>
            </w:pPr>
            <w:r w:rsidRPr="00C61ACB">
              <w:rPr>
                <w:sz w:val="20"/>
              </w:rPr>
              <w:t>TON</w:t>
            </w:r>
          </w:p>
        </w:tc>
        <w:tc>
          <w:tcPr>
            <w:tcW w:w="6540" w:type="dxa"/>
          </w:tcPr>
          <w:p w14:paraId="4C41709B" w14:textId="77777777" w:rsidR="00967FD7" w:rsidRPr="00C61ACB" w:rsidRDefault="00967FD7" w:rsidP="00ED2292">
            <w:pPr>
              <w:rPr>
                <w:sz w:val="20"/>
              </w:rPr>
            </w:pPr>
            <w:r w:rsidRPr="00C61ACB">
              <w:rPr>
                <w:sz w:val="20"/>
              </w:rPr>
              <w:t>Type of Number</w:t>
            </w:r>
          </w:p>
        </w:tc>
      </w:tr>
      <w:tr w:rsidR="00967FD7" w:rsidRPr="00D929DE" w14:paraId="36A60392" w14:textId="77777777" w:rsidTr="00A34D1B">
        <w:trPr>
          <w:jc w:val="center"/>
        </w:trPr>
        <w:tc>
          <w:tcPr>
            <w:tcW w:w="1681" w:type="dxa"/>
          </w:tcPr>
          <w:p w14:paraId="10819FA1" w14:textId="77777777" w:rsidR="00967FD7" w:rsidRPr="00C61ACB" w:rsidRDefault="00967FD7" w:rsidP="00DE3E21">
            <w:pPr>
              <w:rPr>
                <w:sz w:val="20"/>
              </w:rPr>
            </w:pPr>
            <w:r w:rsidRPr="00C61ACB">
              <w:rPr>
                <w:sz w:val="20"/>
              </w:rPr>
              <w:t>TWS</w:t>
            </w:r>
          </w:p>
        </w:tc>
        <w:tc>
          <w:tcPr>
            <w:tcW w:w="6540" w:type="dxa"/>
          </w:tcPr>
          <w:p w14:paraId="57D58D99" w14:textId="77777777" w:rsidR="00967FD7" w:rsidRPr="00C61ACB" w:rsidRDefault="00967FD7" w:rsidP="00ED2292">
            <w:pPr>
              <w:rPr>
                <w:sz w:val="20"/>
              </w:rPr>
            </w:pPr>
            <w:r w:rsidRPr="00C61ACB">
              <w:rPr>
                <w:sz w:val="20"/>
              </w:rPr>
              <w:t>Telecom Web Services</w:t>
            </w:r>
          </w:p>
        </w:tc>
      </w:tr>
      <w:tr w:rsidR="00967FD7" w:rsidRPr="00D929DE" w14:paraId="0B48C63B" w14:textId="77777777" w:rsidTr="00A34D1B">
        <w:trPr>
          <w:jc w:val="center"/>
        </w:trPr>
        <w:tc>
          <w:tcPr>
            <w:tcW w:w="1681" w:type="dxa"/>
          </w:tcPr>
          <w:p w14:paraId="19E3BB7A" w14:textId="77777777" w:rsidR="00967FD7" w:rsidRPr="00C61ACB" w:rsidRDefault="00967FD7" w:rsidP="00DE3E21">
            <w:pPr>
              <w:rPr>
                <w:sz w:val="20"/>
              </w:rPr>
            </w:pPr>
            <w:r w:rsidRPr="00C61ACB">
              <w:rPr>
                <w:sz w:val="20"/>
              </w:rPr>
              <w:t>UML</w:t>
            </w:r>
          </w:p>
        </w:tc>
        <w:tc>
          <w:tcPr>
            <w:tcW w:w="6540" w:type="dxa"/>
          </w:tcPr>
          <w:p w14:paraId="509BFD14" w14:textId="77777777" w:rsidR="00967FD7" w:rsidRPr="00C61ACB" w:rsidRDefault="00967FD7" w:rsidP="00ED2292">
            <w:pPr>
              <w:rPr>
                <w:sz w:val="20"/>
              </w:rPr>
            </w:pPr>
            <w:r w:rsidRPr="00C61ACB">
              <w:rPr>
                <w:sz w:val="20"/>
              </w:rPr>
              <w:t>Unified Modeling Language</w:t>
            </w:r>
          </w:p>
        </w:tc>
      </w:tr>
      <w:tr w:rsidR="00967FD7" w:rsidRPr="00D929DE" w14:paraId="5BE45948" w14:textId="77777777" w:rsidTr="00A34D1B">
        <w:trPr>
          <w:jc w:val="center"/>
        </w:trPr>
        <w:tc>
          <w:tcPr>
            <w:tcW w:w="1681" w:type="dxa"/>
          </w:tcPr>
          <w:p w14:paraId="01E9705F" w14:textId="77777777" w:rsidR="00967FD7" w:rsidRPr="00C61ACB" w:rsidRDefault="00967FD7" w:rsidP="00DE3E21">
            <w:pPr>
              <w:rPr>
                <w:sz w:val="20"/>
              </w:rPr>
            </w:pPr>
            <w:r w:rsidRPr="00C61ACB">
              <w:rPr>
                <w:sz w:val="20"/>
              </w:rPr>
              <w:t>URL</w:t>
            </w:r>
          </w:p>
        </w:tc>
        <w:tc>
          <w:tcPr>
            <w:tcW w:w="6540" w:type="dxa"/>
          </w:tcPr>
          <w:p w14:paraId="7388A30F" w14:textId="77777777" w:rsidR="00967FD7" w:rsidRPr="00C61ACB" w:rsidRDefault="00967FD7" w:rsidP="00ED2292">
            <w:pPr>
              <w:rPr>
                <w:sz w:val="20"/>
              </w:rPr>
            </w:pPr>
            <w:r w:rsidRPr="00C61ACB">
              <w:rPr>
                <w:sz w:val="20"/>
              </w:rPr>
              <w:t>Uniform Resource Location</w:t>
            </w:r>
          </w:p>
        </w:tc>
      </w:tr>
      <w:tr w:rsidR="00967FD7" w:rsidRPr="00D929DE" w14:paraId="6F9131CF" w14:textId="77777777" w:rsidTr="00A34D1B">
        <w:trPr>
          <w:jc w:val="center"/>
        </w:trPr>
        <w:tc>
          <w:tcPr>
            <w:tcW w:w="1681" w:type="dxa"/>
          </w:tcPr>
          <w:p w14:paraId="62420009" w14:textId="77777777" w:rsidR="00967FD7" w:rsidRPr="00C61ACB" w:rsidRDefault="00967FD7" w:rsidP="00DE3E21">
            <w:pPr>
              <w:rPr>
                <w:sz w:val="20"/>
              </w:rPr>
            </w:pPr>
            <w:r w:rsidRPr="00C61ACB">
              <w:rPr>
                <w:sz w:val="20"/>
              </w:rPr>
              <w:t>USCC</w:t>
            </w:r>
          </w:p>
        </w:tc>
        <w:tc>
          <w:tcPr>
            <w:tcW w:w="6540" w:type="dxa"/>
          </w:tcPr>
          <w:p w14:paraId="19085428" w14:textId="77777777" w:rsidR="00967FD7" w:rsidRPr="00C61ACB" w:rsidRDefault="00967FD7" w:rsidP="00ED2292">
            <w:pPr>
              <w:rPr>
                <w:sz w:val="20"/>
              </w:rPr>
            </w:pPr>
            <w:r w:rsidRPr="00C61ACB">
              <w:rPr>
                <w:sz w:val="20"/>
              </w:rPr>
              <w:t>U.S. Cellular</w:t>
            </w:r>
          </w:p>
        </w:tc>
      </w:tr>
      <w:tr w:rsidR="00967FD7" w:rsidRPr="00D929DE" w14:paraId="592F0E06" w14:textId="77777777" w:rsidTr="00A34D1B">
        <w:trPr>
          <w:jc w:val="center"/>
        </w:trPr>
        <w:tc>
          <w:tcPr>
            <w:tcW w:w="1681" w:type="dxa"/>
          </w:tcPr>
          <w:p w14:paraId="3030C3A4" w14:textId="77777777" w:rsidR="00967FD7" w:rsidRPr="00C61ACB" w:rsidRDefault="00967FD7" w:rsidP="00DE3E21">
            <w:pPr>
              <w:rPr>
                <w:sz w:val="20"/>
              </w:rPr>
            </w:pPr>
            <w:r w:rsidRPr="00C61ACB">
              <w:rPr>
                <w:sz w:val="20"/>
              </w:rPr>
              <w:t>WS</w:t>
            </w:r>
          </w:p>
        </w:tc>
        <w:tc>
          <w:tcPr>
            <w:tcW w:w="6540" w:type="dxa"/>
          </w:tcPr>
          <w:p w14:paraId="59CE44B7" w14:textId="77777777" w:rsidR="00967FD7" w:rsidRPr="00C61ACB" w:rsidRDefault="00967FD7" w:rsidP="00ED2292">
            <w:pPr>
              <w:rPr>
                <w:sz w:val="20"/>
              </w:rPr>
            </w:pPr>
            <w:r w:rsidRPr="00C61ACB">
              <w:rPr>
                <w:sz w:val="20"/>
              </w:rPr>
              <w:t>Web Service</w:t>
            </w:r>
          </w:p>
        </w:tc>
      </w:tr>
      <w:tr w:rsidR="00967FD7" w:rsidRPr="00D929DE" w14:paraId="54A49487" w14:textId="77777777" w:rsidTr="00A34D1B">
        <w:trPr>
          <w:jc w:val="center"/>
        </w:trPr>
        <w:tc>
          <w:tcPr>
            <w:tcW w:w="1681" w:type="dxa"/>
            <w:vAlign w:val="center"/>
          </w:tcPr>
          <w:p w14:paraId="7D39EB72" w14:textId="77777777" w:rsidR="00967FD7" w:rsidRPr="00C61ACB" w:rsidRDefault="00967FD7" w:rsidP="00DE3E21">
            <w:pPr>
              <w:rPr>
                <w:sz w:val="20"/>
              </w:rPr>
            </w:pPr>
            <w:r w:rsidRPr="00C61ACB">
              <w:rPr>
                <w:sz w:val="20"/>
              </w:rPr>
              <w:t>VPN</w:t>
            </w:r>
          </w:p>
        </w:tc>
        <w:tc>
          <w:tcPr>
            <w:tcW w:w="6540" w:type="dxa"/>
            <w:vAlign w:val="center"/>
          </w:tcPr>
          <w:p w14:paraId="320A6A81" w14:textId="77777777" w:rsidR="00967FD7" w:rsidRPr="00C61ACB" w:rsidRDefault="00967FD7" w:rsidP="00ED2292">
            <w:pPr>
              <w:rPr>
                <w:sz w:val="20"/>
              </w:rPr>
            </w:pPr>
            <w:r w:rsidRPr="00C61ACB">
              <w:rPr>
                <w:sz w:val="20"/>
              </w:rPr>
              <w:t>Virtual Private Network.</w:t>
            </w:r>
          </w:p>
        </w:tc>
      </w:tr>
      <w:tr w:rsidR="00967FD7" w:rsidRPr="00D929DE" w14:paraId="63B782E0" w14:textId="77777777" w:rsidTr="00A34D1B">
        <w:trPr>
          <w:jc w:val="center"/>
        </w:trPr>
        <w:tc>
          <w:tcPr>
            <w:tcW w:w="1681" w:type="dxa"/>
          </w:tcPr>
          <w:p w14:paraId="48E2EBB0" w14:textId="77777777" w:rsidR="00967FD7" w:rsidRPr="00C61ACB" w:rsidRDefault="00967FD7" w:rsidP="00DE3E21">
            <w:pPr>
              <w:rPr>
                <w:sz w:val="20"/>
              </w:rPr>
            </w:pPr>
            <w:r w:rsidRPr="00C61ACB">
              <w:rPr>
                <w:sz w:val="20"/>
              </w:rPr>
              <w:t>WSDL</w:t>
            </w:r>
          </w:p>
        </w:tc>
        <w:tc>
          <w:tcPr>
            <w:tcW w:w="6540" w:type="dxa"/>
          </w:tcPr>
          <w:p w14:paraId="4478A750" w14:textId="77777777" w:rsidR="00967FD7" w:rsidRPr="00C61ACB" w:rsidRDefault="00967FD7" w:rsidP="00ED2292">
            <w:pPr>
              <w:rPr>
                <w:sz w:val="20"/>
              </w:rPr>
            </w:pPr>
            <w:r w:rsidRPr="00C61ACB">
              <w:rPr>
                <w:sz w:val="20"/>
              </w:rPr>
              <w:t>Web Service Definition Language</w:t>
            </w:r>
          </w:p>
        </w:tc>
      </w:tr>
      <w:tr w:rsidR="00967FD7" w:rsidRPr="00D929DE" w14:paraId="36844FC0" w14:textId="77777777" w:rsidTr="00A34D1B">
        <w:trPr>
          <w:jc w:val="center"/>
        </w:trPr>
        <w:tc>
          <w:tcPr>
            <w:tcW w:w="1681" w:type="dxa"/>
          </w:tcPr>
          <w:p w14:paraId="1224AAE9" w14:textId="77777777" w:rsidR="00967FD7" w:rsidRPr="00C61ACB" w:rsidRDefault="00967FD7" w:rsidP="00DE3E21">
            <w:pPr>
              <w:rPr>
                <w:sz w:val="20"/>
              </w:rPr>
            </w:pPr>
            <w:r w:rsidRPr="00C61ACB">
              <w:rPr>
                <w:sz w:val="20"/>
              </w:rPr>
              <w:t>XML</w:t>
            </w:r>
          </w:p>
        </w:tc>
        <w:tc>
          <w:tcPr>
            <w:tcW w:w="6540" w:type="dxa"/>
          </w:tcPr>
          <w:p w14:paraId="23BD76D3" w14:textId="77777777" w:rsidR="00967FD7" w:rsidRPr="00C61ACB" w:rsidRDefault="00967FD7" w:rsidP="00ED2292">
            <w:pPr>
              <w:rPr>
                <w:sz w:val="20"/>
              </w:rPr>
            </w:pPr>
            <w:r w:rsidRPr="00C61ACB">
              <w:rPr>
                <w:sz w:val="20"/>
              </w:rPr>
              <w:t>eXtensible Markup Language</w:t>
            </w:r>
          </w:p>
        </w:tc>
      </w:tr>
      <w:tr w:rsidR="00967FD7" w:rsidRPr="00D929DE" w14:paraId="535B29D0" w14:textId="77777777" w:rsidTr="00A34D1B">
        <w:trPr>
          <w:jc w:val="center"/>
        </w:trPr>
        <w:tc>
          <w:tcPr>
            <w:tcW w:w="1681" w:type="dxa"/>
          </w:tcPr>
          <w:p w14:paraId="0CF43D17" w14:textId="77777777" w:rsidR="00967FD7" w:rsidRPr="00C61ACB" w:rsidRDefault="00967FD7" w:rsidP="00DE3E21">
            <w:pPr>
              <w:rPr>
                <w:sz w:val="20"/>
              </w:rPr>
            </w:pPr>
            <w:r w:rsidRPr="00C61ACB">
              <w:rPr>
                <w:sz w:val="20"/>
              </w:rPr>
              <w:t>XSD</w:t>
            </w:r>
          </w:p>
        </w:tc>
        <w:tc>
          <w:tcPr>
            <w:tcW w:w="6540" w:type="dxa"/>
          </w:tcPr>
          <w:p w14:paraId="10D841A6" w14:textId="77777777" w:rsidR="00967FD7" w:rsidRPr="00C61ACB" w:rsidRDefault="00967FD7" w:rsidP="00ED2292">
            <w:pPr>
              <w:rPr>
                <w:sz w:val="20"/>
              </w:rPr>
            </w:pPr>
            <w:r w:rsidRPr="00C61ACB">
              <w:rPr>
                <w:sz w:val="20"/>
              </w:rPr>
              <w:t>XML Schema Definition</w:t>
            </w:r>
          </w:p>
        </w:tc>
      </w:tr>
      <w:tr w:rsidR="00967FD7" w:rsidRPr="00D929DE" w14:paraId="17304CA7" w14:textId="77777777" w:rsidTr="00A34D1B">
        <w:trPr>
          <w:jc w:val="center"/>
        </w:trPr>
        <w:tc>
          <w:tcPr>
            <w:tcW w:w="1681" w:type="dxa"/>
          </w:tcPr>
          <w:p w14:paraId="6B5FE65A" w14:textId="77777777" w:rsidR="00967FD7" w:rsidRPr="00C61ACB" w:rsidRDefault="00967FD7" w:rsidP="00DE3E21">
            <w:pPr>
              <w:rPr>
                <w:sz w:val="20"/>
              </w:rPr>
            </w:pPr>
            <w:r w:rsidRPr="00C61ACB">
              <w:rPr>
                <w:sz w:val="20"/>
              </w:rPr>
              <w:t>XSLT</w:t>
            </w:r>
          </w:p>
        </w:tc>
        <w:tc>
          <w:tcPr>
            <w:tcW w:w="6540" w:type="dxa"/>
          </w:tcPr>
          <w:p w14:paraId="59150A12" w14:textId="77777777" w:rsidR="00967FD7" w:rsidRPr="00C61ACB" w:rsidRDefault="00967FD7" w:rsidP="00ED2292">
            <w:pPr>
              <w:rPr>
                <w:sz w:val="20"/>
              </w:rPr>
            </w:pPr>
            <w:r w:rsidRPr="00C61ACB">
              <w:rPr>
                <w:sz w:val="20"/>
              </w:rPr>
              <w:t>XML Style sheet Language Translation</w:t>
            </w:r>
            <w:bookmarkStart w:id="100" w:name="_Toc170626571"/>
            <w:bookmarkStart w:id="101" w:name="_Toc170791825"/>
            <w:bookmarkStart w:id="102" w:name="_Toc170873035"/>
            <w:bookmarkStart w:id="103" w:name="_Toc170882215"/>
            <w:bookmarkStart w:id="104" w:name="_Toc170883209"/>
            <w:bookmarkStart w:id="105" w:name="_Toc171140479"/>
            <w:bookmarkStart w:id="106" w:name="_Toc171163921"/>
            <w:bookmarkStart w:id="107" w:name="_Toc171172755"/>
            <w:bookmarkStart w:id="108" w:name="_Toc171173335"/>
            <w:bookmarkStart w:id="109" w:name="_Toc171242679"/>
            <w:bookmarkStart w:id="110" w:name="_Toc171243586"/>
            <w:bookmarkStart w:id="111" w:name="_Toc171255572"/>
            <w:bookmarkStart w:id="112" w:name="_Toc171270765"/>
            <w:bookmarkStart w:id="113" w:name="_Toc171271852"/>
            <w:bookmarkStart w:id="114" w:name="_Toc170626573"/>
            <w:bookmarkStart w:id="115" w:name="_Toc170791827"/>
            <w:bookmarkStart w:id="116" w:name="_Toc170873037"/>
            <w:bookmarkStart w:id="117" w:name="_Toc170882217"/>
            <w:bookmarkStart w:id="118" w:name="_Toc170883211"/>
            <w:bookmarkStart w:id="119" w:name="_Toc171140481"/>
            <w:bookmarkStart w:id="120" w:name="_Toc171163923"/>
            <w:bookmarkStart w:id="121" w:name="_Toc171172757"/>
            <w:bookmarkStart w:id="122" w:name="_Toc171173337"/>
            <w:bookmarkStart w:id="123" w:name="_Toc171242681"/>
            <w:bookmarkStart w:id="124" w:name="_Toc171243588"/>
            <w:bookmarkStart w:id="125" w:name="_Toc171255574"/>
            <w:bookmarkStart w:id="126" w:name="_Toc171270767"/>
            <w:bookmarkStart w:id="127" w:name="_Toc171271854"/>
            <w:bookmarkStart w:id="128" w:name="_Toc170626574"/>
            <w:bookmarkStart w:id="129" w:name="_Toc170791828"/>
            <w:bookmarkStart w:id="130" w:name="_Toc170873038"/>
            <w:bookmarkStart w:id="131" w:name="_Toc170882218"/>
            <w:bookmarkStart w:id="132" w:name="_Toc170883212"/>
            <w:bookmarkStart w:id="133" w:name="_Toc171140482"/>
            <w:bookmarkStart w:id="134" w:name="_Toc171163924"/>
            <w:bookmarkStart w:id="135" w:name="_Toc171172758"/>
            <w:bookmarkStart w:id="136" w:name="_Toc171173338"/>
            <w:bookmarkStart w:id="137" w:name="_Toc171242682"/>
            <w:bookmarkStart w:id="138" w:name="_Toc171243589"/>
            <w:bookmarkStart w:id="139" w:name="_Toc171255575"/>
            <w:bookmarkStart w:id="140" w:name="_Toc171270768"/>
            <w:bookmarkStart w:id="141" w:name="_Toc171271855"/>
            <w:bookmarkStart w:id="142" w:name="_Toc170626576"/>
            <w:bookmarkStart w:id="143" w:name="_Toc170791830"/>
            <w:bookmarkStart w:id="144" w:name="_Toc170873040"/>
            <w:bookmarkStart w:id="145" w:name="_Toc170882220"/>
            <w:bookmarkStart w:id="146" w:name="_Toc170883214"/>
            <w:bookmarkStart w:id="147" w:name="_Toc171140484"/>
            <w:bookmarkStart w:id="148" w:name="_Toc171163926"/>
            <w:bookmarkStart w:id="149" w:name="_Toc171172760"/>
            <w:bookmarkStart w:id="150" w:name="_Toc171173340"/>
            <w:bookmarkStart w:id="151" w:name="_Toc171242684"/>
            <w:bookmarkStart w:id="152" w:name="_Toc171243591"/>
            <w:bookmarkStart w:id="153" w:name="_Toc171255577"/>
            <w:bookmarkStart w:id="154" w:name="_Toc171270770"/>
            <w:bookmarkStart w:id="155" w:name="_Toc171271857"/>
            <w:bookmarkStart w:id="156" w:name="_Toc170626577"/>
            <w:bookmarkStart w:id="157" w:name="_Toc170791831"/>
            <w:bookmarkStart w:id="158" w:name="_Toc170873041"/>
            <w:bookmarkStart w:id="159" w:name="_Toc170882221"/>
            <w:bookmarkStart w:id="160" w:name="_Toc170883215"/>
            <w:bookmarkStart w:id="161" w:name="_Toc171140485"/>
            <w:bookmarkStart w:id="162" w:name="_Toc171163927"/>
            <w:bookmarkStart w:id="163" w:name="_Toc171172761"/>
            <w:bookmarkStart w:id="164" w:name="_Toc171173341"/>
            <w:bookmarkStart w:id="165" w:name="_Toc171242685"/>
            <w:bookmarkStart w:id="166" w:name="_Toc171243592"/>
            <w:bookmarkStart w:id="167" w:name="_Toc171255578"/>
            <w:bookmarkStart w:id="168" w:name="_Toc171270771"/>
            <w:bookmarkStart w:id="169" w:name="_Toc171271858"/>
            <w:bookmarkStart w:id="170" w:name="_Toc170626579"/>
            <w:bookmarkStart w:id="171" w:name="_Toc170791833"/>
            <w:bookmarkStart w:id="172" w:name="_Toc170873043"/>
            <w:bookmarkStart w:id="173" w:name="_Toc170882223"/>
            <w:bookmarkStart w:id="174" w:name="_Toc170883217"/>
            <w:bookmarkStart w:id="175" w:name="_Toc171140487"/>
            <w:bookmarkStart w:id="176" w:name="_Toc171163929"/>
            <w:bookmarkStart w:id="177" w:name="_Toc171172763"/>
            <w:bookmarkStart w:id="178" w:name="_Toc171173343"/>
            <w:bookmarkStart w:id="179" w:name="_Toc171242687"/>
            <w:bookmarkStart w:id="180" w:name="_Toc171243594"/>
            <w:bookmarkStart w:id="181" w:name="_Toc171255580"/>
            <w:bookmarkStart w:id="182" w:name="_Toc171270773"/>
            <w:bookmarkStart w:id="183" w:name="_Toc171271860"/>
            <w:bookmarkStart w:id="184" w:name="_Toc170626580"/>
            <w:bookmarkStart w:id="185" w:name="_Toc170791834"/>
            <w:bookmarkStart w:id="186" w:name="_Toc170873044"/>
            <w:bookmarkStart w:id="187" w:name="_Toc170882224"/>
            <w:bookmarkStart w:id="188" w:name="_Toc170883218"/>
            <w:bookmarkStart w:id="189" w:name="_Toc171140488"/>
            <w:bookmarkStart w:id="190" w:name="_Toc171163930"/>
            <w:bookmarkStart w:id="191" w:name="_Toc171172764"/>
            <w:bookmarkStart w:id="192" w:name="_Toc171173344"/>
            <w:bookmarkStart w:id="193" w:name="_Toc171242688"/>
            <w:bookmarkStart w:id="194" w:name="_Toc171243595"/>
            <w:bookmarkStart w:id="195" w:name="_Toc171255581"/>
            <w:bookmarkStart w:id="196" w:name="_Toc171270774"/>
            <w:bookmarkStart w:id="197" w:name="_Toc171271861"/>
            <w:bookmarkStart w:id="198" w:name="_Toc170626582"/>
            <w:bookmarkStart w:id="199" w:name="_Toc170791836"/>
            <w:bookmarkStart w:id="200" w:name="_Toc170873046"/>
            <w:bookmarkStart w:id="201" w:name="_Toc170882226"/>
            <w:bookmarkStart w:id="202" w:name="_Toc170883220"/>
            <w:bookmarkStart w:id="203" w:name="_Toc171140490"/>
            <w:bookmarkStart w:id="204" w:name="_Toc171163932"/>
            <w:bookmarkStart w:id="205" w:name="_Toc171172766"/>
            <w:bookmarkStart w:id="206" w:name="_Toc171173346"/>
            <w:bookmarkStart w:id="207" w:name="_Toc171242690"/>
            <w:bookmarkStart w:id="208" w:name="_Toc171243597"/>
            <w:bookmarkStart w:id="209" w:name="_Toc171255583"/>
            <w:bookmarkStart w:id="210" w:name="_Toc171270776"/>
            <w:bookmarkStart w:id="211" w:name="_Toc171271863"/>
            <w:bookmarkStart w:id="212" w:name="_Toc170626595"/>
            <w:bookmarkStart w:id="213" w:name="_Toc170791849"/>
            <w:bookmarkStart w:id="214" w:name="_Toc170873059"/>
            <w:bookmarkStart w:id="215" w:name="_Toc170882239"/>
            <w:bookmarkStart w:id="216" w:name="_Toc170883233"/>
            <w:bookmarkStart w:id="217" w:name="_Toc171140503"/>
            <w:bookmarkStart w:id="218" w:name="_Toc171163945"/>
            <w:bookmarkStart w:id="219" w:name="_Toc171172779"/>
            <w:bookmarkStart w:id="220" w:name="_Toc171173359"/>
            <w:bookmarkStart w:id="221" w:name="_Toc171242703"/>
            <w:bookmarkStart w:id="222" w:name="_Toc171243610"/>
            <w:bookmarkStart w:id="223" w:name="_Toc171255596"/>
            <w:bookmarkStart w:id="224" w:name="_Toc171270789"/>
            <w:bookmarkStart w:id="225" w:name="_Toc171271876"/>
            <w:bookmarkStart w:id="226" w:name="_Toc170626601"/>
            <w:bookmarkStart w:id="227" w:name="_Toc170791855"/>
            <w:bookmarkStart w:id="228" w:name="_Toc170873065"/>
            <w:bookmarkStart w:id="229" w:name="_Toc170882245"/>
            <w:bookmarkStart w:id="230" w:name="_Toc170883239"/>
            <w:bookmarkStart w:id="231" w:name="_Toc171140509"/>
            <w:bookmarkStart w:id="232" w:name="_Toc171163951"/>
            <w:bookmarkStart w:id="233" w:name="_Toc171172785"/>
            <w:bookmarkStart w:id="234" w:name="_Toc171173365"/>
            <w:bookmarkStart w:id="235" w:name="_Toc171242709"/>
            <w:bookmarkStart w:id="236" w:name="_Toc171243616"/>
            <w:bookmarkStart w:id="237" w:name="_Toc171255602"/>
            <w:bookmarkStart w:id="238" w:name="_Toc171270795"/>
            <w:bookmarkStart w:id="239" w:name="_Toc171271882"/>
            <w:bookmarkStart w:id="240" w:name="_Toc170626609"/>
            <w:bookmarkStart w:id="241" w:name="_Toc170791863"/>
            <w:bookmarkStart w:id="242" w:name="_Toc170873073"/>
            <w:bookmarkStart w:id="243" w:name="_Toc170882253"/>
            <w:bookmarkStart w:id="244" w:name="_Toc170883247"/>
            <w:bookmarkStart w:id="245" w:name="_Toc171140517"/>
            <w:bookmarkStart w:id="246" w:name="_Toc171163959"/>
            <w:bookmarkStart w:id="247" w:name="_Toc171172793"/>
            <w:bookmarkStart w:id="248" w:name="_Toc171173373"/>
            <w:bookmarkStart w:id="249" w:name="_Toc171242717"/>
            <w:bookmarkStart w:id="250" w:name="_Toc171243624"/>
            <w:bookmarkStart w:id="251" w:name="_Toc171255610"/>
            <w:bookmarkStart w:id="252" w:name="_Toc171270803"/>
            <w:bookmarkStart w:id="253" w:name="_Toc171271890"/>
            <w:bookmarkStart w:id="254" w:name="_Toc170626610"/>
            <w:bookmarkStart w:id="255" w:name="_Toc170791864"/>
            <w:bookmarkStart w:id="256" w:name="_Toc170873074"/>
            <w:bookmarkStart w:id="257" w:name="_Toc170882254"/>
            <w:bookmarkStart w:id="258" w:name="_Toc170883248"/>
            <w:bookmarkStart w:id="259" w:name="_Toc171140518"/>
            <w:bookmarkStart w:id="260" w:name="_Toc171163960"/>
            <w:bookmarkStart w:id="261" w:name="_Toc171172794"/>
            <w:bookmarkStart w:id="262" w:name="_Toc171173374"/>
            <w:bookmarkStart w:id="263" w:name="_Toc171242718"/>
            <w:bookmarkStart w:id="264" w:name="_Toc171243625"/>
            <w:bookmarkStart w:id="265" w:name="_Toc171255611"/>
            <w:bookmarkStart w:id="266" w:name="_Toc171270804"/>
            <w:bookmarkStart w:id="267" w:name="_Toc171271891"/>
            <w:bookmarkStart w:id="268" w:name="_Toc170626613"/>
            <w:bookmarkStart w:id="269" w:name="_Toc170791867"/>
            <w:bookmarkStart w:id="270" w:name="_Toc170873077"/>
            <w:bookmarkStart w:id="271" w:name="_Toc170882257"/>
            <w:bookmarkStart w:id="272" w:name="_Toc170883251"/>
            <w:bookmarkStart w:id="273" w:name="_Toc171140521"/>
            <w:bookmarkStart w:id="274" w:name="_Toc171163963"/>
            <w:bookmarkStart w:id="275" w:name="_Toc171172797"/>
            <w:bookmarkStart w:id="276" w:name="_Toc171173377"/>
            <w:bookmarkStart w:id="277" w:name="_Toc171242721"/>
            <w:bookmarkStart w:id="278" w:name="_Toc171243628"/>
            <w:bookmarkStart w:id="279" w:name="_Toc171255614"/>
            <w:bookmarkStart w:id="280" w:name="_Toc171270807"/>
            <w:bookmarkStart w:id="281" w:name="_Toc171271894"/>
            <w:bookmarkStart w:id="282" w:name="_Toc170626614"/>
            <w:bookmarkStart w:id="283" w:name="_Toc170791868"/>
            <w:bookmarkStart w:id="284" w:name="_Toc170873078"/>
            <w:bookmarkStart w:id="285" w:name="_Toc170882258"/>
            <w:bookmarkStart w:id="286" w:name="_Toc170883252"/>
            <w:bookmarkStart w:id="287" w:name="_Toc171140522"/>
            <w:bookmarkStart w:id="288" w:name="_Toc171163964"/>
            <w:bookmarkStart w:id="289" w:name="_Toc171172798"/>
            <w:bookmarkStart w:id="290" w:name="_Toc171173378"/>
            <w:bookmarkStart w:id="291" w:name="_Toc171242722"/>
            <w:bookmarkStart w:id="292" w:name="_Toc171243629"/>
            <w:bookmarkStart w:id="293" w:name="_Toc171255615"/>
            <w:bookmarkStart w:id="294" w:name="_Toc171270808"/>
            <w:bookmarkStart w:id="295" w:name="_Toc171271895"/>
            <w:bookmarkStart w:id="296" w:name="_Toc170626615"/>
            <w:bookmarkStart w:id="297" w:name="_Toc170791869"/>
            <w:bookmarkStart w:id="298" w:name="_Toc170873079"/>
            <w:bookmarkStart w:id="299" w:name="_Toc170882259"/>
            <w:bookmarkStart w:id="300" w:name="_Toc170883253"/>
            <w:bookmarkStart w:id="301" w:name="_Toc171140523"/>
            <w:bookmarkStart w:id="302" w:name="_Toc171163965"/>
            <w:bookmarkStart w:id="303" w:name="_Toc171172799"/>
            <w:bookmarkStart w:id="304" w:name="_Toc171173379"/>
            <w:bookmarkStart w:id="305" w:name="_Toc171242723"/>
            <w:bookmarkStart w:id="306" w:name="_Toc171243630"/>
            <w:bookmarkStart w:id="307" w:name="_Toc171255616"/>
            <w:bookmarkStart w:id="308" w:name="_Toc171270809"/>
            <w:bookmarkStart w:id="309" w:name="_Toc171271896"/>
            <w:bookmarkStart w:id="310" w:name="_Toc170626618"/>
            <w:bookmarkStart w:id="311" w:name="_Toc170791872"/>
            <w:bookmarkStart w:id="312" w:name="_Toc170873082"/>
            <w:bookmarkStart w:id="313" w:name="_Toc170882262"/>
            <w:bookmarkStart w:id="314" w:name="_Toc170883256"/>
            <w:bookmarkStart w:id="315" w:name="_Toc171140526"/>
            <w:bookmarkStart w:id="316" w:name="_Toc171163968"/>
            <w:bookmarkStart w:id="317" w:name="_Toc171172802"/>
            <w:bookmarkStart w:id="318" w:name="_Toc171173382"/>
            <w:bookmarkStart w:id="319" w:name="_Toc171242726"/>
            <w:bookmarkStart w:id="320" w:name="_Toc171243633"/>
            <w:bookmarkStart w:id="321" w:name="_Toc171255619"/>
            <w:bookmarkStart w:id="322" w:name="_Toc171270812"/>
            <w:bookmarkStart w:id="323" w:name="_Toc171271899"/>
            <w:bookmarkStart w:id="324" w:name="_Toc170626622"/>
            <w:bookmarkStart w:id="325" w:name="_Toc170791876"/>
            <w:bookmarkStart w:id="326" w:name="_Toc170873086"/>
            <w:bookmarkStart w:id="327" w:name="_Toc170882266"/>
            <w:bookmarkStart w:id="328" w:name="_Toc170883260"/>
            <w:bookmarkStart w:id="329" w:name="_Toc171140530"/>
            <w:bookmarkStart w:id="330" w:name="_Toc171163972"/>
            <w:bookmarkStart w:id="331" w:name="_Toc171172806"/>
            <w:bookmarkStart w:id="332" w:name="_Toc171173386"/>
            <w:bookmarkStart w:id="333" w:name="_Toc171242730"/>
            <w:bookmarkStart w:id="334" w:name="_Toc171243637"/>
            <w:bookmarkStart w:id="335" w:name="_Toc171255623"/>
            <w:bookmarkStart w:id="336" w:name="_Toc171270816"/>
            <w:bookmarkStart w:id="337" w:name="_Toc171271903"/>
            <w:bookmarkStart w:id="338" w:name="_Toc170626624"/>
            <w:bookmarkStart w:id="339" w:name="_Toc170791878"/>
            <w:bookmarkStart w:id="340" w:name="_Toc170873088"/>
            <w:bookmarkStart w:id="341" w:name="_Toc170882268"/>
            <w:bookmarkStart w:id="342" w:name="_Toc170883262"/>
            <w:bookmarkStart w:id="343" w:name="_Toc171140532"/>
            <w:bookmarkStart w:id="344" w:name="_Toc171163974"/>
            <w:bookmarkStart w:id="345" w:name="_Toc171172808"/>
            <w:bookmarkStart w:id="346" w:name="_Toc171173388"/>
            <w:bookmarkStart w:id="347" w:name="_Toc171242732"/>
            <w:bookmarkStart w:id="348" w:name="_Toc171243639"/>
            <w:bookmarkStart w:id="349" w:name="_Toc171255625"/>
            <w:bookmarkStart w:id="350" w:name="_Toc171270818"/>
            <w:bookmarkStart w:id="351" w:name="_Toc171271905"/>
            <w:bookmarkStart w:id="352" w:name="_Toc170626625"/>
            <w:bookmarkStart w:id="353" w:name="_Toc170791879"/>
            <w:bookmarkStart w:id="354" w:name="_Toc170873089"/>
            <w:bookmarkStart w:id="355" w:name="_Toc170882269"/>
            <w:bookmarkStart w:id="356" w:name="_Toc170883263"/>
            <w:bookmarkStart w:id="357" w:name="_Toc171140533"/>
            <w:bookmarkStart w:id="358" w:name="_Toc171163975"/>
            <w:bookmarkStart w:id="359" w:name="_Toc171172809"/>
            <w:bookmarkStart w:id="360" w:name="_Toc171173389"/>
            <w:bookmarkStart w:id="361" w:name="_Toc171242733"/>
            <w:bookmarkStart w:id="362" w:name="_Toc171243640"/>
            <w:bookmarkStart w:id="363" w:name="_Toc171255626"/>
            <w:bookmarkStart w:id="364" w:name="_Toc171270819"/>
            <w:bookmarkStart w:id="365" w:name="_Toc171271906"/>
            <w:bookmarkStart w:id="366" w:name="_Toc170626631"/>
            <w:bookmarkStart w:id="367" w:name="_Toc170791885"/>
            <w:bookmarkStart w:id="368" w:name="_Toc170873095"/>
            <w:bookmarkStart w:id="369" w:name="_Toc170882275"/>
            <w:bookmarkStart w:id="370" w:name="_Toc170883269"/>
            <w:bookmarkStart w:id="371" w:name="_Toc171140539"/>
            <w:bookmarkStart w:id="372" w:name="_Toc171163981"/>
            <w:bookmarkStart w:id="373" w:name="_Toc171172815"/>
            <w:bookmarkStart w:id="374" w:name="_Toc171173395"/>
            <w:bookmarkStart w:id="375" w:name="_Toc171242739"/>
            <w:bookmarkStart w:id="376" w:name="_Toc171243646"/>
            <w:bookmarkStart w:id="377" w:name="_Toc171255632"/>
            <w:bookmarkStart w:id="378" w:name="_Toc171270825"/>
            <w:bookmarkStart w:id="379" w:name="_Toc171271912"/>
            <w:bookmarkStart w:id="380" w:name="_Toc170626632"/>
            <w:bookmarkStart w:id="381" w:name="_Toc170791886"/>
            <w:bookmarkStart w:id="382" w:name="_Toc170873096"/>
            <w:bookmarkStart w:id="383" w:name="_Toc170882276"/>
            <w:bookmarkStart w:id="384" w:name="_Toc170883270"/>
            <w:bookmarkStart w:id="385" w:name="_Toc171140540"/>
            <w:bookmarkStart w:id="386" w:name="_Toc171163982"/>
            <w:bookmarkStart w:id="387" w:name="_Toc171172816"/>
            <w:bookmarkStart w:id="388" w:name="_Toc171173396"/>
            <w:bookmarkStart w:id="389" w:name="_Toc171242740"/>
            <w:bookmarkStart w:id="390" w:name="_Toc171243647"/>
            <w:bookmarkStart w:id="391" w:name="_Toc171255633"/>
            <w:bookmarkStart w:id="392" w:name="_Toc171270826"/>
            <w:bookmarkStart w:id="393" w:name="_Toc171271913"/>
            <w:bookmarkStart w:id="394" w:name="_Toc170626643"/>
            <w:bookmarkStart w:id="395" w:name="_Toc170791897"/>
            <w:bookmarkStart w:id="396" w:name="_Toc170873107"/>
            <w:bookmarkStart w:id="397" w:name="_Toc170882287"/>
            <w:bookmarkStart w:id="398" w:name="_Toc170883281"/>
            <w:bookmarkStart w:id="399" w:name="_Toc171140551"/>
            <w:bookmarkStart w:id="400" w:name="_Toc171163993"/>
            <w:bookmarkStart w:id="401" w:name="_Toc171172827"/>
            <w:bookmarkStart w:id="402" w:name="_Toc171173407"/>
            <w:bookmarkStart w:id="403" w:name="_Toc171242751"/>
            <w:bookmarkStart w:id="404" w:name="_Toc171243658"/>
            <w:bookmarkStart w:id="405" w:name="_Toc171255644"/>
            <w:bookmarkStart w:id="406" w:name="_Toc171270837"/>
            <w:bookmarkStart w:id="407" w:name="_Toc171271924"/>
            <w:bookmarkStart w:id="408" w:name="_Toc170626645"/>
            <w:bookmarkStart w:id="409" w:name="_Toc170791899"/>
            <w:bookmarkStart w:id="410" w:name="_Toc170873109"/>
            <w:bookmarkStart w:id="411" w:name="_Toc170882289"/>
            <w:bookmarkStart w:id="412" w:name="_Toc170883283"/>
            <w:bookmarkStart w:id="413" w:name="_Toc171140553"/>
            <w:bookmarkStart w:id="414" w:name="_Toc171163995"/>
            <w:bookmarkStart w:id="415" w:name="_Toc171172829"/>
            <w:bookmarkStart w:id="416" w:name="_Toc171173409"/>
            <w:bookmarkStart w:id="417" w:name="_Toc171242753"/>
            <w:bookmarkStart w:id="418" w:name="_Toc171243660"/>
            <w:bookmarkStart w:id="419" w:name="_Toc171255646"/>
            <w:bookmarkStart w:id="420" w:name="_Toc171270839"/>
            <w:bookmarkStart w:id="421" w:name="_Toc171271926"/>
            <w:bookmarkStart w:id="422" w:name="_Toc170626651"/>
            <w:bookmarkStart w:id="423" w:name="_Toc170791905"/>
            <w:bookmarkStart w:id="424" w:name="_Toc170873115"/>
            <w:bookmarkStart w:id="425" w:name="_Toc170882295"/>
            <w:bookmarkStart w:id="426" w:name="_Toc170883289"/>
            <w:bookmarkStart w:id="427" w:name="_Toc171140559"/>
            <w:bookmarkStart w:id="428" w:name="_Toc171164001"/>
            <w:bookmarkStart w:id="429" w:name="_Toc171172835"/>
            <w:bookmarkStart w:id="430" w:name="_Toc171173415"/>
            <w:bookmarkStart w:id="431" w:name="_Toc171242759"/>
            <w:bookmarkStart w:id="432" w:name="_Toc171243666"/>
            <w:bookmarkStart w:id="433" w:name="_Toc171255652"/>
            <w:bookmarkStart w:id="434" w:name="_Toc171270845"/>
            <w:bookmarkStart w:id="435" w:name="_Toc171271932"/>
            <w:bookmarkStart w:id="436" w:name="_Toc170626654"/>
            <w:bookmarkStart w:id="437" w:name="_Toc170791908"/>
            <w:bookmarkStart w:id="438" w:name="_Toc170873118"/>
            <w:bookmarkStart w:id="439" w:name="_Toc170882298"/>
            <w:bookmarkStart w:id="440" w:name="_Toc170883292"/>
            <w:bookmarkStart w:id="441" w:name="_Toc171140562"/>
            <w:bookmarkStart w:id="442" w:name="_Toc171164004"/>
            <w:bookmarkStart w:id="443" w:name="_Toc171172838"/>
            <w:bookmarkStart w:id="444" w:name="_Toc171173418"/>
            <w:bookmarkStart w:id="445" w:name="_Toc171242762"/>
            <w:bookmarkStart w:id="446" w:name="_Toc171243669"/>
            <w:bookmarkStart w:id="447" w:name="_Toc171255655"/>
            <w:bookmarkStart w:id="448" w:name="_Toc171270848"/>
            <w:bookmarkStart w:id="449" w:name="_Toc171271935"/>
            <w:bookmarkStart w:id="450" w:name="_Toc170626655"/>
            <w:bookmarkStart w:id="451" w:name="_Toc170791909"/>
            <w:bookmarkStart w:id="452" w:name="_Toc170873119"/>
            <w:bookmarkStart w:id="453" w:name="_Toc170882299"/>
            <w:bookmarkStart w:id="454" w:name="_Toc170883293"/>
            <w:bookmarkStart w:id="455" w:name="_Toc171140563"/>
            <w:bookmarkStart w:id="456" w:name="_Toc171164005"/>
            <w:bookmarkStart w:id="457" w:name="_Toc171172839"/>
            <w:bookmarkStart w:id="458" w:name="_Toc171173419"/>
            <w:bookmarkStart w:id="459" w:name="_Toc171242763"/>
            <w:bookmarkStart w:id="460" w:name="_Toc171243670"/>
            <w:bookmarkStart w:id="461" w:name="_Toc171255656"/>
            <w:bookmarkStart w:id="462" w:name="_Toc171270849"/>
            <w:bookmarkStart w:id="463" w:name="_Toc171271936"/>
            <w:bookmarkStart w:id="464" w:name="_Toc170626658"/>
            <w:bookmarkStart w:id="465" w:name="_Toc170791912"/>
            <w:bookmarkStart w:id="466" w:name="_Toc170873122"/>
            <w:bookmarkStart w:id="467" w:name="_Toc170882302"/>
            <w:bookmarkStart w:id="468" w:name="_Toc170883296"/>
            <w:bookmarkStart w:id="469" w:name="_Toc171140566"/>
            <w:bookmarkStart w:id="470" w:name="_Toc171164008"/>
            <w:bookmarkStart w:id="471" w:name="_Toc171172842"/>
            <w:bookmarkStart w:id="472" w:name="_Toc171173422"/>
            <w:bookmarkStart w:id="473" w:name="_Toc171242766"/>
            <w:bookmarkStart w:id="474" w:name="_Toc171243673"/>
            <w:bookmarkStart w:id="475" w:name="_Toc171255659"/>
            <w:bookmarkStart w:id="476" w:name="_Toc171270852"/>
            <w:bookmarkStart w:id="477" w:name="_Toc171271939"/>
            <w:bookmarkStart w:id="478" w:name="_Toc170626660"/>
            <w:bookmarkStart w:id="479" w:name="_Toc170791914"/>
            <w:bookmarkStart w:id="480" w:name="_Toc170873124"/>
            <w:bookmarkStart w:id="481" w:name="_Toc170882304"/>
            <w:bookmarkStart w:id="482" w:name="_Toc170883298"/>
            <w:bookmarkStart w:id="483" w:name="_Toc171140568"/>
            <w:bookmarkStart w:id="484" w:name="_Toc171164010"/>
            <w:bookmarkStart w:id="485" w:name="_Toc171172844"/>
            <w:bookmarkStart w:id="486" w:name="_Toc171173424"/>
            <w:bookmarkStart w:id="487" w:name="_Toc171242768"/>
            <w:bookmarkStart w:id="488" w:name="_Toc171243675"/>
            <w:bookmarkStart w:id="489" w:name="_Toc171255661"/>
            <w:bookmarkStart w:id="490" w:name="_Toc171270854"/>
            <w:bookmarkStart w:id="491" w:name="_Toc171271941"/>
            <w:bookmarkStart w:id="492" w:name="_Toc170626661"/>
            <w:bookmarkStart w:id="493" w:name="_Toc170791915"/>
            <w:bookmarkStart w:id="494" w:name="_Toc170873125"/>
            <w:bookmarkStart w:id="495" w:name="_Toc170882305"/>
            <w:bookmarkStart w:id="496" w:name="_Toc170883299"/>
            <w:bookmarkStart w:id="497" w:name="_Toc171140569"/>
            <w:bookmarkStart w:id="498" w:name="_Toc171164011"/>
            <w:bookmarkStart w:id="499" w:name="_Toc171172845"/>
            <w:bookmarkStart w:id="500" w:name="_Toc171173425"/>
            <w:bookmarkStart w:id="501" w:name="_Toc171242769"/>
            <w:bookmarkStart w:id="502" w:name="_Toc171243676"/>
            <w:bookmarkStart w:id="503" w:name="_Toc171255662"/>
            <w:bookmarkStart w:id="504" w:name="_Toc171270855"/>
            <w:bookmarkStart w:id="505" w:name="_Toc171271942"/>
            <w:bookmarkStart w:id="506" w:name="_Toc170626670"/>
            <w:bookmarkStart w:id="507" w:name="_Toc170791924"/>
            <w:bookmarkStart w:id="508" w:name="_Toc170873134"/>
            <w:bookmarkStart w:id="509" w:name="_Toc170882314"/>
            <w:bookmarkStart w:id="510" w:name="_Toc170883308"/>
            <w:bookmarkStart w:id="511" w:name="_Toc171140578"/>
            <w:bookmarkStart w:id="512" w:name="_Toc171164020"/>
            <w:bookmarkStart w:id="513" w:name="_Toc171172854"/>
            <w:bookmarkStart w:id="514" w:name="_Toc171173434"/>
            <w:bookmarkStart w:id="515" w:name="_Toc171242778"/>
            <w:bookmarkStart w:id="516" w:name="_Toc171243685"/>
            <w:bookmarkStart w:id="517" w:name="_Toc171255671"/>
            <w:bookmarkStart w:id="518" w:name="_Toc171270864"/>
            <w:bookmarkStart w:id="519" w:name="_Toc171271951"/>
            <w:bookmarkStart w:id="520" w:name="_Toc170626675"/>
            <w:bookmarkStart w:id="521" w:name="_Toc170791929"/>
            <w:bookmarkStart w:id="522" w:name="_Toc170873139"/>
            <w:bookmarkStart w:id="523" w:name="_Toc170882319"/>
            <w:bookmarkStart w:id="524" w:name="_Toc170883313"/>
            <w:bookmarkStart w:id="525" w:name="_Toc171140583"/>
            <w:bookmarkStart w:id="526" w:name="_Toc171164025"/>
            <w:bookmarkStart w:id="527" w:name="_Toc171172859"/>
            <w:bookmarkStart w:id="528" w:name="_Toc171173439"/>
            <w:bookmarkStart w:id="529" w:name="_Toc171242783"/>
            <w:bookmarkStart w:id="530" w:name="_Toc171243690"/>
            <w:bookmarkStart w:id="531" w:name="_Toc171255676"/>
            <w:bookmarkStart w:id="532" w:name="_Toc171270869"/>
            <w:bookmarkStart w:id="533" w:name="_Toc171271956"/>
            <w:bookmarkStart w:id="534" w:name="_Toc170626678"/>
            <w:bookmarkStart w:id="535" w:name="_Toc170791932"/>
            <w:bookmarkStart w:id="536" w:name="_Toc170873142"/>
            <w:bookmarkStart w:id="537" w:name="_Toc170882322"/>
            <w:bookmarkStart w:id="538" w:name="_Toc170883316"/>
            <w:bookmarkStart w:id="539" w:name="_Toc171140586"/>
            <w:bookmarkStart w:id="540" w:name="_Toc171164028"/>
            <w:bookmarkStart w:id="541" w:name="_Toc171172862"/>
            <w:bookmarkStart w:id="542" w:name="_Toc171173442"/>
            <w:bookmarkStart w:id="543" w:name="_Toc171242786"/>
            <w:bookmarkStart w:id="544" w:name="_Toc171243693"/>
            <w:bookmarkStart w:id="545" w:name="_Toc171255679"/>
            <w:bookmarkStart w:id="546" w:name="_Toc171270872"/>
            <w:bookmarkStart w:id="547" w:name="_Toc171271959"/>
            <w:bookmarkStart w:id="548" w:name="_Toc170626683"/>
            <w:bookmarkStart w:id="549" w:name="_Toc170791937"/>
            <w:bookmarkStart w:id="550" w:name="_Toc170873147"/>
            <w:bookmarkStart w:id="551" w:name="_Toc170882327"/>
            <w:bookmarkStart w:id="552" w:name="_Toc170883321"/>
            <w:bookmarkStart w:id="553" w:name="_Toc171140591"/>
            <w:bookmarkStart w:id="554" w:name="_Toc171164033"/>
            <w:bookmarkStart w:id="555" w:name="_Toc171172867"/>
            <w:bookmarkStart w:id="556" w:name="_Toc171173447"/>
            <w:bookmarkStart w:id="557" w:name="_Toc171242791"/>
            <w:bookmarkStart w:id="558" w:name="_Toc171243698"/>
            <w:bookmarkStart w:id="559" w:name="_Toc171255684"/>
            <w:bookmarkStart w:id="560" w:name="_Toc171270877"/>
            <w:bookmarkStart w:id="561" w:name="_Toc171271964"/>
            <w:bookmarkStart w:id="562" w:name="_Toc170626688"/>
            <w:bookmarkStart w:id="563" w:name="_Toc170791942"/>
            <w:bookmarkStart w:id="564" w:name="_Toc170873152"/>
            <w:bookmarkStart w:id="565" w:name="_Toc170882332"/>
            <w:bookmarkStart w:id="566" w:name="_Toc170883326"/>
            <w:bookmarkStart w:id="567" w:name="_Toc171140596"/>
            <w:bookmarkStart w:id="568" w:name="_Toc171164038"/>
            <w:bookmarkStart w:id="569" w:name="_Toc171172872"/>
            <w:bookmarkStart w:id="570" w:name="_Toc171173452"/>
            <w:bookmarkStart w:id="571" w:name="_Toc171242796"/>
            <w:bookmarkStart w:id="572" w:name="_Toc171243703"/>
            <w:bookmarkStart w:id="573" w:name="_Toc171255689"/>
            <w:bookmarkStart w:id="574" w:name="_Toc171270882"/>
            <w:bookmarkStart w:id="575" w:name="_Toc171271969"/>
            <w:bookmarkStart w:id="576" w:name="_Toc170626691"/>
            <w:bookmarkStart w:id="577" w:name="_Toc170791945"/>
            <w:bookmarkStart w:id="578" w:name="_Toc170873155"/>
            <w:bookmarkStart w:id="579" w:name="_Toc170882335"/>
            <w:bookmarkStart w:id="580" w:name="_Toc170883329"/>
            <w:bookmarkStart w:id="581" w:name="_Toc171140599"/>
            <w:bookmarkStart w:id="582" w:name="_Toc171164041"/>
            <w:bookmarkStart w:id="583" w:name="_Toc171172875"/>
            <w:bookmarkStart w:id="584" w:name="_Toc171173455"/>
            <w:bookmarkStart w:id="585" w:name="_Toc171242799"/>
            <w:bookmarkStart w:id="586" w:name="_Toc171243706"/>
            <w:bookmarkStart w:id="587" w:name="_Toc171255692"/>
            <w:bookmarkStart w:id="588" w:name="_Toc171270885"/>
            <w:bookmarkStart w:id="589" w:name="_Toc171271972"/>
            <w:bookmarkStart w:id="590" w:name="_Toc170626693"/>
            <w:bookmarkStart w:id="591" w:name="_Toc170791947"/>
            <w:bookmarkStart w:id="592" w:name="_Toc170873157"/>
            <w:bookmarkStart w:id="593" w:name="_Toc170882337"/>
            <w:bookmarkStart w:id="594" w:name="_Toc170883331"/>
            <w:bookmarkStart w:id="595" w:name="_Toc171140601"/>
            <w:bookmarkStart w:id="596" w:name="_Toc171164043"/>
            <w:bookmarkStart w:id="597" w:name="_Toc171172877"/>
            <w:bookmarkStart w:id="598" w:name="_Toc171173457"/>
            <w:bookmarkStart w:id="599" w:name="_Toc171242801"/>
            <w:bookmarkStart w:id="600" w:name="_Toc171243708"/>
            <w:bookmarkStart w:id="601" w:name="_Toc171255694"/>
            <w:bookmarkStart w:id="602" w:name="_Toc171270887"/>
            <w:bookmarkStart w:id="603" w:name="_Toc171271974"/>
            <w:bookmarkStart w:id="604" w:name="_Toc170626695"/>
            <w:bookmarkStart w:id="605" w:name="_Toc170791949"/>
            <w:bookmarkStart w:id="606" w:name="_Toc170873159"/>
            <w:bookmarkStart w:id="607" w:name="_Toc170882339"/>
            <w:bookmarkStart w:id="608" w:name="_Toc170883333"/>
            <w:bookmarkStart w:id="609" w:name="_Toc171140603"/>
            <w:bookmarkStart w:id="610" w:name="_Toc171164045"/>
            <w:bookmarkStart w:id="611" w:name="_Toc171172879"/>
            <w:bookmarkStart w:id="612" w:name="_Toc171173459"/>
            <w:bookmarkStart w:id="613" w:name="_Toc171242803"/>
            <w:bookmarkStart w:id="614" w:name="_Toc171243710"/>
            <w:bookmarkStart w:id="615" w:name="_Toc171255696"/>
            <w:bookmarkStart w:id="616" w:name="_Toc171270889"/>
            <w:bookmarkStart w:id="617" w:name="_Toc171271976"/>
            <w:bookmarkStart w:id="618" w:name="_Toc170626696"/>
            <w:bookmarkStart w:id="619" w:name="_Toc170791950"/>
            <w:bookmarkStart w:id="620" w:name="_Toc170873160"/>
            <w:bookmarkStart w:id="621" w:name="_Toc170882340"/>
            <w:bookmarkStart w:id="622" w:name="_Toc170883334"/>
            <w:bookmarkStart w:id="623" w:name="_Toc171140604"/>
            <w:bookmarkStart w:id="624" w:name="_Toc171164046"/>
            <w:bookmarkStart w:id="625" w:name="_Toc171172880"/>
            <w:bookmarkStart w:id="626" w:name="_Toc171173460"/>
            <w:bookmarkStart w:id="627" w:name="_Toc171242804"/>
            <w:bookmarkStart w:id="628" w:name="_Toc171243711"/>
            <w:bookmarkStart w:id="629" w:name="_Toc171255697"/>
            <w:bookmarkStart w:id="630" w:name="_Toc171270890"/>
            <w:bookmarkStart w:id="631" w:name="_Toc171271977"/>
            <w:bookmarkStart w:id="632" w:name="_Toc170626697"/>
            <w:bookmarkStart w:id="633" w:name="_Toc170791951"/>
            <w:bookmarkStart w:id="634" w:name="_Toc170873161"/>
            <w:bookmarkStart w:id="635" w:name="_Toc170882341"/>
            <w:bookmarkStart w:id="636" w:name="_Toc170883335"/>
            <w:bookmarkStart w:id="637" w:name="_Toc171140605"/>
            <w:bookmarkStart w:id="638" w:name="_Toc171164047"/>
            <w:bookmarkStart w:id="639" w:name="_Toc171172881"/>
            <w:bookmarkStart w:id="640" w:name="_Toc171173461"/>
            <w:bookmarkStart w:id="641" w:name="_Toc171242805"/>
            <w:bookmarkStart w:id="642" w:name="_Toc171243712"/>
            <w:bookmarkStart w:id="643" w:name="_Toc171255698"/>
            <w:bookmarkStart w:id="644" w:name="_Toc171270891"/>
            <w:bookmarkStart w:id="645" w:name="_Toc171271978"/>
            <w:bookmarkStart w:id="646" w:name="_Toc170626699"/>
            <w:bookmarkStart w:id="647" w:name="_Toc170791953"/>
            <w:bookmarkStart w:id="648" w:name="_Toc170873163"/>
            <w:bookmarkStart w:id="649" w:name="_Toc170882343"/>
            <w:bookmarkStart w:id="650" w:name="_Toc170883337"/>
            <w:bookmarkStart w:id="651" w:name="_Toc171140607"/>
            <w:bookmarkStart w:id="652" w:name="_Toc171164049"/>
            <w:bookmarkStart w:id="653" w:name="_Toc171172883"/>
            <w:bookmarkStart w:id="654" w:name="_Toc171173463"/>
            <w:bookmarkStart w:id="655" w:name="_Toc171242807"/>
            <w:bookmarkStart w:id="656" w:name="_Toc171243714"/>
            <w:bookmarkStart w:id="657" w:name="_Toc171255700"/>
            <w:bookmarkStart w:id="658" w:name="_Toc171270893"/>
            <w:bookmarkStart w:id="659" w:name="_Toc171271980"/>
            <w:bookmarkStart w:id="660" w:name="_Toc170626704"/>
            <w:bookmarkStart w:id="661" w:name="_Toc170791958"/>
            <w:bookmarkStart w:id="662" w:name="_Toc170873168"/>
            <w:bookmarkStart w:id="663" w:name="_Toc170882348"/>
            <w:bookmarkStart w:id="664" w:name="_Toc170883342"/>
            <w:bookmarkStart w:id="665" w:name="_Toc171140612"/>
            <w:bookmarkStart w:id="666" w:name="_Toc171164054"/>
            <w:bookmarkStart w:id="667" w:name="_Toc171172888"/>
            <w:bookmarkStart w:id="668" w:name="_Toc171173468"/>
            <w:bookmarkStart w:id="669" w:name="_Toc171242812"/>
            <w:bookmarkStart w:id="670" w:name="_Toc171243719"/>
            <w:bookmarkStart w:id="671" w:name="_Toc171255705"/>
            <w:bookmarkStart w:id="672" w:name="_Toc171270898"/>
            <w:bookmarkStart w:id="673" w:name="_Toc171271985"/>
            <w:bookmarkStart w:id="674" w:name="_Toc170626707"/>
            <w:bookmarkStart w:id="675" w:name="_Toc170791961"/>
            <w:bookmarkStart w:id="676" w:name="_Toc170873171"/>
            <w:bookmarkStart w:id="677" w:name="_Toc170882351"/>
            <w:bookmarkStart w:id="678" w:name="_Toc170883345"/>
            <w:bookmarkStart w:id="679" w:name="_Toc171140615"/>
            <w:bookmarkStart w:id="680" w:name="_Toc171164057"/>
            <w:bookmarkStart w:id="681" w:name="_Toc171172891"/>
            <w:bookmarkStart w:id="682" w:name="_Toc171173471"/>
            <w:bookmarkStart w:id="683" w:name="_Toc171242815"/>
            <w:bookmarkStart w:id="684" w:name="_Toc171243722"/>
            <w:bookmarkStart w:id="685" w:name="_Toc171255708"/>
            <w:bookmarkStart w:id="686" w:name="_Toc171270901"/>
            <w:bookmarkStart w:id="687" w:name="_Toc171271988"/>
            <w:bookmarkStart w:id="688" w:name="_Toc170626710"/>
            <w:bookmarkStart w:id="689" w:name="_Toc170791964"/>
            <w:bookmarkStart w:id="690" w:name="_Toc170873174"/>
            <w:bookmarkStart w:id="691" w:name="_Toc170882354"/>
            <w:bookmarkStart w:id="692" w:name="_Toc170883348"/>
            <w:bookmarkStart w:id="693" w:name="_Toc171140618"/>
            <w:bookmarkStart w:id="694" w:name="_Toc171164060"/>
            <w:bookmarkStart w:id="695" w:name="_Toc171172894"/>
            <w:bookmarkStart w:id="696" w:name="_Toc171173474"/>
            <w:bookmarkStart w:id="697" w:name="_Toc171242818"/>
            <w:bookmarkStart w:id="698" w:name="_Toc171243725"/>
            <w:bookmarkStart w:id="699" w:name="_Toc171255711"/>
            <w:bookmarkStart w:id="700" w:name="_Toc171270904"/>
            <w:bookmarkStart w:id="701" w:name="_Toc171271991"/>
            <w:bookmarkStart w:id="702" w:name="_Toc170626711"/>
            <w:bookmarkStart w:id="703" w:name="_Toc170791965"/>
            <w:bookmarkStart w:id="704" w:name="_Toc170873175"/>
            <w:bookmarkStart w:id="705" w:name="_Toc170882355"/>
            <w:bookmarkStart w:id="706" w:name="_Toc170883349"/>
            <w:bookmarkStart w:id="707" w:name="_Toc171140619"/>
            <w:bookmarkStart w:id="708" w:name="_Toc171164061"/>
            <w:bookmarkStart w:id="709" w:name="_Toc171172895"/>
            <w:bookmarkStart w:id="710" w:name="_Toc171173475"/>
            <w:bookmarkStart w:id="711" w:name="_Toc171242819"/>
            <w:bookmarkStart w:id="712" w:name="_Toc171243726"/>
            <w:bookmarkStart w:id="713" w:name="_Toc171255712"/>
            <w:bookmarkStart w:id="714" w:name="_Toc171270905"/>
            <w:bookmarkStart w:id="715" w:name="_Toc171271992"/>
            <w:bookmarkStart w:id="716" w:name="_Toc170626712"/>
            <w:bookmarkStart w:id="717" w:name="_Toc170791966"/>
            <w:bookmarkStart w:id="718" w:name="_Toc170873176"/>
            <w:bookmarkStart w:id="719" w:name="_Toc170882356"/>
            <w:bookmarkStart w:id="720" w:name="_Toc170883350"/>
            <w:bookmarkStart w:id="721" w:name="_Toc171140620"/>
            <w:bookmarkStart w:id="722" w:name="_Toc171164062"/>
            <w:bookmarkStart w:id="723" w:name="_Toc171172896"/>
            <w:bookmarkStart w:id="724" w:name="_Toc171173476"/>
            <w:bookmarkStart w:id="725" w:name="_Toc171242820"/>
            <w:bookmarkStart w:id="726" w:name="_Toc171243727"/>
            <w:bookmarkStart w:id="727" w:name="_Toc171255713"/>
            <w:bookmarkStart w:id="728" w:name="_Toc171270906"/>
            <w:bookmarkStart w:id="729" w:name="_Toc171271993"/>
            <w:bookmarkStart w:id="730" w:name="_Toc170626719"/>
            <w:bookmarkStart w:id="731" w:name="_Toc170791973"/>
            <w:bookmarkStart w:id="732" w:name="_Toc170873183"/>
            <w:bookmarkStart w:id="733" w:name="_Toc170882363"/>
            <w:bookmarkStart w:id="734" w:name="_Toc170883357"/>
            <w:bookmarkStart w:id="735" w:name="_Toc171140627"/>
            <w:bookmarkStart w:id="736" w:name="_Toc171164069"/>
            <w:bookmarkStart w:id="737" w:name="_Toc171172903"/>
            <w:bookmarkStart w:id="738" w:name="_Toc171173483"/>
            <w:bookmarkStart w:id="739" w:name="_Toc171242827"/>
            <w:bookmarkStart w:id="740" w:name="_Toc171243734"/>
            <w:bookmarkStart w:id="741" w:name="_Toc171255720"/>
            <w:bookmarkStart w:id="742" w:name="_Toc171270913"/>
            <w:bookmarkStart w:id="743" w:name="_Toc171272000"/>
            <w:bookmarkStart w:id="744" w:name="_Toc170626722"/>
            <w:bookmarkStart w:id="745" w:name="_Toc170791976"/>
            <w:bookmarkStart w:id="746" w:name="_Toc170873186"/>
            <w:bookmarkStart w:id="747" w:name="_Toc170882366"/>
            <w:bookmarkStart w:id="748" w:name="_Toc170883360"/>
            <w:bookmarkStart w:id="749" w:name="_Toc171140630"/>
            <w:bookmarkStart w:id="750" w:name="_Toc171164072"/>
            <w:bookmarkStart w:id="751" w:name="_Toc171172906"/>
            <w:bookmarkStart w:id="752" w:name="_Toc171173486"/>
            <w:bookmarkStart w:id="753" w:name="_Toc171242830"/>
            <w:bookmarkStart w:id="754" w:name="_Toc171243737"/>
            <w:bookmarkStart w:id="755" w:name="_Toc171255723"/>
            <w:bookmarkStart w:id="756" w:name="_Toc171270916"/>
            <w:bookmarkStart w:id="757" w:name="_Toc171272003"/>
            <w:bookmarkStart w:id="758" w:name="_Toc170626725"/>
            <w:bookmarkStart w:id="759" w:name="_Toc170791979"/>
            <w:bookmarkStart w:id="760" w:name="_Toc170873189"/>
            <w:bookmarkStart w:id="761" w:name="_Toc170882369"/>
            <w:bookmarkStart w:id="762" w:name="_Toc170883363"/>
            <w:bookmarkStart w:id="763" w:name="_Toc171140633"/>
            <w:bookmarkStart w:id="764" w:name="_Toc171164075"/>
            <w:bookmarkStart w:id="765" w:name="_Toc171172909"/>
            <w:bookmarkStart w:id="766" w:name="_Toc171173489"/>
            <w:bookmarkStart w:id="767" w:name="_Toc171242833"/>
            <w:bookmarkStart w:id="768" w:name="_Toc171243740"/>
            <w:bookmarkStart w:id="769" w:name="_Toc171255726"/>
            <w:bookmarkStart w:id="770" w:name="_Toc171270919"/>
            <w:bookmarkStart w:id="771" w:name="_Toc171272006"/>
            <w:bookmarkStart w:id="772" w:name="_Toc170626726"/>
            <w:bookmarkStart w:id="773" w:name="_Toc170791980"/>
            <w:bookmarkStart w:id="774" w:name="_Toc170873190"/>
            <w:bookmarkStart w:id="775" w:name="_Toc170882370"/>
            <w:bookmarkStart w:id="776" w:name="_Toc170883364"/>
            <w:bookmarkStart w:id="777" w:name="_Toc171140634"/>
            <w:bookmarkStart w:id="778" w:name="_Toc171164076"/>
            <w:bookmarkStart w:id="779" w:name="_Toc171172910"/>
            <w:bookmarkStart w:id="780" w:name="_Toc171173490"/>
            <w:bookmarkStart w:id="781" w:name="_Toc171242834"/>
            <w:bookmarkStart w:id="782" w:name="_Toc171243741"/>
            <w:bookmarkStart w:id="783" w:name="_Toc171255727"/>
            <w:bookmarkStart w:id="784" w:name="_Toc171270920"/>
            <w:bookmarkStart w:id="785" w:name="_Toc171272007"/>
            <w:bookmarkStart w:id="786" w:name="_Toc170626727"/>
            <w:bookmarkStart w:id="787" w:name="_Toc170791981"/>
            <w:bookmarkStart w:id="788" w:name="_Toc170873191"/>
            <w:bookmarkStart w:id="789" w:name="_Toc170882371"/>
            <w:bookmarkStart w:id="790" w:name="_Toc170883365"/>
            <w:bookmarkStart w:id="791" w:name="_Toc171140635"/>
            <w:bookmarkStart w:id="792" w:name="_Toc171164077"/>
            <w:bookmarkStart w:id="793" w:name="_Toc171172911"/>
            <w:bookmarkStart w:id="794" w:name="_Toc171173491"/>
            <w:bookmarkStart w:id="795" w:name="_Toc171242835"/>
            <w:bookmarkStart w:id="796" w:name="_Toc171243742"/>
            <w:bookmarkStart w:id="797" w:name="_Toc171255728"/>
            <w:bookmarkStart w:id="798" w:name="_Toc171270921"/>
            <w:bookmarkStart w:id="799" w:name="_Toc171272008"/>
            <w:bookmarkStart w:id="800" w:name="_Toc170626730"/>
            <w:bookmarkStart w:id="801" w:name="_Toc170791984"/>
            <w:bookmarkStart w:id="802" w:name="_Toc170873194"/>
            <w:bookmarkStart w:id="803" w:name="_Toc170882374"/>
            <w:bookmarkStart w:id="804" w:name="_Toc170883368"/>
            <w:bookmarkStart w:id="805" w:name="_Toc171140638"/>
            <w:bookmarkStart w:id="806" w:name="_Toc171164080"/>
            <w:bookmarkStart w:id="807" w:name="_Toc171172914"/>
            <w:bookmarkStart w:id="808" w:name="_Toc171173494"/>
            <w:bookmarkStart w:id="809" w:name="_Toc171242838"/>
            <w:bookmarkStart w:id="810" w:name="_Toc171243745"/>
            <w:bookmarkStart w:id="811" w:name="_Toc171255731"/>
            <w:bookmarkStart w:id="812" w:name="_Toc171270924"/>
            <w:bookmarkStart w:id="813" w:name="_Toc171272011"/>
            <w:bookmarkStart w:id="814" w:name="_Toc170626737"/>
            <w:bookmarkStart w:id="815" w:name="_Toc170791991"/>
            <w:bookmarkStart w:id="816" w:name="_Toc170873201"/>
            <w:bookmarkStart w:id="817" w:name="_Toc170882381"/>
            <w:bookmarkStart w:id="818" w:name="_Toc170883375"/>
            <w:bookmarkStart w:id="819" w:name="_Toc171140645"/>
            <w:bookmarkStart w:id="820" w:name="_Toc171164087"/>
            <w:bookmarkStart w:id="821" w:name="_Toc171172921"/>
            <w:bookmarkStart w:id="822" w:name="_Toc171173501"/>
            <w:bookmarkStart w:id="823" w:name="_Toc171242845"/>
            <w:bookmarkStart w:id="824" w:name="_Toc171243752"/>
            <w:bookmarkStart w:id="825" w:name="_Toc171255738"/>
            <w:bookmarkStart w:id="826" w:name="_Toc171270931"/>
            <w:bookmarkStart w:id="827" w:name="_Toc171272018"/>
            <w:bookmarkStart w:id="828" w:name="_Toc170626743"/>
            <w:bookmarkStart w:id="829" w:name="_Toc170791997"/>
            <w:bookmarkStart w:id="830" w:name="_Toc170873207"/>
            <w:bookmarkStart w:id="831" w:name="_Toc170882387"/>
            <w:bookmarkStart w:id="832" w:name="_Toc170883381"/>
            <w:bookmarkStart w:id="833" w:name="_Toc171140651"/>
            <w:bookmarkStart w:id="834" w:name="_Toc171164093"/>
            <w:bookmarkStart w:id="835" w:name="_Toc171172927"/>
            <w:bookmarkStart w:id="836" w:name="_Toc171173507"/>
            <w:bookmarkStart w:id="837" w:name="_Toc171242851"/>
            <w:bookmarkStart w:id="838" w:name="_Toc171243758"/>
            <w:bookmarkStart w:id="839" w:name="_Toc171255744"/>
            <w:bookmarkStart w:id="840" w:name="_Toc171270937"/>
            <w:bookmarkStart w:id="841" w:name="_Toc171272024"/>
            <w:bookmarkStart w:id="842" w:name="_Toc170626746"/>
            <w:bookmarkStart w:id="843" w:name="_Toc170792000"/>
            <w:bookmarkStart w:id="844" w:name="_Toc170873210"/>
            <w:bookmarkStart w:id="845" w:name="_Toc170882390"/>
            <w:bookmarkStart w:id="846" w:name="_Toc170883384"/>
            <w:bookmarkStart w:id="847" w:name="_Toc171140654"/>
            <w:bookmarkStart w:id="848" w:name="_Toc171164096"/>
            <w:bookmarkStart w:id="849" w:name="_Toc171172930"/>
            <w:bookmarkStart w:id="850" w:name="_Toc171173510"/>
            <w:bookmarkStart w:id="851" w:name="_Toc171242854"/>
            <w:bookmarkStart w:id="852" w:name="_Toc171243761"/>
            <w:bookmarkStart w:id="853" w:name="_Toc171255747"/>
            <w:bookmarkStart w:id="854" w:name="_Toc171270940"/>
            <w:bookmarkStart w:id="855" w:name="_Toc171272027"/>
            <w:bookmarkStart w:id="856" w:name="_Toc170626749"/>
            <w:bookmarkStart w:id="857" w:name="_Toc170792003"/>
            <w:bookmarkStart w:id="858" w:name="_Toc170873213"/>
            <w:bookmarkStart w:id="859" w:name="_Toc170882393"/>
            <w:bookmarkStart w:id="860" w:name="_Toc170883387"/>
            <w:bookmarkStart w:id="861" w:name="_Toc171140657"/>
            <w:bookmarkStart w:id="862" w:name="_Toc171164099"/>
            <w:bookmarkStart w:id="863" w:name="_Toc171172933"/>
            <w:bookmarkStart w:id="864" w:name="_Toc171173513"/>
            <w:bookmarkStart w:id="865" w:name="_Toc171242857"/>
            <w:bookmarkStart w:id="866" w:name="_Toc171243764"/>
            <w:bookmarkStart w:id="867" w:name="_Toc171255750"/>
            <w:bookmarkStart w:id="868" w:name="_Toc171270943"/>
            <w:bookmarkStart w:id="869" w:name="_Toc171272030"/>
            <w:bookmarkStart w:id="870" w:name="_Toc170626750"/>
            <w:bookmarkStart w:id="871" w:name="_Toc170792004"/>
            <w:bookmarkStart w:id="872" w:name="_Toc170873214"/>
            <w:bookmarkStart w:id="873" w:name="_Toc170882394"/>
            <w:bookmarkStart w:id="874" w:name="_Toc170883388"/>
            <w:bookmarkStart w:id="875" w:name="_Toc171140658"/>
            <w:bookmarkStart w:id="876" w:name="_Toc171164100"/>
            <w:bookmarkStart w:id="877" w:name="_Toc171172934"/>
            <w:bookmarkStart w:id="878" w:name="_Toc171173514"/>
            <w:bookmarkStart w:id="879" w:name="_Toc171242858"/>
            <w:bookmarkStart w:id="880" w:name="_Toc171243765"/>
            <w:bookmarkStart w:id="881" w:name="_Toc171255751"/>
            <w:bookmarkStart w:id="882" w:name="_Toc171270944"/>
            <w:bookmarkStart w:id="883" w:name="_Toc171272031"/>
            <w:bookmarkStart w:id="884" w:name="_Toc170626751"/>
            <w:bookmarkStart w:id="885" w:name="_Toc170792005"/>
            <w:bookmarkStart w:id="886" w:name="_Toc170873215"/>
            <w:bookmarkStart w:id="887" w:name="_Toc170882395"/>
            <w:bookmarkStart w:id="888" w:name="_Toc170883389"/>
            <w:bookmarkStart w:id="889" w:name="_Toc171140659"/>
            <w:bookmarkStart w:id="890" w:name="_Toc171164101"/>
            <w:bookmarkStart w:id="891" w:name="_Toc171172935"/>
            <w:bookmarkStart w:id="892" w:name="_Toc171173515"/>
            <w:bookmarkStart w:id="893" w:name="_Toc171242859"/>
            <w:bookmarkStart w:id="894" w:name="_Toc171243766"/>
            <w:bookmarkStart w:id="895" w:name="_Toc171255752"/>
            <w:bookmarkStart w:id="896" w:name="_Toc171270945"/>
            <w:bookmarkStart w:id="897" w:name="_Toc171272032"/>
            <w:bookmarkStart w:id="898" w:name="_Toc170626753"/>
            <w:bookmarkStart w:id="899" w:name="_Toc170792007"/>
            <w:bookmarkStart w:id="900" w:name="_Toc170873217"/>
            <w:bookmarkStart w:id="901" w:name="_Toc170882397"/>
            <w:bookmarkStart w:id="902" w:name="_Toc170883391"/>
            <w:bookmarkStart w:id="903" w:name="_Toc171140661"/>
            <w:bookmarkStart w:id="904" w:name="_Toc171164103"/>
            <w:bookmarkStart w:id="905" w:name="_Toc171172937"/>
            <w:bookmarkStart w:id="906" w:name="_Toc171173517"/>
            <w:bookmarkStart w:id="907" w:name="_Toc171242861"/>
            <w:bookmarkStart w:id="908" w:name="_Toc171243768"/>
            <w:bookmarkStart w:id="909" w:name="_Toc171255754"/>
            <w:bookmarkStart w:id="910" w:name="_Toc171270947"/>
            <w:bookmarkStart w:id="911" w:name="_Toc171272034"/>
            <w:bookmarkStart w:id="912" w:name="_Toc170626761"/>
            <w:bookmarkStart w:id="913" w:name="_Toc170792015"/>
            <w:bookmarkStart w:id="914" w:name="_Toc170873225"/>
            <w:bookmarkStart w:id="915" w:name="_Toc170882405"/>
            <w:bookmarkStart w:id="916" w:name="_Toc170883399"/>
            <w:bookmarkStart w:id="917" w:name="_Toc171140669"/>
            <w:bookmarkStart w:id="918" w:name="_Toc171164111"/>
            <w:bookmarkStart w:id="919" w:name="_Toc171172945"/>
            <w:bookmarkStart w:id="920" w:name="_Toc171173525"/>
            <w:bookmarkStart w:id="921" w:name="_Toc171242869"/>
            <w:bookmarkStart w:id="922" w:name="_Toc171243776"/>
            <w:bookmarkStart w:id="923" w:name="_Toc171255762"/>
            <w:bookmarkStart w:id="924" w:name="_Toc171270955"/>
            <w:bookmarkStart w:id="925" w:name="_Toc171272042"/>
            <w:bookmarkStart w:id="926" w:name="_Toc170626766"/>
            <w:bookmarkStart w:id="927" w:name="_Toc170792020"/>
            <w:bookmarkStart w:id="928" w:name="_Toc170873230"/>
            <w:bookmarkStart w:id="929" w:name="_Toc170882410"/>
            <w:bookmarkStart w:id="930" w:name="_Toc170883404"/>
            <w:bookmarkStart w:id="931" w:name="_Toc171140674"/>
            <w:bookmarkStart w:id="932" w:name="_Toc171164116"/>
            <w:bookmarkStart w:id="933" w:name="_Toc171172950"/>
            <w:bookmarkStart w:id="934" w:name="_Toc171173530"/>
            <w:bookmarkStart w:id="935" w:name="_Toc171242874"/>
            <w:bookmarkStart w:id="936" w:name="_Toc171243781"/>
            <w:bookmarkStart w:id="937" w:name="_Toc171255767"/>
            <w:bookmarkStart w:id="938" w:name="_Toc171270960"/>
            <w:bookmarkStart w:id="939" w:name="_Toc171272047"/>
            <w:bookmarkStart w:id="940" w:name="_Toc170626771"/>
            <w:bookmarkStart w:id="941" w:name="_Toc170792025"/>
            <w:bookmarkStart w:id="942" w:name="_Toc170873235"/>
            <w:bookmarkStart w:id="943" w:name="_Toc170882415"/>
            <w:bookmarkStart w:id="944" w:name="_Toc170883409"/>
            <w:bookmarkStart w:id="945" w:name="_Toc171140679"/>
            <w:bookmarkStart w:id="946" w:name="_Toc171164121"/>
            <w:bookmarkStart w:id="947" w:name="_Toc171172955"/>
            <w:bookmarkStart w:id="948" w:name="_Toc171173535"/>
            <w:bookmarkStart w:id="949" w:name="_Toc171242879"/>
            <w:bookmarkStart w:id="950" w:name="_Toc171243786"/>
            <w:bookmarkStart w:id="951" w:name="_Toc171255772"/>
            <w:bookmarkStart w:id="952" w:name="_Toc171270965"/>
            <w:bookmarkStart w:id="953" w:name="_Toc171272052"/>
            <w:bookmarkStart w:id="954" w:name="_Toc170626773"/>
            <w:bookmarkStart w:id="955" w:name="_Toc170792027"/>
            <w:bookmarkStart w:id="956" w:name="_Toc170873237"/>
            <w:bookmarkStart w:id="957" w:name="_Toc170882417"/>
            <w:bookmarkStart w:id="958" w:name="_Toc170883411"/>
            <w:bookmarkStart w:id="959" w:name="_Toc171140681"/>
            <w:bookmarkStart w:id="960" w:name="_Toc171164123"/>
            <w:bookmarkStart w:id="961" w:name="_Toc171172957"/>
            <w:bookmarkStart w:id="962" w:name="_Toc171173537"/>
            <w:bookmarkStart w:id="963" w:name="_Toc171242881"/>
            <w:bookmarkStart w:id="964" w:name="_Toc171243788"/>
            <w:bookmarkStart w:id="965" w:name="_Toc171255774"/>
            <w:bookmarkStart w:id="966" w:name="_Toc171270967"/>
            <w:bookmarkStart w:id="967" w:name="_Toc171272054"/>
            <w:bookmarkStart w:id="968" w:name="_Toc170626774"/>
            <w:bookmarkStart w:id="969" w:name="_Toc170792028"/>
            <w:bookmarkStart w:id="970" w:name="_Toc170873238"/>
            <w:bookmarkStart w:id="971" w:name="_Toc170882418"/>
            <w:bookmarkStart w:id="972" w:name="_Toc170883412"/>
            <w:bookmarkStart w:id="973" w:name="_Toc171140682"/>
            <w:bookmarkStart w:id="974" w:name="_Toc171164124"/>
            <w:bookmarkStart w:id="975" w:name="_Toc171172958"/>
            <w:bookmarkStart w:id="976" w:name="_Toc171173538"/>
            <w:bookmarkStart w:id="977" w:name="_Toc171242882"/>
            <w:bookmarkStart w:id="978" w:name="_Toc171243789"/>
            <w:bookmarkStart w:id="979" w:name="_Toc171255775"/>
            <w:bookmarkStart w:id="980" w:name="_Toc171270968"/>
            <w:bookmarkStart w:id="981" w:name="_Toc171272055"/>
            <w:bookmarkStart w:id="982" w:name="_Toc170626775"/>
            <w:bookmarkStart w:id="983" w:name="_Toc170792029"/>
            <w:bookmarkStart w:id="984" w:name="_Toc170873239"/>
            <w:bookmarkStart w:id="985" w:name="_Toc170882419"/>
            <w:bookmarkStart w:id="986" w:name="_Toc170883413"/>
            <w:bookmarkStart w:id="987" w:name="_Toc171140683"/>
            <w:bookmarkStart w:id="988" w:name="_Toc171164125"/>
            <w:bookmarkStart w:id="989" w:name="_Toc171172959"/>
            <w:bookmarkStart w:id="990" w:name="_Toc171173539"/>
            <w:bookmarkStart w:id="991" w:name="_Toc171242883"/>
            <w:bookmarkStart w:id="992" w:name="_Toc171243790"/>
            <w:bookmarkStart w:id="993" w:name="_Toc171255776"/>
            <w:bookmarkStart w:id="994" w:name="_Toc171270969"/>
            <w:bookmarkStart w:id="995" w:name="_Toc171272056"/>
            <w:bookmarkStart w:id="996" w:name="_Toc170626777"/>
            <w:bookmarkStart w:id="997" w:name="_Toc170792031"/>
            <w:bookmarkStart w:id="998" w:name="_Toc170873241"/>
            <w:bookmarkStart w:id="999" w:name="_Toc170882421"/>
            <w:bookmarkStart w:id="1000" w:name="_Toc170883415"/>
            <w:bookmarkStart w:id="1001" w:name="_Toc171140685"/>
            <w:bookmarkStart w:id="1002" w:name="_Toc171164127"/>
            <w:bookmarkStart w:id="1003" w:name="_Toc171172961"/>
            <w:bookmarkStart w:id="1004" w:name="_Toc171173541"/>
            <w:bookmarkStart w:id="1005" w:name="_Toc171242885"/>
            <w:bookmarkStart w:id="1006" w:name="_Toc171243792"/>
            <w:bookmarkStart w:id="1007" w:name="_Toc171255778"/>
            <w:bookmarkStart w:id="1008" w:name="_Toc171270971"/>
            <w:bookmarkStart w:id="1009" w:name="_Toc171272058"/>
            <w:bookmarkStart w:id="1010" w:name="_Toc170626785"/>
            <w:bookmarkStart w:id="1011" w:name="_Toc170792039"/>
            <w:bookmarkStart w:id="1012" w:name="_Toc170873249"/>
            <w:bookmarkStart w:id="1013" w:name="_Toc170882429"/>
            <w:bookmarkStart w:id="1014" w:name="_Toc170883423"/>
            <w:bookmarkStart w:id="1015" w:name="_Toc171140693"/>
            <w:bookmarkStart w:id="1016" w:name="_Toc171164135"/>
            <w:bookmarkStart w:id="1017" w:name="_Toc171172969"/>
            <w:bookmarkStart w:id="1018" w:name="_Toc171173549"/>
            <w:bookmarkStart w:id="1019" w:name="_Toc171242893"/>
            <w:bookmarkStart w:id="1020" w:name="_Toc171243800"/>
            <w:bookmarkStart w:id="1021" w:name="_Toc171255786"/>
            <w:bookmarkStart w:id="1022" w:name="_Toc171270979"/>
            <w:bookmarkStart w:id="1023" w:name="_Toc171272066"/>
            <w:bookmarkStart w:id="1024" w:name="_Toc170626790"/>
            <w:bookmarkStart w:id="1025" w:name="_Toc170792044"/>
            <w:bookmarkStart w:id="1026" w:name="_Toc170873254"/>
            <w:bookmarkStart w:id="1027" w:name="_Toc170882434"/>
            <w:bookmarkStart w:id="1028" w:name="_Toc170883428"/>
            <w:bookmarkStart w:id="1029" w:name="_Toc171140698"/>
            <w:bookmarkStart w:id="1030" w:name="_Toc171164140"/>
            <w:bookmarkStart w:id="1031" w:name="_Toc171172974"/>
            <w:bookmarkStart w:id="1032" w:name="_Toc171173554"/>
            <w:bookmarkStart w:id="1033" w:name="_Toc171242898"/>
            <w:bookmarkStart w:id="1034" w:name="_Toc171243805"/>
            <w:bookmarkStart w:id="1035" w:name="_Toc171255791"/>
            <w:bookmarkStart w:id="1036" w:name="_Toc171270984"/>
            <w:bookmarkStart w:id="1037" w:name="_Toc171272071"/>
            <w:bookmarkStart w:id="1038" w:name="_Toc170626795"/>
            <w:bookmarkStart w:id="1039" w:name="_Toc170792049"/>
            <w:bookmarkStart w:id="1040" w:name="_Toc170873259"/>
            <w:bookmarkStart w:id="1041" w:name="_Toc170882439"/>
            <w:bookmarkStart w:id="1042" w:name="_Toc170883433"/>
            <w:bookmarkStart w:id="1043" w:name="_Toc171140703"/>
            <w:bookmarkStart w:id="1044" w:name="_Toc171164145"/>
            <w:bookmarkStart w:id="1045" w:name="_Toc171172979"/>
            <w:bookmarkStart w:id="1046" w:name="_Toc171173559"/>
            <w:bookmarkStart w:id="1047" w:name="_Toc171242903"/>
            <w:bookmarkStart w:id="1048" w:name="_Toc171243810"/>
            <w:bookmarkStart w:id="1049" w:name="_Toc171255796"/>
            <w:bookmarkStart w:id="1050" w:name="_Toc171270989"/>
            <w:bookmarkStart w:id="1051" w:name="_Toc171272076"/>
            <w:bookmarkStart w:id="1052" w:name="_Toc170626800"/>
            <w:bookmarkStart w:id="1053" w:name="_Toc170792054"/>
            <w:bookmarkStart w:id="1054" w:name="_Toc170873264"/>
            <w:bookmarkStart w:id="1055" w:name="_Toc170882444"/>
            <w:bookmarkStart w:id="1056" w:name="_Toc170883438"/>
            <w:bookmarkStart w:id="1057" w:name="_Toc171140708"/>
            <w:bookmarkStart w:id="1058" w:name="_Toc171164150"/>
            <w:bookmarkStart w:id="1059" w:name="_Toc171172984"/>
            <w:bookmarkStart w:id="1060" w:name="_Toc171173564"/>
            <w:bookmarkStart w:id="1061" w:name="_Toc171242908"/>
            <w:bookmarkStart w:id="1062" w:name="_Toc171243815"/>
            <w:bookmarkStart w:id="1063" w:name="_Toc171255801"/>
            <w:bookmarkStart w:id="1064" w:name="_Toc171270994"/>
            <w:bookmarkStart w:id="1065" w:name="_Toc171272081"/>
            <w:bookmarkStart w:id="1066" w:name="_Toc170626805"/>
            <w:bookmarkStart w:id="1067" w:name="_Toc170792059"/>
            <w:bookmarkStart w:id="1068" w:name="_Toc170873269"/>
            <w:bookmarkStart w:id="1069" w:name="_Toc170882449"/>
            <w:bookmarkStart w:id="1070" w:name="_Toc170883443"/>
            <w:bookmarkStart w:id="1071" w:name="_Toc171140713"/>
            <w:bookmarkStart w:id="1072" w:name="_Toc171164155"/>
            <w:bookmarkStart w:id="1073" w:name="_Toc171172989"/>
            <w:bookmarkStart w:id="1074" w:name="_Toc171173569"/>
            <w:bookmarkStart w:id="1075" w:name="_Toc171242913"/>
            <w:bookmarkStart w:id="1076" w:name="_Toc171243820"/>
            <w:bookmarkStart w:id="1077" w:name="_Toc171255806"/>
            <w:bookmarkStart w:id="1078" w:name="_Toc171270999"/>
            <w:bookmarkStart w:id="1079" w:name="_Toc171272086"/>
            <w:bookmarkStart w:id="1080" w:name="_Toc170626810"/>
            <w:bookmarkStart w:id="1081" w:name="_Toc170792064"/>
            <w:bookmarkStart w:id="1082" w:name="_Toc170873274"/>
            <w:bookmarkStart w:id="1083" w:name="_Toc170882454"/>
            <w:bookmarkStart w:id="1084" w:name="_Toc170883448"/>
            <w:bookmarkStart w:id="1085" w:name="_Toc171140718"/>
            <w:bookmarkStart w:id="1086" w:name="_Toc171164160"/>
            <w:bookmarkStart w:id="1087" w:name="_Toc171172994"/>
            <w:bookmarkStart w:id="1088" w:name="_Toc171173574"/>
            <w:bookmarkStart w:id="1089" w:name="_Toc171242918"/>
            <w:bookmarkStart w:id="1090" w:name="_Toc171243825"/>
            <w:bookmarkStart w:id="1091" w:name="_Toc171255811"/>
            <w:bookmarkStart w:id="1092" w:name="_Toc171271004"/>
            <w:bookmarkStart w:id="1093" w:name="_Toc171272091"/>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p>
        </w:tc>
      </w:tr>
    </w:tbl>
    <w:p w14:paraId="32F95CAA" w14:textId="77777777" w:rsidR="001135A8" w:rsidRPr="00D929DE" w:rsidRDefault="001135A8" w:rsidP="00DE3E21"/>
    <w:p w14:paraId="68BB7D69" w14:textId="77777777" w:rsidR="007E078A" w:rsidRPr="00D929DE" w:rsidRDefault="00B963D0" w:rsidP="00DE3E21">
      <w:pPr>
        <w:pStyle w:val="Heading1"/>
      </w:pPr>
      <w:bookmarkStart w:id="1094" w:name="_Toc367633744"/>
      <w:r w:rsidRPr="00D929DE">
        <w:lastRenderedPageBreak/>
        <w:t>System Overview</w:t>
      </w:r>
      <w:bookmarkEnd w:id="1094"/>
    </w:p>
    <w:p w14:paraId="7BC713F6" w14:textId="77777777" w:rsidR="00804901" w:rsidRPr="00D929DE" w:rsidRDefault="00804901" w:rsidP="00ED2292">
      <w:r w:rsidRPr="00D929DE">
        <w:t xml:space="preserve">The figure below shows the relative components within the USSC system and how they interface to other platforms within the USCC network for the Prepaid service.  </w:t>
      </w:r>
    </w:p>
    <w:p w14:paraId="1F55B703" w14:textId="77777777" w:rsidR="00804901" w:rsidRPr="00D929DE" w:rsidRDefault="00804901" w:rsidP="00ED2292"/>
    <w:p w14:paraId="365A9E45" w14:textId="77A15DDB" w:rsidR="00804901" w:rsidRPr="00D929DE" w:rsidRDefault="00804901" w:rsidP="00ED2292">
      <w:r w:rsidRPr="00D929DE">
        <w:t>The AMP and PSE</w:t>
      </w:r>
      <w:r w:rsidR="00AB04CC">
        <w:t>P</w:t>
      </w:r>
      <w:r w:rsidRPr="00D929DE">
        <w:t xml:space="preserve"> </w:t>
      </w:r>
      <w:r w:rsidR="00AB04CC">
        <w:t>systems</w:t>
      </w:r>
      <w:r w:rsidR="00AB04CC" w:rsidRPr="00D929DE">
        <w:t xml:space="preserve"> </w:t>
      </w:r>
      <w:r w:rsidRPr="00D929DE">
        <w:t xml:space="preserve">provide the </w:t>
      </w:r>
      <w:r w:rsidR="00AB04CC">
        <w:t>various payment</w:t>
      </w:r>
      <w:r w:rsidR="00AB04CC" w:rsidRPr="00D929DE">
        <w:t xml:space="preserve"> </w:t>
      </w:r>
      <w:r w:rsidRPr="00D929DE">
        <w:t>web service interfaces for use by the applications</w:t>
      </w:r>
      <w:r w:rsidR="00AB04CC">
        <w:t xml:space="preserve"> that will now support purchase and refunds to be made on behalf of a Prepaid subscriber</w:t>
      </w:r>
      <w:r w:rsidRPr="00D929DE">
        <w:t xml:space="preserve">. </w:t>
      </w:r>
      <w:r w:rsidR="00AB04CC">
        <w:t xml:space="preserve">The AMP system exposes the </w:t>
      </w:r>
      <w:r w:rsidR="00AB04CC" w:rsidRPr="00D929DE">
        <w:t>Bill on Behalf of (BoBo)</w:t>
      </w:r>
      <w:r w:rsidR="00AB04CC">
        <w:t xml:space="preserve"> and </w:t>
      </w:r>
      <w:r w:rsidR="00AB04CC" w:rsidRPr="00D929DE">
        <w:t xml:space="preserve">Google Carrier Billing (GCB) Payment </w:t>
      </w:r>
      <w:r w:rsidR="00AB04CC">
        <w:t>services to Third Party Applications (TPAs).  The PSEP system exposes the Partner Payment service to SMS Aggregators. Additionally, t</w:t>
      </w:r>
      <w:r w:rsidR="00AB04CC" w:rsidRPr="00D929DE">
        <w:t xml:space="preserve">he </w:t>
      </w:r>
      <w:r w:rsidRPr="00D929DE">
        <w:t>PSE</w:t>
      </w:r>
      <w:r w:rsidR="00AB04CC">
        <w:t>P</w:t>
      </w:r>
      <w:r w:rsidRPr="00D929DE">
        <w:t xml:space="preserve"> conn</w:t>
      </w:r>
      <w:r w:rsidR="000045D6" w:rsidRPr="00D929DE">
        <w:t>ects directly to the Amdocs OCS system</w:t>
      </w:r>
      <w:r w:rsidRPr="00D929DE">
        <w:t>.</w:t>
      </w:r>
    </w:p>
    <w:p w14:paraId="4D768F0A" w14:textId="77777777" w:rsidR="000045D6" w:rsidRPr="00D929DE" w:rsidRDefault="000045D6" w:rsidP="00ED2292"/>
    <w:p w14:paraId="585A4188" w14:textId="41F5B0B4" w:rsidR="00804901" w:rsidRPr="00D929DE" w:rsidRDefault="000045D6" w:rsidP="00ED2292">
      <w:r w:rsidRPr="00D929DE">
        <w:t xml:space="preserve">A subscriber in a </w:t>
      </w:r>
      <w:r w:rsidR="00310F61" w:rsidRPr="00D929DE">
        <w:t>Bill on Behalf of (</w:t>
      </w:r>
      <w:r w:rsidR="0004512B" w:rsidRPr="00D929DE">
        <w:t>BoBo</w:t>
      </w:r>
      <w:r w:rsidR="00310F61" w:rsidRPr="00D929DE">
        <w:t>)</w:t>
      </w:r>
      <w:r w:rsidR="00AB04CC">
        <w:t xml:space="preserve">, Partner, </w:t>
      </w:r>
      <w:r w:rsidR="00325113" w:rsidRPr="00D929DE">
        <w:t>or Google Carrier Billing (GCB)</w:t>
      </w:r>
      <w:r w:rsidR="0004512B" w:rsidRPr="00D929DE">
        <w:t xml:space="preserve"> Payment </w:t>
      </w:r>
      <w:r w:rsidRPr="00D929DE">
        <w:t>operation must be validated as an active USCC subscriber</w:t>
      </w:r>
      <w:r w:rsidR="005D1786" w:rsidRPr="00D929DE">
        <w:t>, where the subscriber’s state is obtained from USCC’s Enterprise Service Bus (ESB)</w:t>
      </w:r>
      <w:r w:rsidRPr="00D929DE">
        <w:t xml:space="preserve">. </w:t>
      </w:r>
      <w:r w:rsidR="00804901" w:rsidRPr="00D929DE">
        <w:t>If the requested subscriber in a payment operation doesn’t e</w:t>
      </w:r>
      <w:r w:rsidRPr="00D929DE">
        <w:t xml:space="preserve">xist in the ESB or the subscriber state </w:t>
      </w:r>
      <w:r w:rsidR="00804901" w:rsidRPr="00D929DE">
        <w:t xml:space="preserve">is not ‘active’, which is indicated by ‘registered’ or ‘suspended’, </w:t>
      </w:r>
      <w:r w:rsidR="00367B06" w:rsidRPr="00D929DE">
        <w:t xml:space="preserve">the </w:t>
      </w:r>
      <w:r w:rsidRPr="00D929DE">
        <w:t>p</w:t>
      </w:r>
      <w:r w:rsidR="00804901" w:rsidRPr="00D929DE">
        <w:t>ayment operat</w:t>
      </w:r>
      <w:r w:rsidRPr="00D929DE">
        <w:t xml:space="preserve">ion </w:t>
      </w:r>
      <w:r w:rsidR="005D1786" w:rsidRPr="00D929DE">
        <w:t>is</w:t>
      </w:r>
      <w:r w:rsidR="00367B06" w:rsidRPr="00D929DE">
        <w:t xml:space="preserve"> not</w:t>
      </w:r>
      <w:r w:rsidRPr="00D929DE">
        <w:t xml:space="preserve"> allowed. If the subscriber state in the </w:t>
      </w:r>
      <w:r w:rsidR="00367B06" w:rsidRPr="00D929DE">
        <w:t xml:space="preserve">ESB </w:t>
      </w:r>
      <w:r w:rsidR="00804901" w:rsidRPr="00D929DE">
        <w:t>is ‘active’</w:t>
      </w:r>
      <w:r w:rsidR="00367B06" w:rsidRPr="00D929DE">
        <w:t>, then the subscriber’s account</w:t>
      </w:r>
      <w:r w:rsidR="00E9137D">
        <w:t xml:space="preserve">, </w:t>
      </w:r>
      <w:r w:rsidR="00367B06" w:rsidRPr="00D929DE">
        <w:t>sub</w:t>
      </w:r>
      <w:r w:rsidR="00DB4A9A" w:rsidRPr="00D929DE">
        <w:t xml:space="preserve"> </w:t>
      </w:r>
      <w:r w:rsidR="00367B06" w:rsidRPr="00D929DE">
        <w:t>account</w:t>
      </w:r>
      <w:r w:rsidR="00E9137D">
        <w:t xml:space="preserve"> and subscriber </w:t>
      </w:r>
      <w:r w:rsidR="00FF7B44">
        <w:t xml:space="preserve">Payment </w:t>
      </w:r>
      <w:r w:rsidR="00E9137D">
        <w:t>type of Prepaid or Postpaid</w:t>
      </w:r>
      <w:r w:rsidR="00367B06" w:rsidRPr="00D929DE">
        <w:t xml:space="preserve"> combination must authorize purchase of the desired service and if the subscriber isn’t authorized, the payment operation is not allowed. If</w:t>
      </w:r>
      <w:r w:rsidR="00325113" w:rsidRPr="00D929DE">
        <w:t xml:space="preserve"> the</w:t>
      </w:r>
      <w:r w:rsidR="00367B06" w:rsidRPr="00D929DE">
        <w:t xml:space="preserve"> subscriber </w:t>
      </w:r>
      <w:r w:rsidR="00325113" w:rsidRPr="00D929DE">
        <w:t xml:space="preserve">is determined to be </w:t>
      </w:r>
      <w:r w:rsidR="00367B06" w:rsidRPr="00D929DE">
        <w:t xml:space="preserve">a </w:t>
      </w:r>
      <w:r w:rsidR="005D1786" w:rsidRPr="00D929DE">
        <w:t xml:space="preserve">Post-paid </w:t>
      </w:r>
      <w:r w:rsidR="00367B06" w:rsidRPr="00D929DE">
        <w:t>subscriber, the payment operation is processed as specified in reference</w:t>
      </w:r>
      <w:r w:rsidR="006A4616" w:rsidRPr="00D929DE">
        <w:t>s</w:t>
      </w:r>
      <w:r w:rsidR="00367B06" w:rsidRPr="00D929DE">
        <w:t xml:space="preserve"> [</w:t>
      </w:r>
      <w:r w:rsidR="00325113" w:rsidRPr="00D929DE">
        <w:fldChar w:fldCharType="begin"/>
      </w:r>
      <w:r w:rsidR="00325113" w:rsidRPr="00D929DE">
        <w:instrText xml:space="preserve"> REF _Ref233204070 \w \h </w:instrText>
      </w:r>
      <w:r w:rsidR="00325113" w:rsidRPr="00D929DE">
        <w:fldChar w:fldCharType="separate"/>
      </w:r>
      <w:r w:rsidR="00517227">
        <w:t>5</w:t>
      </w:r>
      <w:r w:rsidR="00325113" w:rsidRPr="00D929DE">
        <w:fldChar w:fldCharType="end"/>
      </w:r>
      <w:r w:rsidR="00367B06" w:rsidRPr="00D929DE">
        <w:t>]</w:t>
      </w:r>
      <w:r w:rsidR="00325113" w:rsidRPr="00D929DE">
        <w:t xml:space="preserve"> </w:t>
      </w:r>
      <w:r w:rsidR="00B11135" w:rsidRPr="00D929DE">
        <w:t>&amp; [</w:t>
      </w:r>
      <w:r w:rsidR="00B11135" w:rsidRPr="00D929DE">
        <w:fldChar w:fldCharType="begin"/>
      </w:r>
      <w:r w:rsidR="00B11135" w:rsidRPr="00D929DE">
        <w:instrText xml:space="preserve"> REF _Ref233206078 \w \h </w:instrText>
      </w:r>
      <w:r w:rsidR="00B11135" w:rsidRPr="00D929DE">
        <w:fldChar w:fldCharType="separate"/>
      </w:r>
      <w:r w:rsidR="00517227">
        <w:t>7</w:t>
      </w:r>
      <w:r w:rsidR="00B11135" w:rsidRPr="00D929DE">
        <w:fldChar w:fldCharType="end"/>
      </w:r>
      <w:r w:rsidR="00B11135" w:rsidRPr="00D929DE">
        <w:t xml:space="preserve">] </w:t>
      </w:r>
      <w:r w:rsidR="00325113" w:rsidRPr="00D929DE">
        <w:t>for BoBo Payment operations</w:t>
      </w:r>
      <w:r w:rsidR="00AB04CC">
        <w:t>, reference [</w:t>
      </w:r>
      <w:r w:rsidR="00AB04CC">
        <w:fldChar w:fldCharType="begin"/>
      </w:r>
      <w:r w:rsidR="00AB04CC">
        <w:instrText xml:space="preserve"> REF _Ref235081884 \w \h </w:instrText>
      </w:r>
      <w:r w:rsidR="00AB04CC">
        <w:fldChar w:fldCharType="separate"/>
      </w:r>
      <w:r w:rsidR="00517227">
        <w:t>13</w:t>
      </w:r>
      <w:r w:rsidR="00AB04CC">
        <w:fldChar w:fldCharType="end"/>
      </w:r>
      <w:r w:rsidR="00AB04CC">
        <w:t>]</w:t>
      </w:r>
      <w:r w:rsidR="00325113" w:rsidRPr="00D929DE">
        <w:t xml:space="preserve"> </w:t>
      </w:r>
      <w:r w:rsidR="00AB04CC">
        <w:t xml:space="preserve">for Partner Payment operations, </w:t>
      </w:r>
      <w:r w:rsidR="00325113" w:rsidRPr="00D929DE">
        <w:t>and reference [</w:t>
      </w:r>
      <w:r w:rsidR="00325113" w:rsidRPr="00D929DE">
        <w:fldChar w:fldCharType="begin"/>
      </w:r>
      <w:r w:rsidR="00325113" w:rsidRPr="00D929DE">
        <w:instrText xml:space="preserve"> REF _Ref233204231 \w \h </w:instrText>
      </w:r>
      <w:r w:rsidR="00325113" w:rsidRPr="00D929DE">
        <w:fldChar w:fldCharType="separate"/>
      </w:r>
      <w:r w:rsidR="00517227">
        <w:t>6</w:t>
      </w:r>
      <w:r w:rsidR="00325113" w:rsidRPr="00D929DE">
        <w:fldChar w:fldCharType="end"/>
      </w:r>
      <w:r w:rsidR="00325113" w:rsidRPr="00D929DE">
        <w:t>]</w:t>
      </w:r>
      <w:r w:rsidR="00E9137D">
        <w:t xml:space="preserve"> and [</w:t>
      </w:r>
      <w:r w:rsidR="00E9137D">
        <w:fldChar w:fldCharType="begin"/>
      </w:r>
      <w:r w:rsidR="00E9137D">
        <w:instrText xml:space="preserve"> REF _Ref236918725 \w \h </w:instrText>
      </w:r>
      <w:r w:rsidR="00E9137D">
        <w:fldChar w:fldCharType="separate"/>
      </w:r>
      <w:r w:rsidR="00517227">
        <w:t>15</w:t>
      </w:r>
      <w:r w:rsidR="00E9137D">
        <w:fldChar w:fldCharType="end"/>
      </w:r>
      <w:r w:rsidR="00E9137D">
        <w:t>]</w:t>
      </w:r>
      <w:r w:rsidR="00325113" w:rsidRPr="00D929DE">
        <w:t xml:space="preserve"> for GCB Payment operations</w:t>
      </w:r>
      <w:r w:rsidR="00367B06" w:rsidRPr="00D929DE">
        <w:t xml:space="preserve">, where a </w:t>
      </w:r>
      <w:r w:rsidR="00E9137D">
        <w:t>‘confirmed’</w:t>
      </w:r>
      <w:r w:rsidR="00E9137D" w:rsidRPr="00D929DE">
        <w:t xml:space="preserve"> </w:t>
      </w:r>
      <w:r w:rsidR="00097F35" w:rsidRPr="00D929DE">
        <w:t>payment operation</w:t>
      </w:r>
      <w:r w:rsidR="00367B06" w:rsidRPr="00D929DE">
        <w:t xml:space="preserve"> is </w:t>
      </w:r>
      <w:r w:rsidR="00097F35" w:rsidRPr="00D929DE">
        <w:t>captured</w:t>
      </w:r>
      <w:r w:rsidR="00367B06" w:rsidRPr="00D929DE">
        <w:t xml:space="preserve"> in the Billing Feed</w:t>
      </w:r>
      <w:r w:rsidR="00325113" w:rsidRPr="00D929DE">
        <w:t xml:space="preserve">.  If the subscriber is determined to be </w:t>
      </w:r>
      <w:r w:rsidR="00C66EF4" w:rsidRPr="00D929DE">
        <w:t xml:space="preserve">a </w:t>
      </w:r>
      <w:r w:rsidR="00325113" w:rsidRPr="00D929DE">
        <w:t>Prepaid subscriber, then</w:t>
      </w:r>
      <w:r w:rsidR="00097F35" w:rsidRPr="00D929DE">
        <w:t xml:space="preserve"> </w:t>
      </w:r>
      <w:r w:rsidR="00C66EF4" w:rsidRPr="00D929DE">
        <w:t xml:space="preserve">AMP and </w:t>
      </w:r>
      <w:r w:rsidR="001135A8" w:rsidRPr="00D929DE">
        <w:t>PSE</w:t>
      </w:r>
      <w:r w:rsidR="00C66EF4" w:rsidRPr="00D929DE">
        <w:t xml:space="preserve">P </w:t>
      </w:r>
      <w:r w:rsidR="00EA4800" w:rsidRPr="00D929DE">
        <w:t xml:space="preserve">4.6.1 </w:t>
      </w:r>
      <w:r w:rsidR="001135A8" w:rsidRPr="00D929DE">
        <w:t>will process the Prepaid operation</w:t>
      </w:r>
      <w:r w:rsidR="00804901" w:rsidRPr="00D929DE">
        <w:t xml:space="preserve"> according to the criteria specified</w:t>
      </w:r>
      <w:r w:rsidR="00C66EF4" w:rsidRPr="00D929DE">
        <w:t xml:space="preserve"> in</w:t>
      </w:r>
      <w:r w:rsidR="00804901" w:rsidRPr="00D929DE">
        <w:t xml:space="preserve"> </w:t>
      </w:r>
      <w:r w:rsidR="00C66EF4" w:rsidRPr="00D929DE">
        <w:t>reference [</w:t>
      </w:r>
      <w:r w:rsidR="00C66EF4" w:rsidRPr="00D929DE">
        <w:fldChar w:fldCharType="begin"/>
      </w:r>
      <w:r w:rsidR="00C66EF4" w:rsidRPr="00D929DE">
        <w:instrText xml:space="preserve"> REF _Ref233204433 \w \h </w:instrText>
      </w:r>
      <w:r w:rsidR="00C66EF4" w:rsidRPr="00D929DE">
        <w:fldChar w:fldCharType="separate"/>
      </w:r>
      <w:r w:rsidR="00517227">
        <w:t>3</w:t>
      </w:r>
      <w:r w:rsidR="00C66EF4" w:rsidRPr="00D929DE">
        <w:fldChar w:fldCharType="end"/>
      </w:r>
      <w:r w:rsidR="00C66EF4" w:rsidRPr="00D929DE">
        <w:t xml:space="preserve">] and </w:t>
      </w:r>
      <w:r w:rsidR="00804901" w:rsidRPr="00D929DE">
        <w:t xml:space="preserve">in </w:t>
      </w:r>
      <w:r w:rsidR="001135A8" w:rsidRPr="00D929DE">
        <w:t>this document</w:t>
      </w:r>
      <w:r w:rsidR="00804901" w:rsidRPr="00D929DE">
        <w:t>.</w:t>
      </w:r>
      <w:r w:rsidR="00DC5586" w:rsidRPr="00D929DE">
        <w:t xml:space="preserve"> Note: prior to this project, all BoBo</w:t>
      </w:r>
      <w:r w:rsidR="00AB04CC">
        <w:t xml:space="preserve">, Partner, </w:t>
      </w:r>
      <w:r w:rsidR="00DC5586" w:rsidRPr="00D929DE">
        <w:t>and GCB payment requests to a Prepaid subscriber were not allowed and an appropriate error returned to the TPA</w:t>
      </w:r>
      <w:r w:rsidR="00AE063A" w:rsidRPr="00D929DE">
        <w:t>.</w:t>
      </w:r>
    </w:p>
    <w:p w14:paraId="1990E283" w14:textId="77777777" w:rsidR="00B963D0" w:rsidRPr="00D929DE" w:rsidRDefault="00B963D0" w:rsidP="00ED2292"/>
    <w:p w14:paraId="664E88D7" w14:textId="77777777" w:rsidR="001E031E" w:rsidRPr="00D929DE" w:rsidRDefault="001E031E" w:rsidP="00ED2292"/>
    <w:p w14:paraId="6DE4845B" w14:textId="3D427DA1" w:rsidR="007E078A" w:rsidRPr="00D929DE" w:rsidRDefault="00E839FC" w:rsidP="00E839FC">
      <w:pPr>
        <w:jc w:val="center"/>
      </w:pPr>
      <w:r w:rsidRPr="00E839FC">
        <w:rPr>
          <w:noProof/>
        </w:rPr>
        <w:lastRenderedPageBreak/>
        <w:drawing>
          <wp:inline distT="0" distB="0" distL="0" distR="0" wp14:anchorId="63E575CC" wp14:editId="207C7FF1">
            <wp:extent cx="5486400" cy="41148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32822CE" w14:textId="11B158F5" w:rsidR="00A13383" w:rsidRPr="00D929DE" w:rsidRDefault="00C435AA" w:rsidP="0006009C">
      <w:pPr>
        <w:pStyle w:val="Caption"/>
        <w:keepNext/>
        <w:keepLines/>
        <w:tabs>
          <w:tab w:val="clear" w:pos="3402"/>
        </w:tabs>
        <w:ind w:left="0" w:firstLine="0"/>
        <w:jc w:val="center"/>
      </w:pPr>
      <w:bookmarkStart w:id="1095" w:name="_Ref233690443"/>
      <w:bookmarkStart w:id="1096" w:name="_Ref233690449"/>
      <w:r w:rsidRPr="00D929DE">
        <w:t xml:space="preserve">Figure </w:t>
      </w:r>
      <w:fldSimple w:instr=" SEQ Figure \* ARABIC ">
        <w:r w:rsidR="00517227">
          <w:rPr>
            <w:noProof/>
          </w:rPr>
          <w:t>1</w:t>
        </w:r>
      </w:fldSimple>
      <w:bookmarkEnd w:id="1095"/>
      <w:r w:rsidRPr="00D929DE">
        <w:t xml:space="preserve">: USP Architecture and Interfaces for </w:t>
      </w:r>
      <w:r w:rsidR="003C1A55" w:rsidRPr="00D929DE">
        <w:t>USCC Prepaid Project</w:t>
      </w:r>
      <w:bookmarkEnd w:id="1096"/>
    </w:p>
    <w:p w14:paraId="1FD11976" w14:textId="77777777" w:rsidR="0035574C" w:rsidRPr="00D929DE" w:rsidRDefault="00377B86" w:rsidP="00DE3E21">
      <w:pPr>
        <w:pStyle w:val="Heading1"/>
      </w:pPr>
      <w:bookmarkStart w:id="1097" w:name="_Toc367633745"/>
      <w:r w:rsidRPr="00D929DE">
        <w:lastRenderedPageBreak/>
        <w:t>Prepaid Project Web Services</w:t>
      </w:r>
      <w:bookmarkEnd w:id="1097"/>
    </w:p>
    <w:p w14:paraId="1E87C6F6" w14:textId="3921123A" w:rsidR="00E470D3" w:rsidRDefault="00813ABF" w:rsidP="00ED2292">
      <w:r w:rsidRPr="00D929DE">
        <w:t xml:space="preserve">For the USCC Prepaid deployment, the ASE component will </w:t>
      </w:r>
      <w:r w:rsidR="00310F61" w:rsidRPr="00D929DE">
        <w:t xml:space="preserve">expose </w:t>
      </w:r>
      <w:r w:rsidR="00E07519" w:rsidRPr="00D929DE">
        <w:t xml:space="preserve">TPAs the </w:t>
      </w:r>
      <w:r w:rsidR="00286410" w:rsidRPr="00D929DE">
        <w:t xml:space="preserve">existing </w:t>
      </w:r>
      <w:r w:rsidR="00BD3198" w:rsidRPr="00D929DE">
        <w:t>BoBo Payment Service</w:t>
      </w:r>
      <w:r w:rsidR="00286410" w:rsidRPr="00D929DE">
        <w:t xml:space="preserve"> and </w:t>
      </w:r>
      <w:r w:rsidR="00EA4800" w:rsidRPr="00D929DE">
        <w:t xml:space="preserve">existing </w:t>
      </w:r>
      <w:r w:rsidR="00286410" w:rsidRPr="00D929DE">
        <w:t>GCB Payment Service</w:t>
      </w:r>
      <w:r w:rsidR="00E470D3">
        <w:t xml:space="preserve"> and PSEP will expose SMS Aggregators the existing Partner Payment API</w:t>
      </w:r>
      <w:r w:rsidR="00E07519" w:rsidRPr="00D929DE">
        <w:t>.</w:t>
      </w:r>
      <w:r w:rsidR="00286410" w:rsidRPr="00D929DE">
        <w:t xml:space="preserve">  </w:t>
      </w:r>
    </w:p>
    <w:p w14:paraId="49CC79D1" w14:textId="77777777" w:rsidR="00E470D3" w:rsidRDefault="00E470D3" w:rsidP="00ED2292"/>
    <w:p w14:paraId="4F10F551" w14:textId="7FB1CBC9" w:rsidR="00E470D3" w:rsidRDefault="00286410" w:rsidP="00ED2292">
      <w:r w:rsidRPr="00D929DE">
        <w:t xml:space="preserve">Additionally, </w:t>
      </w:r>
      <w:r w:rsidR="00DF049A" w:rsidRPr="00D929DE">
        <w:t>w</w:t>
      </w:r>
      <w:r w:rsidR="00DC5586" w:rsidRPr="00D929DE">
        <w:t>hen a</w:t>
      </w:r>
      <w:r w:rsidR="00DF049A" w:rsidRPr="00D929DE">
        <w:t xml:space="preserve"> Diameter payment request to </w:t>
      </w:r>
      <w:r w:rsidR="00EA4800" w:rsidRPr="00D929DE">
        <w:t>Online Charging System (</w:t>
      </w:r>
      <w:r w:rsidR="00DF049A" w:rsidRPr="00D929DE">
        <w:t>OCS</w:t>
      </w:r>
      <w:r w:rsidR="00EA4800" w:rsidRPr="00D929DE">
        <w:t>)</w:t>
      </w:r>
      <w:r w:rsidR="00DF049A" w:rsidRPr="00D929DE">
        <w:t xml:space="preserve"> results in an Insufficient Fund Error returned to </w:t>
      </w:r>
      <w:r w:rsidR="00E470D3">
        <w:t>PSEP</w:t>
      </w:r>
      <w:r w:rsidR="00DF049A" w:rsidRPr="00D929DE">
        <w:t xml:space="preserve">, </w:t>
      </w:r>
      <w:r w:rsidR="00E470D3">
        <w:t>PSEP</w:t>
      </w:r>
      <w:r w:rsidR="00E470D3" w:rsidRPr="00D929DE">
        <w:t xml:space="preserve"> </w:t>
      </w:r>
      <w:r w:rsidR="00DF049A" w:rsidRPr="00D929DE">
        <w:t xml:space="preserve">will return the corresponding error to the </w:t>
      </w:r>
      <w:r w:rsidR="00DC5586" w:rsidRPr="00D929DE">
        <w:t>TPA</w:t>
      </w:r>
      <w:r w:rsidR="00E470D3">
        <w:t>/SMS Aggregator</w:t>
      </w:r>
      <w:r w:rsidR="00DF049A" w:rsidRPr="00D929DE">
        <w:t xml:space="preserve"> and also send a S</w:t>
      </w:r>
      <w:r w:rsidR="00EA4800" w:rsidRPr="00D929DE">
        <w:t>M</w:t>
      </w:r>
      <w:r w:rsidR="00DF049A" w:rsidRPr="00D929DE">
        <w:t>S Notification to the subscriber</w:t>
      </w:r>
      <w:r w:rsidR="00EA4800" w:rsidRPr="00D929DE">
        <w:t xml:space="preserve"> using the </w:t>
      </w:r>
      <w:r w:rsidR="00DC5586" w:rsidRPr="00D929DE">
        <w:t xml:space="preserve">existing </w:t>
      </w:r>
      <w:r w:rsidR="00EA4800" w:rsidRPr="00D929DE">
        <w:t>SMS Service</w:t>
      </w:r>
      <w:r w:rsidR="00DF049A" w:rsidRPr="00D929DE">
        <w:t>.</w:t>
      </w:r>
      <w:r w:rsidR="00EA4800" w:rsidRPr="00D929DE">
        <w:t xml:space="preserve"> </w:t>
      </w:r>
    </w:p>
    <w:p w14:paraId="0B8B9828" w14:textId="77777777" w:rsidR="00E470D3" w:rsidRDefault="00E470D3" w:rsidP="00ED2292"/>
    <w:p w14:paraId="7DB0675E" w14:textId="0B6A8373" w:rsidR="00E470D3" w:rsidRPr="00D929DE" w:rsidRDefault="00DC5586" w:rsidP="00ED2292">
      <w:r w:rsidRPr="00D929DE">
        <w:t xml:space="preserve">The introduction of support for Prepaid subscribers by the BoBo Payment and GCB Payment Services </w:t>
      </w:r>
      <w:r w:rsidR="005B2D9F" w:rsidRPr="00D929DE">
        <w:t>do</w:t>
      </w:r>
      <w:r w:rsidRPr="00D929DE">
        <w:t>es</w:t>
      </w:r>
      <w:r w:rsidR="005B2D9F" w:rsidRPr="00D929DE">
        <w:t xml:space="preserve"> not change </w:t>
      </w:r>
      <w:r w:rsidRPr="00D929DE">
        <w:t>these services TPA authentication, policy handling, Partner validation, TPA validation</w:t>
      </w:r>
      <w:r w:rsidR="00E470D3">
        <w:t>, subscriber validation,</w:t>
      </w:r>
      <w:r w:rsidRPr="00D929DE">
        <w:t xml:space="preserve"> and reporting </w:t>
      </w:r>
      <w:r w:rsidR="00082A34" w:rsidRPr="00D929DE">
        <w:t>as defined in Reference</w:t>
      </w:r>
      <w:r w:rsidR="00B11135" w:rsidRPr="00D929DE">
        <w:t>s</w:t>
      </w:r>
      <w:r w:rsidR="00082A34" w:rsidRPr="00D929DE">
        <w:t xml:space="preserve"> </w:t>
      </w:r>
      <w:r w:rsidR="00B11135" w:rsidRPr="00D929DE">
        <w:t>[</w:t>
      </w:r>
      <w:r w:rsidR="00B11135" w:rsidRPr="00D929DE">
        <w:fldChar w:fldCharType="begin"/>
      </w:r>
      <w:r w:rsidR="00B11135" w:rsidRPr="00D929DE">
        <w:instrText xml:space="preserve"> REF _Ref233206078 \w \h </w:instrText>
      </w:r>
      <w:r w:rsidR="00B11135" w:rsidRPr="00D929DE">
        <w:fldChar w:fldCharType="separate"/>
      </w:r>
      <w:r w:rsidR="00517227">
        <w:t>7</w:t>
      </w:r>
      <w:r w:rsidR="00B11135" w:rsidRPr="00D929DE">
        <w:fldChar w:fldCharType="end"/>
      </w:r>
      <w:r w:rsidR="00B11135" w:rsidRPr="00D929DE">
        <w:t xml:space="preserve">] </w:t>
      </w:r>
      <w:r w:rsidRPr="00D929DE">
        <w:t>and</w:t>
      </w:r>
      <w:r w:rsidR="00B11135" w:rsidRPr="00D929DE">
        <w:t xml:space="preserve"> [</w:t>
      </w:r>
      <w:r w:rsidR="00B11135" w:rsidRPr="00D929DE">
        <w:fldChar w:fldCharType="begin"/>
      </w:r>
      <w:r w:rsidR="00B11135" w:rsidRPr="00D929DE">
        <w:instrText xml:space="preserve"> REF _Ref233204231 \w \h </w:instrText>
      </w:r>
      <w:r w:rsidR="00B11135" w:rsidRPr="00D929DE">
        <w:fldChar w:fldCharType="separate"/>
      </w:r>
      <w:r w:rsidR="00517227">
        <w:t>6</w:t>
      </w:r>
      <w:r w:rsidR="00B11135" w:rsidRPr="00D929DE">
        <w:fldChar w:fldCharType="end"/>
      </w:r>
      <w:r w:rsidR="00B11135" w:rsidRPr="00D929DE">
        <w:t>]</w:t>
      </w:r>
      <w:r w:rsidR="004F45FC" w:rsidRPr="00D929DE">
        <w:t xml:space="preserve"> for BoBo Payment and GCB Payments Services respectively.</w:t>
      </w:r>
      <w:r w:rsidR="00E470D3">
        <w:t xml:space="preserve"> </w:t>
      </w:r>
      <w:r w:rsidR="00E470D3" w:rsidRPr="00D929DE">
        <w:t xml:space="preserve">The introduction of support for Prepaid subscribers by the </w:t>
      </w:r>
      <w:r w:rsidR="00E470D3">
        <w:t>Partner</w:t>
      </w:r>
      <w:r w:rsidR="00E470D3" w:rsidRPr="00D929DE">
        <w:t xml:space="preserve"> Payment Services does not change </w:t>
      </w:r>
      <w:r w:rsidR="00E470D3">
        <w:t>this service</w:t>
      </w:r>
      <w:r w:rsidR="00E470D3" w:rsidRPr="00D929DE">
        <w:t xml:space="preserve"> </w:t>
      </w:r>
      <w:r w:rsidR="00E470D3">
        <w:t>Partner</w:t>
      </w:r>
      <w:r w:rsidR="00E470D3" w:rsidRPr="00D929DE">
        <w:t xml:space="preserve"> authentication, </w:t>
      </w:r>
      <w:r w:rsidR="00B91166">
        <w:t>subscriber</w:t>
      </w:r>
      <w:r w:rsidR="00E470D3" w:rsidRPr="00D929DE">
        <w:t xml:space="preserve"> validation, and reporting as defined in References [</w:t>
      </w:r>
      <w:r w:rsidR="00E470D3" w:rsidRPr="00D929DE">
        <w:fldChar w:fldCharType="begin"/>
      </w:r>
      <w:r w:rsidR="00E470D3" w:rsidRPr="00D929DE">
        <w:instrText xml:space="preserve"> REF _Ref233206078 \w \h </w:instrText>
      </w:r>
      <w:r w:rsidR="00E470D3" w:rsidRPr="00D929DE">
        <w:fldChar w:fldCharType="separate"/>
      </w:r>
      <w:r w:rsidR="00517227">
        <w:t>7</w:t>
      </w:r>
      <w:r w:rsidR="00E470D3" w:rsidRPr="00D929DE">
        <w:fldChar w:fldCharType="end"/>
      </w:r>
      <w:r w:rsidR="00E470D3" w:rsidRPr="00D929DE">
        <w:t>] and [</w:t>
      </w:r>
      <w:r w:rsidR="00E470D3">
        <w:fldChar w:fldCharType="begin"/>
      </w:r>
      <w:r w:rsidR="00E470D3">
        <w:instrText xml:space="preserve"> REF _Ref235081884 \w \h </w:instrText>
      </w:r>
      <w:r w:rsidR="00E470D3">
        <w:fldChar w:fldCharType="separate"/>
      </w:r>
      <w:r w:rsidR="00517227">
        <w:t>13</w:t>
      </w:r>
      <w:r w:rsidR="00E470D3">
        <w:fldChar w:fldCharType="end"/>
      </w:r>
      <w:r w:rsidR="00E470D3" w:rsidRPr="00D929DE">
        <w:t>].</w:t>
      </w:r>
    </w:p>
    <w:p w14:paraId="33CA7552" w14:textId="7C199D31" w:rsidR="00E07519" w:rsidRPr="00D929DE" w:rsidRDefault="00E07519" w:rsidP="00ED2292"/>
    <w:p w14:paraId="7903A021" w14:textId="77777777" w:rsidR="00A34D1B" w:rsidRPr="00D929DE" w:rsidRDefault="00575AB0" w:rsidP="00ED2292">
      <w:pPr>
        <w:pStyle w:val="Heading2"/>
      </w:pPr>
      <w:bookmarkStart w:id="1098" w:name="_Toc367633746"/>
      <w:r w:rsidRPr="00D929DE">
        <w:t>BoBo</w:t>
      </w:r>
      <w:r w:rsidR="005F6CE4" w:rsidRPr="00D929DE">
        <w:t xml:space="preserve"> Payment</w:t>
      </w:r>
      <w:r w:rsidRPr="00D929DE">
        <w:t xml:space="preserve"> </w:t>
      </w:r>
      <w:r w:rsidR="00E07519" w:rsidRPr="00D929DE">
        <w:t>Web Services Overview</w:t>
      </w:r>
      <w:bookmarkEnd w:id="1098"/>
    </w:p>
    <w:p w14:paraId="1B230DEC" w14:textId="77777777" w:rsidR="00B42C79" w:rsidRPr="00D929DE" w:rsidRDefault="00B42C79" w:rsidP="00ED2292"/>
    <w:p w14:paraId="2AD9DAFF" w14:textId="77777777" w:rsidR="00B42C79" w:rsidRPr="00D929DE" w:rsidRDefault="00575AB0" w:rsidP="00ED2292">
      <w:pPr>
        <w:pStyle w:val="Heading3"/>
      </w:pPr>
      <w:r w:rsidRPr="00D929DE">
        <w:t xml:space="preserve"> </w:t>
      </w:r>
      <w:bookmarkStart w:id="1099" w:name="_Toc367633747"/>
      <w:r w:rsidRPr="00D929DE">
        <w:t xml:space="preserve">BoBo Web Service </w:t>
      </w:r>
      <w:r w:rsidR="00B42C79" w:rsidRPr="00D929DE">
        <w:t>Methods Supported for Prepaid</w:t>
      </w:r>
      <w:bookmarkEnd w:id="1099"/>
    </w:p>
    <w:p w14:paraId="02B32E53" w14:textId="715273E8" w:rsidR="00B42C79" w:rsidRPr="00D929DE" w:rsidRDefault="00B42C79" w:rsidP="00ED2292">
      <w:r w:rsidRPr="00D929DE">
        <w:t>The SOAP web-service operations supported are listed in the table below</w:t>
      </w:r>
      <w:r w:rsidR="003C1A55" w:rsidRPr="00D929DE">
        <w:t>, which are the same methods supported for Postpaid</w:t>
      </w:r>
      <w:r w:rsidR="0036209B">
        <w:t xml:space="preserve">. </w:t>
      </w:r>
    </w:p>
    <w:p w14:paraId="227285E8" w14:textId="77777777" w:rsidR="00E470D3" w:rsidRDefault="00E470D3" w:rsidP="00ED2292"/>
    <w:tbl>
      <w:tblPr>
        <w:tblW w:w="4829" w:type="pct"/>
        <w:tblCellSpacing w:w="0" w:type="dxa"/>
        <w:tblBorders>
          <w:top w:val="outset" w:sz="6" w:space="0" w:color="000000"/>
          <w:left w:val="outset" w:sz="6" w:space="0" w:color="000000"/>
          <w:bottom w:val="outset" w:sz="6" w:space="0" w:color="000000"/>
          <w:right w:val="outset" w:sz="6" w:space="0" w:color="000000"/>
        </w:tblBorders>
        <w:tblLayout w:type="fixed"/>
        <w:tblCellMar>
          <w:top w:w="80" w:type="dxa"/>
          <w:left w:w="80" w:type="dxa"/>
          <w:bottom w:w="80" w:type="dxa"/>
          <w:right w:w="80" w:type="dxa"/>
        </w:tblCellMar>
        <w:tblLook w:val="04A0" w:firstRow="1" w:lastRow="0" w:firstColumn="1" w:lastColumn="0" w:noHBand="0" w:noVBand="1"/>
      </w:tblPr>
      <w:tblGrid>
        <w:gridCol w:w="1440"/>
        <w:gridCol w:w="2176"/>
        <w:gridCol w:w="5886"/>
      </w:tblGrid>
      <w:tr w:rsidR="00FB231E" w:rsidRPr="00193263" w14:paraId="1A210CC1" w14:textId="77777777" w:rsidTr="00476B53">
        <w:trPr>
          <w:cantSplit/>
          <w:tblHeader/>
          <w:tblCellSpacing w:w="0" w:type="dxa"/>
        </w:trPr>
        <w:tc>
          <w:tcPr>
            <w:tcW w:w="758" w:type="pct"/>
            <w:tcBorders>
              <w:top w:val="outset" w:sz="6" w:space="0" w:color="000000"/>
              <w:left w:val="outset" w:sz="6" w:space="0" w:color="000000"/>
              <w:bottom w:val="outset" w:sz="6" w:space="0" w:color="000000"/>
              <w:right w:val="outset" w:sz="6" w:space="0" w:color="000000"/>
            </w:tcBorders>
            <w:shd w:val="clear" w:color="auto" w:fill="CCCCCC"/>
            <w:hideMark/>
          </w:tcPr>
          <w:p w14:paraId="54536AF7" w14:textId="77777777" w:rsidR="0036209B" w:rsidRPr="00193263" w:rsidRDefault="0036209B" w:rsidP="0006009C">
            <w:pPr>
              <w:spacing w:before="115"/>
              <w:jc w:val="center"/>
              <w:rPr>
                <w:rFonts w:ascii="Arial" w:hAnsi="Arial" w:cs="Arial"/>
              </w:rPr>
            </w:pPr>
            <w:r w:rsidRPr="00193263">
              <w:rPr>
                <w:rFonts w:ascii="Arial" w:hAnsi="Arial" w:cs="Arial"/>
              </w:rPr>
              <w:t>Interface</w:t>
            </w:r>
          </w:p>
        </w:tc>
        <w:tc>
          <w:tcPr>
            <w:tcW w:w="1145" w:type="pct"/>
            <w:tcBorders>
              <w:top w:val="outset" w:sz="6" w:space="0" w:color="000000"/>
              <w:left w:val="outset" w:sz="6" w:space="0" w:color="000000"/>
              <w:bottom w:val="outset" w:sz="6" w:space="0" w:color="000000"/>
              <w:right w:val="outset" w:sz="6" w:space="0" w:color="000000"/>
            </w:tcBorders>
            <w:shd w:val="clear" w:color="auto" w:fill="CCCCCC"/>
            <w:hideMark/>
          </w:tcPr>
          <w:p w14:paraId="1F3B572E" w14:textId="77777777" w:rsidR="0036209B" w:rsidRPr="00193263" w:rsidRDefault="0036209B" w:rsidP="0006009C">
            <w:pPr>
              <w:spacing w:before="115"/>
              <w:jc w:val="center"/>
              <w:rPr>
                <w:rFonts w:ascii="Arial" w:hAnsi="Arial" w:cs="Arial"/>
              </w:rPr>
            </w:pPr>
            <w:r w:rsidRPr="00193263">
              <w:rPr>
                <w:rFonts w:ascii="Arial" w:hAnsi="Arial" w:cs="Arial"/>
              </w:rPr>
              <w:t>Operation</w:t>
            </w:r>
          </w:p>
        </w:tc>
        <w:tc>
          <w:tcPr>
            <w:tcW w:w="3097" w:type="pct"/>
            <w:tcBorders>
              <w:top w:val="outset" w:sz="6" w:space="0" w:color="000000"/>
              <w:left w:val="outset" w:sz="6" w:space="0" w:color="000000"/>
              <w:bottom w:val="outset" w:sz="6" w:space="0" w:color="000000"/>
              <w:right w:val="outset" w:sz="6" w:space="0" w:color="000000"/>
            </w:tcBorders>
            <w:shd w:val="clear" w:color="auto" w:fill="CCCCCC"/>
          </w:tcPr>
          <w:p w14:paraId="428C4432" w14:textId="77777777" w:rsidR="0036209B" w:rsidRPr="00193263" w:rsidRDefault="0036209B" w:rsidP="0006009C">
            <w:pPr>
              <w:spacing w:before="115"/>
              <w:jc w:val="center"/>
              <w:rPr>
                <w:rFonts w:ascii="Arial" w:hAnsi="Arial" w:cs="Arial"/>
                <w:bCs/>
              </w:rPr>
            </w:pPr>
            <w:r w:rsidRPr="00193263">
              <w:rPr>
                <w:rFonts w:ascii="Arial" w:hAnsi="Arial" w:cs="Arial"/>
              </w:rPr>
              <w:t>Description</w:t>
            </w:r>
          </w:p>
        </w:tc>
      </w:tr>
      <w:tr w:rsidR="00FB231E" w:rsidRPr="0036209B" w14:paraId="095C740B" w14:textId="77777777" w:rsidTr="00476B53">
        <w:trPr>
          <w:tblCellSpacing w:w="0" w:type="dxa"/>
        </w:trPr>
        <w:tc>
          <w:tcPr>
            <w:tcW w:w="758" w:type="pct"/>
            <w:vMerge w:val="restart"/>
            <w:tcBorders>
              <w:top w:val="outset" w:sz="6" w:space="0" w:color="000000"/>
              <w:left w:val="outset" w:sz="6" w:space="0" w:color="000000"/>
              <w:bottom w:val="outset" w:sz="6" w:space="0" w:color="000000"/>
              <w:right w:val="outset" w:sz="6" w:space="0" w:color="000000"/>
            </w:tcBorders>
            <w:hideMark/>
          </w:tcPr>
          <w:p w14:paraId="00F312BF" w14:textId="77777777" w:rsidR="0036209B" w:rsidRPr="0036209B" w:rsidRDefault="0036209B" w:rsidP="0006009C">
            <w:r w:rsidRPr="00193263">
              <w:rPr>
                <w:sz w:val="22"/>
              </w:rPr>
              <w:t>Web-service</w:t>
            </w:r>
          </w:p>
        </w:tc>
        <w:tc>
          <w:tcPr>
            <w:tcW w:w="1145" w:type="pct"/>
            <w:tcBorders>
              <w:top w:val="outset" w:sz="6" w:space="0" w:color="000000"/>
              <w:left w:val="outset" w:sz="6" w:space="0" w:color="000000"/>
              <w:bottom w:val="outset" w:sz="6" w:space="0" w:color="000000"/>
              <w:right w:val="outset" w:sz="6" w:space="0" w:color="000000"/>
            </w:tcBorders>
            <w:hideMark/>
          </w:tcPr>
          <w:p w14:paraId="0822D992" w14:textId="77777777" w:rsidR="0036209B" w:rsidRPr="00193263" w:rsidRDefault="0036209B" w:rsidP="00193263">
            <w:pPr>
              <w:jc w:val="center"/>
              <w:rPr>
                <w:sz w:val="20"/>
              </w:rPr>
            </w:pPr>
            <w:r w:rsidRPr="00193263">
              <w:rPr>
                <w:sz w:val="20"/>
              </w:rPr>
              <w:t>Authorize</w:t>
            </w:r>
          </w:p>
        </w:tc>
        <w:tc>
          <w:tcPr>
            <w:tcW w:w="3097" w:type="pct"/>
            <w:tcBorders>
              <w:top w:val="outset" w:sz="6" w:space="0" w:color="000000"/>
              <w:left w:val="outset" w:sz="6" w:space="0" w:color="000000"/>
              <w:bottom w:val="outset" w:sz="6" w:space="0" w:color="000000"/>
              <w:right w:val="outset" w:sz="6" w:space="0" w:color="000000"/>
            </w:tcBorders>
          </w:tcPr>
          <w:p w14:paraId="3C0161A6"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Authorizes a payment</w:t>
            </w:r>
          </w:p>
          <w:p w14:paraId="1C0BF7B5"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Returns authorization code for use in further operations</w:t>
            </w:r>
          </w:p>
          <w:p w14:paraId="3612D792"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 xml:space="preserve">Supports synchronous transaction </w:t>
            </w:r>
          </w:p>
          <w:p w14:paraId="122AA72F" w14:textId="7EBCA984" w:rsidR="00476B53" w:rsidRPr="00193263" w:rsidRDefault="00476B53" w:rsidP="0006009C">
            <w:pPr>
              <w:pStyle w:val="IndexHeading"/>
              <w:spacing w:before="100" w:beforeAutospacing="1" w:after="100" w:afterAutospacing="1"/>
              <w:ind w:left="648"/>
              <w:contextualSpacing/>
              <w:rPr>
                <w:sz w:val="20"/>
              </w:rPr>
            </w:pPr>
            <w:r w:rsidRPr="00193263">
              <w:rPr>
                <w:rFonts w:ascii="Times New Roman" w:hAnsi="Times New Roman"/>
                <w:b w:val="0"/>
                <w:sz w:val="20"/>
              </w:rPr>
              <w:t>An Authorize can either be for a One-Time purchase or for a charge against a Mandate</w:t>
            </w:r>
          </w:p>
        </w:tc>
      </w:tr>
      <w:tr w:rsidR="00FB231E" w:rsidRPr="0036209B" w14:paraId="2D35FCA4" w14:textId="77777777" w:rsidTr="00476B53">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hideMark/>
          </w:tcPr>
          <w:p w14:paraId="3ADC85CA" w14:textId="77777777" w:rsidR="0036209B" w:rsidRPr="0036209B" w:rsidRDefault="0036209B" w:rsidP="00BB361D"/>
        </w:tc>
        <w:tc>
          <w:tcPr>
            <w:tcW w:w="1145" w:type="pct"/>
            <w:tcBorders>
              <w:top w:val="outset" w:sz="6" w:space="0" w:color="000000"/>
              <w:left w:val="outset" w:sz="6" w:space="0" w:color="000000"/>
              <w:bottom w:val="outset" w:sz="6" w:space="0" w:color="000000"/>
              <w:right w:val="outset" w:sz="6" w:space="0" w:color="000000"/>
            </w:tcBorders>
            <w:hideMark/>
          </w:tcPr>
          <w:p w14:paraId="39056E46" w14:textId="77777777" w:rsidR="0036209B" w:rsidRPr="00193263" w:rsidRDefault="0036209B" w:rsidP="00193263">
            <w:pPr>
              <w:jc w:val="center"/>
              <w:rPr>
                <w:sz w:val="20"/>
              </w:rPr>
            </w:pPr>
            <w:r w:rsidRPr="00193263">
              <w:rPr>
                <w:sz w:val="20"/>
              </w:rPr>
              <w:t>Confirm</w:t>
            </w:r>
          </w:p>
        </w:tc>
        <w:tc>
          <w:tcPr>
            <w:tcW w:w="3097" w:type="pct"/>
            <w:tcBorders>
              <w:top w:val="outset" w:sz="6" w:space="0" w:color="000000"/>
              <w:left w:val="outset" w:sz="6" w:space="0" w:color="000000"/>
              <w:bottom w:val="outset" w:sz="6" w:space="0" w:color="000000"/>
              <w:right w:val="outset" w:sz="6" w:space="0" w:color="000000"/>
            </w:tcBorders>
          </w:tcPr>
          <w:p w14:paraId="20644FBE"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 xml:space="preserve">Confirms (captures) a payment </w:t>
            </w:r>
          </w:p>
          <w:p w14:paraId="4353FD78"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 xml:space="preserve">Takes authorization code </w:t>
            </w:r>
          </w:p>
          <w:p w14:paraId="082FCF72" w14:textId="77777777" w:rsidR="0036209B" w:rsidRPr="00193263" w:rsidRDefault="0036209B" w:rsidP="0006009C">
            <w:pPr>
              <w:pStyle w:val="IndexHeading"/>
              <w:spacing w:before="100" w:beforeAutospacing="1" w:after="100" w:afterAutospacing="1"/>
              <w:ind w:left="648"/>
              <w:contextualSpacing/>
              <w:rPr>
                <w:sz w:val="20"/>
              </w:rPr>
            </w:pPr>
            <w:r w:rsidRPr="00193263">
              <w:rPr>
                <w:rFonts w:ascii="Times New Roman" w:hAnsi="Times New Roman"/>
                <w:b w:val="0"/>
                <w:sz w:val="20"/>
              </w:rPr>
              <w:t>Supports synchronous transaction</w:t>
            </w:r>
          </w:p>
        </w:tc>
      </w:tr>
      <w:tr w:rsidR="00FB231E" w:rsidRPr="0036209B" w14:paraId="4A483426" w14:textId="77777777" w:rsidTr="00476B53">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0B29EA36" w14:textId="77777777" w:rsidR="0036209B" w:rsidRPr="0036209B" w:rsidRDefault="0036209B" w:rsidP="00BB361D"/>
        </w:tc>
        <w:tc>
          <w:tcPr>
            <w:tcW w:w="1145" w:type="pct"/>
            <w:tcBorders>
              <w:top w:val="outset" w:sz="6" w:space="0" w:color="000000"/>
              <w:left w:val="outset" w:sz="6" w:space="0" w:color="000000"/>
              <w:bottom w:val="outset" w:sz="6" w:space="0" w:color="000000"/>
              <w:right w:val="outset" w:sz="6" w:space="0" w:color="000000"/>
            </w:tcBorders>
          </w:tcPr>
          <w:p w14:paraId="620AC9CB" w14:textId="77777777" w:rsidR="0036209B" w:rsidRPr="00193263" w:rsidRDefault="0036209B" w:rsidP="00193263">
            <w:pPr>
              <w:jc w:val="center"/>
              <w:rPr>
                <w:sz w:val="20"/>
              </w:rPr>
            </w:pPr>
            <w:r w:rsidRPr="00193263">
              <w:rPr>
                <w:sz w:val="20"/>
              </w:rPr>
              <w:t>Charge</w:t>
            </w:r>
          </w:p>
        </w:tc>
        <w:tc>
          <w:tcPr>
            <w:tcW w:w="3097" w:type="pct"/>
            <w:tcBorders>
              <w:top w:val="outset" w:sz="6" w:space="0" w:color="000000"/>
              <w:left w:val="outset" w:sz="6" w:space="0" w:color="000000"/>
              <w:bottom w:val="outset" w:sz="6" w:space="0" w:color="000000"/>
              <w:right w:val="outset" w:sz="6" w:space="0" w:color="000000"/>
            </w:tcBorders>
          </w:tcPr>
          <w:p w14:paraId="52EC6915"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Authorizes and confirms a payment in one step</w:t>
            </w:r>
          </w:p>
          <w:p w14:paraId="467178C1"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Returns charge code for use in further operations</w:t>
            </w:r>
          </w:p>
          <w:p w14:paraId="52881987" w14:textId="0835550E" w:rsidR="00476B53" w:rsidRPr="00193263" w:rsidRDefault="00476B53"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A Charge can either be for a One-Time purchase or for a charge against a Mandate</w:t>
            </w:r>
          </w:p>
        </w:tc>
      </w:tr>
      <w:tr w:rsidR="00FB231E" w:rsidRPr="0036209B" w14:paraId="3942816A" w14:textId="77777777" w:rsidTr="00476B53">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4F05630E" w14:textId="77777777" w:rsidR="0036209B" w:rsidRPr="0036209B" w:rsidRDefault="0036209B" w:rsidP="00BB361D"/>
        </w:tc>
        <w:tc>
          <w:tcPr>
            <w:tcW w:w="1145" w:type="pct"/>
            <w:tcBorders>
              <w:top w:val="outset" w:sz="6" w:space="0" w:color="000000"/>
              <w:left w:val="outset" w:sz="6" w:space="0" w:color="000000"/>
              <w:bottom w:val="outset" w:sz="6" w:space="0" w:color="000000"/>
              <w:right w:val="outset" w:sz="6" w:space="0" w:color="000000"/>
            </w:tcBorders>
          </w:tcPr>
          <w:p w14:paraId="1CB5F458" w14:textId="77777777" w:rsidR="0036209B" w:rsidRPr="00193263" w:rsidRDefault="0036209B" w:rsidP="00193263">
            <w:pPr>
              <w:jc w:val="center"/>
              <w:rPr>
                <w:sz w:val="20"/>
              </w:rPr>
            </w:pPr>
            <w:r w:rsidRPr="00193263">
              <w:rPr>
                <w:sz w:val="20"/>
              </w:rPr>
              <w:t>Cancel</w:t>
            </w:r>
          </w:p>
        </w:tc>
        <w:tc>
          <w:tcPr>
            <w:tcW w:w="3097" w:type="pct"/>
            <w:tcBorders>
              <w:top w:val="outset" w:sz="6" w:space="0" w:color="000000"/>
              <w:left w:val="outset" w:sz="6" w:space="0" w:color="000000"/>
              <w:bottom w:val="outset" w:sz="6" w:space="0" w:color="000000"/>
              <w:right w:val="outset" w:sz="6" w:space="0" w:color="000000"/>
            </w:tcBorders>
          </w:tcPr>
          <w:p w14:paraId="0B6B88CC"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Cancels an existing authorization</w:t>
            </w:r>
          </w:p>
          <w:p w14:paraId="376BAFC2"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Allows releasing of any reserved funds</w:t>
            </w:r>
          </w:p>
        </w:tc>
      </w:tr>
      <w:tr w:rsidR="00FB231E" w:rsidRPr="0036209B" w14:paraId="3AA8A060" w14:textId="77777777" w:rsidTr="00476B53">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476B947A" w14:textId="77777777" w:rsidR="0036209B" w:rsidRPr="0036209B" w:rsidRDefault="0036209B" w:rsidP="00BB361D"/>
        </w:tc>
        <w:tc>
          <w:tcPr>
            <w:tcW w:w="1145" w:type="pct"/>
            <w:tcBorders>
              <w:top w:val="outset" w:sz="6" w:space="0" w:color="000000"/>
              <w:left w:val="outset" w:sz="6" w:space="0" w:color="000000"/>
              <w:bottom w:val="outset" w:sz="6" w:space="0" w:color="000000"/>
              <w:right w:val="outset" w:sz="6" w:space="0" w:color="000000"/>
            </w:tcBorders>
          </w:tcPr>
          <w:p w14:paraId="052BE56A" w14:textId="77777777" w:rsidR="0036209B" w:rsidRPr="00193263" w:rsidRDefault="0036209B" w:rsidP="00193263">
            <w:pPr>
              <w:jc w:val="center"/>
              <w:rPr>
                <w:sz w:val="20"/>
              </w:rPr>
            </w:pPr>
            <w:r w:rsidRPr="00193263">
              <w:rPr>
                <w:sz w:val="20"/>
              </w:rPr>
              <w:t>Refund</w:t>
            </w:r>
          </w:p>
        </w:tc>
        <w:tc>
          <w:tcPr>
            <w:tcW w:w="3097" w:type="pct"/>
            <w:tcBorders>
              <w:top w:val="outset" w:sz="6" w:space="0" w:color="000000"/>
              <w:left w:val="outset" w:sz="6" w:space="0" w:color="000000"/>
              <w:bottom w:val="outset" w:sz="6" w:space="0" w:color="000000"/>
              <w:right w:val="outset" w:sz="6" w:space="0" w:color="000000"/>
            </w:tcBorders>
          </w:tcPr>
          <w:p w14:paraId="000CC5DD"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 xml:space="preserve">Refunds a payment </w:t>
            </w:r>
          </w:p>
          <w:p w14:paraId="010CB31C" w14:textId="77777777" w:rsidR="0036209B" w:rsidRPr="00193263" w:rsidRDefault="0036209B" w:rsidP="0006009C">
            <w:pPr>
              <w:pStyle w:val="IndexHeading"/>
              <w:spacing w:before="100" w:beforeAutospacing="1" w:after="100" w:afterAutospacing="1"/>
              <w:ind w:left="648"/>
              <w:contextualSpacing/>
              <w:rPr>
                <w:rFonts w:ascii="Times New Roman" w:hAnsi="Times New Roman"/>
                <w:b w:val="0"/>
                <w:sz w:val="20"/>
              </w:rPr>
            </w:pPr>
            <w:r w:rsidRPr="00193263">
              <w:rPr>
                <w:rFonts w:ascii="Times New Roman" w:hAnsi="Times New Roman"/>
                <w:b w:val="0"/>
                <w:sz w:val="20"/>
              </w:rPr>
              <w:t>Supports full and partial refunds</w:t>
            </w:r>
          </w:p>
          <w:p w14:paraId="050F652A" w14:textId="5F3FF56A" w:rsidR="00476B53" w:rsidRPr="00193263" w:rsidRDefault="00476B53" w:rsidP="0006009C">
            <w:pPr>
              <w:pStyle w:val="IndexHeading"/>
              <w:spacing w:before="100" w:beforeAutospacing="1" w:after="100" w:afterAutospacing="1"/>
              <w:ind w:left="648"/>
              <w:contextualSpacing/>
              <w:rPr>
                <w:sz w:val="20"/>
              </w:rPr>
            </w:pPr>
            <w:r w:rsidRPr="00193263">
              <w:rPr>
                <w:rFonts w:ascii="Times New Roman" w:hAnsi="Times New Roman"/>
                <w:b w:val="0"/>
                <w:sz w:val="20"/>
              </w:rPr>
              <w:t>Refunds are only allowed within a configurable numbers of days</w:t>
            </w:r>
          </w:p>
        </w:tc>
      </w:tr>
      <w:tr w:rsidR="00FB231E" w:rsidRPr="0036209B" w14:paraId="66F952F7" w14:textId="77777777" w:rsidTr="00476B53">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721D5922" w14:textId="77777777" w:rsidR="0036209B" w:rsidRPr="0036209B" w:rsidRDefault="0036209B" w:rsidP="00BB361D"/>
        </w:tc>
        <w:tc>
          <w:tcPr>
            <w:tcW w:w="1145" w:type="pct"/>
            <w:tcBorders>
              <w:top w:val="outset" w:sz="6" w:space="0" w:color="000000"/>
              <w:left w:val="outset" w:sz="6" w:space="0" w:color="000000"/>
              <w:bottom w:val="outset" w:sz="6" w:space="0" w:color="000000"/>
              <w:right w:val="outset" w:sz="6" w:space="0" w:color="000000"/>
            </w:tcBorders>
          </w:tcPr>
          <w:p w14:paraId="6AF1684E" w14:textId="77777777" w:rsidR="0036209B" w:rsidRPr="00193263" w:rsidRDefault="0036209B" w:rsidP="00193263">
            <w:pPr>
              <w:jc w:val="center"/>
              <w:rPr>
                <w:sz w:val="20"/>
              </w:rPr>
            </w:pPr>
            <w:r w:rsidRPr="00193263">
              <w:rPr>
                <w:sz w:val="20"/>
              </w:rPr>
              <w:t>Mandate Setup</w:t>
            </w:r>
          </w:p>
        </w:tc>
        <w:tc>
          <w:tcPr>
            <w:tcW w:w="3097" w:type="pct"/>
            <w:tcBorders>
              <w:top w:val="outset" w:sz="6" w:space="0" w:color="000000"/>
              <w:left w:val="outset" w:sz="6" w:space="0" w:color="000000"/>
              <w:bottom w:val="outset" w:sz="6" w:space="0" w:color="000000"/>
              <w:right w:val="outset" w:sz="6" w:space="0" w:color="000000"/>
            </w:tcBorders>
          </w:tcPr>
          <w:p w14:paraId="4A3B7B63" w14:textId="77777777" w:rsidR="0036209B" w:rsidRPr="00193263" w:rsidRDefault="0036209B" w:rsidP="0006009C">
            <w:pPr>
              <w:rPr>
                <w:sz w:val="20"/>
              </w:rPr>
            </w:pPr>
            <w:r w:rsidRPr="00193263">
              <w:rPr>
                <w:sz w:val="20"/>
              </w:rPr>
              <w:t>Instantiate a subscription for a customer</w:t>
            </w:r>
          </w:p>
        </w:tc>
      </w:tr>
      <w:tr w:rsidR="00FB231E" w:rsidRPr="0036209B" w14:paraId="008AAABB" w14:textId="77777777" w:rsidTr="00476B53">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05F0AAF2" w14:textId="77777777" w:rsidR="0036209B" w:rsidRPr="0036209B" w:rsidRDefault="0036209B" w:rsidP="00BB361D"/>
        </w:tc>
        <w:tc>
          <w:tcPr>
            <w:tcW w:w="1145" w:type="pct"/>
            <w:tcBorders>
              <w:top w:val="outset" w:sz="6" w:space="0" w:color="000000"/>
              <w:left w:val="outset" w:sz="6" w:space="0" w:color="000000"/>
              <w:bottom w:val="outset" w:sz="6" w:space="0" w:color="000000"/>
              <w:right w:val="outset" w:sz="6" w:space="0" w:color="000000"/>
            </w:tcBorders>
          </w:tcPr>
          <w:p w14:paraId="7CDAB7E3" w14:textId="77777777" w:rsidR="0036209B" w:rsidRPr="00193263" w:rsidRDefault="0036209B" w:rsidP="00193263">
            <w:pPr>
              <w:jc w:val="center"/>
              <w:rPr>
                <w:sz w:val="20"/>
              </w:rPr>
            </w:pPr>
            <w:r w:rsidRPr="00193263">
              <w:rPr>
                <w:sz w:val="20"/>
              </w:rPr>
              <w:t>Mandate Terminate</w:t>
            </w:r>
          </w:p>
        </w:tc>
        <w:tc>
          <w:tcPr>
            <w:tcW w:w="3097" w:type="pct"/>
            <w:tcBorders>
              <w:top w:val="outset" w:sz="6" w:space="0" w:color="000000"/>
              <w:left w:val="outset" w:sz="6" w:space="0" w:color="000000"/>
              <w:bottom w:val="outset" w:sz="6" w:space="0" w:color="000000"/>
              <w:right w:val="outset" w:sz="6" w:space="0" w:color="000000"/>
            </w:tcBorders>
          </w:tcPr>
          <w:p w14:paraId="6DCD8596" w14:textId="77777777" w:rsidR="0036209B" w:rsidRPr="00193263" w:rsidRDefault="0036209B" w:rsidP="0006009C">
            <w:pPr>
              <w:rPr>
                <w:sz w:val="20"/>
              </w:rPr>
            </w:pPr>
            <w:r w:rsidRPr="00193263">
              <w:rPr>
                <w:sz w:val="20"/>
              </w:rPr>
              <w:t>Cancels an active subscription</w:t>
            </w:r>
          </w:p>
        </w:tc>
      </w:tr>
      <w:tr w:rsidR="00FB231E" w:rsidRPr="0036209B" w14:paraId="096B2B14" w14:textId="77777777" w:rsidTr="00476B53">
        <w:trPr>
          <w:tblCellSpacing w:w="0" w:type="dxa"/>
        </w:trPr>
        <w:tc>
          <w:tcPr>
            <w:tcW w:w="758" w:type="pct"/>
            <w:tcBorders>
              <w:top w:val="outset" w:sz="6" w:space="0" w:color="000000"/>
              <w:left w:val="outset" w:sz="6" w:space="0" w:color="000000"/>
              <w:bottom w:val="outset" w:sz="6" w:space="0" w:color="000000"/>
              <w:right w:val="outset" w:sz="6" w:space="0" w:color="000000"/>
            </w:tcBorders>
            <w:hideMark/>
          </w:tcPr>
          <w:p w14:paraId="62C47650" w14:textId="77777777" w:rsidR="0036209B" w:rsidRPr="0036209B" w:rsidRDefault="0036209B" w:rsidP="0006009C">
            <w:r w:rsidRPr="00193263">
              <w:rPr>
                <w:sz w:val="22"/>
              </w:rPr>
              <w:t>Application callback</w:t>
            </w:r>
            <w:r w:rsidRPr="00193263">
              <w:rPr>
                <w:sz w:val="22"/>
                <w:vertAlign w:val="superscript"/>
              </w:rPr>
              <w:t>2</w:t>
            </w:r>
          </w:p>
        </w:tc>
        <w:tc>
          <w:tcPr>
            <w:tcW w:w="1145" w:type="pct"/>
            <w:tcBorders>
              <w:top w:val="outset" w:sz="6" w:space="0" w:color="000000"/>
              <w:left w:val="outset" w:sz="6" w:space="0" w:color="000000"/>
              <w:bottom w:val="outset" w:sz="6" w:space="0" w:color="000000"/>
              <w:right w:val="outset" w:sz="6" w:space="0" w:color="000000"/>
            </w:tcBorders>
            <w:hideMark/>
          </w:tcPr>
          <w:p w14:paraId="25FBC59D" w14:textId="77777777" w:rsidR="0036209B" w:rsidRPr="00193263" w:rsidRDefault="0036209B" w:rsidP="00193263">
            <w:pPr>
              <w:jc w:val="center"/>
              <w:rPr>
                <w:sz w:val="20"/>
              </w:rPr>
            </w:pPr>
            <w:r w:rsidRPr="00193263">
              <w:rPr>
                <w:sz w:val="20"/>
              </w:rPr>
              <w:t>mandateTerminationNotification</w:t>
            </w:r>
            <w:r w:rsidRPr="00193263">
              <w:rPr>
                <w:sz w:val="20"/>
                <w:vertAlign w:val="superscript"/>
              </w:rPr>
              <w:t>1</w:t>
            </w:r>
          </w:p>
        </w:tc>
        <w:tc>
          <w:tcPr>
            <w:tcW w:w="3097" w:type="pct"/>
            <w:tcBorders>
              <w:top w:val="outset" w:sz="6" w:space="0" w:color="000000"/>
              <w:left w:val="outset" w:sz="6" w:space="0" w:color="000000"/>
              <w:bottom w:val="outset" w:sz="6" w:space="0" w:color="000000"/>
              <w:right w:val="outset" w:sz="6" w:space="0" w:color="000000"/>
            </w:tcBorders>
          </w:tcPr>
          <w:p w14:paraId="46D8E237" w14:textId="77777777" w:rsidR="0036209B" w:rsidRPr="00193263" w:rsidRDefault="0036209B" w:rsidP="0006009C">
            <w:pPr>
              <w:rPr>
                <w:sz w:val="20"/>
              </w:rPr>
            </w:pPr>
            <w:r w:rsidRPr="00193263">
              <w:rPr>
                <w:sz w:val="20"/>
              </w:rPr>
              <w:t>Notification that a Mandate has been terminated</w:t>
            </w:r>
          </w:p>
        </w:tc>
      </w:tr>
      <w:tr w:rsidR="0036209B" w:rsidRPr="0036209B" w14:paraId="5FB37A98" w14:textId="77777777" w:rsidTr="00476B53">
        <w:trPr>
          <w:tblCellSpacing w:w="0" w:type="dxa"/>
        </w:trPr>
        <w:tc>
          <w:tcPr>
            <w:tcW w:w="5000" w:type="pct"/>
            <w:gridSpan w:val="3"/>
            <w:tcBorders>
              <w:top w:val="outset" w:sz="6" w:space="0" w:color="000000"/>
              <w:left w:val="outset" w:sz="6" w:space="0" w:color="000000"/>
              <w:bottom w:val="outset" w:sz="6" w:space="0" w:color="000000"/>
              <w:right w:val="outset" w:sz="6" w:space="0" w:color="000000"/>
            </w:tcBorders>
          </w:tcPr>
          <w:p w14:paraId="6F606299" w14:textId="77777777" w:rsidR="0036209B" w:rsidRPr="00193263" w:rsidRDefault="0036209B" w:rsidP="0006009C">
            <w:pPr>
              <w:rPr>
                <w:sz w:val="20"/>
              </w:rPr>
            </w:pPr>
            <w:r w:rsidRPr="00193263">
              <w:rPr>
                <w:sz w:val="20"/>
              </w:rPr>
              <w:t>Note 1: the notifyURL for this application callback notification is pre-configured for a given Partner in the AMP</w:t>
            </w:r>
          </w:p>
        </w:tc>
      </w:tr>
      <w:tr w:rsidR="0036209B" w:rsidRPr="0036209B" w14:paraId="709AA1CD" w14:textId="77777777" w:rsidTr="00476B53">
        <w:trPr>
          <w:cantSplit/>
          <w:tblCellSpacing w:w="0" w:type="dxa"/>
        </w:trPr>
        <w:tc>
          <w:tcPr>
            <w:tcW w:w="5000" w:type="pct"/>
            <w:gridSpan w:val="3"/>
            <w:tcBorders>
              <w:top w:val="outset" w:sz="6" w:space="0" w:color="000000"/>
              <w:left w:val="outset" w:sz="6" w:space="0" w:color="000000"/>
              <w:bottom w:val="outset" w:sz="6" w:space="0" w:color="000000"/>
              <w:right w:val="outset" w:sz="6" w:space="0" w:color="000000"/>
            </w:tcBorders>
          </w:tcPr>
          <w:p w14:paraId="03731288" w14:textId="77777777" w:rsidR="0036209B" w:rsidRPr="00193263" w:rsidRDefault="0036209B" w:rsidP="0006009C">
            <w:pPr>
              <w:rPr>
                <w:sz w:val="20"/>
              </w:rPr>
            </w:pPr>
            <w:r w:rsidRPr="00193263">
              <w:rPr>
                <w:sz w:val="20"/>
              </w:rPr>
              <w:t xml:space="preserve">Note 2: The PSE platform may also invoke directly on the TPA supplied endpoint for notifications/callbacks using HTTP. </w:t>
            </w:r>
          </w:p>
        </w:tc>
      </w:tr>
    </w:tbl>
    <w:p w14:paraId="0CBCA080" w14:textId="77777777" w:rsidR="00B42C79" w:rsidRPr="00D929DE" w:rsidRDefault="00B42C79" w:rsidP="00DE3E21"/>
    <w:p w14:paraId="3B660007" w14:textId="77777777" w:rsidR="00916B9F" w:rsidRPr="00D929DE" w:rsidRDefault="006A5825" w:rsidP="00ED2292">
      <w:pPr>
        <w:pStyle w:val="Heading3"/>
      </w:pPr>
      <w:bookmarkStart w:id="1100" w:name="_Toc367633748"/>
      <w:r w:rsidRPr="00D929DE">
        <w:t xml:space="preserve">WS Message </w:t>
      </w:r>
      <w:r w:rsidR="00916B9F" w:rsidRPr="00D929DE">
        <w:t>Parameters</w:t>
      </w:r>
      <w:bookmarkEnd w:id="1100"/>
    </w:p>
    <w:p w14:paraId="531BE8DB" w14:textId="3FDC9B52" w:rsidR="006A5825" w:rsidRPr="00D929DE" w:rsidRDefault="006A5825" w:rsidP="00ED2292">
      <w:r w:rsidRPr="00D929DE">
        <w:t xml:space="preserve">There are no changes to the mandatory or common parameters defined in Section 3.7.3 of Reference </w:t>
      </w:r>
      <w:r w:rsidR="00883D97" w:rsidRPr="00D929DE">
        <w:t>[</w:t>
      </w:r>
      <w:r w:rsidR="00883D97" w:rsidRPr="00D929DE">
        <w:fldChar w:fldCharType="begin"/>
      </w:r>
      <w:r w:rsidR="00883D97" w:rsidRPr="00D929DE">
        <w:instrText xml:space="preserve"> REF _Ref233204070 \w \h </w:instrText>
      </w:r>
      <w:r w:rsidR="00883D97" w:rsidRPr="00D929DE">
        <w:fldChar w:fldCharType="separate"/>
      </w:r>
      <w:r w:rsidR="00517227">
        <w:t>5</w:t>
      </w:r>
      <w:r w:rsidR="00883D97" w:rsidRPr="00D929DE">
        <w:fldChar w:fldCharType="end"/>
      </w:r>
      <w:r w:rsidR="00883D97" w:rsidRPr="00D929DE">
        <w:t>]</w:t>
      </w:r>
      <w:r w:rsidR="00C82EF5">
        <w:t xml:space="preserve"> for BoBo Payment operations.</w:t>
      </w:r>
    </w:p>
    <w:p w14:paraId="70C0EB01" w14:textId="77777777" w:rsidR="006A5825" w:rsidRPr="00D929DE" w:rsidRDefault="006A5825" w:rsidP="00ED2292"/>
    <w:p w14:paraId="34047036" w14:textId="77777777" w:rsidR="006A5825" w:rsidRPr="00D929DE" w:rsidRDefault="006A5825" w:rsidP="00ED2292">
      <w:pPr>
        <w:pStyle w:val="Heading3"/>
      </w:pPr>
      <w:r w:rsidRPr="00D929DE">
        <w:t xml:space="preserve"> </w:t>
      </w:r>
      <w:bookmarkStart w:id="1101" w:name="_Toc367633749"/>
      <w:r w:rsidRPr="00D929DE">
        <w:t>Performance Requirements</w:t>
      </w:r>
      <w:bookmarkEnd w:id="1101"/>
    </w:p>
    <w:p w14:paraId="2951A25B" w14:textId="16873FCF" w:rsidR="00883D97" w:rsidRPr="00D929DE" w:rsidRDefault="00CA67CE" w:rsidP="00ED2292">
      <w:r w:rsidRPr="0070134A">
        <w:t>In regards to the supported payment Transactions per Seconds (TPS) within AMP, t</w:t>
      </w:r>
      <w:r w:rsidR="00883D97" w:rsidRPr="0070134A">
        <w:t>here are no changes to Performance Requirements defined in Reference [</w:t>
      </w:r>
      <w:r w:rsidR="00883D97" w:rsidRPr="0070134A">
        <w:fldChar w:fldCharType="begin"/>
      </w:r>
      <w:r w:rsidR="00883D97" w:rsidRPr="0070134A">
        <w:instrText xml:space="preserve"> REF _Ref233206078 \w \h </w:instrText>
      </w:r>
      <w:r w:rsidR="00883D97" w:rsidRPr="0070134A">
        <w:fldChar w:fldCharType="separate"/>
      </w:r>
      <w:r w:rsidR="00517227">
        <w:t>7</w:t>
      </w:r>
      <w:r w:rsidR="00883D97" w:rsidRPr="0070134A">
        <w:fldChar w:fldCharType="end"/>
      </w:r>
      <w:r w:rsidR="00883D97" w:rsidRPr="0070134A">
        <w:t>].</w:t>
      </w:r>
    </w:p>
    <w:p w14:paraId="3BCE55A0" w14:textId="77777777" w:rsidR="007354C0" w:rsidRPr="00D929DE" w:rsidRDefault="007354C0" w:rsidP="00ED2292"/>
    <w:p w14:paraId="75B7A96C" w14:textId="77777777" w:rsidR="006A5825" w:rsidRPr="00D929DE" w:rsidRDefault="006A5825" w:rsidP="00ED2292">
      <w:pPr>
        <w:pStyle w:val="Heading3"/>
      </w:pPr>
      <w:r w:rsidRPr="00D929DE">
        <w:t xml:space="preserve"> </w:t>
      </w:r>
      <w:bookmarkStart w:id="1102" w:name="_Toc367633750"/>
      <w:r w:rsidRPr="00D929DE">
        <w:t>Alarming</w:t>
      </w:r>
      <w:bookmarkEnd w:id="1102"/>
    </w:p>
    <w:p w14:paraId="21EB8D52" w14:textId="6A6A08A8" w:rsidR="00883D97" w:rsidRPr="00D929DE" w:rsidRDefault="00883D97" w:rsidP="00ED2292">
      <w:r w:rsidRPr="00D929DE">
        <w:t>Unless otherwise specified in this document, there are no changes to the alarming defined in Reference [</w:t>
      </w:r>
      <w:r w:rsidRPr="00D929DE">
        <w:fldChar w:fldCharType="begin"/>
      </w:r>
      <w:r w:rsidRPr="00D929DE">
        <w:instrText xml:space="preserve"> REF _Ref233206078 \w \h </w:instrText>
      </w:r>
      <w:r w:rsidRPr="00D929DE">
        <w:fldChar w:fldCharType="separate"/>
      </w:r>
      <w:r w:rsidR="00517227">
        <w:t>7</w:t>
      </w:r>
      <w:r w:rsidRPr="00D929DE">
        <w:fldChar w:fldCharType="end"/>
      </w:r>
      <w:r w:rsidRPr="00D929DE">
        <w:t>].</w:t>
      </w:r>
    </w:p>
    <w:p w14:paraId="64994AA5" w14:textId="77777777" w:rsidR="007354C0" w:rsidRPr="00D929DE" w:rsidRDefault="007354C0" w:rsidP="00ED2292"/>
    <w:p w14:paraId="67D17D32" w14:textId="77777777" w:rsidR="00FB092A" w:rsidRDefault="006A5825" w:rsidP="00ED2292">
      <w:pPr>
        <w:pStyle w:val="Heading3"/>
      </w:pPr>
      <w:r w:rsidRPr="00D929DE">
        <w:t xml:space="preserve"> </w:t>
      </w:r>
      <w:bookmarkStart w:id="1103" w:name="_Toc367633751"/>
      <w:r w:rsidRPr="00D929DE">
        <w:t>BoBo Payment Typical Sequences for Pre-Paid Subscribers</w:t>
      </w:r>
      <w:bookmarkEnd w:id="1103"/>
    </w:p>
    <w:p w14:paraId="390F5BF7" w14:textId="31E612CF" w:rsidR="0036209B" w:rsidRPr="00D929DE" w:rsidRDefault="00476B53" w:rsidP="00ED2292">
      <w:r w:rsidRPr="00D929DE">
        <w:t xml:space="preserve">As there are no changes in the </w:t>
      </w:r>
      <w:r>
        <w:t xml:space="preserve">Mandate Setup and Mandate Terminate operations </w:t>
      </w:r>
      <w:r w:rsidRPr="00D929DE">
        <w:t xml:space="preserve">for Prepaid subscribers </w:t>
      </w:r>
      <w:r>
        <w:t>and</w:t>
      </w:r>
      <w:r w:rsidRPr="00D929DE">
        <w:t xml:space="preserve"> these operations</w:t>
      </w:r>
      <w:r>
        <w:t>’</w:t>
      </w:r>
      <w:r w:rsidRPr="00D929DE">
        <w:t xml:space="preserve"> </w:t>
      </w:r>
      <w:r>
        <w:t>flows don’t interact with the OCS</w:t>
      </w:r>
      <w:r w:rsidRPr="00D929DE">
        <w:t xml:space="preserve">, </w:t>
      </w:r>
      <w:r>
        <w:t xml:space="preserve">this document doesn’t contain flows for these operations.  Note: </w:t>
      </w:r>
      <w:r w:rsidR="00D11A1F">
        <w:t>with the implementation of this</w:t>
      </w:r>
      <w:r>
        <w:t xml:space="preserve"> prepaid project</w:t>
      </w:r>
      <w:r w:rsidR="00D11A1F">
        <w:t>, Mandate</w:t>
      </w:r>
      <w:r>
        <w:t xml:space="preserve"> </w:t>
      </w:r>
      <w:r w:rsidR="00D11A1F">
        <w:t xml:space="preserve">Setup, </w:t>
      </w:r>
      <w:r>
        <w:t>Mandate Terminate</w:t>
      </w:r>
      <w:r w:rsidR="00D11A1F">
        <w:t>, and other BoBo payment</w:t>
      </w:r>
      <w:r>
        <w:t xml:space="preserve"> operations</w:t>
      </w:r>
      <w:r w:rsidR="00D11A1F">
        <w:t xml:space="preserve"> now include</w:t>
      </w:r>
      <w:r>
        <w:t xml:space="preserve"> </w:t>
      </w:r>
      <w:r w:rsidR="0036209B">
        <w:t>support for a Prepaid subscriber.</w:t>
      </w:r>
    </w:p>
    <w:p w14:paraId="0335912F" w14:textId="77777777" w:rsidR="0036209B" w:rsidRPr="0036209B" w:rsidRDefault="0036209B" w:rsidP="00ED2292"/>
    <w:p w14:paraId="6ABCDE86" w14:textId="40A0C77F" w:rsidR="00FB092A" w:rsidRPr="00D929DE" w:rsidRDefault="009250D4" w:rsidP="00ED2292">
      <w:pPr>
        <w:pStyle w:val="Heading4"/>
      </w:pPr>
      <w:bookmarkStart w:id="1104" w:name="_Ref233984256"/>
      <w:bookmarkStart w:id="1105" w:name="_Toc367633752"/>
      <w:r w:rsidRPr="00D929DE">
        <w:lastRenderedPageBreak/>
        <w:t xml:space="preserve">Successful </w:t>
      </w:r>
      <w:r w:rsidR="00FB092A" w:rsidRPr="00D929DE">
        <w:t xml:space="preserve">Authorize </w:t>
      </w:r>
      <w:r w:rsidRPr="00D929DE">
        <w:t>Flow</w:t>
      </w:r>
      <w:bookmarkEnd w:id="1104"/>
      <w:bookmarkEnd w:id="1105"/>
    </w:p>
    <w:p w14:paraId="6AB1A214" w14:textId="77777777" w:rsidR="00FB092A" w:rsidRPr="00D929DE" w:rsidRDefault="00FB092A" w:rsidP="0006009C">
      <w:pPr>
        <w:keepNext/>
        <w:keepLines/>
      </w:pPr>
    </w:p>
    <w:p w14:paraId="50264ECF" w14:textId="1B0E30D3" w:rsidR="00935836" w:rsidRPr="00D929DE" w:rsidRDefault="00FF7B44" w:rsidP="0006009C">
      <w:pPr>
        <w:keepNext/>
        <w:jc w:val="center"/>
      </w:pPr>
      <w:r w:rsidRPr="00FF7B44">
        <w:rPr>
          <w:noProof/>
        </w:rPr>
        <w:drawing>
          <wp:inline distT="0" distB="0" distL="0" distR="0" wp14:anchorId="0E5A4BE1" wp14:editId="328147D3">
            <wp:extent cx="5486400" cy="41148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BA3CC95" w14:textId="559F3B80" w:rsidR="00701827" w:rsidRPr="00D929DE" w:rsidRDefault="00935836" w:rsidP="0006009C">
      <w:pPr>
        <w:pStyle w:val="Caption"/>
        <w:tabs>
          <w:tab w:val="clear" w:pos="3402"/>
        </w:tabs>
        <w:ind w:left="0" w:firstLine="0"/>
        <w:jc w:val="center"/>
      </w:pPr>
      <w:r w:rsidRPr="00D929DE">
        <w:t xml:space="preserve">Figure </w:t>
      </w:r>
      <w:fldSimple w:instr=" SEQ Figure \* ARABIC ">
        <w:r w:rsidR="00517227">
          <w:rPr>
            <w:noProof/>
          </w:rPr>
          <w:t>2</w:t>
        </w:r>
      </w:fldSimple>
      <w:r w:rsidRPr="00D929DE">
        <w:t>: Successful Authorize Flow</w:t>
      </w:r>
    </w:p>
    <w:p w14:paraId="15EC3883" w14:textId="3C2D6B3C" w:rsidR="00FB092A" w:rsidRPr="00D929DE" w:rsidRDefault="00FB092A"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FC60FE" w:rsidRPr="00D929DE" w14:paraId="05D89EF1" w14:textId="77777777" w:rsidTr="00FC60FE">
        <w:tc>
          <w:tcPr>
            <w:tcW w:w="9540" w:type="dxa"/>
            <w:gridSpan w:val="2"/>
            <w:tcBorders>
              <w:top w:val="single" w:sz="4" w:space="0" w:color="auto"/>
              <w:bottom w:val="single" w:sz="4" w:space="0" w:color="auto"/>
            </w:tcBorders>
            <w:shd w:val="clear" w:color="auto" w:fill="CCCCCC"/>
            <w:vAlign w:val="bottom"/>
          </w:tcPr>
          <w:p w14:paraId="7B018F05" w14:textId="2574D1DC" w:rsidR="00FC60FE" w:rsidRPr="00D929DE" w:rsidRDefault="00FC60FE" w:rsidP="0006009C">
            <w:pPr>
              <w:jc w:val="center"/>
              <w:rPr>
                <w:rFonts w:ascii="Arial" w:hAnsi="Arial"/>
              </w:rPr>
            </w:pPr>
            <w:r w:rsidRPr="00D929DE">
              <w:t xml:space="preserve">Successful Authorize Flow </w:t>
            </w:r>
          </w:p>
        </w:tc>
      </w:tr>
      <w:tr w:rsidR="00FC60FE" w:rsidRPr="00D929DE" w14:paraId="116D0FD2" w14:textId="77777777" w:rsidTr="00FC60FE">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1C7090CC" w14:textId="77777777" w:rsidR="00FC60FE" w:rsidRPr="00D929DE" w:rsidRDefault="00FC60FE" w:rsidP="003E40EE">
            <w:pPr>
              <w:pStyle w:val="ListParagraph"/>
              <w:numPr>
                <w:ilvl w:val="0"/>
                <w:numId w:val="12"/>
              </w:numPr>
            </w:pPr>
            <w:r w:rsidRPr="00D929DE">
              <w:t>TPA calls the authorize method of AMP.</w:t>
            </w:r>
          </w:p>
          <w:p w14:paraId="256FA8FE" w14:textId="420770BA" w:rsidR="00FC60FE" w:rsidRPr="00D929DE" w:rsidRDefault="00FC60FE" w:rsidP="003E40EE">
            <w:pPr>
              <w:pStyle w:val="ListParagraph"/>
              <w:numPr>
                <w:ilvl w:val="0"/>
                <w:numId w:val="12"/>
              </w:numPr>
            </w:pPr>
            <w:r w:rsidRPr="00D929DE">
              <w:t>AMP/PSEP performs the following</w:t>
            </w:r>
          </w:p>
          <w:p w14:paraId="70C04EE5" w14:textId="77777777" w:rsidR="00145176" w:rsidRPr="00D929DE" w:rsidRDefault="00145176" w:rsidP="003E40EE">
            <w:pPr>
              <w:pStyle w:val="ListParagraph"/>
              <w:numPr>
                <w:ilvl w:val="1"/>
                <w:numId w:val="12"/>
              </w:numPr>
            </w:pPr>
            <w:r w:rsidRPr="00D929DE">
              <w:t>The Partner and Application are validated to ensure they both exist and both are ‘active’</w:t>
            </w:r>
          </w:p>
          <w:p w14:paraId="2FB223D5" w14:textId="77777777" w:rsidR="00145176" w:rsidRPr="00D929DE" w:rsidRDefault="00145176" w:rsidP="003E40EE">
            <w:pPr>
              <w:pStyle w:val="ListParagraph"/>
              <w:numPr>
                <w:ilvl w:val="1"/>
                <w:numId w:val="12"/>
              </w:numPr>
            </w:pPr>
            <w:r w:rsidRPr="00D929DE">
              <w:t xml:space="preserve">The TPA polices are applied </w:t>
            </w:r>
          </w:p>
          <w:p w14:paraId="47B2EBAB" w14:textId="2FBE261B" w:rsidR="00FC60FE" w:rsidRPr="00D929DE" w:rsidRDefault="00FC60FE" w:rsidP="003E40EE">
            <w:pPr>
              <w:pStyle w:val="ListParagraph"/>
              <w:numPr>
                <w:ilvl w:val="1"/>
                <w:numId w:val="12"/>
              </w:numPr>
            </w:pPr>
            <w:r w:rsidRPr="00D929DE">
              <w:t>Validates that the subscriber is ‘active’</w:t>
            </w:r>
            <w:r w:rsidRPr="00D929DE" w:rsidDel="00040484">
              <w:t xml:space="preserve"> </w:t>
            </w:r>
            <w:r w:rsidR="00FE3E5F" w:rsidRPr="00D929DE">
              <w:t>and determines whether the subscriber is Prepaid or Postpaid.</w:t>
            </w:r>
          </w:p>
          <w:p w14:paraId="3607DF54" w14:textId="77777777" w:rsidR="00FC60FE" w:rsidRPr="00D741C5" w:rsidRDefault="00FC60FE" w:rsidP="003E40EE">
            <w:pPr>
              <w:pStyle w:val="ListParagraph"/>
              <w:numPr>
                <w:ilvl w:val="1"/>
                <w:numId w:val="12"/>
              </w:numPr>
            </w:pPr>
            <w:r w:rsidRPr="00D741C5">
              <w:t>Validates the payment operation parameters and that the payment account is ‘active’</w:t>
            </w:r>
          </w:p>
          <w:p w14:paraId="670F7C0B" w14:textId="73287E9B" w:rsidR="00FC60FE" w:rsidRPr="00D929DE" w:rsidRDefault="00FC60FE" w:rsidP="003E40EE">
            <w:pPr>
              <w:pStyle w:val="ListParagraph"/>
              <w:numPr>
                <w:ilvl w:val="1"/>
                <w:numId w:val="12"/>
              </w:numPr>
            </w:pPr>
            <w:r w:rsidRPr="00D929DE">
              <w:t>Validates the payment account holder is ‘active’</w:t>
            </w:r>
          </w:p>
          <w:p w14:paraId="5816ACBA" w14:textId="2E1C3FD7" w:rsidR="00FC60FE" w:rsidRDefault="00FC60FE" w:rsidP="003E40EE">
            <w:pPr>
              <w:pStyle w:val="ListParagraph"/>
              <w:numPr>
                <w:ilvl w:val="1"/>
                <w:numId w:val="12"/>
              </w:numPr>
            </w:pPr>
            <w:r w:rsidRPr="00D929DE">
              <w:t>Validates that the subscriber is authorize</w:t>
            </w:r>
            <w:r w:rsidR="00447E0E" w:rsidRPr="00D929DE">
              <w:t>d</w:t>
            </w:r>
            <w:r w:rsidRPr="00D929DE">
              <w:t xml:space="preserve"> to purchase the service according to </w:t>
            </w:r>
            <w:r w:rsidRPr="00D929DE">
              <w:lastRenderedPageBreak/>
              <w:t>the subscriber’s Account</w:t>
            </w:r>
            <w:r w:rsidR="00FF7B44">
              <w:t>,</w:t>
            </w:r>
            <w:r w:rsidRPr="00D929DE">
              <w:t xml:space="preserve"> Sub_Account </w:t>
            </w:r>
            <w:r w:rsidR="00FF7B44">
              <w:t>and subscriber Payment type</w:t>
            </w:r>
          </w:p>
          <w:p w14:paraId="131CC555" w14:textId="200A2538" w:rsidR="008C62C9" w:rsidRPr="008C62C9" w:rsidRDefault="008C62C9" w:rsidP="003E40EE">
            <w:pPr>
              <w:pStyle w:val="ListParagraph"/>
              <w:numPr>
                <w:ilvl w:val="2"/>
                <w:numId w:val="12"/>
              </w:numPr>
              <w:rPr>
                <w:lang w:val="en-US"/>
              </w:rPr>
            </w:pPr>
            <w:r w:rsidRPr="008C62C9">
              <w:rPr>
                <w:lang w:val="en-US"/>
              </w:rPr>
              <w:t xml:space="preserve">Additionally, the Block/Unblock status of the </w:t>
            </w:r>
            <w:r w:rsidR="00606769">
              <w:rPr>
                <w:lang w:val="en-US"/>
              </w:rPr>
              <w:t>desired</w:t>
            </w:r>
            <w:r w:rsidRPr="008C62C9">
              <w:rPr>
                <w:lang w:val="en-US"/>
              </w:rPr>
              <w:t xml:space="preserve"> service in the PCM must be “Unblocked”</w:t>
            </w:r>
            <w:r w:rsidR="00606769">
              <w:rPr>
                <w:lang w:val="en-US"/>
              </w:rPr>
              <w:t>.</w:t>
            </w:r>
          </w:p>
          <w:p w14:paraId="78ED49A3" w14:textId="77777777" w:rsidR="00FC60FE" w:rsidRPr="00D929DE" w:rsidRDefault="00FC60FE" w:rsidP="003E40EE">
            <w:pPr>
              <w:pStyle w:val="ListParagraph"/>
              <w:numPr>
                <w:ilvl w:val="1"/>
                <w:numId w:val="12"/>
              </w:numPr>
            </w:pPr>
            <w:r w:rsidRPr="00D929DE">
              <w:t xml:space="preserve">Verify that the subscriber’s spending limits for his/her segment have been not been reached </w:t>
            </w:r>
          </w:p>
          <w:p w14:paraId="22B13A54" w14:textId="0CC9EDFB" w:rsidR="00FC60FE" w:rsidRPr="00D929DE" w:rsidRDefault="00FC60FE" w:rsidP="0006009C">
            <w:pPr>
              <w:ind w:left="720"/>
            </w:pPr>
            <w:r w:rsidRPr="00D929DE">
              <w:t xml:space="preserve">Note: in order to valid the subscriber is ‘active’ PSEP makes a call to USCC ESB using the getSubscriberInvetory operation and as required, PSEP uses the </w:t>
            </w:r>
            <w:r w:rsidR="00FF7B44">
              <w:t>retrieveInfoB</w:t>
            </w:r>
            <w:r w:rsidR="00FF7B44" w:rsidRPr="00D929DE">
              <w:t xml:space="preserve">yFA </w:t>
            </w:r>
            <w:r w:rsidRPr="00D929DE">
              <w:t xml:space="preserve">operation to determine whether the </w:t>
            </w:r>
            <w:r w:rsidR="00DE5795" w:rsidRPr="00D929DE">
              <w:t>subscriber is Prepaid or Postpaid.</w:t>
            </w:r>
            <w:r w:rsidR="00FF7B44">
              <w:t xml:space="preserve">  Also, the </w:t>
            </w:r>
            <w:r w:rsidR="008947FD">
              <w:t xml:space="preserve">GCB </w:t>
            </w:r>
            <w:r w:rsidR="00FF7B44">
              <w:t>FS</w:t>
            </w:r>
            <w:r w:rsidR="008947FD">
              <w:t>P</w:t>
            </w:r>
            <w:r w:rsidR="00FF7B44">
              <w:t xml:space="preserve"> Reference [</w:t>
            </w:r>
            <w:r w:rsidR="008947FD">
              <w:fldChar w:fldCharType="begin"/>
            </w:r>
            <w:r w:rsidR="008947FD">
              <w:instrText xml:space="preserve"> REF _Ref233204231 \w \h </w:instrText>
            </w:r>
            <w:r w:rsidR="008947FD">
              <w:fldChar w:fldCharType="separate"/>
            </w:r>
            <w:r w:rsidR="00517227">
              <w:t>6</w:t>
            </w:r>
            <w:r w:rsidR="008947FD">
              <w:fldChar w:fldCharType="end"/>
            </w:r>
            <w:r w:rsidR="00FF7B44">
              <w:t>]</w:t>
            </w:r>
            <w:r w:rsidR="008947FD">
              <w:t>, OpenAPI TSP Reference [</w:t>
            </w:r>
            <w:r w:rsidR="008947FD">
              <w:fldChar w:fldCharType="begin"/>
            </w:r>
            <w:r w:rsidR="008947FD">
              <w:instrText xml:space="preserve"> REF _Ref233204070 \w \h </w:instrText>
            </w:r>
            <w:r w:rsidR="008947FD">
              <w:fldChar w:fldCharType="separate"/>
            </w:r>
            <w:r w:rsidR="00517227">
              <w:t>5</w:t>
            </w:r>
            <w:r w:rsidR="008947FD">
              <w:fldChar w:fldCharType="end"/>
            </w:r>
            <w:r w:rsidR="008947FD">
              <w:t>]</w:t>
            </w:r>
            <w:r w:rsidR="00FF7B44">
              <w:t xml:space="preserve"> and other documents may refer to retrieveInfoByFA as retrieveCustomerByFA</w:t>
            </w:r>
            <w:r w:rsidR="008947FD">
              <w:t>.</w:t>
            </w:r>
          </w:p>
          <w:p w14:paraId="422EEBE6" w14:textId="614EBE9D" w:rsidR="00FC60FE" w:rsidRPr="00D929DE" w:rsidRDefault="00FC60FE" w:rsidP="003E40EE">
            <w:pPr>
              <w:pStyle w:val="ListParagraph"/>
              <w:numPr>
                <w:ilvl w:val="0"/>
                <w:numId w:val="12"/>
              </w:numPr>
            </w:pPr>
            <w:r w:rsidRPr="00D929DE">
              <w:t>PSE</w:t>
            </w:r>
            <w:r w:rsidR="009334B8" w:rsidRPr="00D929DE">
              <w:t>P</w:t>
            </w:r>
            <w:r w:rsidRPr="00D929DE">
              <w:t xml:space="preserve"> determines the subscriber is a Prepaid subscriber and sends a Diameter Initial </w:t>
            </w:r>
            <w:r w:rsidR="00E06611" w:rsidRPr="00D929DE">
              <w:t xml:space="preserve">Charge-Control-Request </w:t>
            </w:r>
            <w:r w:rsidRPr="00D929DE">
              <w:t>(</w:t>
            </w:r>
            <w:r w:rsidR="00E06611" w:rsidRPr="00D929DE">
              <w:t>CCR</w:t>
            </w:r>
            <w:r w:rsidRPr="00D929DE">
              <w:t>) message to the OCS.</w:t>
            </w:r>
          </w:p>
          <w:p w14:paraId="1D1CAFCC" w14:textId="3E231056" w:rsidR="00FC60FE" w:rsidRPr="00D929DE" w:rsidRDefault="00FC60FE" w:rsidP="003E40EE">
            <w:pPr>
              <w:pStyle w:val="ListParagraph"/>
              <w:numPr>
                <w:ilvl w:val="0"/>
                <w:numId w:val="12"/>
              </w:numPr>
            </w:pPr>
            <w:r w:rsidRPr="00D929DE">
              <w:t xml:space="preserve">OCS returns successful Diameter </w:t>
            </w:r>
            <w:r w:rsidR="00E06611" w:rsidRPr="00D929DE">
              <w:t xml:space="preserve">Charge-Control-Answer (CCA) </w:t>
            </w:r>
            <w:r w:rsidRPr="00D929DE">
              <w:t>message.</w:t>
            </w:r>
          </w:p>
          <w:p w14:paraId="7090E565" w14:textId="3587DAB7" w:rsidR="00FC60FE" w:rsidRPr="00D929DE" w:rsidRDefault="00FC60FE" w:rsidP="003E40EE">
            <w:pPr>
              <w:pStyle w:val="ListParagraph"/>
              <w:numPr>
                <w:ilvl w:val="0"/>
                <w:numId w:val="12"/>
              </w:numPr>
            </w:pPr>
            <w:r w:rsidRPr="00D929DE">
              <w:t>PSE</w:t>
            </w:r>
            <w:r w:rsidR="002D62AC">
              <w:t>P</w:t>
            </w:r>
            <w:r w:rsidRPr="00D929DE">
              <w:t xml:space="preserve"> changes the transaction state to AUTHORIZED and revises the spent amount </w:t>
            </w:r>
            <w:r w:rsidR="00E148EF" w:rsidRPr="00D929DE">
              <w:t>associated with the Spend Limits</w:t>
            </w:r>
            <w:r w:rsidRPr="00D929DE">
              <w:t>.</w:t>
            </w:r>
          </w:p>
          <w:p w14:paraId="20705B58" w14:textId="33910FB4" w:rsidR="00FC60FE" w:rsidRPr="00D929DE" w:rsidRDefault="00FC60FE" w:rsidP="003E40EE">
            <w:pPr>
              <w:pStyle w:val="ListParagraph"/>
              <w:numPr>
                <w:ilvl w:val="0"/>
                <w:numId w:val="12"/>
              </w:numPr>
            </w:pPr>
            <w:r w:rsidRPr="00D929DE">
              <w:t>AMP returns a successful response to the authorize call with the transaction id and transaction state set to AUTHORIZED.</w:t>
            </w:r>
          </w:p>
        </w:tc>
      </w:tr>
      <w:tr w:rsidR="00FC60FE" w:rsidRPr="00D929DE" w14:paraId="6C3D3785" w14:textId="77777777" w:rsidTr="00FC60FE">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20049E64" w14:textId="77777777" w:rsidR="00FC60FE" w:rsidRPr="00D929DE" w:rsidRDefault="00FC60FE" w:rsidP="00DE3E21"/>
        </w:tc>
      </w:tr>
    </w:tbl>
    <w:p w14:paraId="01637CBF" w14:textId="0BA4B099" w:rsidR="002E7521" w:rsidRPr="00D929DE" w:rsidRDefault="002E7521" w:rsidP="00DE3E21">
      <w:pPr>
        <w:pStyle w:val="Heading4"/>
      </w:pPr>
      <w:bookmarkStart w:id="1106" w:name="_Ref233987007"/>
      <w:bookmarkStart w:id="1107" w:name="_Toc367633753"/>
      <w:r w:rsidRPr="00D929DE">
        <w:lastRenderedPageBreak/>
        <w:t>Successful Confirm Flow</w:t>
      </w:r>
      <w:bookmarkEnd w:id="1106"/>
      <w:bookmarkEnd w:id="1107"/>
    </w:p>
    <w:p w14:paraId="60B551C0" w14:textId="77777777" w:rsidR="002E7521" w:rsidRPr="00D929DE" w:rsidRDefault="002E7521" w:rsidP="0006009C">
      <w:pPr>
        <w:keepNext/>
        <w:keepLines/>
      </w:pPr>
    </w:p>
    <w:p w14:paraId="015ED692" w14:textId="1041898E" w:rsidR="00E148EF" w:rsidRPr="00D929DE" w:rsidRDefault="005B0A94" w:rsidP="0006009C">
      <w:pPr>
        <w:keepNext/>
        <w:jc w:val="center"/>
      </w:pPr>
      <w:r w:rsidRPr="005B0A94">
        <w:rPr>
          <w:noProof/>
        </w:rPr>
        <w:drawing>
          <wp:inline distT="0" distB="0" distL="0" distR="0" wp14:anchorId="0C85FE25" wp14:editId="69E9543E">
            <wp:extent cx="5486400" cy="41148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70E0C98" w14:textId="1B1FE9C4" w:rsidR="002E7521" w:rsidRPr="00D929DE" w:rsidRDefault="00E148EF" w:rsidP="0006009C">
      <w:pPr>
        <w:pStyle w:val="Caption"/>
        <w:ind w:hanging="3403"/>
        <w:jc w:val="center"/>
      </w:pPr>
      <w:r w:rsidRPr="00D929DE">
        <w:t xml:space="preserve">Figure </w:t>
      </w:r>
      <w:fldSimple w:instr=" SEQ Figure \* ARABIC ">
        <w:r w:rsidR="00517227">
          <w:rPr>
            <w:noProof/>
          </w:rPr>
          <w:t>3</w:t>
        </w:r>
      </w:fldSimple>
      <w:r w:rsidRPr="00D929DE">
        <w:t xml:space="preserve">: Successful </w:t>
      </w:r>
      <w:r w:rsidR="0010374C" w:rsidRPr="00D929DE">
        <w:t xml:space="preserve">Confirm </w:t>
      </w:r>
      <w:r w:rsidRPr="00D929DE">
        <w:t>Flow</w:t>
      </w:r>
    </w:p>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7A09EB" w:rsidRPr="00D929DE" w14:paraId="1A4E79DB" w14:textId="77777777" w:rsidTr="00F8323E">
        <w:tc>
          <w:tcPr>
            <w:tcW w:w="9540" w:type="dxa"/>
            <w:gridSpan w:val="2"/>
            <w:tcBorders>
              <w:top w:val="single" w:sz="4" w:space="0" w:color="auto"/>
              <w:bottom w:val="single" w:sz="4" w:space="0" w:color="auto"/>
            </w:tcBorders>
            <w:shd w:val="clear" w:color="auto" w:fill="CCCCCC"/>
            <w:vAlign w:val="bottom"/>
          </w:tcPr>
          <w:p w14:paraId="5B384F7E" w14:textId="0D03CE72" w:rsidR="007A09EB" w:rsidRPr="00D929DE" w:rsidRDefault="007A09EB" w:rsidP="0006009C">
            <w:pPr>
              <w:pageBreakBefore/>
              <w:jc w:val="center"/>
              <w:rPr>
                <w:rFonts w:ascii="Arial" w:hAnsi="Arial"/>
              </w:rPr>
            </w:pPr>
            <w:r w:rsidRPr="00D929DE">
              <w:lastRenderedPageBreak/>
              <w:t xml:space="preserve">Successful Confirm Flow </w:t>
            </w:r>
          </w:p>
        </w:tc>
      </w:tr>
      <w:tr w:rsidR="007A09EB" w:rsidRPr="00D929DE" w14:paraId="154B0979" w14:textId="77777777" w:rsidTr="00F8323E">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0A6F4A63" w14:textId="3519CE00" w:rsidR="007A09EB" w:rsidRPr="00D929DE" w:rsidRDefault="007A09EB" w:rsidP="003E40EE">
            <w:pPr>
              <w:numPr>
                <w:ilvl w:val="0"/>
                <w:numId w:val="13"/>
              </w:numPr>
              <w:spacing w:after="120"/>
            </w:pPr>
            <w:r w:rsidRPr="00D929DE">
              <w:t xml:space="preserve">As a TPA has previously successfully generated an Authorize operation for the subscriber, the transaction state within </w:t>
            </w:r>
            <w:r w:rsidR="00E1497E" w:rsidRPr="00D929DE">
              <w:t>PSEP</w:t>
            </w:r>
            <w:r w:rsidRPr="00D929DE">
              <w:t xml:space="preserve"> is ‘</w:t>
            </w:r>
            <w:r w:rsidR="00266645" w:rsidRPr="00D929DE">
              <w:t>authorized</w:t>
            </w:r>
            <w:r w:rsidRPr="00D929DE">
              <w:t xml:space="preserve">’, where the transaction’s ID </w:t>
            </w:r>
            <w:r w:rsidR="00266645" w:rsidRPr="00D929DE">
              <w:t>and the state of AUTHORIZED</w:t>
            </w:r>
            <w:r w:rsidRPr="00D929DE">
              <w:t xml:space="preserve"> was returned in the response to the Authorize operation. </w:t>
            </w:r>
          </w:p>
          <w:p w14:paraId="4FA57B4F" w14:textId="6509190F" w:rsidR="007A09EB" w:rsidRPr="00D929DE" w:rsidRDefault="00F8323E" w:rsidP="003E40EE">
            <w:pPr>
              <w:pStyle w:val="ListParagraph"/>
              <w:numPr>
                <w:ilvl w:val="1"/>
                <w:numId w:val="13"/>
              </w:numPr>
            </w:pPr>
            <w:r w:rsidRPr="00D929DE">
              <w:t>See steps 1-</w:t>
            </w:r>
            <w:r w:rsidR="007A09EB" w:rsidRPr="00D929DE">
              <w:t>6 in Section</w:t>
            </w:r>
            <w:r w:rsidRPr="00D929DE">
              <w:t xml:space="preserve"> </w:t>
            </w:r>
            <w:r w:rsidRPr="00D929DE">
              <w:fldChar w:fldCharType="begin"/>
            </w:r>
            <w:r w:rsidRPr="00D929DE">
              <w:instrText xml:space="preserve"> REF _Ref233984256 \w \p \h </w:instrText>
            </w:r>
            <w:r w:rsidRPr="00D929DE">
              <w:fldChar w:fldCharType="separate"/>
            </w:r>
            <w:r w:rsidR="00517227">
              <w:t>3.1.5.1 above</w:t>
            </w:r>
            <w:r w:rsidRPr="00D929DE">
              <w:fldChar w:fldCharType="end"/>
            </w:r>
            <w:r w:rsidR="007A09EB" w:rsidRPr="00D929DE">
              <w:t>.</w:t>
            </w:r>
          </w:p>
          <w:p w14:paraId="652D8CD4" w14:textId="0BC53EFC" w:rsidR="00F8323E" w:rsidRPr="00D929DE" w:rsidRDefault="00F8323E" w:rsidP="003E40EE">
            <w:pPr>
              <w:pStyle w:val="ListParagraph"/>
              <w:numPr>
                <w:ilvl w:val="0"/>
                <w:numId w:val="13"/>
              </w:numPr>
            </w:pPr>
            <w:r w:rsidRPr="00D929DE">
              <w:t xml:space="preserve">The TPA sends the Confirm method to AMP with the ‘authorized’ transaction </w:t>
            </w:r>
            <w:r w:rsidR="00E5239D">
              <w:t>ID</w:t>
            </w:r>
            <w:r w:rsidRPr="00D929DE">
              <w:t xml:space="preserve">. </w:t>
            </w:r>
          </w:p>
          <w:p w14:paraId="1A785ABF" w14:textId="77777777" w:rsidR="007A09EB" w:rsidRPr="00D929DE" w:rsidRDefault="007A09EB" w:rsidP="003E40EE">
            <w:pPr>
              <w:pStyle w:val="ListParagraph"/>
              <w:numPr>
                <w:ilvl w:val="0"/>
                <w:numId w:val="13"/>
              </w:numPr>
            </w:pPr>
            <w:r w:rsidRPr="00D929DE">
              <w:t>AMP/PSEP performs the following</w:t>
            </w:r>
          </w:p>
          <w:p w14:paraId="163E0B16" w14:textId="77777777" w:rsidR="007A09EB" w:rsidRPr="00D929DE" w:rsidRDefault="007A09EB" w:rsidP="003E40EE">
            <w:pPr>
              <w:pStyle w:val="ListParagraph"/>
              <w:numPr>
                <w:ilvl w:val="1"/>
                <w:numId w:val="13"/>
              </w:numPr>
            </w:pPr>
            <w:r w:rsidRPr="00D929DE">
              <w:t>The Partner and Application are validated to ensure they both exist and both are ‘active’</w:t>
            </w:r>
          </w:p>
          <w:p w14:paraId="653BF939" w14:textId="77777777" w:rsidR="007A09EB" w:rsidRPr="00D929DE" w:rsidRDefault="007A09EB" w:rsidP="003E40EE">
            <w:pPr>
              <w:pStyle w:val="ListParagraph"/>
              <w:numPr>
                <w:ilvl w:val="1"/>
                <w:numId w:val="13"/>
              </w:numPr>
            </w:pPr>
            <w:r w:rsidRPr="00D929DE">
              <w:t xml:space="preserve">The TPA polices are applied </w:t>
            </w:r>
          </w:p>
          <w:p w14:paraId="2914FCBF" w14:textId="7CA364B2" w:rsidR="007A09EB" w:rsidRPr="00D741C5" w:rsidRDefault="007A09EB" w:rsidP="003E40EE">
            <w:pPr>
              <w:pStyle w:val="ListParagraph"/>
              <w:numPr>
                <w:ilvl w:val="1"/>
                <w:numId w:val="13"/>
              </w:numPr>
            </w:pPr>
            <w:r w:rsidRPr="00D929DE">
              <w:t xml:space="preserve">Validates the payment operation parameters </w:t>
            </w:r>
            <w:r w:rsidRPr="00D741C5">
              <w:t xml:space="preserve">and that the payment account is </w:t>
            </w:r>
            <w:r w:rsidR="00F8323E" w:rsidRPr="00D741C5">
              <w:t xml:space="preserve">not </w:t>
            </w:r>
            <w:r w:rsidRPr="00D741C5">
              <w:t>‘</w:t>
            </w:r>
            <w:r w:rsidR="00F8323E" w:rsidRPr="00D741C5">
              <w:t>terminated’</w:t>
            </w:r>
          </w:p>
          <w:p w14:paraId="253105C1" w14:textId="235B085C" w:rsidR="007A09EB" w:rsidRDefault="007A09EB" w:rsidP="003E40EE">
            <w:pPr>
              <w:pStyle w:val="ListParagraph"/>
              <w:numPr>
                <w:ilvl w:val="1"/>
                <w:numId w:val="13"/>
              </w:numPr>
            </w:pPr>
            <w:r w:rsidRPr="00D929DE">
              <w:t xml:space="preserve">Validates the payment account holder is </w:t>
            </w:r>
            <w:r w:rsidR="00F8323E" w:rsidRPr="00D929DE">
              <w:t>not ‘terminated’</w:t>
            </w:r>
          </w:p>
          <w:p w14:paraId="0F370EF2" w14:textId="1A9D896E" w:rsidR="00874A0D" w:rsidRPr="00874A0D" w:rsidRDefault="00874A0D" w:rsidP="003E40EE">
            <w:pPr>
              <w:pStyle w:val="ListParagraph"/>
              <w:numPr>
                <w:ilvl w:val="1"/>
                <w:numId w:val="13"/>
              </w:numPr>
            </w:pPr>
            <w:r>
              <w:t>Validates the</w:t>
            </w:r>
            <w:r w:rsidRPr="00D929DE">
              <w:t xml:space="preserve"> Confirm </w:t>
            </w:r>
            <w:r>
              <w:t>method arrives</w:t>
            </w:r>
            <w:r w:rsidRPr="00D929DE">
              <w:t xml:space="preserve"> before the ‘authorized’ transaction </w:t>
            </w:r>
            <w:r>
              <w:t xml:space="preserve">authorization period timer </w:t>
            </w:r>
            <w:r w:rsidRPr="00D929DE">
              <w:t xml:space="preserve">expires. </w:t>
            </w:r>
          </w:p>
          <w:p w14:paraId="703682B1" w14:textId="26D074B9" w:rsidR="007A09EB" w:rsidRPr="00D929DE" w:rsidRDefault="009334B8" w:rsidP="003E40EE">
            <w:pPr>
              <w:pStyle w:val="ListParagraph"/>
              <w:numPr>
                <w:ilvl w:val="0"/>
                <w:numId w:val="13"/>
              </w:numPr>
            </w:pPr>
            <w:r w:rsidRPr="00D929DE">
              <w:t xml:space="preserve">As the ‘authorized’ payment transaction was for a Prepaid subscriber, PSEP </w:t>
            </w:r>
            <w:r w:rsidR="007A09EB" w:rsidRPr="00D929DE">
              <w:t>sends a Diameter Terminate</w:t>
            </w:r>
            <w:r w:rsidR="005C62DF" w:rsidRPr="00D929DE">
              <w:t>-Confirm</w:t>
            </w:r>
            <w:r w:rsidR="007A09EB" w:rsidRPr="00D929DE">
              <w:t xml:space="preserve"> CCR message with Used-Service-Unit-CC-Money-Unit-Value Value-Digits </w:t>
            </w:r>
            <w:r w:rsidR="00077CFE" w:rsidRPr="00D929DE">
              <w:t>that</w:t>
            </w:r>
            <w:r w:rsidR="007A09EB" w:rsidRPr="00D929DE">
              <w:t xml:space="preserve"> must be greater than zero to the OCS.</w:t>
            </w:r>
          </w:p>
          <w:p w14:paraId="7640B7E2" w14:textId="77777777" w:rsidR="007A09EB" w:rsidRPr="00D929DE" w:rsidRDefault="007A09EB" w:rsidP="003E40EE">
            <w:pPr>
              <w:pStyle w:val="ListParagraph"/>
              <w:numPr>
                <w:ilvl w:val="0"/>
                <w:numId w:val="13"/>
              </w:numPr>
            </w:pPr>
            <w:r w:rsidRPr="00D929DE">
              <w:t>OCS returns a successful CCA message.</w:t>
            </w:r>
          </w:p>
          <w:p w14:paraId="2BDB5569" w14:textId="15FA9BFD" w:rsidR="007A09EB" w:rsidRDefault="007A09EB" w:rsidP="003E40EE">
            <w:pPr>
              <w:pStyle w:val="ListParagraph"/>
              <w:numPr>
                <w:ilvl w:val="0"/>
                <w:numId w:val="13"/>
              </w:numPr>
            </w:pPr>
            <w:r w:rsidRPr="00D929DE">
              <w:t>PSE</w:t>
            </w:r>
            <w:r w:rsidR="009334B8" w:rsidRPr="00D929DE">
              <w:t>P</w:t>
            </w:r>
            <w:r w:rsidRPr="00D929DE">
              <w:t xml:space="preserve"> changes the transaction state to CONFIRMED and revises the spent amount </w:t>
            </w:r>
            <w:r w:rsidR="005C62DF" w:rsidRPr="00D929DE">
              <w:t>associated with the Spend Limits</w:t>
            </w:r>
            <w:r w:rsidRPr="00D929DE">
              <w:t>.</w:t>
            </w:r>
          </w:p>
          <w:p w14:paraId="6B37F38F" w14:textId="6DAA9159" w:rsidR="004951F8" w:rsidRPr="004951F8" w:rsidRDefault="004951F8" w:rsidP="003E40EE">
            <w:pPr>
              <w:pStyle w:val="ListParagraph"/>
              <w:numPr>
                <w:ilvl w:val="1"/>
                <w:numId w:val="13"/>
              </w:numPr>
              <w:rPr>
                <w:lang w:val="en-US"/>
              </w:rPr>
            </w:pPr>
            <w:r>
              <w:rPr>
                <w:lang w:val="en-US"/>
              </w:rPr>
              <w:t xml:space="preserve">A Prepaid Feed Transaction Record with a ‘Transaction Type’ value of “Charge” is created for the BoBo Payment ‘confirmed’ transaction as described in Section </w:t>
            </w:r>
            <w:r>
              <w:rPr>
                <w:lang w:val="en-US"/>
              </w:rPr>
              <w:fldChar w:fldCharType="begin"/>
            </w:r>
            <w:r>
              <w:rPr>
                <w:lang w:val="en-US"/>
              </w:rPr>
              <w:instrText xml:space="preserve"> REF _Ref237620299 \w \p \h </w:instrText>
            </w:r>
            <w:r>
              <w:rPr>
                <w:lang w:val="en-US"/>
              </w:rPr>
            </w:r>
            <w:r>
              <w:rPr>
                <w:lang w:val="en-US"/>
              </w:rPr>
              <w:fldChar w:fldCharType="separate"/>
            </w:r>
            <w:r>
              <w:rPr>
                <w:lang w:val="en-US"/>
              </w:rPr>
              <w:t>5.2 below</w:t>
            </w:r>
            <w:r>
              <w:rPr>
                <w:lang w:val="en-US"/>
              </w:rPr>
              <w:fldChar w:fldCharType="end"/>
            </w:r>
            <w:r>
              <w:rPr>
                <w:lang w:val="en-US"/>
              </w:rPr>
              <w:t>.</w:t>
            </w:r>
          </w:p>
          <w:p w14:paraId="76E39EAB" w14:textId="67734D84" w:rsidR="007A09EB" w:rsidRPr="00D929DE" w:rsidRDefault="007A09EB" w:rsidP="003E40EE">
            <w:pPr>
              <w:pStyle w:val="ListParagraph"/>
              <w:numPr>
                <w:ilvl w:val="0"/>
                <w:numId w:val="13"/>
              </w:numPr>
            </w:pPr>
            <w:r w:rsidRPr="00D929DE">
              <w:t>AMP returns a successful response to the Confirm call to the TPA.</w:t>
            </w:r>
          </w:p>
        </w:tc>
      </w:tr>
      <w:tr w:rsidR="007A09EB" w:rsidRPr="00D929DE" w14:paraId="5FE50A52" w14:textId="77777777" w:rsidTr="00F8323E">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7AB72A77" w14:textId="77777777" w:rsidR="007A09EB" w:rsidRPr="00D929DE" w:rsidRDefault="007A09EB" w:rsidP="00DE3E21"/>
        </w:tc>
      </w:tr>
    </w:tbl>
    <w:p w14:paraId="7665162C" w14:textId="6A703052" w:rsidR="00FB092A" w:rsidRPr="00D929DE" w:rsidRDefault="009250D4" w:rsidP="00DE3E21">
      <w:pPr>
        <w:pStyle w:val="Heading4"/>
      </w:pPr>
      <w:bookmarkStart w:id="1108" w:name="_Toc367633754"/>
      <w:r w:rsidRPr="00D929DE">
        <w:lastRenderedPageBreak/>
        <w:t xml:space="preserve">Successful </w:t>
      </w:r>
      <w:r w:rsidR="00FB092A" w:rsidRPr="00D929DE">
        <w:t>Cancel</w:t>
      </w:r>
      <w:r w:rsidRPr="00D929DE">
        <w:t xml:space="preserve"> Flow</w:t>
      </w:r>
      <w:bookmarkEnd w:id="1108"/>
    </w:p>
    <w:p w14:paraId="024540DD" w14:textId="2B6DF83B" w:rsidR="00447E0E" w:rsidRPr="00D929DE" w:rsidRDefault="005C62DF" w:rsidP="0006009C">
      <w:pPr>
        <w:keepNext/>
        <w:jc w:val="center"/>
      </w:pPr>
      <w:r w:rsidRPr="00D929DE">
        <w:t xml:space="preserve"> </w:t>
      </w:r>
      <w:r w:rsidR="004E1E8E" w:rsidRPr="004E1E8E">
        <w:rPr>
          <w:noProof/>
        </w:rPr>
        <w:drawing>
          <wp:inline distT="0" distB="0" distL="0" distR="0" wp14:anchorId="16D5F486" wp14:editId="3DE4CA5A">
            <wp:extent cx="5486400" cy="41148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F1093DE" w14:textId="4C0F8822" w:rsidR="00FB092A" w:rsidRPr="00D929DE" w:rsidRDefault="00447E0E" w:rsidP="0006009C">
      <w:pPr>
        <w:pStyle w:val="Caption"/>
        <w:ind w:hanging="3403"/>
        <w:jc w:val="center"/>
      </w:pPr>
      <w:r w:rsidRPr="00D929DE">
        <w:t xml:space="preserve">Figure </w:t>
      </w:r>
      <w:fldSimple w:instr=" SEQ Figure \* ARABIC ">
        <w:r w:rsidR="00517227">
          <w:rPr>
            <w:noProof/>
          </w:rPr>
          <w:t>4</w:t>
        </w:r>
      </w:fldSimple>
      <w:r w:rsidRPr="00D929DE">
        <w:t>: Successful Cancel Flow</w:t>
      </w:r>
    </w:p>
    <w:p w14:paraId="1C0515F4" w14:textId="77777777" w:rsidR="0087050E" w:rsidRPr="00D929DE" w:rsidRDefault="0087050E"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447E0E" w:rsidRPr="00D929DE" w14:paraId="024DCA5D" w14:textId="77777777" w:rsidTr="005E1B8F">
        <w:tc>
          <w:tcPr>
            <w:tcW w:w="9540" w:type="dxa"/>
            <w:gridSpan w:val="2"/>
            <w:tcBorders>
              <w:top w:val="single" w:sz="4" w:space="0" w:color="auto"/>
              <w:bottom w:val="single" w:sz="4" w:space="0" w:color="auto"/>
            </w:tcBorders>
            <w:shd w:val="clear" w:color="auto" w:fill="CCCCCC"/>
            <w:vAlign w:val="bottom"/>
          </w:tcPr>
          <w:p w14:paraId="48626872" w14:textId="576564B9" w:rsidR="00447E0E" w:rsidRPr="00D929DE" w:rsidRDefault="00447E0E" w:rsidP="0006009C">
            <w:pPr>
              <w:jc w:val="center"/>
              <w:rPr>
                <w:rFonts w:ascii="Arial" w:hAnsi="Arial"/>
              </w:rPr>
            </w:pPr>
            <w:r w:rsidRPr="00D929DE">
              <w:t xml:space="preserve">Successful </w:t>
            </w:r>
            <w:r w:rsidR="00077CFE" w:rsidRPr="00D929DE">
              <w:t xml:space="preserve">Cancel </w:t>
            </w:r>
            <w:r w:rsidRPr="00D929DE">
              <w:t xml:space="preserve">Flow </w:t>
            </w:r>
          </w:p>
        </w:tc>
      </w:tr>
      <w:tr w:rsidR="00447E0E" w:rsidRPr="00D929DE" w14:paraId="75CF488A" w14:textId="77777777" w:rsidTr="005E1B8F">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7D59094E" w14:textId="48C71CDD" w:rsidR="00447E0E" w:rsidRPr="00D929DE" w:rsidRDefault="00447E0E" w:rsidP="003E40EE">
            <w:pPr>
              <w:numPr>
                <w:ilvl w:val="0"/>
                <w:numId w:val="14"/>
              </w:numPr>
              <w:spacing w:after="120"/>
            </w:pPr>
            <w:r w:rsidRPr="00D929DE">
              <w:t xml:space="preserve">As a TPA has previously successfully generated an Authorize operation for the subscriber, the transaction state within </w:t>
            </w:r>
            <w:r w:rsidR="00E1497E" w:rsidRPr="00D929DE">
              <w:t xml:space="preserve">PSEP </w:t>
            </w:r>
            <w:r w:rsidRPr="00D929DE">
              <w:t>is ‘</w:t>
            </w:r>
            <w:r w:rsidR="00266645" w:rsidRPr="00D929DE">
              <w:t>authorized’</w:t>
            </w:r>
            <w:r w:rsidRPr="00D929DE">
              <w:t xml:space="preserve">, where the transaction’s ID and the state of AUTHORIZED was returned in the response to the Authorize operation. </w:t>
            </w:r>
          </w:p>
          <w:p w14:paraId="5BC6E607" w14:textId="77777777" w:rsidR="00447E0E" w:rsidRPr="00D929DE" w:rsidRDefault="00447E0E" w:rsidP="003E40EE">
            <w:pPr>
              <w:pStyle w:val="ListParagraph"/>
              <w:numPr>
                <w:ilvl w:val="1"/>
                <w:numId w:val="14"/>
              </w:numPr>
            </w:pPr>
            <w:r w:rsidRPr="00D929DE">
              <w:t xml:space="preserve">See steps 1-6 in Section </w:t>
            </w:r>
            <w:r w:rsidRPr="00D929DE">
              <w:fldChar w:fldCharType="begin"/>
            </w:r>
            <w:r w:rsidRPr="00D929DE">
              <w:instrText xml:space="preserve"> REF _Ref233984256 \w \p \h </w:instrText>
            </w:r>
            <w:r w:rsidRPr="00D929DE">
              <w:fldChar w:fldCharType="separate"/>
            </w:r>
            <w:r w:rsidR="00517227">
              <w:t>3.1.5.1 above</w:t>
            </w:r>
            <w:r w:rsidRPr="00D929DE">
              <w:fldChar w:fldCharType="end"/>
            </w:r>
            <w:r w:rsidRPr="00D929DE">
              <w:t>.</w:t>
            </w:r>
          </w:p>
          <w:p w14:paraId="787392A6" w14:textId="66530241" w:rsidR="00447E0E" w:rsidRPr="00D929DE" w:rsidRDefault="00447E0E" w:rsidP="003E40EE">
            <w:pPr>
              <w:pStyle w:val="ListParagraph"/>
              <w:numPr>
                <w:ilvl w:val="0"/>
                <w:numId w:val="14"/>
              </w:numPr>
            </w:pPr>
            <w:r w:rsidRPr="00D929DE">
              <w:t xml:space="preserve">The TPA sends the Cancel method to AMP with the ‘authorized’ transaction </w:t>
            </w:r>
            <w:r w:rsidR="00E5239D">
              <w:t>ID</w:t>
            </w:r>
            <w:r w:rsidRPr="00D929DE">
              <w:t xml:space="preserve">. </w:t>
            </w:r>
          </w:p>
          <w:p w14:paraId="6BA463CB" w14:textId="77777777" w:rsidR="00447E0E" w:rsidRPr="00D929DE" w:rsidRDefault="00447E0E" w:rsidP="003E40EE">
            <w:pPr>
              <w:pStyle w:val="ListParagraph"/>
              <w:numPr>
                <w:ilvl w:val="0"/>
                <w:numId w:val="14"/>
              </w:numPr>
            </w:pPr>
            <w:r w:rsidRPr="00D929DE">
              <w:t>AMP/PSEP performs the following</w:t>
            </w:r>
          </w:p>
          <w:p w14:paraId="1C95632D" w14:textId="77777777" w:rsidR="00447E0E" w:rsidRPr="00D929DE" w:rsidRDefault="00447E0E" w:rsidP="003E40EE">
            <w:pPr>
              <w:pStyle w:val="ListParagraph"/>
              <w:numPr>
                <w:ilvl w:val="1"/>
                <w:numId w:val="14"/>
              </w:numPr>
            </w:pPr>
            <w:r w:rsidRPr="00D929DE">
              <w:t>The Partner and Application are validated to ensure they both exist and both are ‘active’</w:t>
            </w:r>
          </w:p>
          <w:p w14:paraId="2A0A75B6" w14:textId="77777777" w:rsidR="00447E0E" w:rsidRPr="00D929DE" w:rsidRDefault="00447E0E" w:rsidP="003E40EE">
            <w:pPr>
              <w:pStyle w:val="ListParagraph"/>
              <w:numPr>
                <w:ilvl w:val="1"/>
                <w:numId w:val="14"/>
              </w:numPr>
            </w:pPr>
            <w:r w:rsidRPr="00D929DE">
              <w:t xml:space="preserve">The TPA polices are applied </w:t>
            </w:r>
          </w:p>
          <w:p w14:paraId="7320C6BC" w14:textId="77777777" w:rsidR="00447E0E" w:rsidRPr="00D741C5" w:rsidRDefault="00447E0E" w:rsidP="003E40EE">
            <w:pPr>
              <w:pStyle w:val="ListParagraph"/>
              <w:numPr>
                <w:ilvl w:val="1"/>
                <w:numId w:val="14"/>
              </w:numPr>
            </w:pPr>
            <w:r w:rsidRPr="00D929DE">
              <w:t xml:space="preserve">Validates the payment operation parameters </w:t>
            </w:r>
            <w:r w:rsidRPr="00D741C5">
              <w:t>and that the payment account is not ‘terminated’</w:t>
            </w:r>
          </w:p>
          <w:p w14:paraId="4B7502AC" w14:textId="77777777" w:rsidR="00447E0E" w:rsidRDefault="00447E0E" w:rsidP="003E40EE">
            <w:pPr>
              <w:pStyle w:val="ListParagraph"/>
              <w:numPr>
                <w:ilvl w:val="1"/>
                <w:numId w:val="14"/>
              </w:numPr>
            </w:pPr>
            <w:r w:rsidRPr="00D929DE">
              <w:t>Validates the payment account holder is not ‘terminated’</w:t>
            </w:r>
          </w:p>
          <w:p w14:paraId="4FFAD245" w14:textId="2BE51601" w:rsidR="00874A0D" w:rsidRPr="00874A0D" w:rsidRDefault="00874A0D" w:rsidP="003E40EE">
            <w:pPr>
              <w:pStyle w:val="ListParagraph"/>
              <w:numPr>
                <w:ilvl w:val="1"/>
                <w:numId w:val="14"/>
              </w:numPr>
            </w:pPr>
            <w:r>
              <w:lastRenderedPageBreak/>
              <w:t>T</w:t>
            </w:r>
            <w:r w:rsidRPr="00D929DE">
              <w:t xml:space="preserve">he </w:t>
            </w:r>
            <w:r>
              <w:t>Cancel</w:t>
            </w:r>
            <w:r w:rsidRPr="00D929DE">
              <w:t xml:space="preserve"> </w:t>
            </w:r>
            <w:r>
              <w:t>method arrives</w:t>
            </w:r>
            <w:r w:rsidRPr="00D929DE">
              <w:t xml:space="preserve"> before the ‘authorized’ transaction </w:t>
            </w:r>
            <w:r>
              <w:t xml:space="preserve">authorization period timer </w:t>
            </w:r>
            <w:r w:rsidRPr="00D929DE">
              <w:t xml:space="preserve">expires. </w:t>
            </w:r>
          </w:p>
          <w:p w14:paraId="30193A10" w14:textId="09178ABA" w:rsidR="00447E0E" w:rsidRPr="00D929DE" w:rsidRDefault="009334B8" w:rsidP="008A7560">
            <w:pPr>
              <w:pStyle w:val="ListParagraph"/>
              <w:numPr>
                <w:ilvl w:val="0"/>
                <w:numId w:val="14"/>
              </w:numPr>
            </w:pPr>
            <w:r w:rsidRPr="00D929DE">
              <w:t xml:space="preserve">As the ‘authorized’ payment transaction was for a Prepaid subscriber, PSEP </w:t>
            </w:r>
            <w:r w:rsidR="00447E0E" w:rsidRPr="00D929DE">
              <w:t xml:space="preserve">sends a Diameter Terminate-Cancel CCR message with Used-Service-Unit-CC-Money-Unit-Value Value-Digits </w:t>
            </w:r>
            <w:r w:rsidR="00077CFE" w:rsidRPr="00D929DE">
              <w:t xml:space="preserve">that must be </w:t>
            </w:r>
            <w:r w:rsidR="00447E0E" w:rsidRPr="00D929DE">
              <w:t>equal to zero to the OCS.</w:t>
            </w:r>
          </w:p>
          <w:p w14:paraId="52D538C6" w14:textId="77777777" w:rsidR="00447E0E" w:rsidRPr="00D929DE" w:rsidRDefault="00447E0E" w:rsidP="008A7560">
            <w:pPr>
              <w:pStyle w:val="ListParagraph"/>
              <w:numPr>
                <w:ilvl w:val="0"/>
                <w:numId w:val="14"/>
              </w:numPr>
            </w:pPr>
            <w:r w:rsidRPr="00D929DE">
              <w:t>OCS returns a successful CCA message.</w:t>
            </w:r>
          </w:p>
          <w:p w14:paraId="58EFF046" w14:textId="747EC242" w:rsidR="00447E0E" w:rsidRPr="00D929DE" w:rsidRDefault="00447E0E" w:rsidP="008A7560">
            <w:pPr>
              <w:pStyle w:val="ListParagraph"/>
              <w:numPr>
                <w:ilvl w:val="0"/>
                <w:numId w:val="14"/>
              </w:numPr>
            </w:pPr>
            <w:r w:rsidRPr="00D929DE">
              <w:t>PSE</w:t>
            </w:r>
            <w:r w:rsidR="009334B8" w:rsidRPr="00D929DE">
              <w:t>P</w:t>
            </w:r>
            <w:r w:rsidRPr="00D929DE">
              <w:t xml:space="preserve"> changes the transaction state to CANCELLED and revises the spent amount associated with the Spend Limits.</w:t>
            </w:r>
          </w:p>
          <w:p w14:paraId="07E1A04C" w14:textId="6C338966" w:rsidR="00447E0E" w:rsidRPr="00D929DE" w:rsidRDefault="00447E0E" w:rsidP="008A7560">
            <w:pPr>
              <w:pStyle w:val="ListParagraph"/>
              <w:numPr>
                <w:ilvl w:val="0"/>
                <w:numId w:val="14"/>
              </w:numPr>
            </w:pPr>
            <w:r w:rsidRPr="00D929DE">
              <w:t>AMP returns a successful response to the Cancel call to the TPA.</w:t>
            </w:r>
          </w:p>
        </w:tc>
      </w:tr>
      <w:tr w:rsidR="00447E0E" w:rsidRPr="00D929DE" w14:paraId="36B26BBF" w14:textId="77777777" w:rsidTr="005E1B8F">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2C1EDA88" w14:textId="77777777" w:rsidR="00447E0E" w:rsidRPr="00D929DE" w:rsidRDefault="00447E0E" w:rsidP="00DE3E21"/>
        </w:tc>
      </w:tr>
    </w:tbl>
    <w:p w14:paraId="45112198" w14:textId="071E5A43" w:rsidR="00FB092A" w:rsidRPr="00D929DE" w:rsidRDefault="00FB092A" w:rsidP="00DE3E21"/>
    <w:p w14:paraId="3D42A481" w14:textId="3B3AE17B" w:rsidR="00FB092A" w:rsidRPr="00D929DE" w:rsidRDefault="00077CFE" w:rsidP="00ED2292">
      <w:pPr>
        <w:pStyle w:val="Heading4"/>
      </w:pPr>
      <w:bookmarkStart w:id="1109" w:name="_Ref233987037"/>
      <w:bookmarkStart w:id="1110" w:name="_Toc367633755"/>
      <w:r w:rsidRPr="00D929DE">
        <w:t xml:space="preserve">Successful </w:t>
      </w:r>
      <w:r w:rsidR="00FB092A" w:rsidRPr="00D929DE">
        <w:t>Charge</w:t>
      </w:r>
      <w:r w:rsidRPr="00D929DE">
        <w:t xml:space="preserve"> Flow</w:t>
      </w:r>
      <w:bookmarkEnd w:id="1109"/>
      <w:bookmarkEnd w:id="1110"/>
    </w:p>
    <w:p w14:paraId="40ADAC00" w14:textId="77777777" w:rsidR="00FB092A" w:rsidRPr="00D929DE" w:rsidRDefault="00FB092A" w:rsidP="0006009C">
      <w:pPr>
        <w:keepNext/>
      </w:pPr>
    </w:p>
    <w:p w14:paraId="7AF1B46E" w14:textId="000DDE2B" w:rsidR="00077CFE" w:rsidRPr="00D929DE" w:rsidRDefault="00BA6535" w:rsidP="0006009C">
      <w:pPr>
        <w:keepNext/>
        <w:jc w:val="center"/>
      </w:pPr>
      <w:r w:rsidRPr="00BA6535">
        <w:t xml:space="preserve"> </w:t>
      </w:r>
      <w:r w:rsidRPr="00BA6535">
        <w:rPr>
          <w:noProof/>
        </w:rPr>
        <w:drawing>
          <wp:inline distT="0" distB="0" distL="0" distR="0" wp14:anchorId="7C1C856B" wp14:editId="74B70CD4">
            <wp:extent cx="5486400" cy="41148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1AC4C3F" w14:textId="5020A760" w:rsidR="00FB092A" w:rsidRPr="00D929DE" w:rsidRDefault="00077CFE" w:rsidP="007C1FCB">
      <w:pPr>
        <w:pStyle w:val="Caption"/>
        <w:ind w:hanging="3403"/>
        <w:jc w:val="center"/>
      </w:pPr>
      <w:r w:rsidRPr="00D929DE">
        <w:t xml:space="preserve">Figure </w:t>
      </w:r>
      <w:fldSimple w:instr=" SEQ Figure \* ARABIC ">
        <w:r w:rsidR="00517227">
          <w:rPr>
            <w:noProof/>
          </w:rPr>
          <w:t>5</w:t>
        </w:r>
      </w:fldSimple>
      <w:r w:rsidRPr="00D929DE">
        <w:t>: Successful Charge Flow</w:t>
      </w:r>
    </w:p>
    <w:p w14:paraId="29F5FB55" w14:textId="77777777" w:rsidR="00FB092A" w:rsidRPr="00D929DE" w:rsidRDefault="00FB092A"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077CFE" w:rsidRPr="00D929DE" w14:paraId="7D658C29" w14:textId="77777777" w:rsidTr="008E4735">
        <w:tc>
          <w:tcPr>
            <w:tcW w:w="9540" w:type="dxa"/>
            <w:gridSpan w:val="2"/>
            <w:tcBorders>
              <w:top w:val="single" w:sz="4" w:space="0" w:color="auto"/>
              <w:bottom w:val="single" w:sz="4" w:space="0" w:color="auto"/>
            </w:tcBorders>
            <w:shd w:val="clear" w:color="auto" w:fill="CCCCCC"/>
            <w:vAlign w:val="bottom"/>
          </w:tcPr>
          <w:p w14:paraId="09077022" w14:textId="5D7773B8" w:rsidR="00077CFE" w:rsidRPr="00D929DE" w:rsidRDefault="00077CFE" w:rsidP="007C1FCB">
            <w:pPr>
              <w:jc w:val="center"/>
              <w:rPr>
                <w:rFonts w:ascii="Arial" w:hAnsi="Arial"/>
              </w:rPr>
            </w:pPr>
            <w:r w:rsidRPr="00D929DE">
              <w:t xml:space="preserve">Successful Charge Flow </w:t>
            </w:r>
          </w:p>
        </w:tc>
      </w:tr>
      <w:tr w:rsidR="00077CFE" w:rsidRPr="00D929DE" w14:paraId="1691C990" w14:textId="77777777" w:rsidTr="008E4735">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786958B6" w14:textId="33287B2B" w:rsidR="00077CFE" w:rsidRPr="00D929DE" w:rsidRDefault="00077CFE" w:rsidP="008A7560">
            <w:pPr>
              <w:pStyle w:val="ListParagraph"/>
              <w:numPr>
                <w:ilvl w:val="0"/>
                <w:numId w:val="15"/>
              </w:numPr>
            </w:pPr>
            <w:r w:rsidRPr="00D929DE">
              <w:lastRenderedPageBreak/>
              <w:t>The TPA calls the Charge method of AMP.</w:t>
            </w:r>
          </w:p>
          <w:p w14:paraId="206C41E0" w14:textId="77777777" w:rsidR="00077CFE" w:rsidRPr="00D929DE" w:rsidRDefault="00077CFE" w:rsidP="008A7560">
            <w:pPr>
              <w:pStyle w:val="ListParagraph"/>
              <w:numPr>
                <w:ilvl w:val="0"/>
                <w:numId w:val="15"/>
              </w:numPr>
            </w:pPr>
            <w:r w:rsidRPr="00D929DE">
              <w:t>AMP/PSEP performs the following</w:t>
            </w:r>
          </w:p>
          <w:p w14:paraId="7428019E" w14:textId="77777777" w:rsidR="00077CFE" w:rsidRPr="00D929DE" w:rsidRDefault="00077CFE" w:rsidP="008A7560">
            <w:pPr>
              <w:pStyle w:val="ListParagraph"/>
              <w:numPr>
                <w:ilvl w:val="1"/>
                <w:numId w:val="15"/>
              </w:numPr>
            </w:pPr>
            <w:r w:rsidRPr="00D929DE">
              <w:t>The Partner and Application are validated to ensure they both exist and both are ‘active’</w:t>
            </w:r>
          </w:p>
          <w:p w14:paraId="3DD30309" w14:textId="77777777" w:rsidR="00077CFE" w:rsidRPr="00D929DE" w:rsidRDefault="00077CFE" w:rsidP="008A7560">
            <w:pPr>
              <w:pStyle w:val="ListParagraph"/>
              <w:numPr>
                <w:ilvl w:val="1"/>
                <w:numId w:val="15"/>
              </w:numPr>
            </w:pPr>
            <w:r w:rsidRPr="00D929DE">
              <w:t xml:space="preserve">The TPA polices are applied </w:t>
            </w:r>
          </w:p>
          <w:p w14:paraId="632834D4" w14:textId="2A6CCE5E" w:rsidR="00077CFE" w:rsidRPr="00D929DE" w:rsidRDefault="00077CFE" w:rsidP="008A7560">
            <w:pPr>
              <w:pStyle w:val="ListParagraph"/>
              <w:numPr>
                <w:ilvl w:val="1"/>
                <w:numId w:val="15"/>
              </w:numPr>
            </w:pPr>
            <w:r w:rsidRPr="00D929DE">
              <w:t>Validates that the subscriber is ‘active’</w:t>
            </w:r>
            <w:r w:rsidRPr="00D929DE" w:rsidDel="00040484">
              <w:t xml:space="preserve"> </w:t>
            </w:r>
            <w:r w:rsidR="009334B8" w:rsidRPr="00D929DE">
              <w:t>and determines whether the subscriber is Prepaid or Postpaid</w:t>
            </w:r>
          </w:p>
          <w:p w14:paraId="187F8A93" w14:textId="247960B7" w:rsidR="00077CFE" w:rsidRPr="00D741C5" w:rsidRDefault="00077CFE" w:rsidP="008A7560">
            <w:pPr>
              <w:pStyle w:val="ListParagraph"/>
              <w:numPr>
                <w:ilvl w:val="1"/>
                <w:numId w:val="15"/>
              </w:numPr>
            </w:pPr>
            <w:r w:rsidRPr="00D929DE">
              <w:t xml:space="preserve">Validates the payment operation parameters </w:t>
            </w:r>
            <w:r w:rsidRPr="00D741C5">
              <w:t>and that the payment account is ‘</w:t>
            </w:r>
            <w:r w:rsidR="000A4728" w:rsidRPr="00D741C5">
              <w:t>active’</w:t>
            </w:r>
          </w:p>
          <w:p w14:paraId="6FF3EFE8" w14:textId="4D76E112" w:rsidR="00077CFE" w:rsidRPr="00D929DE" w:rsidRDefault="00077CFE" w:rsidP="008A7560">
            <w:pPr>
              <w:pStyle w:val="ListParagraph"/>
              <w:numPr>
                <w:ilvl w:val="1"/>
                <w:numId w:val="15"/>
              </w:numPr>
            </w:pPr>
            <w:r w:rsidRPr="00D929DE">
              <w:t>Validates the payment account holder is ‘</w:t>
            </w:r>
            <w:r w:rsidR="000A4728">
              <w:t>active</w:t>
            </w:r>
            <w:r w:rsidR="000A4728" w:rsidRPr="00D929DE">
              <w:t>’</w:t>
            </w:r>
          </w:p>
          <w:p w14:paraId="7C47948F" w14:textId="37EB5B8F" w:rsidR="00077CFE" w:rsidRDefault="00077CFE" w:rsidP="008A7560">
            <w:pPr>
              <w:pStyle w:val="ListParagraph"/>
              <w:numPr>
                <w:ilvl w:val="1"/>
                <w:numId w:val="15"/>
              </w:numPr>
            </w:pPr>
            <w:r w:rsidRPr="00D929DE">
              <w:t>Validates that the subscriber is authorized to purchase the service according to the subscriber’s Account</w:t>
            </w:r>
            <w:r w:rsidR="00BA6535">
              <w:t>,</w:t>
            </w:r>
            <w:r w:rsidR="00BA6535" w:rsidRPr="00D929DE">
              <w:t xml:space="preserve"> Sub_Account </w:t>
            </w:r>
            <w:r w:rsidR="00BA6535">
              <w:t>and subscriber Payment type</w:t>
            </w:r>
          </w:p>
          <w:p w14:paraId="57928367" w14:textId="0418F85E" w:rsidR="00606769" w:rsidRPr="005C2F0E" w:rsidRDefault="00606769" w:rsidP="008A7560">
            <w:pPr>
              <w:pStyle w:val="ListParagraph"/>
              <w:numPr>
                <w:ilvl w:val="2"/>
                <w:numId w:val="15"/>
              </w:numPr>
              <w:rPr>
                <w:lang w:val="en-US"/>
              </w:rPr>
            </w:pPr>
            <w:r w:rsidRPr="008C62C9">
              <w:rPr>
                <w:lang w:val="en-US"/>
              </w:rPr>
              <w:t xml:space="preserve">Additionally, the Block/Unblock status of the </w:t>
            </w:r>
            <w:r>
              <w:rPr>
                <w:lang w:val="en-US"/>
              </w:rPr>
              <w:t>desired</w:t>
            </w:r>
            <w:r w:rsidRPr="008C62C9">
              <w:rPr>
                <w:lang w:val="en-US"/>
              </w:rPr>
              <w:t xml:space="preserve"> service in the PCM must be “Unblocked”</w:t>
            </w:r>
            <w:r>
              <w:rPr>
                <w:lang w:val="en-US"/>
              </w:rPr>
              <w:t>.</w:t>
            </w:r>
          </w:p>
          <w:p w14:paraId="611B26C3" w14:textId="77777777" w:rsidR="00077CFE" w:rsidRPr="00D929DE" w:rsidRDefault="00077CFE" w:rsidP="008A7560">
            <w:pPr>
              <w:pStyle w:val="ListParagraph"/>
              <w:numPr>
                <w:ilvl w:val="1"/>
                <w:numId w:val="15"/>
              </w:numPr>
            </w:pPr>
            <w:r w:rsidRPr="00D929DE">
              <w:t xml:space="preserve">Verify that the subscriber’s spending limits for his/her segment have been not been reached </w:t>
            </w:r>
          </w:p>
          <w:p w14:paraId="69AAE792" w14:textId="3A91729C" w:rsidR="00077CFE" w:rsidRPr="00D929DE" w:rsidRDefault="00077CFE" w:rsidP="007C1FCB">
            <w:pPr>
              <w:ind w:left="720"/>
            </w:pPr>
            <w:r w:rsidRPr="00D929DE">
              <w:t xml:space="preserve">Note: in order to valid the subscriber is ‘active’ PSEP makes a call to USCC ESB using the getSubscriberInvetory operation and as required, PSEP uses the </w:t>
            </w:r>
            <w:r w:rsidR="00BA6535">
              <w:t>retrieveInfoB</w:t>
            </w:r>
            <w:r w:rsidR="00BA6535" w:rsidRPr="00D929DE">
              <w:t xml:space="preserve">yFA </w:t>
            </w:r>
            <w:r w:rsidRPr="00D929DE">
              <w:t>operation to determine whether the subscriber is Prepaid or Postpaid.</w:t>
            </w:r>
            <w:r w:rsidR="00BA6535">
              <w:t xml:space="preserve"> Also, the GCB FSP Reference [</w:t>
            </w:r>
            <w:r w:rsidR="00BA6535">
              <w:fldChar w:fldCharType="begin"/>
            </w:r>
            <w:r w:rsidR="00BA6535">
              <w:instrText xml:space="preserve"> REF _Ref233204231 \w \h </w:instrText>
            </w:r>
            <w:r w:rsidR="00BA6535">
              <w:fldChar w:fldCharType="separate"/>
            </w:r>
            <w:r w:rsidR="00517227">
              <w:t>6</w:t>
            </w:r>
            <w:r w:rsidR="00BA6535">
              <w:fldChar w:fldCharType="end"/>
            </w:r>
            <w:r w:rsidR="00BA6535">
              <w:t>], OpenAPI TSP Reference [</w:t>
            </w:r>
            <w:r w:rsidR="00BA6535">
              <w:fldChar w:fldCharType="begin"/>
            </w:r>
            <w:r w:rsidR="00BA6535">
              <w:instrText xml:space="preserve"> REF _Ref233204070 \w \h </w:instrText>
            </w:r>
            <w:r w:rsidR="00BA6535">
              <w:fldChar w:fldCharType="separate"/>
            </w:r>
            <w:r w:rsidR="00517227">
              <w:t>5</w:t>
            </w:r>
            <w:r w:rsidR="00BA6535">
              <w:fldChar w:fldCharType="end"/>
            </w:r>
            <w:r w:rsidR="00BA6535">
              <w:t>] and other documents may refer to retrieveInfoByFA as retrieveCustomerByFA.</w:t>
            </w:r>
          </w:p>
          <w:p w14:paraId="5C82B8FC" w14:textId="50CE6D99" w:rsidR="00077CFE" w:rsidRPr="00D929DE" w:rsidRDefault="009334B8" w:rsidP="008A7560">
            <w:pPr>
              <w:pStyle w:val="ListParagraph"/>
              <w:numPr>
                <w:ilvl w:val="0"/>
                <w:numId w:val="15"/>
              </w:numPr>
            </w:pPr>
            <w:r w:rsidRPr="00D929DE">
              <w:t xml:space="preserve">PSEP determines </w:t>
            </w:r>
            <w:r w:rsidR="00FE3E5F" w:rsidRPr="00D929DE">
              <w:t>the subscriber is a Prepaid subscriber and</w:t>
            </w:r>
            <w:r w:rsidRPr="00D929DE">
              <w:t xml:space="preserve"> </w:t>
            </w:r>
            <w:r w:rsidR="00077CFE" w:rsidRPr="00D929DE">
              <w:t>sends a Diameter Direct Debit CCR message with Used-Service-Unit-CC-Money-Unit-Value Value-Digits that must be greater than or equal to zero to the OCS.</w:t>
            </w:r>
          </w:p>
          <w:p w14:paraId="1DFF796F" w14:textId="77777777" w:rsidR="00077CFE" w:rsidRPr="00D929DE" w:rsidRDefault="00077CFE" w:rsidP="008A7560">
            <w:pPr>
              <w:pStyle w:val="ListParagraph"/>
              <w:numPr>
                <w:ilvl w:val="0"/>
                <w:numId w:val="15"/>
              </w:numPr>
            </w:pPr>
            <w:r w:rsidRPr="00D929DE">
              <w:t>OCS returns a successful CCA message.</w:t>
            </w:r>
          </w:p>
          <w:p w14:paraId="54AED964" w14:textId="185B90EE" w:rsidR="00077CFE" w:rsidRDefault="00077CFE" w:rsidP="008A7560">
            <w:pPr>
              <w:pStyle w:val="ListParagraph"/>
              <w:numPr>
                <w:ilvl w:val="0"/>
                <w:numId w:val="15"/>
              </w:numPr>
            </w:pPr>
            <w:r w:rsidRPr="00D929DE">
              <w:t>PSE</w:t>
            </w:r>
            <w:r w:rsidR="00FE3E5F" w:rsidRPr="00D929DE">
              <w:t>P</w:t>
            </w:r>
            <w:r w:rsidRPr="00D929DE">
              <w:t xml:space="preserve"> changes the transaction state to CONFIRMED and revises the spent amount associated with the Spend Limits.</w:t>
            </w:r>
          </w:p>
          <w:p w14:paraId="187C1C7B" w14:textId="69888567" w:rsidR="004951F8" w:rsidRPr="004951F8" w:rsidRDefault="004951F8" w:rsidP="008A7560">
            <w:pPr>
              <w:pStyle w:val="ListParagraph"/>
              <w:numPr>
                <w:ilvl w:val="1"/>
                <w:numId w:val="15"/>
              </w:numPr>
              <w:rPr>
                <w:lang w:val="en-US"/>
              </w:rPr>
            </w:pPr>
            <w:r>
              <w:rPr>
                <w:lang w:val="en-US"/>
              </w:rPr>
              <w:t xml:space="preserve">A Prepaid Feed Transaction Record with a ‘Transaction Type’ value of “Charge” is created for the BoBo Payment ‘confirmed’ transaction as described in Section </w:t>
            </w:r>
            <w:r>
              <w:rPr>
                <w:lang w:val="en-US"/>
              </w:rPr>
              <w:fldChar w:fldCharType="begin"/>
            </w:r>
            <w:r>
              <w:rPr>
                <w:lang w:val="en-US"/>
              </w:rPr>
              <w:instrText xml:space="preserve"> REF _Ref237620299 \w \p \h </w:instrText>
            </w:r>
            <w:r>
              <w:rPr>
                <w:lang w:val="en-US"/>
              </w:rPr>
            </w:r>
            <w:r>
              <w:rPr>
                <w:lang w:val="en-US"/>
              </w:rPr>
              <w:fldChar w:fldCharType="separate"/>
            </w:r>
            <w:r>
              <w:rPr>
                <w:lang w:val="en-US"/>
              </w:rPr>
              <w:t>5.2 below</w:t>
            </w:r>
            <w:r>
              <w:rPr>
                <w:lang w:val="en-US"/>
              </w:rPr>
              <w:fldChar w:fldCharType="end"/>
            </w:r>
            <w:r>
              <w:rPr>
                <w:lang w:val="en-US"/>
              </w:rPr>
              <w:t>.</w:t>
            </w:r>
          </w:p>
          <w:p w14:paraId="43C924B3" w14:textId="7344D838" w:rsidR="00077CFE" w:rsidRPr="00D929DE" w:rsidRDefault="00077CFE" w:rsidP="008A7560">
            <w:pPr>
              <w:pStyle w:val="ListParagraph"/>
              <w:numPr>
                <w:ilvl w:val="0"/>
                <w:numId w:val="15"/>
              </w:numPr>
            </w:pPr>
            <w:r w:rsidRPr="00D929DE">
              <w:t xml:space="preserve">AMP returns the TPA a </w:t>
            </w:r>
            <w:r w:rsidR="005C6BAF">
              <w:t xml:space="preserve">successful </w:t>
            </w:r>
            <w:r w:rsidRPr="00D929DE">
              <w:t>response to the Charge message that contains a transaction id and the transaction state equal to CONFIRMED.</w:t>
            </w:r>
          </w:p>
        </w:tc>
      </w:tr>
      <w:tr w:rsidR="00077CFE" w:rsidRPr="00D929DE" w14:paraId="5D32DC7E" w14:textId="77777777" w:rsidTr="008E4735">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71EE4751" w14:textId="77777777" w:rsidR="00077CFE" w:rsidRPr="00D929DE" w:rsidRDefault="00077CFE" w:rsidP="00DE3E21"/>
        </w:tc>
      </w:tr>
    </w:tbl>
    <w:p w14:paraId="76264284" w14:textId="77777777" w:rsidR="00FB092A" w:rsidRPr="00D929DE" w:rsidRDefault="00FB092A" w:rsidP="00DE3E21"/>
    <w:p w14:paraId="10C91463" w14:textId="38EA3BCA" w:rsidR="00FB092A" w:rsidRPr="00D929DE" w:rsidRDefault="009250D4" w:rsidP="00ED2292">
      <w:pPr>
        <w:pStyle w:val="Heading4"/>
      </w:pPr>
      <w:bookmarkStart w:id="1111" w:name="_Toc367633756"/>
      <w:r w:rsidRPr="00D929DE">
        <w:lastRenderedPageBreak/>
        <w:t xml:space="preserve">Successful </w:t>
      </w:r>
      <w:r w:rsidR="00FB092A" w:rsidRPr="00D929DE">
        <w:t>Refund</w:t>
      </w:r>
      <w:r w:rsidRPr="00D929DE">
        <w:t xml:space="preserve"> Flow</w:t>
      </w:r>
      <w:bookmarkEnd w:id="1111"/>
    </w:p>
    <w:p w14:paraId="0D1FD78F" w14:textId="77777777" w:rsidR="00FB092A" w:rsidRPr="00D929DE" w:rsidRDefault="00FB092A" w:rsidP="007C1FCB">
      <w:pPr>
        <w:keepNext/>
      </w:pPr>
    </w:p>
    <w:p w14:paraId="5CCFFF35" w14:textId="77777777" w:rsidR="000B179C" w:rsidRPr="00D929DE" w:rsidRDefault="000B179C" w:rsidP="007C1FCB">
      <w:pPr>
        <w:keepNext/>
        <w:jc w:val="center"/>
      </w:pPr>
      <w:r w:rsidRPr="00D929DE">
        <w:rPr>
          <w:noProof/>
        </w:rPr>
        <w:drawing>
          <wp:inline distT="0" distB="0" distL="0" distR="0" wp14:anchorId="74ECD3C3" wp14:editId="6BCAF65C">
            <wp:extent cx="5486400" cy="4114800"/>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99D4844" w14:textId="30094C4C" w:rsidR="00FB092A" w:rsidRPr="00D929DE" w:rsidRDefault="000B179C" w:rsidP="007C1FCB">
      <w:pPr>
        <w:pStyle w:val="Caption"/>
        <w:ind w:hanging="3403"/>
        <w:jc w:val="center"/>
      </w:pPr>
      <w:r w:rsidRPr="00D929DE">
        <w:t xml:space="preserve">Figure </w:t>
      </w:r>
      <w:fldSimple w:instr=" SEQ Figure \* ARABIC ">
        <w:r w:rsidR="00517227">
          <w:rPr>
            <w:noProof/>
          </w:rPr>
          <w:t>6</w:t>
        </w:r>
      </w:fldSimple>
      <w:r w:rsidRPr="00D929DE">
        <w:t>: Successful Refund Flow</w:t>
      </w:r>
    </w:p>
    <w:p w14:paraId="41EA1ED6" w14:textId="77777777" w:rsidR="001E0E0F" w:rsidRPr="00D929DE" w:rsidRDefault="001E0E0F"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0B179C" w:rsidRPr="00D929DE" w14:paraId="7E0DEF17" w14:textId="77777777" w:rsidTr="008E4735">
        <w:tc>
          <w:tcPr>
            <w:tcW w:w="9540" w:type="dxa"/>
            <w:gridSpan w:val="2"/>
            <w:tcBorders>
              <w:top w:val="single" w:sz="4" w:space="0" w:color="auto"/>
              <w:bottom w:val="single" w:sz="4" w:space="0" w:color="auto"/>
            </w:tcBorders>
            <w:shd w:val="clear" w:color="auto" w:fill="CCCCCC"/>
            <w:vAlign w:val="bottom"/>
          </w:tcPr>
          <w:p w14:paraId="310DEB70" w14:textId="339982E2" w:rsidR="000B179C" w:rsidRPr="00D929DE" w:rsidRDefault="000B179C" w:rsidP="007C1FCB">
            <w:pPr>
              <w:pageBreakBefore/>
              <w:jc w:val="center"/>
              <w:rPr>
                <w:rFonts w:ascii="Arial" w:hAnsi="Arial"/>
              </w:rPr>
            </w:pPr>
            <w:r w:rsidRPr="00D929DE">
              <w:lastRenderedPageBreak/>
              <w:t xml:space="preserve">Successful Refund Flow </w:t>
            </w:r>
          </w:p>
        </w:tc>
      </w:tr>
      <w:tr w:rsidR="000B179C" w:rsidRPr="00D929DE" w14:paraId="431A0E92" w14:textId="77777777" w:rsidTr="008E4735">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779A4987" w14:textId="2701C172" w:rsidR="000B179C" w:rsidRPr="00D929DE" w:rsidRDefault="000B179C" w:rsidP="008A7560">
            <w:pPr>
              <w:numPr>
                <w:ilvl w:val="0"/>
                <w:numId w:val="16"/>
              </w:numPr>
              <w:spacing w:after="120"/>
            </w:pPr>
            <w:r w:rsidRPr="00D929DE">
              <w:t xml:space="preserve">As a TPA has previously successfully generated a Confirm or Charge operation for the subscriber, the transaction state within </w:t>
            </w:r>
            <w:r w:rsidR="00E1497E" w:rsidRPr="00D929DE">
              <w:t xml:space="preserve">PSEP </w:t>
            </w:r>
            <w:r w:rsidRPr="00D929DE">
              <w:t>is ‘</w:t>
            </w:r>
            <w:r w:rsidR="001A6910" w:rsidRPr="00D929DE">
              <w:t>confirmed</w:t>
            </w:r>
            <w:r w:rsidRPr="00D929DE">
              <w:t xml:space="preserve">’, where the transaction’s ID was returned in the response to the Confirm/Charge operation. </w:t>
            </w:r>
          </w:p>
          <w:p w14:paraId="7503A9C4" w14:textId="31ECE6FC" w:rsidR="000B179C" w:rsidRPr="00D929DE" w:rsidRDefault="000B179C" w:rsidP="008A7560">
            <w:pPr>
              <w:pStyle w:val="ListParagraph"/>
              <w:numPr>
                <w:ilvl w:val="1"/>
                <w:numId w:val="16"/>
              </w:numPr>
            </w:pPr>
            <w:r w:rsidRPr="00D929DE">
              <w:t>See steps 1-</w:t>
            </w:r>
            <w:r w:rsidR="00EE2FEF" w:rsidRPr="00D929DE">
              <w:t xml:space="preserve">7 </w:t>
            </w:r>
            <w:r w:rsidRPr="00D929DE">
              <w:t xml:space="preserve">in Section </w:t>
            </w:r>
            <w:r w:rsidR="001A6910" w:rsidRPr="00D929DE">
              <w:fldChar w:fldCharType="begin"/>
            </w:r>
            <w:r w:rsidR="001A6910" w:rsidRPr="00D929DE">
              <w:instrText xml:space="preserve"> REF _Ref233987007 \w \p \h </w:instrText>
            </w:r>
            <w:r w:rsidR="001A6910" w:rsidRPr="00D929DE">
              <w:fldChar w:fldCharType="separate"/>
            </w:r>
            <w:r w:rsidR="00517227">
              <w:t>3.1.5.2 above</w:t>
            </w:r>
            <w:r w:rsidR="001A6910" w:rsidRPr="00D929DE">
              <w:fldChar w:fldCharType="end"/>
            </w:r>
            <w:r w:rsidR="00EE2FEF" w:rsidRPr="00D929DE">
              <w:t xml:space="preserve"> for the Confirm operation and </w:t>
            </w:r>
            <w:r w:rsidR="001A6910" w:rsidRPr="00D929DE">
              <w:t>see step</w:t>
            </w:r>
            <w:r w:rsidRPr="00D929DE">
              <w:t>.</w:t>
            </w:r>
            <w:r w:rsidR="001A6910" w:rsidRPr="00D929DE">
              <w:t xml:space="preserve"> 1-6 in Section </w:t>
            </w:r>
            <w:r w:rsidR="001A6910" w:rsidRPr="00D929DE">
              <w:fldChar w:fldCharType="begin"/>
            </w:r>
            <w:r w:rsidR="001A6910" w:rsidRPr="00D929DE">
              <w:instrText xml:space="preserve"> REF _Ref233987037 \w \p \h </w:instrText>
            </w:r>
            <w:r w:rsidR="001A6910" w:rsidRPr="00D929DE">
              <w:fldChar w:fldCharType="separate"/>
            </w:r>
            <w:r w:rsidR="00517227">
              <w:t>3.1.5.4 above</w:t>
            </w:r>
            <w:r w:rsidR="001A6910" w:rsidRPr="00D929DE">
              <w:fldChar w:fldCharType="end"/>
            </w:r>
            <w:r w:rsidR="001A6910" w:rsidRPr="00D929DE">
              <w:t xml:space="preserve"> for the Charge operation</w:t>
            </w:r>
          </w:p>
          <w:p w14:paraId="6A34CA15" w14:textId="257D1410" w:rsidR="000B179C" w:rsidRPr="00D929DE" w:rsidRDefault="000B179C" w:rsidP="008A7560">
            <w:pPr>
              <w:pStyle w:val="ListParagraph"/>
              <w:numPr>
                <w:ilvl w:val="0"/>
                <w:numId w:val="16"/>
              </w:numPr>
            </w:pPr>
            <w:r w:rsidRPr="00D929DE">
              <w:t xml:space="preserve">The TPA sends the </w:t>
            </w:r>
            <w:r w:rsidR="001A6910" w:rsidRPr="00D929DE">
              <w:t xml:space="preserve">Refund </w:t>
            </w:r>
            <w:r w:rsidRPr="00D929DE">
              <w:t>method to AMP with the ‘</w:t>
            </w:r>
            <w:r w:rsidR="001A6910" w:rsidRPr="00D929DE">
              <w:t xml:space="preserve">confirmed’ </w:t>
            </w:r>
            <w:r w:rsidRPr="00D929DE">
              <w:t xml:space="preserve">transaction </w:t>
            </w:r>
            <w:r w:rsidR="00E5239D">
              <w:t>ID</w:t>
            </w:r>
            <w:r w:rsidRPr="00D929DE">
              <w:t xml:space="preserve">. </w:t>
            </w:r>
          </w:p>
          <w:p w14:paraId="063981C4" w14:textId="77777777" w:rsidR="000B179C" w:rsidRPr="00D929DE" w:rsidRDefault="000B179C" w:rsidP="008A7560">
            <w:pPr>
              <w:pStyle w:val="ListParagraph"/>
              <w:numPr>
                <w:ilvl w:val="0"/>
                <w:numId w:val="16"/>
              </w:numPr>
            </w:pPr>
            <w:r w:rsidRPr="00D929DE">
              <w:t>AMP/PSEP performs the following</w:t>
            </w:r>
          </w:p>
          <w:p w14:paraId="6733F286" w14:textId="77777777" w:rsidR="000B179C" w:rsidRPr="00D929DE" w:rsidRDefault="000B179C" w:rsidP="008A7560">
            <w:pPr>
              <w:pStyle w:val="ListParagraph"/>
              <w:numPr>
                <w:ilvl w:val="1"/>
                <w:numId w:val="16"/>
              </w:numPr>
            </w:pPr>
            <w:r w:rsidRPr="00D929DE">
              <w:t>The Partner and Application are validated to ensure they both exist and both are ‘active’</w:t>
            </w:r>
          </w:p>
          <w:p w14:paraId="4EEBF2F8" w14:textId="77777777" w:rsidR="000B179C" w:rsidRPr="00D929DE" w:rsidRDefault="000B179C" w:rsidP="008A7560">
            <w:pPr>
              <w:pStyle w:val="ListParagraph"/>
              <w:numPr>
                <w:ilvl w:val="1"/>
                <w:numId w:val="16"/>
              </w:numPr>
            </w:pPr>
            <w:r w:rsidRPr="00D929DE">
              <w:t xml:space="preserve">The TPA polices are applied </w:t>
            </w:r>
          </w:p>
          <w:p w14:paraId="4CD4EA56" w14:textId="2CC8AF61" w:rsidR="000B179C" w:rsidRPr="00D929DE" w:rsidRDefault="000B179C" w:rsidP="008A7560">
            <w:pPr>
              <w:pStyle w:val="ListParagraph"/>
              <w:numPr>
                <w:ilvl w:val="1"/>
                <w:numId w:val="16"/>
              </w:numPr>
            </w:pPr>
            <w:r w:rsidRPr="00D929DE">
              <w:t>Validates that the subscriber is ‘active’</w:t>
            </w:r>
            <w:r w:rsidRPr="00D929DE" w:rsidDel="00040484">
              <w:t xml:space="preserve"> </w:t>
            </w:r>
            <w:r w:rsidR="00FE3E5F" w:rsidRPr="00D929DE">
              <w:t>and determines whether the subscriber is Prepaid or Postpaid.</w:t>
            </w:r>
          </w:p>
          <w:p w14:paraId="1F2EC1B5" w14:textId="59C574FD" w:rsidR="000B179C" w:rsidRPr="00D741C5" w:rsidRDefault="000B179C" w:rsidP="008A7560">
            <w:pPr>
              <w:pStyle w:val="ListParagraph"/>
              <w:numPr>
                <w:ilvl w:val="1"/>
                <w:numId w:val="16"/>
              </w:numPr>
            </w:pPr>
            <w:r w:rsidRPr="00D929DE">
              <w:t xml:space="preserve">Validates the payment operation parameters </w:t>
            </w:r>
            <w:r w:rsidRPr="00D741C5">
              <w:t>and that the payment account is ‘</w:t>
            </w:r>
            <w:r w:rsidR="001A6910" w:rsidRPr="00D741C5">
              <w:t>active’</w:t>
            </w:r>
          </w:p>
          <w:p w14:paraId="5FC9F5C6" w14:textId="20E56BDE" w:rsidR="000B179C" w:rsidRDefault="000B179C" w:rsidP="008A7560">
            <w:pPr>
              <w:pStyle w:val="ListParagraph"/>
              <w:numPr>
                <w:ilvl w:val="1"/>
                <w:numId w:val="16"/>
              </w:numPr>
            </w:pPr>
            <w:r w:rsidRPr="00D929DE">
              <w:t>Validates the payment account holder is ‘</w:t>
            </w:r>
            <w:r w:rsidR="001A6910" w:rsidRPr="00D929DE">
              <w:t>active’</w:t>
            </w:r>
          </w:p>
          <w:p w14:paraId="4655CBBE" w14:textId="3BB9096A" w:rsidR="00716665" w:rsidRDefault="00716665" w:rsidP="008A7560">
            <w:pPr>
              <w:pStyle w:val="ListParagraph"/>
              <w:numPr>
                <w:ilvl w:val="1"/>
                <w:numId w:val="16"/>
              </w:numPr>
            </w:pPr>
            <w:r w:rsidRPr="00716665">
              <w:t xml:space="preserve">A </w:t>
            </w:r>
            <w:r w:rsidR="00911F43">
              <w:t xml:space="preserve">valid reason </w:t>
            </w:r>
            <w:r w:rsidRPr="00716665">
              <w:t>code specifying the reason for the Refund must be provide</w:t>
            </w:r>
            <w:r>
              <w:t>d</w:t>
            </w:r>
          </w:p>
          <w:p w14:paraId="79ED23AA" w14:textId="2ABEF74B" w:rsidR="00F90219" w:rsidRPr="00D929DE" w:rsidRDefault="007D16C1" w:rsidP="008A7560">
            <w:pPr>
              <w:pStyle w:val="ListParagraph"/>
              <w:numPr>
                <w:ilvl w:val="1"/>
                <w:numId w:val="16"/>
              </w:numPr>
            </w:pPr>
            <w:r>
              <w:t xml:space="preserve">Ensure that the Refund is received within the allowed period to perform a Refund </w:t>
            </w:r>
          </w:p>
          <w:p w14:paraId="317D33C2" w14:textId="3FCE49AF" w:rsidR="000B179C" w:rsidRPr="00D929DE" w:rsidRDefault="000B179C" w:rsidP="007C1FCB">
            <w:pPr>
              <w:ind w:left="720"/>
            </w:pPr>
            <w:r w:rsidRPr="00D929DE">
              <w:t xml:space="preserve">Note: in order to valid the subscriber is ‘active’ PSEP makes a call to USCC ESB using the getSubscriberInvetory operation and as required, PSEP uses the </w:t>
            </w:r>
            <w:r w:rsidR="00BA6535">
              <w:t>retrieveInfoB</w:t>
            </w:r>
            <w:r w:rsidR="00BA6535" w:rsidRPr="00D929DE">
              <w:t xml:space="preserve">yFA </w:t>
            </w:r>
            <w:r w:rsidRPr="00D929DE">
              <w:t>operation to determine whether the subscriber is Prepaid or Postpaid.</w:t>
            </w:r>
            <w:r w:rsidR="00BA6535">
              <w:t xml:space="preserve"> Also, the GCB FSP Reference [</w:t>
            </w:r>
            <w:r w:rsidR="00BA6535">
              <w:fldChar w:fldCharType="begin"/>
            </w:r>
            <w:r w:rsidR="00BA6535">
              <w:instrText xml:space="preserve"> REF _Ref233204231 \w \h </w:instrText>
            </w:r>
            <w:r w:rsidR="00BA6535">
              <w:fldChar w:fldCharType="separate"/>
            </w:r>
            <w:r w:rsidR="00517227">
              <w:t>6</w:t>
            </w:r>
            <w:r w:rsidR="00BA6535">
              <w:fldChar w:fldCharType="end"/>
            </w:r>
            <w:r w:rsidR="00BA6535">
              <w:t>], OpenAPI TSP Reference [</w:t>
            </w:r>
            <w:r w:rsidR="00BA6535">
              <w:fldChar w:fldCharType="begin"/>
            </w:r>
            <w:r w:rsidR="00BA6535">
              <w:instrText xml:space="preserve"> REF _Ref233204070 \w \h </w:instrText>
            </w:r>
            <w:r w:rsidR="00BA6535">
              <w:fldChar w:fldCharType="separate"/>
            </w:r>
            <w:r w:rsidR="00517227">
              <w:t>5</w:t>
            </w:r>
            <w:r w:rsidR="00BA6535">
              <w:fldChar w:fldCharType="end"/>
            </w:r>
            <w:r w:rsidR="00BA6535">
              <w:t>] and other documents may refer to retrieveInfoByFA as retrieveCustomerByFA.</w:t>
            </w:r>
          </w:p>
          <w:p w14:paraId="2B376D2C" w14:textId="250452A9" w:rsidR="000B179C" w:rsidRPr="00D929DE" w:rsidRDefault="00FE3E5F" w:rsidP="008A7560">
            <w:pPr>
              <w:pStyle w:val="ListParagraph"/>
              <w:numPr>
                <w:ilvl w:val="0"/>
                <w:numId w:val="16"/>
              </w:numPr>
            </w:pPr>
            <w:r w:rsidRPr="00D929DE">
              <w:t xml:space="preserve">As the ‘confirmed’ payment transaction was for a Prepaid subscriber, PSEP </w:t>
            </w:r>
            <w:r w:rsidR="000B179C" w:rsidRPr="00D929DE">
              <w:t xml:space="preserve">sends a Diameter </w:t>
            </w:r>
            <w:r w:rsidR="001A6910" w:rsidRPr="00D929DE">
              <w:t>Refund</w:t>
            </w:r>
            <w:r w:rsidR="000B179C" w:rsidRPr="00D929DE">
              <w:t xml:space="preserve"> CCR message with </w:t>
            </w:r>
            <w:r w:rsidR="001A6910" w:rsidRPr="00D929DE">
              <w:t>Requested</w:t>
            </w:r>
            <w:r w:rsidR="000B179C" w:rsidRPr="00D929DE">
              <w:t xml:space="preserve">-Service-Unit-CC-Money-Unit-Value Value-Digits that must be </w:t>
            </w:r>
            <w:r w:rsidR="001A6910" w:rsidRPr="00D929DE">
              <w:t>equal to or less than the ‘confirmed’ amount</w:t>
            </w:r>
            <w:r w:rsidR="000B179C" w:rsidRPr="00D929DE">
              <w:t xml:space="preserve"> to the OCS.</w:t>
            </w:r>
          </w:p>
          <w:p w14:paraId="086406B5" w14:textId="77777777" w:rsidR="000B179C" w:rsidRPr="00D929DE" w:rsidRDefault="000B179C" w:rsidP="008A7560">
            <w:pPr>
              <w:pStyle w:val="ListParagraph"/>
              <w:numPr>
                <w:ilvl w:val="0"/>
                <w:numId w:val="16"/>
              </w:numPr>
            </w:pPr>
            <w:r w:rsidRPr="00D929DE">
              <w:t>OCS returns a successful CCA message.</w:t>
            </w:r>
          </w:p>
          <w:p w14:paraId="0061F971" w14:textId="23966173" w:rsidR="000B179C" w:rsidRDefault="000B179C" w:rsidP="008A7560">
            <w:pPr>
              <w:pStyle w:val="ListParagraph"/>
              <w:numPr>
                <w:ilvl w:val="0"/>
                <w:numId w:val="16"/>
              </w:numPr>
            </w:pPr>
            <w:r w:rsidRPr="00D929DE">
              <w:t>PSE</w:t>
            </w:r>
            <w:r w:rsidR="00FE3E5F" w:rsidRPr="00D929DE">
              <w:t>P</w:t>
            </w:r>
            <w:r w:rsidRPr="00D929DE">
              <w:t xml:space="preserve"> changes the transaction state to CONFIRMED and revises the spent amount associated with the Spend Limits.</w:t>
            </w:r>
          </w:p>
          <w:p w14:paraId="2ADEF075" w14:textId="4EEA2925" w:rsidR="007435DA" w:rsidRPr="007435DA" w:rsidRDefault="007435DA" w:rsidP="008A7560">
            <w:pPr>
              <w:pStyle w:val="ListParagraph"/>
              <w:numPr>
                <w:ilvl w:val="1"/>
                <w:numId w:val="16"/>
              </w:numPr>
              <w:rPr>
                <w:lang w:val="en-US"/>
              </w:rPr>
            </w:pPr>
            <w:r>
              <w:rPr>
                <w:lang w:val="en-US"/>
              </w:rPr>
              <w:t xml:space="preserve">A Prepaid Feed Transaction Record with a ‘Transaction Type’ value of “Adjustment” is created for the BoBo Payment ‘confirmed’ transaction as described in Section </w:t>
            </w:r>
            <w:r>
              <w:rPr>
                <w:lang w:val="en-US"/>
              </w:rPr>
              <w:fldChar w:fldCharType="begin"/>
            </w:r>
            <w:r>
              <w:rPr>
                <w:lang w:val="en-US"/>
              </w:rPr>
              <w:instrText xml:space="preserve"> REF _Ref237620299 \w \p \h </w:instrText>
            </w:r>
            <w:r>
              <w:rPr>
                <w:lang w:val="en-US"/>
              </w:rPr>
            </w:r>
            <w:r>
              <w:rPr>
                <w:lang w:val="en-US"/>
              </w:rPr>
              <w:fldChar w:fldCharType="separate"/>
            </w:r>
            <w:r>
              <w:rPr>
                <w:lang w:val="en-US"/>
              </w:rPr>
              <w:t>5.2 below</w:t>
            </w:r>
            <w:r>
              <w:rPr>
                <w:lang w:val="en-US"/>
              </w:rPr>
              <w:fldChar w:fldCharType="end"/>
            </w:r>
            <w:r>
              <w:rPr>
                <w:lang w:val="en-US"/>
              </w:rPr>
              <w:t>.</w:t>
            </w:r>
          </w:p>
          <w:p w14:paraId="49AB138E" w14:textId="46C0F949" w:rsidR="000B179C" w:rsidRPr="00D929DE" w:rsidRDefault="000B179C" w:rsidP="008A7560">
            <w:pPr>
              <w:pStyle w:val="ListParagraph"/>
              <w:numPr>
                <w:ilvl w:val="0"/>
                <w:numId w:val="16"/>
              </w:numPr>
            </w:pPr>
            <w:r w:rsidRPr="00D929DE">
              <w:t xml:space="preserve">AMP returns a successful response to the </w:t>
            </w:r>
            <w:r w:rsidR="001A6910" w:rsidRPr="00D929DE">
              <w:t xml:space="preserve">Refund </w:t>
            </w:r>
            <w:r w:rsidRPr="00D929DE">
              <w:t>call to the TPA</w:t>
            </w:r>
            <w:r w:rsidR="001A6910" w:rsidRPr="00D929DE">
              <w:t xml:space="preserve"> that contains the transaction id of the refund transaction and the transaction state equal to ‘CONFIRMED’</w:t>
            </w:r>
            <w:r w:rsidRPr="00D929DE">
              <w:t>.</w:t>
            </w:r>
          </w:p>
        </w:tc>
      </w:tr>
      <w:tr w:rsidR="000B179C" w:rsidRPr="00D929DE" w14:paraId="7C8675A8" w14:textId="77777777" w:rsidTr="008E4735">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59ADD30D" w14:textId="77777777" w:rsidR="000B179C" w:rsidRPr="00D929DE" w:rsidRDefault="000B179C" w:rsidP="00DE3E21"/>
        </w:tc>
      </w:tr>
    </w:tbl>
    <w:p w14:paraId="732770E6" w14:textId="6B351EAB" w:rsidR="00F900FE" w:rsidRPr="00D929DE" w:rsidRDefault="00C9677D" w:rsidP="00DE3E21">
      <w:pPr>
        <w:pStyle w:val="Heading4"/>
      </w:pPr>
      <w:bookmarkStart w:id="1112" w:name="_Toc223508320"/>
      <w:bookmarkStart w:id="1113" w:name="_Toc367633757"/>
      <w:r>
        <w:lastRenderedPageBreak/>
        <w:t xml:space="preserve">‘Authorized’ Transaction </w:t>
      </w:r>
      <w:r w:rsidR="00F900FE" w:rsidRPr="00D929DE">
        <w:t xml:space="preserve">Authorization </w:t>
      </w:r>
      <w:r>
        <w:t xml:space="preserve">Period </w:t>
      </w:r>
      <w:r w:rsidR="00FC600E" w:rsidRPr="00D929DE">
        <w:t>T</w:t>
      </w:r>
      <w:r w:rsidR="00F900FE" w:rsidRPr="00D929DE">
        <w:t>imeout</w:t>
      </w:r>
      <w:r w:rsidR="004C6C26">
        <w:t xml:space="preserve"> Flow</w:t>
      </w:r>
      <w:bookmarkEnd w:id="1113"/>
    </w:p>
    <w:p w14:paraId="443A63D7" w14:textId="4F047FB1" w:rsidR="008E4735" w:rsidRPr="00D929DE" w:rsidRDefault="008E4735" w:rsidP="007C1FCB">
      <w:pPr>
        <w:keepNext/>
        <w:jc w:val="center"/>
      </w:pPr>
      <w:r w:rsidRPr="00D929DE">
        <w:t xml:space="preserve"> </w:t>
      </w:r>
      <w:r w:rsidR="00C9677D" w:rsidRPr="00C9677D">
        <w:rPr>
          <w:noProof/>
        </w:rPr>
        <w:drawing>
          <wp:inline distT="0" distB="0" distL="0" distR="0" wp14:anchorId="5634EF0F" wp14:editId="45B2122D">
            <wp:extent cx="5486400" cy="4114800"/>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2D67883" w14:textId="0A44DC98" w:rsidR="00D81C46" w:rsidRPr="00D929DE" w:rsidRDefault="008E4735" w:rsidP="007C1FCB">
      <w:pPr>
        <w:pStyle w:val="Caption"/>
        <w:ind w:hanging="3403"/>
        <w:jc w:val="center"/>
        <w:rPr>
          <w:strike/>
        </w:rPr>
      </w:pPr>
      <w:r w:rsidRPr="00D929DE">
        <w:t xml:space="preserve">Figure </w:t>
      </w:r>
      <w:fldSimple w:instr=" SEQ Figure \* ARABIC ">
        <w:r w:rsidR="00517227">
          <w:rPr>
            <w:noProof/>
          </w:rPr>
          <w:t>7</w:t>
        </w:r>
      </w:fldSimple>
      <w:r w:rsidRPr="00D929DE">
        <w:t xml:space="preserve">: </w:t>
      </w:r>
      <w:r w:rsidR="004C6C26">
        <w:t xml:space="preserve">‘Authorized’ Transaction </w:t>
      </w:r>
      <w:r w:rsidR="004C6C26" w:rsidRPr="00D929DE">
        <w:t xml:space="preserve">Authorization </w:t>
      </w:r>
      <w:r w:rsidR="004C6C26">
        <w:t xml:space="preserve">Period </w:t>
      </w:r>
      <w:r w:rsidR="004C6C26" w:rsidRPr="00D929DE">
        <w:t>Timeout</w:t>
      </w:r>
      <w:r w:rsidR="004C6C26">
        <w:t xml:space="preserve"> Flow</w:t>
      </w:r>
    </w:p>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266645" w:rsidRPr="00D929DE" w14:paraId="1BCF8028" w14:textId="77777777" w:rsidTr="00075ABB">
        <w:tc>
          <w:tcPr>
            <w:tcW w:w="9540" w:type="dxa"/>
            <w:gridSpan w:val="2"/>
            <w:tcBorders>
              <w:top w:val="single" w:sz="4" w:space="0" w:color="auto"/>
              <w:bottom w:val="single" w:sz="4" w:space="0" w:color="auto"/>
            </w:tcBorders>
            <w:shd w:val="clear" w:color="auto" w:fill="CCCCCC"/>
            <w:vAlign w:val="bottom"/>
          </w:tcPr>
          <w:p w14:paraId="016F0996" w14:textId="0ECF6B7E" w:rsidR="00266645" w:rsidRPr="00D929DE" w:rsidRDefault="004C6C26" w:rsidP="007C1FCB">
            <w:pPr>
              <w:jc w:val="center"/>
              <w:rPr>
                <w:rFonts w:ascii="Arial" w:hAnsi="Arial"/>
              </w:rPr>
            </w:pPr>
            <w:r w:rsidRPr="004C6C26">
              <w:t>‘Authorized’ Transaction Authorization Period Timeout</w:t>
            </w:r>
            <w:r w:rsidRPr="004C6C26" w:rsidDel="004C6C26">
              <w:t xml:space="preserve"> </w:t>
            </w:r>
            <w:r w:rsidR="00266645" w:rsidRPr="00D929DE">
              <w:t xml:space="preserve">Flow </w:t>
            </w:r>
          </w:p>
        </w:tc>
      </w:tr>
      <w:tr w:rsidR="00266645" w:rsidRPr="00D929DE" w14:paraId="31762B30" w14:textId="77777777" w:rsidTr="00075ABB">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02744F02" w14:textId="426CF2D1" w:rsidR="00266645" w:rsidRPr="00D929DE" w:rsidRDefault="00266645" w:rsidP="008A7560">
            <w:pPr>
              <w:numPr>
                <w:ilvl w:val="0"/>
                <w:numId w:val="17"/>
              </w:numPr>
              <w:spacing w:after="120"/>
            </w:pPr>
            <w:r w:rsidRPr="00D929DE">
              <w:t xml:space="preserve">As a TPA has previously successfully generated an Authorize operation for the subscriber, the transaction state within </w:t>
            </w:r>
            <w:r w:rsidR="00FD7838">
              <w:t>PSEP</w:t>
            </w:r>
            <w:r w:rsidR="00FD7838" w:rsidRPr="00D929DE">
              <w:t xml:space="preserve"> </w:t>
            </w:r>
            <w:r w:rsidRPr="00D929DE">
              <w:t xml:space="preserve">is ‘authorized’, where the transaction’s ID and the state of AUTHORIZED was returned in the response to the Authorize operation. </w:t>
            </w:r>
          </w:p>
          <w:p w14:paraId="4307C1DA" w14:textId="77777777" w:rsidR="00266645" w:rsidRPr="00D929DE" w:rsidRDefault="00266645" w:rsidP="008A7560">
            <w:pPr>
              <w:pStyle w:val="ListParagraph"/>
              <w:numPr>
                <w:ilvl w:val="1"/>
                <w:numId w:val="17"/>
              </w:numPr>
            </w:pPr>
            <w:r w:rsidRPr="00D929DE">
              <w:t xml:space="preserve">See steps 1-6 in Section </w:t>
            </w:r>
            <w:r w:rsidRPr="00D929DE">
              <w:fldChar w:fldCharType="begin"/>
            </w:r>
            <w:r w:rsidRPr="00D929DE">
              <w:instrText xml:space="preserve"> REF _Ref233984256 \w \p \h </w:instrText>
            </w:r>
            <w:r w:rsidRPr="00D929DE">
              <w:fldChar w:fldCharType="separate"/>
            </w:r>
            <w:r w:rsidR="00517227">
              <w:t>3.1.5.1 above</w:t>
            </w:r>
            <w:r w:rsidRPr="00D929DE">
              <w:fldChar w:fldCharType="end"/>
            </w:r>
            <w:r w:rsidRPr="00D929DE">
              <w:t>.</w:t>
            </w:r>
          </w:p>
          <w:p w14:paraId="61DB8553" w14:textId="7B21BEE6" w:rsidR="001B5BEF" w:rsidRPr="00D929DE" w:rsidRDefault="00266645" w:rsidP="008A7560">
            <w:pPr>
              <w:pStyle w:val="ListParagraph"/>
              <w:numPr>
                <w:ilvl w:val="0"/>
                <w:numId w:val="17"/>
              </w:numPr>
            </w:pPr>
            <w:r w:rsidRPr="00D929DE">
              <w:t>If a Cancel</w:t>
            </w:r>
            <w:r w:rsidR="00713089">
              <w:t xml:space="preserve"> operation</w:t>
            </w:r>
            <w:r w:rsidRPr="00D929DE">
              <w:t xml:space="preserve"> or Confirm Operation is not received for an ‘authorized’ transaction </w:t>
            </w:r>
            <w:r w:rsidR="00C3527E">
              <w:t>before the authorization period timer expires</w:t>
            </w:r>
            <w:r w:rsidRPr="00D929DE">
              <w:t xml:space="preserve">, the </w:t>
            </w:r>
            <w:r w:rsidR="001B5BEF" w:rsidRPr="00D929DE">
              <w:t>PSEP</w:t>
            </w:r>
            <w:r w:rsidRPr="00D929DE">
              <w:t xml:space="preserve"> will </w:t>
            </w:r>
            <w:r w:rsidR="001B5BEF" w:rsidRPr="00C9677D">
              <w:rPr>
                <w:i/>
              </w:rPr>
              <w:t>‘</w:t>
            </w:r>
            <w:r w:rsidR="00D067F7">
              <w:rPr>
                <w:i/>
              </w:rPr>
              <w:t>decline</w:t>
            </w:r>
            <w:r w:rsidR="001B5BEF" w:rsidRPr="00C9677D">
              <w:rPr>
                <w:i/>
              </w:rPr>
              <w:t>’</w:t>
            </w:r>
            <w:r w:rsidR="001B5BEF" w:rsidRPr="00D929DE">
              <w:t xml:space="preserve"> </w:t>
            </w:r>
            <w:r w:rsidRPr="00D929DE">
              <w:t>the ‘authorized’ transaction</w:t>
            </w:r>
            <w:r w:rsidR="00FE3E5F" w:rsidRPr="00D929DE">
              <w:t xml:space="preserve">, where PSEP changes the transaction state to </w:t>
            </w:r>
            <w:r w:rsidR="00FE3E5F" w:rsidRPr="007D16C1">
              <w:t>AUTHORIZATION_</w:t>
            </w:r>
            <w:r w:rsidR="00D067F7" w:rsidRPr="00D067F7">
              <w:t>DECLINED</w:t>
            </w:r>
            <w:r w:rsidRPr="00D929DE">
              <w:t xml:space="preserve">. </w:t>
            </w:r>
          </w:p>
          <w:p w14:paraId="096B0FB0" w14:textId="7AD1C99B" w:rsidR="00266645" w:rsidRPr="00D929DE" w:rsidRDefault="00266645" w:rsidP="008A7560">
            <w:pPr>
              <w:pStyle w:val="ListParagraph"/>
              <w:numPr>
                <w:ilvl w:val="1"/>
                <w:numId w:val="17"/>
              </w:numPr>
            </w:pPr>
            <w:r w:rsidRPr="00D929DE">
              <w:t xml:space="preserve">If a TPA sends a Confirm </w:t>
            </w:r>
            <w:r w:rsidR="00713089">
              <w:t xml:space="preserve">operation </w:t>
            </w:r>
            <w:r w:rsidRPr="00D929DE">
              <w:t xml:space="preserve">or </w:t>
            </w:r>
            <w:r w:rsidR="001B5BEF" w:rsidRPr="00D929DE">
              <w:t xml:space="preserve">Cancel </w:t>
            </w:r>
            <w:r w:rsidRPr="00D929DE">
              <w:t xml:space="preserve">operation with the transaction ID of an ‘authorized’ transaction </w:t>
            </w:r>
            <w:r w:rsidR="001B5BEF" w:rsidRPr="00D929DE">
              <w:t>whose authorization period has expired</w:t>
            </w:r>
            <w:r w:rsidRPr="00D929DE">
              <w:t xml:space="preserve">, an appropriate error is thrown.  </w:t>
            </w:r>
          </w:p>
          <w:p w14:paraId="30039FBA" w14:textId="0DCF11DE" w:rsidR="00266645" w:rsidRDefault="00266645" w:rsidP="008A7560">
            <w:pPr>
              <w:pStyle w:val="ListParagraph"/>
              <w:numPr>
                <w:ilvl w:val="1"/>
                <w:numId w:val="17"/>
              </w:numPr>
            </w:pPr>
            <w:r w:rsidRPr="00D929DE">
              <w:t xml:space="preserve">Until the ‘authorized’ transaction is </w:t>
            </w:r>
            <w:r w:rsidR="001B5BEF" w:rsidRPr="00D929DE">
              <w:rPr>
                <w:i/>
              </w:rPr>
              <w:t>‘</w:t>
            </w:r>
            <w:r w:rsidR="00D067F7">
              <w:rPr>
                <w:i/>
              </w:rPr>
              <w:t>declined</w:t>
            </w:r>
            <w:r w:rsidR="00D067F7" w:rsidRPr="00D929DE">
              <w:rPr>
                <w:i/>
              </w:rPr>
              <w:t>’</w:t>
            </w:r>
            <w:r w:rsidRPr="00D929DE">
              <w:t xml:space="preserve">, the </w:t>
            </w:r>
            <w:r w:rsidR="001B5BEF" w:rsidRPr="00D929DE">
              <w:t>‘</w:t>
            </w:r>
            <w:r w:rsidRPr="00D929DE">
              <w:t xml:space="preserve"> Spending Limits for the Subscriber ID contained in the </w:t>
            </w:r>
            <w:r w:rsidR="001B5BEF" w:rsidRPr="00D929DE">
              <w:t xml:space="preserve">‘authorized’ </w:t>
            </w:r>
            <w:r w:rsidRPr="00D929DE">
              <w:t xml:space="preserve">operation counts this transaction </w:t>
            </w:r>
            <w:r w:rsidRPr="00D929DE">
              <w:lastRenderedPageBreak/>
              <w:t xml:space="preserve">against the </w:t>
            </w:r>
            <w:r w:rsidR="001B5BEF" w:rsidRPr="00D929DE">
              <w:t>Spent</w:t>
            </w:r>
            <w:r w:rsidRPr="00D929DE">
              <w:t xml:space="preserve"> amount.  If an Authorize operation is </w:t>
            </w:r>
            <w:r w:rsidR="001B5BEF" w:rsidRPr="00C9677D">
              <w:rPr>
                <w:i/>
              </w:rPr>
              <w:t>‘</w:t>
            </w:r>
            <w:r w:rsidR="00D067F7">
              <w:rPr>
                <w:i/>
              </w:rPr>
              <w:t>declined</w:t>
            </w:r>
            <w:r w:rsidR="00C3527E">
              <w:rPr>
                <w:i/>
              </w:rPr>
              <w:t>’</w:t>
            </w:r>
            <w:r w:rsidRPr="00D929DE">
              <w:t xml:space="preserve">, then the Spending Limits amount for the impacted </w:t>
            </w:r>
            <w:r w:rsidR="001B5BEF" w:rsidRPr="00D929DE">
              <w:t>MDN</w:t>
            </w:r>
            <w:r w:rsidRPr="00D929DE">
              <w:t xml:space="preserve"> is updated accordingly. </w:t>
            </w:r>
          </w:p>
          <w:p w14:paraId="2077DD6C" w14:textId="58B04DE8" w:rsidR="00003C62" w:rsidRPr="00D929DE" w:rsidRDefault="00003C62" w:rsidP="008A7560">
            <w:pPr>
              <w:pStyle w:val="ListParagraph"/>
              <w:numPr>
                <w:ilvl w:val="1"/>
                <w:numId w:val="17"/>
              </w:numPr>
            </w:pPr>
            <w:r>
              <w:t>Note: a Diameter Terminate-Cancel is not sent to OCS</w:t>
            </w:r>
          </w:p>
        </w:tc>
      </w:tr>
      <w:tr w:rsidR="00266645" w:rsidRPr="00D929DE" w14:paraId="10BF578A" w14:textId="77777777" w:rsidTr="00075ABB">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1D6397B2" w14:textId="77777777" w:rsidR="00266645" w:rsidRPr="00D929DE" w:rsidRDefault="00266645" w:rsidP="00DE3E21"/>
        </w:tc>
      </w:tr>
    </w:tbl>
    <w:p w14:paraId="4B232B0E" w14:textId="529AE49E" w:rsidR="00E37332" w:rsidRPr="00D929DE" w:rsidRDefault="008C317A" w:rsidP="00DE3E21">
      <w:pPr>
        <w:pStyle w:val="Heading4"/>
      </w:pPr>
      <w:bookmarkStart w:id="1114" w:name="_Toc367633758"/>
      <w:r w:rsidRPr="00D929DE">
        <w:t>BoBo Payment Web Services HTTP Response Codes and SOAP Exceptions</w:t>
      </w:r>
      <w:bookmarkEnd w:id="1112"/>
      <w:bookmarkEnd w:id="1114"/>
    </w:p>
    <w:p w14:paraId="4D382685" w14:textId="4588054E" w:rsidR="00986FB1" w:rsidRPr="00D929DE" w:rsidRDefault="008C317A" w:rsidP="00ED2292">
      <w:pPr>
        <w:pStyle w:val="NormalWeb"/>
        <w:rPr>
          <w:shd w:val="clear" w:color="auto" w:fill="FFFFFF"/>
        </w:rPr>
      </w:pPr>
      <w:r w:rsidRPr="00D929DE">
        <w:rPr>
          <w:shd w:val="clear" w:color="auto" w:fill="FFFFFF"/>
        </w:rPr>
        <w:t xml:space="preserve">The HTTP Response Codes </w:t>
      </w:r>
      <w:r w:rsidR="003C105E" w:rsidRPr="00D929DE">
        <w:rPr>
          <w:shd w:val="clear" w:color="auto" w:fill="FFFFFF"/>
        </w:rPr>
        <w:t>and SOAP Exceptions can be found</w:t>
      </w:r>
      <w:r w:rsidRPr="00D929DE">
        <w:rPr>
          <w:shd w:val="clear" w:color="auto" w:fill="FFFFFF"/>
        </w:rPr>
        <w:t xml:space="preserve"> in </w:t>
      </w:r>
      <w:r w:rsidR="003D0F15" w:rsidRPr="00D929DE">
        <w:t>reference [</w:t>
      </w:r>
      <w:r w:rsidR="003D0F15" w:rsidRPr="00D929DE">
        <w:fldChar w:fldCharType="begin"/>
      </w:r>
      <w:r w:rsidR="003D0F15" w:rsidRPr="00D929DE">
        <w:instrText xml:space="preserve"> REF _Ref233204070 \w \h </w:instrText>
      </w:r>
      <w:r w:rsidR="003D0F15" w:rsidRPr="00D929DE">
        <w:fldChar w:fldCharType="separate"/>
      </w:r>
      <w:r w:rsidR="00517227">
        <w:t>5</w:t>
      </w:r>
      <w:r w:rsidR="003D0F15" w:rsidRPr="00D929DE">
        <w:fldChar w:fldCharType="end"/>
      </w:r>
      <w:r w:rsidR="003D0F15" w:rsidRPr="00D929DE">
        <w:t>]</w:t>
      </w:r>
      <w:r w:rsidR="00A5688C" w:rsidRPr="00D929DE">
        <w:t>.</w:t>
      </w:r>
    </w:p>
    <w:p w14:paraId="31DDC73E" w14:textId="51117F06" w:rsidR="00B85E3F" w:rsidRPr="00D929DE" w:rsidRDefault="00B85E3F" w:rsidP="007C1FCB">
      <w:pPr>
        <w:pStyle w:val="Heading2"/>
        <w:pageBreakBefore/>
      </w:pPr>
      <w:bookmarkStart w:id="1115" w:name="_Toc367633759"/>
      <w:r w:rsidRPr="00D929DE">
        <w:lastRenderedPageBreak/>
        <w:t>GCB Payment Web Services Overview</w:t>
      </w:r>
      <w:bookmarkEnd w:id="1115"/>
    </w:p>
    <w:p w14:paraId="24316134" w14:textId="77777777" w:rsidR="00B85E3F" w:rsidRPr="00D929DE" w:rsidRDefault="00B85E3F" w:rsidP="00DE3E21">
      <w:pPr>
        <w:pStyle w:val="Heading3"/>
      </w:pPr>
      <w:r w:rsidRPr="00D929DE">
        <w:t xml:space="preserve"> </w:t>
      </w:r>
      <w:bookmarkStart w:id="1116" w:name="_Toc367633760"/>
      <w:r w:rsidR="00686B4C" w:rsidRPr="00D929DE">
        <w:t>GCB</w:t>
      </w:r>
      <w:r w:rsidRPr="00D929DE">
        <w:t xml:space="preserve"> Web Service Methods Supported</w:t>
      </w:r>
      <w:bookmarkEnd w:id="1116"/>
      <w:r w:rsidRPr="00D929DE">
        <w:t xml:space="preserve"> </w:t>
      </w:r>
    </w:p>
    <w:p w14:paraId="156ACCE7" w14:textId="77280F4F" w:rsidR="00B85E3F" w:rsidRPr="00D929DE" w:rsidRDefault="00B85E3F" w:rsidP="00ED2292">
      <w:r w:rsidRPr="00D929DE">
        <w:t>The SOAP web-service operations supported are listed in the table below</w:t>
      </w:r>
      <w:r w:rsidR="00686B4C" w:rsidRPr="00D929DE">
        <w:t xml:space="preserve"> </w:t>
      </w:r>
      <w:r w:rsidR="00702F22" w:rsidRPr="00D929DE">
        <w:t>for GCB APIs version 3</w:t>
      </w:r>
      <w:r w:rsidR="00CF3015" w:rsidRPr="00D929DE">
        <w:t>, which are the same methods supported for Postpaid</w:t>
      </w:r>
      <w:r w:rsidR="00702F22" w:rsidRPr="00D929DE">
        <w:t xml:space="preserve"> – see </w:t>
      </w:r>
      <w:r w:rsidR="005B74E7" w:rsidRPr="00D929DE">
        <w:t>reference</w:t>
      </w:r>
      <w:r w:rsidR="008F2E98">
        <w:t>s</w:t>
      </w:r>
      <w:r w:rsidR="005B74E7" w:rsidRPr="00D929DE">
        <w:t xml:space="preserve"> [</w:t>
      </w:r>
      <w:r w:rsidR="005B74E7" w:rsidRPr="00D929DE">
        <w:fldChar w:fldCharType="begin"/>
      </w:r>
      <w:r w:rsidR="005B74E7" w:rsidRPr="00D929DE">
        <w:instrText xml:space="preserve"> REF _Ref233204231 \w \h </w:instrText>
      </w:r>
      <w:r w:rsidR="005B74E7" w:rsidRPr="00D929DE">
        <w:fldChar w:fldCharType="separate"/>
      </w:r>
      <w:r w:rsidR="00517227">
        <w:t>6</w:t>
      </w:r>
      <w:r w:rsidR="005B74E7" w:rsidRPr="00D929DE">
        <w:fldChar w:fldCharType="end"/>
      </w:r>
      <w:r w:rsidR="005B74E7" w:rsidRPr="00D929DE">
        <w:t>]</w:t>
      </w:r>
      <w:r w:rsidR="008F2E98">
        <w:t xml:space="preserve"> and [</w:t>
      </w:r>
      <w:r w:rsidR="008F2E98">
        <w:fldChar w:fldCharType="begin"/>
      </w:r>
      <w:r w:rsidR="008F2E98">
        <w:instrText xml:space="preserve"> REF _Ref236918725 \w \h </w:instrText>
      </w:r>
      <w:r w:rsidR="008F2E98">
        <w:fldChar w:fldCharType="separate"/>
      </w:r>
      <w:r w:rsidR="00517227">
        <w:t>15</w:t>
      </w:r>
      <w:r w:rsidR="008F2E98">
        <w:fldChar w:fldCharType="end"/>
      </w:r>
      <w:r w:rsidR="008F2E98">
        <w:t>].</w:t>
      </w:r>
    </w:p>
    <w:p w14:paraId="3D43788F" w14:textId="77777777" w:rsidR="00B85E3F" w:rsidRPr="00D929DE" w:rsidRDefault="00B85E3F" w:rsidP="00ED2292"/>
    <w:tbl>
      <w:tblPr>
        <w:tblW w:w="4829" w:type="pct"/>
        <w:tblCellSpacing w:w="0" w:type="dxa"/>
        <w:tblBorders>
          <w:top w:val="outset" w:sz="6" w:space="0" w:color="000000"/>
          <w:left w:val="outset" w:sz="6" w:space="0" w:color="000000"/>
          <w:bottom w:val="outset" w:sz="6" w:space="0" w:color="000000"/>
          <w:right w:val="outset" w:sz="6" w:space="0" w:color="000000"/>
        </w:tblBorders>
        <w:tblCellMar>
          <w:top w:w="80" w:type="dxa"/>
          <w:left w:w="80" w:type="dxa"/>
          <w:bottom w:w="80" w:type="dxa"/>
          <w:right w:w="80" w:type="dxa"/>
        </w:tblCellMar>
        <w:tblLook w:val="04A0" w:firstRow="1" w:lastRow="0" w:firstColumn="1" w:lastColumn="0" w:noHBand="0" w:noVBand="1"/>
      </w:tblPr>
      <w:tblGrid>
        <w:gridCol w:w="1440"/>
        <w:gridCol w:w="3212"/>
        <w:gridCol w:w="4850"/>
      </w:tblGrid>
      <w:tr w:rsidR="00FB231E" w:rsidRPr="002B54C0" w14:paraId="78219B35" w14:textId="77777777" w:rsidTr="00581522">
        <w:trPr>
          <w:cantSplit/>
          <w:tblHeader/>
          <w:tblCellSpacing w:w="0" w:type="dxa"/>
        </w:trPr>
        <w:tc>
          <w:tcPr>
            <w:tcW w:w="758" w:type="pct"/>
            <w:tcBorders>
              <w:top w:val="outset" w:sz="6" w:space="0" w:color="000000"/>
              <w:left w:val="outset" w:sz="6" w:space="0" w:color="000000"/>
              <w:bottom w:val="outset" w:sz="6" w:space="0" w:color="000000"/>
              <w:right w:val="outset" w:sz="6" w:space="0" w:color="000000"/>
            </w:tcBorders>
            <w:shd w:val="clear" w:color="auto" w:fill="CCCCCC"/>
            <w:hideMark/>
          </w:tcPr>
          <w:p w14:paraId="6074DA18" w14:textId="77777777" w:rsidR="00B85E3F" w:rsidRPr="00F50EB0" w:rsidRDefault="00B85E3F" w:rsidP="00F50EB0">
            <w:pPr>
              <w:pStyle w:val="western2"/>
              <w:jc w:val="center"/>
              <w:rPr>
                <w:sz w:val="24"/>
                <w:szCs w:val="24"/>
              </w:rPr>
            </w:pPr>
            <w:r w:rsidRPr="00F50EB0">
              <w:rPr>
                <w:sz w:val="24"/>
                <w:szCs w:val="24"/>
              </w:rPr>
              <w:t>Interface</w:t>
            </w:r>
          </w:p>
        </w:tc>
        <w:tc>
          <w:tcPr>
            <w:tcW w:w="1690" w:type="pct"/>
            <w:tcBorders>
              <w:top w:val="outset" w:sz="6" w:space="0" w:color="000000"/>
              <w:left w:val="outset" w:sz="6" w:space="0" w:color="000000"/>
              <w:bottom w:val="outset" w:sz="6" w:space="0" w:color="000000"/>
              <w:right w:val="outset" w:sz="6" w:space="0" w:color="000000"/>
            </w:tcBorders>
            <w:shd w:val="clear" w:color="auto" w:fill="CCCCCC"/>
            <w:hideMark/>
          </w:tcPr>
          <w:p w14:paraId="7DDFA3E1" w14:textId="77777777" w:rsidR="00B85E3F" w:rsidRPr="00F50EB0" w:rsidRDefault="00B85E3F" w:rsidP="00F50EB0">
            <w:pPr>
              <w:pStyle w:val="western2"/>
              <w:jc w:val="center"/>
              <w:rPr>
                <w:sz w:val="24"/>
                <w:szCs w:val="24"/>
              </w:rPr>
            </w:pPr>
            <w:r w:rsidRPr="00F50EB0">
              <w:rPr>
                <w:sz w:val="24"/>
                <w:szCs w:val="24"/>
              </w:rPr>
              <w:t>Operation</w:t>
            </w:r>
          </w:p>
        </w:tc>
        <w:tc>
          <w:tcPr>
            <w:tcW w:w="2552" w:type="pct"/>
            <w:tcBorders>
              <w:top w:val="outset" w:sz="6" w:space="0" w:color="000000"/>
              <w:left w:val="outset" w:sz="6" w:space="0" w:color="000000"/>
              <w:bottom w:val="outset" w:sz="6" w:space="0" w:color="000000"/>
              <w:right w:val="outset" w:sz="6" w:space="0" w:color="000000"/>
            </w:tcBorders>
            <w:shd w:val="clear" w:color="auto" w:fill="CCCCCC"/>
          </w:tcPr>
          <w:p w14:paraId="079EF4CA" w14:textId="77777777" w:rsidR="00B85E3F" w:rsidRPr="00F50EB0" w:rsidRDefault="00B85E3F" w:rsidP="00F50EB0">
            <w:pPr>
              <w:pStyle w:val="western2"/>
              <w:jc w:val="center"/>
              <w:rPr>
                <w:bCs/>
                <w:sz w:val="24"/>
                <w:szCs w:val="24"/>
              </w:rPr>
            </w:pPr>
            <w:r w:rsidRPr="00F50EB0">
              <w:rPr>
                <w:sz w:val="24"/>
                <w:szCs w:val="24"/>
              </w:rPr>
              <w:t>Description</w:t>
            </w:r>
          </w:p>
        </w:tc>
      </w:tr>
      <w:tr w:rsidR="00FB231E" w:rsidRPr="00D929DE" w14:paraId="0469FCBD" w14:textId="77777777" w:rsidTr="00581522">
        <w:trPr>
          <w:tblCellSpacing w:w="0" w:type="dxa"/>
        </w:trPr>
        <w:tc>
          <w:tcPr>
            <w:tcW w:w="758" w:type="pct"/>
            <w:vMerge w:val="restart"/>
            <w:tcBorders>
              <w:top w:val="outset" w:sz="6" w:space="0" w:color="000000"/>
              <w:left w:val="outset" w:sz="6" w:space="0" w:color="000000"/>
              <w:bottom w:val="outset" w:sz="6" w:space="0" w:color="000000"/>
              <w:right w:val="outset" w:sz="6" w:space="0" w:color="000000"/>
            </w:tcBorders>
            <w:hideMark/>
          </w:tcPr>
          <w:p w14:paraId="3C4C3870" w14:textId="77777777" w:rsidR="00B85E3F" w:rsidRPr="00F50EB0" w:rsidRDefault="00B85E3F" w:rsidP="00DE3E21">
            <w:pPr>
              <w:pStyle w:val="western1"/>
              <w:rPr>
                <w:rFonts w:ascii="Times New Roman" w:hAnsi="Times New Roman"/>
              </w:rPr>
            </w:pPr>
            <w:r w:rsidRPr="00F50EB0">
              <w:rPr>
                <w:rFonts w:ascii="Times New Roman" w:hAnsi="Times New Roman"/>
                <w:sz w:val="22"/>
              </w:rPr>
              <w:t>Web-service</w:t>
            </w:r>
          </w:p>
        </w:tc>
        <w:tc>
          <w:tcPr>
            <w:tcW w:w="1690" w:type="pct"/>
            <w:tcBorders>
              <w:top w:val="outset" w:sz="6" w:space="0" w:color="000000"/>
              <w:left w:val="outset" w:sz="6" w:space="0" w:color="000000"/>
              <w:bottom w:val="outset" w:sz="6" w:space="0" w:color="000000"/>
              <w:right w:val="outset" w:sz="6" w:space="0" w:color="000000"/>
            </w:tcBorders>
            <w:hideMark/>
          </w:tcPr>
          <w:p w14:paraId="531E0803" w14:textId="77777777" w:rsidR="00B85E3F" w:rsidRPr="00F50EB0" w:rsidRDefault="00581522" w:rsidP="002B54C0">
            <w:pPr>
              <w:pStyle w:val="western1"/>
              <w:jc w:val="center"/>
              <w:rPr>
                <w:rFonts w:ascii="Times New Roman" w:hAnsi="Times New Roman"/>
              </w:rPr>
            </w:pPr>
            <w:r w:rsidRPr="00F50EB0">
              <w:rPr>
                <w:rFonts w:ascii="Times New Roman" w:hAnsi="Times New Roman"/>
              </w:rPr>
              <w:t>Auth</w:t>
            </w:r>
          </w:p>
        </w:tc>
        <w:tc>
          <w:tcPr>
            <w:tcW w:w="2552" w:type="pct"/>
            <w:tcBorders>
              <w:top w:val="outset" w:sz="6" w:space="0" w:color="000000"/>
              <w:left w:val="outset" w:sz="6" w:space="0" w:color="000000"/>
              <w:bottom w:val="outset" w:sz="6" w:space="0" w:color="000000"/>
              <w:right w:val="outset" w:sz="6" w:space="0" w:color="000000"/>
            </w:tcBorders>
          </w:tcPr>
          <w:p w14:paraId="518F6030" w14:textId="6AF29DCE" w:rsidR="00B85E3F" w:rsidRPr="00F50EB0" w:rsidRDefault="00581522" w:rsidP="00F50EB0">
            <w:pPr>
              <w:pStyle w:val="IndexHeading"/>
              <w:spacing w:before="120" w:after="120"/>
              <w:ind w:right="508"/>
              <w:contextualSpacing/>
              <w:rPr>
                <w:rFonts w:ascii="Times New Roman" w:hAnsi="Times New Roman"/>
                <w:b w:val="0"/>
                <w:noProof w:val="0"/>
                <w:sz w:val="20"/>
                <w:lang w:val="en-US"/>
              </w:rPr>
            </w:pPr>
            <w:r w:rsidRPr="00F50EB0">
              <w:rPr>
                <w:rFonts w:ascii="Times New Roman" w:hAnsi="Times New Roman"/>
                <w:b w:val="0"/>
                <w:noProof w:val="0"/>
                <w:sz w:val="20"/>
                <w:lang w:val="en-US"/>
              </w:rPr>
              <w:t>Is called to authorize the purchase of content or services</w:t>
            </w:r>
          </w:p>
        </w:tc>
      </w:tr>
      <w:tr w:rsidR="00FB231E" w:rsidRPr="00D929DE" w14:paraId="1540B962" w14:textId="77777777" w:rsidTr="00581522">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hideMark/>
          </w:tcPr>
          <w:p w14:paraId="71119654" w14:textId="77777777" w:rsidR="00B85E3F" w:rsidRPr="00D929DE" w:rsidRDefault="00B85E3F" w:rsidP="00ED2292"/>
        </w:tc>
        <w:tc>
          <w:tcPr>
            <w:tcW w:w="1690" w:type="pct"/>
            <w:tcBorders>
              <w:top w:val="outset" w:sz="6" w:space="0" w:color="000000"/>
              <w:left w:val="outset" w:sz="6" w:space="0" w:color="000000"/>
              <w:bottom w:val="outset" w:sz="6" w:space="0" w:color="000000"/>
              <w:right w:val="outset" w:sz="6" w:space="0" w:color="000000"/>
            </w:tcBorders>
            <w:hideMark/>
          </w:tcPr>
          <w:p w14:paraId="4AC11325" w14:textId="77777777" w:rsidR="00B85E3F" w:rsidRPr="00F50EB0" w:rsidRDefault="00581522" w:rsidP="002B54C0">
            <w:pPr>
              <w:pStyle w:val="western1"/>
              <w:jc w:val="center"/>
              <w:rPr>
                <w:rFonts w:ascii="Times New Roman" w:hAnsi="Times New Roman"/>
              </w:rPr>
            </w:pPr>
            <w:r w:rsidRPr="00F50EB0">
              <w:rPr>
                <w:rFonts w:ascii="Times New Roman" w:hAnsi="Times New Roman"/>
              </w:rPr>
              <w:t>Echo</w:t>
            </w:r>
          </w:p>
        </w:tc>
        <w:tc>
          <w:tcPr>
            <w:tcW w:w="2552" w:type="pct"/>
            <w:tcBorders>
              <w:top w:val="outset" w:sz="6" w:space="0" w:color="000000"/>
              <w:left w:val="outset" w:sz="6" w:space="0" w:color="000000"/>
              <w:bottom w:val="outset" w:sz="6" w:space="0" w:color="000000"/>
              <w:right w:val="outset" w:sz="6" w:space="0" w:color="000000"/>
            </w:tcBorders>
          </w:tcPr>
          <w:p w14:paraId="6C084B61" w14:textId="77777777" w:rsidR="00B85E3F" w:rsidRPr="00F50EB0" w:rsidRDefault="00827D2E" w:rsidP="006A71E7">
            <w:pPr>
              <w:pStyle w:val="IndexHeading"/>
              <w:spacing w:before="120" w:after="120"/>
              <w:ind w:right="508"/>
              <w:contextualSpacing/>
              <w:rPr>
                <w:rFonts w:ascii="Times New Roman" w:hAnsi="Times New Roman"/>
                <w:b w:val="0"/>
                <w:noProof w:val="0"/>
                <w:sz w:val="20"/>
                <w:lang w:val="en-US"/>
              </w:rPr>
            </w:pPr>
            <w:r w:rsidRPr="00F50EB0">
              <w:rPr>
                <w:rFonts w:ascii="Times New Roman" w:hAnsi="Times New Roman"/>
                <w:b w:val="0"/>
                <w:noProof w:val="0"/>
                <w:sz w:val="20"/>
                <w:lang w:val="en-US"/>
              </w:rPr>
              <w:t>Is used only for debugging, connectivity testing and does not contain any business logic</w:t>
            </w:r>
          </w:p>
        </w:tc>
      </w:tr>
      <w:tr w:rsidR="00FB231E" w:rsidRPr="00D929DE" w14:paraId="3BD2B0EE" w14:textId="77777777" w:rsidTr="00581522">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6F14A2DD" w14:textId="77777777" w:rsidR="00B85E3F" w:rsidRPr="00D929DE" w:rsidRDefault="00B85E3F" w:rsidP="00ED2292"/>
        </w:tc>
        <w:tc>
          <w:tcPr>
            <w:tcW w:w="1690" w:type="pct"/>
            <w:tcBorders>
              <w:top w:val="outset" w:sz="6" w:space="0" w:color="000000"/>
              <w:left w:val="outset" w:sz="6" w:space="0" w:color="000000"/>
              <w:bottom w:val="outset" w:sz="6" w:space="0" w:color="000000"/>
              <w:right w:val="outset" w:sz="6" w:space="0" w:color="000000"/>
            </w:tcBorders>
          </w:tcPr>
          <w:p w14:paraId="05B8F652" w14:textId="77777777" w:rsidR="00B85E3F" w:rsidRPr="00F50EB0" w:rsidRDefault="00581522" w:rsidP="002B54C0">
            <w:pPr>
              <w:pStyle w:val="western1"/>
              <w:jc w:val="center"/>
              <w:rPr>
                <w:rFonts w:ascii="Times New Roman" w:hAnsi="Times New Roman"/>
              </w:rPr>
            </w:pPr>
            <w:r w:rsidRPr="00F50EB0">
              <w:rPr>
                <w:rFonts w:ascii="Times New Roman" w:hAnsi="Times New Roman"/>
              </w:rPr>
              <w:t>GetProvisioning</w:t>
            </w:r>
          </w:p>
        </w:tc>
        <w:tc>
          <w:tcPr>
            <w:tcW w:w="2552" w:type="pct"/>
            <w:tcBorders>
              <w:top w:val="outset" w:sz="6" w:space="0" w:color="000000"/>
              <w:left w:val="outset" w:sz="6" w:space="0" w:color="000000"/>
              <w:bottom w:val="outset" w:sz="6" w:space="0" w:color="000000"/>
              <w:right w:val="outset" w:sz="6" w:space="0" w:color="000000"/>
            </w:tcBorders>
          </w:tcPr>
          <w:p w14:paraId="23CE48FC" w14:textId="77777777" w:rsidR="00B85E3F" w:rsidRPr="00F50EB0" w:rsidRDefault="00827D2E" w:rsidP="006A71E7">
            <w:pPr>
              <w:pStyle w:val="IndexHeading"/>
              <w:spacing w:before="120" w:after="120"/>
              <w:ind w:right="508"/>
              <w:contextualSpacing/>
              <w:rPr>
                <w:rFonts w:ascii="Times New Roman" w:hAnsi="Times New Roman"/>
                <w:b w:val="0"/>
                <w:noProof w:val="0"/>
                <w:sz w:val="20"/>
                <w:lang w:val="en-US"/>
              </w:rPr>
            </w:pPr>
            <w:r w:rsidRPr="00F50EB0">
              <w:rPr>
                <w:rFonts w:ascii="Times New Roman" w:hAnsi="Times New Roman"/>
                <w:b w:val="0"/>
                <w:noProof w:val="0"/>
                <w:sz w:val="20"/>
                <w:lang w:val="en-US"/>
              </w:rPr>
              <w:t>Checks the eligibility of a USCC subscriber for GCB</w:t>
            </w:r>
          </w:p>
        </w:tc>
      </w:tr>
      <w:tr w:rsidR="00FB231E" w:rsidRPr="00D929DE" w14:paraId="592C9DC9" w14:textId="77777777" w:rsidTr="00581522">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1CDA7BF2" w14:textId="77777777" w:rsidR="00B85E3F" w:rsidRPr="00D929DE" w:rsidRDefault="00B85E3F" w:rsidP="00ED2292"/>
        </w:tc>
        <w:tc>
          <w:tcPr>
            <w:tcW w:w="1690" w:type="pct"/>
            <w:tcBorders>
              <w:top w:val="outset" w:sz="6" w:space="0" w:color="000000"/>
              <w:left w:val="outset" w:sz="6" w:space="0" w:color="000000"/>
              <w:bottom w:val="outset" w:sz="6" w:space="0" w:color="000000"/>
              <w:right w:val="outset" w:sz="6" w:space="0" w:color="000000"/>
            </w:tcBorders>
          </w:tcPr>
          <w:p w14:paraId="04D1B275" w14:textId="3A566856" w:rsidR="00B85E3F" w:rsidRPr="00F50EB0" w:rsidRDefault="00581522" w:rsidP="002B54C0">
            <w:pPr>
              <w:pStyle w:val="western1"/>
              <w:jc w:val="center"/>
              <w:rPr>
                <w:rFonts w:ascii="Times New Roman" w:hAnsi="Times New Roman"/>
              </w:rPr>
            </w:pPr>
            <w:r w:rsidRPr="00F50EB0">
              <w:rPr>
                <w:rFonts w:ascii="Times New Roman" w:hAnsi="Times New Roman"/>
              </w:rPr>
              <w:t>Cancel</w:t>
            </w:r>
            <w:r w:rsidR="001531FB" w:rsidRPr="00F50EB0">
              <w:rPr>
                <w:rFonts w:ascii="Times New Roman" w:hAnsi="Times New Roman"/>
              </w:rPr>
              <w:t>Notification</w:t>
            </w:r>
          </w:p>
        </w:tc>
        <w:tc>
          <w:tcPr>
            <w:tcW w:w="2552" w:type="pct"/>
            <w:tcBorders>
              <w:top w:val="outset" w:sz="6" w:space="0" w:color="000000"/>
              <w:left w:val="outset" w:sz="6" w:space="0" w:color="000000"/>
              <w:bottom w:val="outset" w:sz="6" w:space="0" w:color="000000"/>
              <w:right w:val="outset" w:sz="6" w:space="0" w:color="000000"/>
            </w:tcBorders>
          </w:tcPr>
          <w:p w14:paraId="7B81D070" w14:textId="77777777" w:rsidR="00B85E3F" w:rsidRPr="00F50EB0" w:rsidRDefault="00827D2E" w:rsidP="006A71E7">
            <w:pPr>
              <w:pStyle w:val="IndexHeading"/>
              <w:spacing w:before="120" w:after="120"/>
              <w:ind w:right="508"/>
              <w:contextualSpacing/>
              <w:rPr>
                <w:rFonts w:ascii="Times New Roman" w:hAnsi="Times New Roman"/>
                <w:b w:val="0"/>
                <w:noProof w:val="0"/>
                <w:sz w:val="20"/>
                <w:lang w:val="en-US"/>
              </w:rPr>
            </w:pPr>
            <w:r w:rsidRPr="00F50EB0">
              <w:rPr>
                <w:rFonts w:ascii="Times New Roman" w:hAnsi="Times New Roman"/>
                <w:b w:val="0"/>
                <w:noProof w:val="0"/>
                <w:sz w:val="20"/>
                <w:lang w:val="en-US"/>
              </w:rPr>
              <w:t xml:space="preserve">Is called to cancel an </w:t>
            </w:r>
            <w:r w:rsidR="00702F22" w:rsidRPr="00F50EB0">
              <w:rPr>
                <w:rFonts w:ascii="Times New Roman" w:hAnsi="Times New Roman"/>
                <w:b w:val="0"/>
                <w:noProof w:val="0"/>
                <w:sz w:val="20"/>
                <w:lang w:val="en-US"/>
              </w:rPr>
              <w:t>‘</w:t>
            </w:r>
            <w:r w:rsidRPr="00F50EB0">
              <w:rPr>
                <w:rFonts w:ascii="Times New Roman" w:hAnsi="Times New Roman"/>
                <w:b w:val="0"/>
                <w:noProof w:val="0"/>
                <w:sz w:val="20"/>
                <w:lang w:val="en-US"/>
              </w:rPr>
              <w:t>Auth</w:t>
            </w:r>
            <w:r w:rsidR="00702F22" w:rsidRPr="00F50EB0">
              <w:rPr>
                <w:rFonts w:ascii="Times New Roman" w:hAnsi="Times New Roman"/>
                <w:b w:val="0"/>
                <w:noProof w:val="0"/>
                <w:sz w:val="20"/>
                <w:lang w:val="en-US"/>
              </w:rPr>
              <w:t>’ operation</w:t>
            </w:r>
          </w:p>
          <w:p w14:paraId="7BB7E72D" w14:textId="5166CF6B" w:rsidR="001531FB" w:rsidRPr="00F50EB0" w:rsidRDefault="001531FB" w:rsidP="000F3746">
            <w:pPr>
              <w:pStyle w:val="IndexHeading"/>
              <w:spacing w:before="120" w:after="120"/>
              <w:ind w:right="508"/>
              <w:contextualSpacing/>
              <w:rPr>
                <w:rFonts w:ascii="Times New Roman" w:hAnsi="Times New Roman"/>
                <w:b w:val="0"/>
                <w:noProof w:val="0"/>
                <w:sz w:val="20"/>
                <w:lang w:val="en-US"/>
              </w:rPr>
            </w:pPr>
            <w:r w:rsidRPr="00F50EB0">
              <w:rPr>
                <w:rFonts w:ascii="Times New Roman" w:hAnsi="Times New Roman"/>
                <w:b w:val="0"/>
                <w:noProof w:val="0"/>
                <w:sz w:val="20"/>
                <w:lang w:val="en-US"/>
              </w:rPr>
              <w:t>This call is a courtesy notification only and the official Cancel request will be in the batch request file</w:t>
            </w:r>
          </w:p>
        </w:tc>
      </w:tr>
    </w:tbl>
    <w:p w14:paraId="1FAE0C5A" w14:textId="77777777" w:rsidR="009355B7" w:rsidRPr="00D929DE" w:rsidRDefault="009355B7" w:rsidP="00DE3E21"/>
    <w:p w14:paraId="731C947C" w14:textId="49F12AC2" w:rsidR="00B85E3F" w:rsidRPr="00D929DE" w:rsidRDefault="005B74E7" w:rsidP="00ED2292">
      <w:r w:rsidRPr="00D929DE">
        <w:t>Additionally, the GCB Service will support the following ba</w:t>
      </w:r>
      <w:r w:rsidR="009355B7" w:rsidRPr="00D929DE">
        <w:t xml:space="preserve">tch file per GCB version 3 - – see </w:t>
      </w:r>
      <w:r w:rsidR="008F2E98" w:rsidRPr="00D929DE">
        <w:t>reference</w:t>
      </w:r>
      <w:r w:rsidR="008F2E98">
        <w:t>s</w:t>
      </w:r>
      <w:r w:rsidR="008F2E98" w:rsidRPr="00D929DE">
        <w:t xml:space="preserve"> [</w:t>
      </w:r>
      <w:r w:rsidR="008F2E98" w:rsidRPr="00D929DE">
        <w:fldChar w:fldCharType="begin"/>
      </w:r>
      <w:r w:rsidR="008F2E98" w:rsidRPr="00D929DE">
        <w:instrText xml:space="preserve"> REF _Ref233204231 \w \h </w:instrText>
      </w:r>
      <w:r w:rsidR="008F2E98" w:rsidRPr="00D929DE">
        <w:fldChar w:fldCharType="separate"/>
      </w:r>
      <w:r w:rsidR="00517227">
        <w:t>6</w:t>
      </w:r>
      <w:r w:rsidR="008F2E98" w:rsidRPr="00D929DE">
        <w:fldChar w:fldCharType="end"/>
      </w:r>
      <w:r w:rsidR="008F2E98" w:rsidRPr="00D929DE">
        <w:t>]</w:t>
      </w:r>
      <w:r w:rsidR="008F2E98">
        <w:t xml:space="preserve"> and [</w:t>
      </w:r>
      <w:r w:rsidR="008F2E98">
        <w:fldChar w:fldCharType="begin"/>
      </w:r>
      <w:r w:rsidR="008F2E98">
        <w:instrText xml:space="preserve"> REF _Ref236918725 \w \h </w:instrText>
      </w:r>
      <w:r w:rsidR="008F2E98">
        <w:fldChar w:fldCharType="separate"/>
      </w:r>
      <w:r w:rsidR="00517227">
        <w:t>15</w:t>
      </w:r>
      <w:r w:rsidR="008F2E98">
        <w:fldChar w:fldCharType="end"/>
      </w:r>
      <w:r w:rsidR="008F2E98">
        <w:t>].</w:t>
      </w:r>
    </w:p>
    <w:p w14:paraId="2A79574D" w14:textId="77777777" w:rsidR="009355B7" w:rsidRPr="00D929DE" w:rsidRDefault="009355B7" w:rsidP="008A7560">
      <w:pPr>
        <w:pStyle w:val="ListBullet"/>
        <w:numPr>
          <w:ilvl w:val="0"/>
          <w:numId w:val="7"/>
        </w:numPr>
      </w:pPr>
      <w:r w:rsidRPr="00D929DE">
        <w:t>Request File: which is retrieved at least daily from the Google Servers and contains Charge, Cancel and Refund requests.</w:t>
      </w:r>
    </w:p>
    <w:p w14:paraId="0C17015D" w14:textId="77777777" w:rsidR="009355B7" w:rsidRPr="00D929DE" w:rsidRDefault="009355B7" w:rsidP="008A7560">
      <w:pPr>
        <w:pStyle w:val="ListBullet"/>
        <w:numPr>
          <w:ilvl w:val="0"/>
          <w:numId w:val="7"/>
        </w:numPr>
      </w:pPr>
      <w:r w:rsidRPr="00D929DE">
        <w:t>Response File: which is uploaded, within 24 hours of download of the Request File, to the Google Servers and contains responses to the Charge, Cancel and Refund requests from the Corresponding Request File.</w:t>
      </w:r>
    </w:p>
    <w:p w14:paraId="699BFED6" w14:textId="77777777" w:rsidR="009355B7" w:rsidRPr="00D929DE" w:rsidRDefault="009355B7" w:rsidP="008A7560">
      <w:pPr>
        <w:pStyle w:val="ListBullet"/>
        <w:numPr>
          <w:ilvl w:val="0"/>
          <w:numId w:val="7"/>
        </w:numPr>
      </w:pPr>
      <w:r w:rsidRPr="00D929DE">
        <w:t>Reconciliation File: which is retrieved daily from the Google Servers and contain all transactions during the previous day.</w:t>
      </w:r>
    </w:p>
    <w:p w14:paraId="208C3E79" w14:textId="77777777" w:rsidR="009355B7" w:rsidRPr="00D929DE" w:rsidRDefault="009355B7" w:rsidP="008A7560">
      <w:pPr>
        <w:pStyle w:val="ListBullet"/>
        <w:numPr>
          <w:ilvl w:val="0"/>
          <w:numId w:val="7"/>
        </w:numPr>
      </w:pPr>
      <w:r w:rsidRPr="00D929DE">
        <w:t>Monthly Transaction Summary File: which is retrieved monthly from the Google Servers and contain an invoice for the previous month.</w:t>
      </w:r>
    </w:p>
    <w:p w14:paraId="3F455C8F" w14:textId="77777777" w:rsidR="009355B7" w:rsidRPr="00D929DE" w:rsidRDefault="009355B7" w:rsidP="008A7560">
      <w:pPr>
        <w:pStyle w:val="ListBullet"/>
        <w:numPr>
          <w:ilvl w:val="0"/>
          <w:numId w:val="7"/>
        </w:numPr>
      </w:pPr>
      <w:r w:rsidRPr="00D929DE">
        <w:t>Monthly Transaction Detail File: which is retrieved monthly from the Google Servers and contain an aggregation of all the daily reconciliation files for the previous month.</w:t>
      </w:r>
    </w:p>
    <w:p w14:paraId="62FCA10E" w14:textId="77777777" w:rsidR="009355B7" w:rsidRPr="00D929DE" w:rsidRDefault="009355B7" w:rsidP="00ED2292"/>
    <w:p w14:paraId="10BB7E64" w14:textId="77777777" w:rsidR="00B85E3F" w:rsidRPr="00D929DE" w:rsidRDefault="00B85E3F" w:rsidP="00ED2292">
      <w:pPr>
        <w:pStyle w:val="Heading3"/>
      </w:pPr>
      <w:bookmarkStart w:id="1117" w:name="_Toc367633761"/>
      <w:r w:rsidRPr="00D929DE">
        <w:t>WS Message Parameters</w:t>
      </w:r>
      <w:bookmarkEnd w:id="1117"/>
    </w:p>
    <w:p w14:paraId="03EC6FD0" w14:textId="6A9E4F1B" w:rsidR="00B85E3F" w:rsidRPr="00D929DE" w:rsidRDefault="00B85E3F" w:rsidP="00ED2292">
      <w:r w:rsidRPr="00C82EF5">
        <w:t xml:space="preserve">There are no changes to the mandatory or common parameters defined </w:t>
      </w:r>
      <w:r w:rsidR="00C82EF5">
        <w:t xml:space="preserve">in </w:t>
      </w:r>
      <w:r w:rsidR="008F2E98" w:rsidRPr="00D929DE">
        <w:t>reference</w:t>
      </w:r>
      <w:r w:rsidR="008F2E98">
        <w:t>s</w:t>
      </w:r>
      <w:r w:rsidR="008F2E98" w:rsidRPr="00D929DE">
        <w:t xml:space="preserve"> [</w:t>
      </w:r>
      <w:r w:rsidR="008F2E98" w:rsidRPr="00D929DE">
        <w:fldChar w:fldCharType="begin"/>
      </w:r>
      <w:r w:rsidR="008F2E98" w:rsidRPr="00D929DE">
        <w:instrText xml:space="preserve"> REF _Ref233204231 \w \h </w:instrText>
      </w:r>
      <w:r w:rsidR="008F2E98" w:rsidRPr="00D929DE">
        <w:fldChar w:fldCharType="separate"/>
      </w:r>
      <w:r w:rsidR="00517227">
        <w:t>6</w:t>
      </w:r>
      <w:r w:rsidR="008F2E98" w:rsidRPr="00D929DE">
        <w:fldChar w:fldCharType="end"/>
      </w:r>
      <w:r w:rsidR="008F2E98" w:rsidRPr="00D929DE">
        <w:t>]</w:t>
      </w:r>
      <w:r w:rsidR="008F2E98">
        <w:t xml:space="preserve"> and [</w:t>
      </w:r>
      <w:r w:rsidR="008F2E98">
        <w:fldChar w:fldCharType="begin"/>
      </w:r>
      <w:r w:rsidR="008F2E98">
        <w:instrText xml:space="preserve"> REF _Ref236918725 \w \h </w:instrText>
      </w:r>
      <w:r w:rsidR="008F2E98">
        <w:fldChar w:fldCharType="separate"/>
      </w:r>
      <w:r w:rsidR="00517227">
        <w:t>15</w:t>
      </w:r>
      <w:r w:rsidR="008F2E98">
        <w:fldChar w:fldCharType="end"/>
      </w:r>
      <w:r w:rsidR="00B459C4">
        <w:t xml:space="preserve">] </w:t>
      </w:r>
      <w:r w:rsidR="00C82EF5">
        <w:t>for Postpaid GCB Payment operations.</w:t>
      </w:r>
    </w:p>
    <w:p w14:paraId="208A3BDB" w14:textId="77777777" w:rsidR="00B85E3F" w:rsidRPr="00D929DE" w:rsidRDefault="00B85E3F" w:rsidP="00ED2292"/>
    <w:p w14:paraId="72270A5C" w14:textId="77777777" w:rsidR="00B85E3F" w:rsidRPr="00D929DE" w:rsidRDefault="00B85E3F" w:rsidP="00ED2292">
      <w:pPr>
        <w:pStyle w:val="Heading3"/>
      </w:pPr>
      <w:r w:rsidRPr="00D929DE">
        <w:lastRenderedPageBreak/>
        <w:t xml:space="preserve"> </w:t>
      </w:r>
      <w:bookmarkStart w:id="1118" w:name="_Toc367633762"/>
      <w:r w:rsidRPr="00D929DE">
        <w:t>Performance Requirements</w:t>
      </w:r>
      <w:bookmarkEnd w:id="1118"/>
    </w:p>
    <w:p w14:paraId="7F9FB29F" w14:textId="77777777" w:rsidR="0070134A" w:rsidRPr="00D929DE" w:rsidRDefault="0070134A" w:rsidP="00ED2292">
      <w:r w:rsidRPr="0070134A">
        <w:t>In regards to the supported payment Transactions per Seconds (TPS) within AMP, there are no changes to Performance Requirements defined in Reference [</w:t>
      </w:r>
      <w:r w:rsidRPr="0070134A">
        <w:fldChar w:fldCharType="begin"/>
      </w:r>
      <w:r w:rsidRPr="0070134A">
        <w:instrText xml:space="preserve"> REF _Ref233206078 \w \h </w:instrText>
      </w:r>
      <w:r w:rsidRPr="0070134A">
        <w:fldChar w:fldCharType="separate"/>
      </w:r>
      <w:r w:rsidR="00517227">
        <w:t>7</w:t>
      </w:r>
      <w:r w:rsidRPr="0070134A">
        <w:fldChar w:fldCharType="end"/>
      </w:r>
      <w:r w:rsidRPr="0070134A">
        <w:t>].</w:t>
      </w:r>
    </w:p>
    <w:p w14:paraId="65D76433" w14:textId="77777777" w:rsidR="00B85E3F" w:rsidRPr="00D929DE" w:rsidRDefault="00B85E3F" w:rsidP="00ED2292">
      <w:pPr>
        <w:pStyle w:val="Heading3"/>
      </w:pPr>
      <w:r w:rsidRPr="00D929DE">
        <w:t xml:space="preserve"> </w:t>
      </w:r>
      <w:bookmarkStart w:id="1119" w:name="_Toc367633763"/>
      <w:r w:rsidRPr="00D929DE">
        <w:t>Alarming</w:t>
      </w:r>
      <w:bookmarkEnd w:id="1119"/>
    </w:p>
    <w:p w14:paraId="132BDD02" w14:textId="7C41F4E5" w:rsidR="00B85E3F" w:rsidRPr="00D929DE" w:rsidRDefault="00B85E3F" w:rsidP="00ED2292">
      <w:r w:rsidRPr="00D929DE">
        <w:t>Unless otherwise specified in this document, there are no changes to the alarming defined in Reference [</w:t>
      </w:r>
      <w:r w:rsidRPr="00D929DE">
        <w:fldChar w:fldCharType="begin"/>
      </w:r>
      <w:r w:rsidRPr="00D929DE">
        <w:instrText xml:space="preserve"> REF _Ref233206078 \w \h </w:instrText>
      </w:r>
      <w:r w:rsidRPr="00D929DE">
        <w:fldChar w:fldCharType="separate"/>
      </w:r>
      <w:r w:rsidR="00517227">
        <w:t>7</w:t>
      </w:r>
      <w:r w:rsidRPr="00D929DE">
        <w:fldChar w:fldCharType="end"/>
      </w:r>
      <w:r w:rsidRPr="00D929DE">
        <w:t>].</w:t>
      </w:r>
    </w:p>
    <w:p w14:paraId="36B4C368" w14:textId="77777777" w:rsidR="00CF3015" w:rsidRPr="00D929DE" w:rsidRDefault="00CF3015" w:rsidP="00ED2292"/>
    <w:p w14:paraId="5593E9CB" w14:textId="330B3D82" w:rsidR="00CF3015" w:rsidRPr="00D929DE" w:rsidRDefault="00686B4C" w:rsidP="007C1FCB">
      <w:pPr>
        <w:pStyle w:val="Heading3"/>
        <w:pageBreakBefore/>
      </w:pPr>
      <w:bookmarkStart w:id="1120" w:name="_Toc367633764"/>
      <w:r w:rsidRPr="00D929DE">
        <w:lastRenderedPageBreak/>
        <w:t>GCB</w:t>
      </w:r>
      <w:r w:rsidR="00B85E3F" w:rsidRPr="00D929DE">
        <w:t xml:space="preserve"> Payment Typical Sequences for Pre-Paid Subscribers</w:t>
      </w:r>
      <w:bookmarkEnd w:id="1120"/>
    </w:p>
    <w:p w14:paraId="74848412" w14:textId="3D63E279" w:rsidR="00835FAC" w:rsidRDefault="001531FB" w:rsidP="00DE3E21">
      <w:r w:rsidRPr="00D929DE">
        <w:t>As the</w:t>
      </w:r>
      <w:r w:rsidR="00E738D6" w:rsidRPr="00D929DE">
        <w:t>re is no changes in the</w:t>
      </w:r>
      <w:r w:rsidRPr="00D929DE">
        <w:t xml:space="preserve"> GetProvisioning and Echo operations </w:t>
      </w:r>
      <w:r w:rsidR="00E738D6" w:rsidRPr="00D929DE">
        <w:t xml:space="preserve">for Prepaid subscribers </w:t>
      </w:r>
      <w:r w:rsidR="00136528" w:rsidRPr="00D929DE">
        <w:t>and the flows do</w:t>
      </w:r>
      <w:r w:rsidRPr="00D929DE">
        <w:t xml:space="preserve"> not change from those shown for these operations in </w:t>
      </w:r>
      <w:r w:rsidR="008F2E98" w:rsidRPr="00D929DE">
        <w:t>reference</w:t>
      </w:r>
      <w:r w:rsidR="008F2E98">
        <w:t>s</w:t>
      </w:r>
      <w:r w:rsidR="008F2E98" w:rsidRPr="00D929DE">
        <w:t xml:space="preserve"> [</w:t>
      </w:r>
      <w:r w:rsidR="008F2E98" w:rsidRPr="00D929DE">
        <w:fldChar w:fldCharType="begin"/>
      </w:r>
      <w:r w:rsidR="008F2E98" w:rsidRPr="00D929DE">
        <w:instrText xml:space="preserve"> REF _Ref233204231 \w \h </w:instrText>
      </w:r>
      <w:r w:rsidR="008F2E98" w:rsidRPr="00D929DE">
        <w:fldChar w:fldCharType="separate"/>
      </w:r>
      <w:r w:rsidR="00517227">
        <w:t>6</w:t>
      </w:r>
      <w:r w:rsidR="008F2E98" w:rsidRPr="00D929DE">
        <w:fldChar w:fldCharType="end"/>
      </w:r>
      <w:r w:rsidR="008F2E98" w:rsidRPr="00D929DE">
        <w:t>]</w:t>
      </w:r>
      <w:r w:rsidR="008F2E98">
        <w:t xml:space="preserve"> and [</w:t>
      </w:r>
      <w:r w:rsidR="008F2E98">
        <w:fldChar w:fldCharType="begin"/>
      </w:r>
      <w:r w:rsidR="008F2E98">
        <w:instrText xml:space="preserve"> REF _Ref236918725 \w \h </w:instrText>
      </w:r>
      <w:r w:rsidR="008F2E98">
        <w:fldChar w:fldCharType="separate"/>
      </w:r>
      <w:r w:rsidR="00517227">
        <w:t>15</w:t>
      </w:r>
      <w:r w:rsidR="008F2E98">
        <w:fldChar w:fldCharType="end"/>
      </w:r>
      <w:r w:rsidR="008F2E98">
        <w:t xml:space="preserve">] </w:t>
      </w:r>
      <w:r w:rsidRPr="00D929DE">
        <w:t xml:space="preserve">no flows </w:t>
      </w:r>
      <w:r w:rsidR="00136528" w:rsidRPr="00D929DE">
        <w:t xml:space="preserve">for these operations </w:t>
      </w:r>
      <w:r w:rsidRPr="00D929DE">
        <w:t>are shown</w:t>
      </w:r>
      <w:r w:rsidR="00136528" w:rsidRPr="00D929DE">
        <w:t xml:space="preserve"> in this document</w:t>
      </w:r>
      <w:r w:rsidR="0036209B">
        <w:t>.</w:t>
      </w:r>
      <w:r w:rsidRPr="00D929DE">
        <w:t xml:space="preserve"> </w:t>
      </w:r>
    </w:p>
    <w:p w14:paraId="36A03F82" w14:textId="562D3C51" w:rsidR="00835FAC" w:rsidRDefault="00D11A1F" w:rsidP="00DE3E21">
      <w:r>
        <w:t>Note: with the implementation of this prepaid project, GetProvisioning and other GCB payment operations now include support for a Prepaid subscriber</w:t>
      </w:r>
      <w:r w:rsidR="00376BE5">
        <w:t>, where prior to this project a Prepaid subscriber was not eligible for GCB Payment but now a Prepaid subscriber is eligible per the criteria identified in this section</w:t>
      </w:r>
      <w:r>
        <w:t>.</w:t>
      </w:r>
      <w:r w:rsidR="00835FAC">
        <w:t xml:space="preserve">  This a</w:t>
      </w:r>
      <w:r w:rsidR="00916C9E">
        <w:t xml:space="preserve">lso includes the addition of a </w:t>
      </w:r>
      <w:r w:rsidR="00835FAC">
        <w:t xml:space="preserve">configurable ‘transaction limit’ value being defined for Prepaid subscriber, where the default value is $500 – see reference </w:t>
      </w:r>
      <w:r w:rsidR="00916C9E">
        <w:t>[</w:t>
      </w:r>
      <w:r w:rsidR="00916C9E">
        <w:fldChar w:fldCharType="begin"/>
      </w:r>
      <w:r w:rsidR="00916C9E">
        <w:instrText xml:space="preserve"> REF _Ref236918725 \w \h </w:instrText>
      </w:r>
      <w:r w:rsidR="00916C9E">
        <w:fldChar w:fldCharType="separate"/>
      </w:r>
      <w:r w:rsidR="00517227">
        <w:t>15</w:t>
      </w:r>
      <w:r w:rsidR="00916C9E">
        <w:fldChar w:fldCharType="end"/>
      </w:r>
      <w:r w:rsidR="00916C9E">
        <w:t>]</w:t>
      </w:r>
      <w:r w:rsidR="00835FAC">
        <w:t xml:space="preserve"> for more details.</w:t>
      </w:r>
    </w:p>
    <w:p w14:paraId="08431883" w14:textId="77777777" w:rsidR="00835FAC" w:rsidRDefault="00835FAC" w:rsidP="00DE3E21"/>
    <w:p w14:paraId="2F311E17" w14:textId="0A5C3259" w:rsidR="00835FAC" w:rsidRPr="00D929DE" w:rsidRDefault="00835FAC" w:rsidP="00DE3E21">
      <w:r>
        <w:t>In all of the flows, there is only one TPA supported, which is Google.</w:t>
      </w:r>
    </w:p>
    <w:p w14:paraId="1230443B" w14:textId="3841F585" w:rsidR="00B85E3F" w:rsidRPr="00D929DE" w:rsidRDefault="00E738D6" w:rsidP="00DE3E21">
      <w:pPr>
        <w:pStyle w:val="Heading4"/>
      </w:pPr>
      <w:bookmarkStart w:id="1121" w:name="_Ref234055119"/>
      <w:bookmarkStart w:id="1122" w:name="_Toc367633765"/>
      <w:r w:rsidRPr="00D929DE">
        <w:t xml:space="preserve">Successful </w:t>
      </w:r>
      <w:r w:rsidR="0010374C" w:rsidRPr="00D929DE">
        <w:t xml:space="preserve">Auth </w:t>
      </w:r>
      <w:r w:rsidRPr="00D929DE">
        <w:t>Flow</w:t>
      </w:r>
      <w:bookmarkEnd w:id="1121"/>
      <w:bookmarkEnd w:id="1122"/>
    </w:p>
    <w:p w14:paraId="5C8691E6" w14:textId="7E7AA3EF" w:rsidR="00E738D6" w:rsidRPr="00D929DE" w:rsidRDefault="00916C9E" w:rsidP="007C1FCB">
      <w:pPr>
        <w:keepNext/>
        <w:jc w:val="center"/>
      </w:pPr>
      <w:r w:rsidRPr="00916C9E">
        <w:rPr>
          <w:noProof/>
        </w:rPr>
        <w:drawing>
          <wp:inline distT="0" distB="0" distL="0" distR="0" wp14:anchorId="28467546" wp14:editId="4A043DC4">
            <wp:extent cx="5486400" cy="41148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0B655D6" w14:textId="6BCEBF88" w:rsidR="00B85E3F" w:rsidRDefault="00E738D6" w:rsidP="00F50EB0">
      <w:pPr>
        <w:pStyle w:val="Caption"/>
        <w:ind w:hanging="3403"/>
        <w:jc w:val="center"/>
      </w:pPr>
      <w:r w:rsidRPr="00D929DE">
        <w:t xml:space="preserve">Figure </w:t>
      </w:r>
      <w:fldSimple w:instr=" SEQ Figure \* ARABIC ">
        <w:r w:rsidR="00517227">
          <w:rPr>
            <w:noProof/>
          </w:rPr>
          <w:t>8</w:t>
        </w:r>
      </w:fldSimple>
      <w:r w:rsidRPr="00D929DE">
        <w:t>: Successful Auth Flow</w:t>
      </w:r>
    </w:p>
    <w:p w14:paraId="3E9EEBEA" w14:textId="77777777" w:rsidR="00002359" w:rsidRDefault="00002359" w:rsidP="00002359"/>
    <w:p w14:paraId="71CD4832" w14:textId="77777777" w:rsidR="00002359" w:rsidRPr="00002359" w:rsidRDefault="00002359" w:rsidP="00002359"/>
    <w:p w14:paraId="4E07DABE" w14:textId="32220C7D" w:rsidR="00B85E3F" w:rsidRPr="00D929DE" w:rsidRDefault="00B85E3F"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E738D6" w:rsidRPr="00D929DE" w14:paraId="2A94F178" w14:textId="77777777" w:rsidTr="00E738D6">
        <w:tc>
          <w:tcPr>
            <w:tcW w:w="9540" w:type="dxa"/>
            <w:gridSpan w:val="2"/>
            <w:tcBorders>
              <w:top w:val="single" w:sz="4" w:space="0" w:color="auto"/>
              <w:bottom w:val="single" w:sz="4" w:space="0" w:color="auto"/>
            </w:tcBorders>
            <w:shd w:val="clear" w:color="auto" w:fill="CCCCCC"/>
            <w:vAlign w:val="bottom"/>
          </w:tcPr>
          <w:p w14:paraId="7466E610" w14:textId="023498A0" w:rsidR="00E738D6" w:rsidRPr="00D929DE" w:rsidRDefault="00E738D6" w:rsidP="007C1FCB">
            <w:pPr>
              <w:jc w:val="center"/>
              <w:rPr>
                <w:rFonts w:ascii="Arial" w:hAnsi="Arial"/>
              </w:rPr>
            </w:pPr>
            <w:r w:rsidRPr="00D929DE">
              <w:lastRenderedPageBreak/>
              <w:t xml:space="preserve">Successful </w:t>
            </w:r>
            <w:r w:rsidR="0010374C" w:rsidRPr="00D929DE">
              <w:t xml:space="preserve">Auth </w:t>
            </w:r>
            <w:r w:rsidRPr="00D929DE">
              <w:t xml:space="preserve">Flow </w:t>
            </w:r>
          </w:p>
        </w:tc>
      </w:tr>
      <w:tr w:rsidR="00E738D6" w:rsidRPr="00D929DE" w14:paraId="14492DB6" w14:textId="77777777" w:rsidTr="00E738D6">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2F005399" w14:textId="57017E0E" w:rsidR="00E738D6" w:rsidRPr="00D929DE" w:rsidRDefault="00916C9E" w:rsidP="008A7560">
            <w:pPr>
              <w:pStyle w:val="ListParagraph"/>
              <w:numPr>
                <w:ilvl w:val="0"/>
                <w:numId w:val="18"/>
              </w:numPr>
            </w:pPr>
            <w:r>
              <w:t xml:space="preserve">The </w:t>
            </w:r>
            <w:r w:rsidR="00E738D6" w:rsidRPr="00D929DE">
              <w:t>TPA</w:t>
            </w:r>
            <w:r>
              <w:t xml:space="preserve"> (Google)</w:t>
            </w:r>
            <w:r w:rsidR="00E738D6" w:rsidRPr="00D929DE">
              <w:t xml:space="preserve"> calls the auth method of AMP.</w:t>
            </w:r>
          </w:p>
          <w:p w14:paraId="3A93E79A" w14:textId="77777777" w:rsidR="00E738D6" w:rsidRPr="00D929DE" w:rsidRDefault="00E738D6" w:rsidP="008A7560">
            <w:pPr>
              <w:pStyle w:val="ListParagraph"/>
              <w:numPr>
                <w:ilvl w:val="0"/>
                <w:numId w:val="18"/>
              </w:numPr>
            </w:pPr>
            <w:r w:rsidRPr="00D929DE">
              <w:t>AMP/PSEP performs the following</w:t>
            </w:r>
          </w:p>
          <w:p w14:paraId="5728E2AC" w14:textId="77777777" w:rsidR="00E738D6" w:rsidRPr="00D929DE" w:rsidRDefault="00E738D6" w:rsidP="008A7560">
            <w:pPr>
              <w:pStyle w:val="ListParagraph"/>
              <w:numPr>
                <w:ilvl w:val="1"/>
                <w:numId w:val="18"/>
              </w:numPr>
            </w:pPr>
            <w:r w:rsidRPr="00D929DE">
              <w:t>The Partner and Application are validated to ensure they both exist and both are ‘active’</w:t>
            </w:r>
          </w:p>
          <w:p w14:paraId="568CD79F" w14:textId="77777777" w:rsidR="00E738D6" w:rsidRPr="00D929DE" w:rsidRDefault="00E738D6" w:rsidP="008A7560">
            <w:pPr>
              <w:pStyle w:val="ListParagraph"/>
              <w:numPr>
                <w:ilvl w:val="1"/>
                <w:numId w:val="18"/>
              </w:numPr>
            </w:pPr>
            <w:r w:rsidRPr="00D929DE">
              <w:t xml:space="preserve">The TPA polices are applied </w:t>
            </w:r>
          </w:p>
          <w:p w14:paraId="7438C141" w14:textId="2A551BC3" w:rsidR="00E738D6" w:rsidRPr="00D929DE" w:rsidRDefault="00E738D6" w:rsidP="008A7560">
            <w:pPr>
              <w:pStyle w:val="ListParagraph"/>
              <w:numPr>
                <w:ilvl w:val="1"/>
                <w:numId w:val="18"/>
              </w:numPr>
            </w:pPr>
            <w:r w:rsidRPr="00D929DE">
              <w:t>Validates that the subscriberis ‘active’</w:t>
            </w:r>
            <w:r w:rsidRPr="00D929DE" w:rsidDel="00040484">
              <w:t xml:space="preserve"> </w:t>
            </w:r>
            <w:r w:rsidR="009334B8" w:rsidRPr="00D929DE">
              <w:t>and determines whether the subscriber is Prepaid or Postpaid</w:t>
            </w:r>
          </w:p>
          <w:p w14:paraId="405ADA4B" w14:textId="77777777" w:rsidR="00E738D6" w:rsidRPr="00C741A9" w:rsidRDefault="00E738D6" w:rsidP="008A7560">
            <w:pPr>
              <w:pStyle w:val="ListParagraph"/>
              <w:numPr>
                <w:ilvl w:val="1"/>
                <w:numId w:val="18"/>
              </w:numPr>
            </w:pPr>
            <w:r w:rsidRPr="00D929DE">
              <w:t xml:space="preserve">Validates the payment operation parameters </w:t>
            </w:r>
            <w:r w:rsidRPr="00C741A9">
              <w:t>and that the payment account is ‘active’</w:t>
            </w:r>
          </w:p>
          <w:p w14:paraId="5BA59A9F" w14:textId="516AABD2" w:rsidR="000F3746" w:rsidRPr="00D929DE" w:rsidRDefault="0021723B" w:rsidP="008A7560">
            <w:pPr>
              <w:pStyle w:val="ListParagraph"/>
              <w:numPr>
                <w:ilvl w:val="2"/>
                <w:numId w:val="18"/>
              </w:numPr>
            </w:pPr>
            <w:r w:rsidRPr="00D929DE">
              <w:t>The</w:t>
            </w:r>
            <w:r w:rsidR="000F3746" w:rsidRPr="00D929DE">
              <w:t xml:space="preserve"> transaction’s external transaction ID, which is the CorrelationId value provided in the Auth request, is linked to the ‘authorized’ payment’s Transaction ID.</w:t>
            </w:r>
          </w:p>
          <w:p w14:paraId="665781FF" w14:textId="70BDAC12" w:rsidR="000F3746" w:rsidRPr="00D929DE" w:rsidRDefault="0021723B" w:rsidP="008A7560">
            <w:pPr>
              <w:pStyle w:val="ListParagraph"/>
              <w:numPr>
                <w:ilvl w:val="2"/>
                <w:numId w:val="18"/>
              </w:numPr>
            </w:pPr>
            <w:r w:rsidRPr="00D929DE">
              <w:t>Additionally, the CorrelationID is prepended to the operation name of ‘auth’ to check for idempotent behavior e.g.</w:t>
            </w:r>
            <w:r w:rsidR="00D929DE">
              <w:t xml:space="preserve"> PSEP will</w:t>
            </w:r>
            <w:r w:rsidR="00D929DE" w:rsidRPr="00D929DE">
              <w:t xml:space="preserve"> not attempt to re-process any transactions already successfully</w:t>
            </w:r>
            <w:r w:rsidR="00D929DE">
              <w:t xml:space="preserve"> </w:t>
            </w:r>
            <w:r w:rsidR="00D929DE" w:rsidRPr="00D929DE">
              <w:t>processed; the response for the successful processing should be reported instead.</w:t>
            </w:r>
          </w:p>
          <w:p w14:paraId="78753680" w14:textId="77777777" w:rsidR="00E738D6" w:rsidRPr="00D929DE" w:rsidRDefault="00E738D6" w:rsidP="008A7560">
            <w:pPr>
              <w:pStyle w:val="ListParagraph"/>
              <w:numPr>
                <w:ilvl w:val="1"/>
                <w:numId w:val="18"/>
              </w:numPr>
            </w:pPr>
            <w:r w:rsidRPr="00D929DE">
              <w:t>Validates the payment account holder is ‘active’</w:t>
            </w:r>
          </w:p>
          <w:p w14:paraId="765274E0" w14:textId="5AFC1022" w:rsidR="00EE15C6" w:rsidRPr="00D929DE" w:rsidRDefault="00E738D6" w:rsidP="008A7560">
            <w:pPr>
              <w:pStyle w:val="ListParagraph"/>
              <w:numPr>
                <w:ilvl w:val="2"/>
                <w:numId w:val="18"/>
              </w:numPr>
            </w:pPr>
            <w:r w:rsidRPr="00D929DE">
              <w:t>Validates that the subscriber is authorized to purchase the service according to the subscriber’s Account</w:t>
            </w:r>
          </w:p>
          <w:p w14:paraId="2213986A" w14:textId="77777777" w:rsidR="00E738D6" w:rsidRPr="00D929DE" w:rsidRDefault="00E738D6" w:rsidP="008A7560">
            <w:pPr>
              <w:pStyle w:val="ListParagraph"/>
              <w:numPr>
                <w:ilvl w:val="1"/>
                <w:numId w:val="18"/>
              </w:numPr>
            </w:pPr>
            <w:r w:rsidRPr="00D929DE">
              <w:t xml:space="preserve">Verify that the subscriber’s spending limits for his/her segment have been not been reached </w:t>
            </w:r>
          </w:p>
          <w:p w14:paraId="64CAE67C" w14:textId="20C5D496" w:rsidR="00E738D6" w:rsidRPr="00D929DE" w:rsidRDefault="00E738D6" w:rsidP="007C1FCB">
            <w:pPr>
              <w:ind w:left="720"/>
            </w:pPr>
            <w:r w:rsidRPr="00D929DE">
              <w:t xml:space="preserve">Note: in order to valid the subscriber is ‘active’ PSEP makes a call to USCC ESB using the getSubscriberInvetory operation and as required, PSEP uses the </w:t>
            </w:r>
            <w:r w:rsidR="00916C9E">
              <w:t>retrieveInfoB</w:t>
            </w:r>
            <w:r w:rsidR="00916C9E" w:rsidRPr="00D929DE">
              <w:t>yFA operation to determine whether the subscriber is Prepaid or Postpaid.</w:t>
            </w:r>
            <w:r w:rsidR="00916C9E">
              <w:t xml:space="preserve">  Also, the GCB FSP Reference [</w:t>
            </w:r>
            <w:r w:rsidR="00916C9E">
              <w:fldChar w:fldCharType="begin"/>
            </w:r>
            <w:r w:rsidR="00916C9E">
              <w:instrText xml:space="preserve"> REF _Ref233204231 \w \h </w:instrText>
            </w:r>
            <w:r w:rsidR="00916C9E">
              <w:fldChar w:fldCharType="separate"/>
            </w:r>
            <w:r w:rsidR="00517227">
              <w:t>6</w:t>
            </w:r>
            <w:r w:rsidR="00916C9E">
              <w:fldChar w:fldCharType="end"/>
            </w:r>
            <w:r w:rsidR="00916C9E">
              <w:t>], OpenAPI TSP Reference [</w:t>
            </w:r>
            <w:r w:rsidR="00916C9E">
              <w:fldChar w:fldCharType="begin"/>
            </w:r>
            <w:r w:rsidR="00916C9E">
              <w:instrText xml:space="preserve"> REF _Ref233204070 \w \h </w:instrText>
            </w:r>
            <w:r w:rsidR="00916C9E">
              <w:fldChar w:fldCharType="separate"/>
            </w:r>
            <w:r w:rsidR="00517227">
              <w:t>5</w:t>
            </w:r>
            <w:r w:rsidR="00916C9E">
              <w:fldChar w:fldCharType="end"/>
            </w:r>
            <w:r w:rsidR="00916C9E">
              <w:t>] and other documents may refer to retrieveInfoByFA as retrieveCustomerByFA.</w:t>
            </w:r>
            <w:r w:rsidRPr="00D929DE">
              <w:t>.</w:t>
            </w:r>
          </w:p>
          <w:p w14:paraId="56F903EE" w14:textId="464E957C" w:rsidR="00E738D6" w:rsidRPr="00D929DE" w:rsidRDefault="00E738D6" w:rsidP="00CE2AB5">
            <w:pPr>
              <w:pStyle w:val="ListParagraph"/>
              <w:numPr>
                <w:ilvl w:val="0"/>
                <w:numId w:val="18"/>
              </w:numPr>
            </w:pPr>
            <w:r w:rsidRPr="00D929DE">
              <w:t>PSE</w:t>
            </w:r>
            <w:r w:rsidR="00D35E41" w:rsidRPr="00D929DE">
              <w:t>P</w:t>
            </w:r>
            <w:r w:rsidRPr="00D929DE">
              <w:t xml:space="preserve"> determines the subscriber is a Prepaid subscriber and sends a Diameter Initial </w:t>
            </w:r>
            <w:r w:rsidR="009A1336" w:rsidRPr="00D929DE">
              <w:t>CCR message</w:t>
            </w:r>
            <w:r w:rsidRPr="00D929DE">
              <w:t xml:space="preserve"> to the OCS.</w:t>
            </w:r>
          </w:p>
          <w:p w14:paraId="2A1895FB" w14:textId="7A47583F" w:rsidR="00E738D6" w:rsidRPr="00D929DE" w:rsidRDefault="00E738D6" w:rsidP="00CE2AB5">
            <w:pPr>
              <w:pStyle w:val="ListParagraph"/>
              <w:numPr>
                <w:ilvl w:val="0"/>
                <w:numId w:val="18"/>
              </w:numPr>
            </w:pPr>
            <w:r w:rsidRPr="00D929DE">
              <w:t>OCS returns successful Diameter CCA message.</w:t>
            </w:r>
          </w:p>
          <w:p w14:paraId="0C3E93D5" w14:textId="6881EE95" w:rsidR="00E738D6" w:rsidRPr="00D929DE" w:rsidRDefault="00E738D6" w:rsidP="00CE2AB5">
            <w:pPr>
              <w:pStyle w:val="ListParagraph"/>
              <w:numPr>
                <w:ilvl w:val="0"/>
                <w:numId w:val="18"/>
              </w:numPr>
            </w:pPr>
            <w:r w:rsidRPr="00D929DE">
              <w:t>PSE</w:t>
            </w:r>
            <w:r w:rsidR="00D35E41" w:rsidRPr="00D929DE">
              <w:t>P</w:t>
            </w:r>
            <w:r w:rsidRPr="00D929DE">
              <w:t xml:space="preserve"> changes the transaction state to AUTHORIZED and revises the spent amount associated with the Spend Limits.</w:t>
            </w:r>
          </w:p>
          <w:p w14:paraId="57B9F718" w14:textId="595C60EA" w:rsidR="00E738D6" w:rsidRPr="00D929DE" w:rsidRDefault="00E738D6" w:rsidP="00CE2AB5">
            <w:pPr>
              <w:pStyle w:val="ListParagraph"/>
              <w:numPr>
                <w:ilvl w:val="0"/>
                <w:numId w:val="18"/>
              </w:numPr>
            </w:pPr>
            <w:r w:rsidRPr="00D929DE">
              <w:t xml:space="preserve">AMP returns a successful response to the </w:t>
            </w:r>
            <w:r w:rsidR="00D35E41" w:rsidRPr="00D929DE">
              <w:t>auth</w:t>
            </w:r>
            <w:r w:rsidRPr="00D929DE">
              <w:t xml:space="preserve"> call </w:t>
            </w:r>
            <w:r w:rsidR="00D35E41" w:rsidRPr="00D929DE">
              <w:t>with the information specified in Reference [</w:t>
            </w:r>
            <w:r w:rsidR="00D35E41" w:rsidRPr="00D929DE">
              <w:fldChar w:fldCharType="begin"/>
            </w:r>
            <w:r w:rsidR="00D35E41" w:rsidRPr="00D929DE">
              <w:instrText xml:space="preserve"> REF _Ref233204231 \w \h </w:instrText>
            </w:r>
            <w:r w:rsidR="00D35E41" w:rsidRPr="00D929DE">
              <w:fldChar w:fldCharType="separate"/>
            </w:r>
            <w:r w:rsidR="00517227">
              <w:t>6</w:t>
            </w:r>
            <w:r w:rsidR="00D35E41" w:rsidRPr="00D929DE">
              <w:fldChar w:fldCharType="end"/>
            </w:r>
            <w:r w:rsidR="00D35E41" w:rsidRPr="00D929DE">
              <w:t>]</w:t>
            </w:r>
            <w:r w:rsidR="008104A9" w:rsidRPr="00D929DE">
              <w:t xml:space="preserve"> with further </w:t>
            </w:r>
            <w:r w:rsidR="0010374C" w:rsidRPr="00D929DE">
              <w:t xml:space="preserve">background </w:t>
            </w:r>
            <w:r w:rsidR="008104A9" w:rsidRPr="00D929DE">
              <w:t xml:space="preserve">information found in references </w:t>
            </w:r>
            <w:r w:rsidR="0010374C" w:rsidRPr="00D929DE">
              <w:t>[</w:t>
            </w:r>
            <w:r w:rsidR="0010374C" w:rsidRPr="00D929DE">
              <w:fldChar w:fldCharType="begin"/>
            </w:r>
            <w:r w:rsidR="0010374C" w:rsidRPr="00D929DE">
              <w:instrText xml:space="preserve"> REF _Ref234042207 \w \h </w:instrText>
            </w:r>
            <w:r w:rsidR="0010374C" w:rsidRPr="00D929DE">
              <w:fldChar w:fldCharType="separate"/>
            </w:r>
            <w:r w:rsidR="00517227">
              <w:t>8</w:t>
            </w:r>
            <w:r w:rsidR="0010374C" w:rsidRPr="00D929DE">
              <w:fldChar w:fldCharType="end"/>
            </w:r>
            <w:r w:rsidR="0010374C" w:rsidRPr="00D929DE">
              <w:t>] and [</w:t>
            </w:r>
            <w:r w:rsidR="0010374C" w:rsidRPr="00D929DE">
              <w:fldChar w:fldCharType="begin"/>
            </w:r>
            <w:r w:rsidR="0010374C" w:rsidRPr="00D929DE">
              <w:instrText xml:space="preserve"> REF _Ref234042218 \w \h </w:instrText>
            </w:r>
            <w:r w:rsidR="0010374C" w:rsidRPr="00D929DE">
              <w:fldChar w:fldCharType="separate"/>
            </w:r>
            <w:r w:rsidR="00517227">
              <w:t>9</w:t>
            </w:r>
            <w:r w:rsidR="0010374C" w:rsidRPr="00D929DE">
              <w:fldChar w:fldCharType="end"/>
            </w:r>
            <w:r w:rsidR="0010374C" w:rsidRPr="00D929DE">
              <w:t>]</w:t>
            </w:r>
            <w:r w:rsidRPr="00D929DE">
              <w:t>.</w:t>
            </w:r>
          </w:p>
        </w:tc>
      </w:tr>
      <w:tr w:rsidR="00E738D6" w:rsidRPr="00D929DE" w14:paraId="6F29B8EE" w14:textId="77777777" w:rsidTr="00E738D6">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566B585D" w14:textId="77777777" w:rsidR="00E738D6" w:rsidRPr="00D929DE" w:rsidRDefault="00E738D6" w:rsidP="00DE3E21"/>
        </w:tc>
      </w:tr>
    </w:tbl>
    <w:p w14:paraId="4342257F" w14:textId="2B16C07A" w:rsidR="00624BB8" w:rsidRPr="00D929DE" w:rsidRDefault="0010374C" w:rsidP="00DE3E21">
      <w:pPr>
        <w:pStyle w:val="Heading4"/>
      </w:pPr>
      <w:bookmarkStart w:id="1123" w:name="_Ref234063589"/>
      <w:bookmarkStart w:id="1124" w:name="_Toc367633766"/>
      <w:r w:rsidRPr="00D929DE">
        <w:lastRenderedPageBreak/>
        <w:t xml:space="preserve">Successful </w:t>
      </w:r>
      <w:r w:rsidR="00E1497E" w:rsidRPr="00D929DE">
        <w:t>Charge</w:t>
      </w:r>
      <w:r w:rsidRPr="00D929DE">
        <w:t xml:space="preserve"> </w:t>
      </w:r>
      <w:r w:rsidR="00A41F62">
        <w:t>W</w:t>
      </w:r>
      <w:r w:rsidR="00A41F62" w:rsidRPr="00D929DE">
        <w:t xml:space="preserve">ithout </w:t>
      </w:r>
      <w:r w:rsidRPr="00D929DE">
        <w:t>Long Term Authorization Handling Invoked Flow</w:t>
      </w:r>
      <w:bookmarkEnd w:id="1123"/>
      <w:bookmarkEnd w:id="1124"/>
    </w:p>
    <w:p w14:paraId="5BA56448" w14:textId="772C835A" w:rsidR="00770095" w:rsidRPr="00D929DE" w:rsidRDefault="00770095" w:rsidP="007C1FCB">
      <w:pPr>
        <w:keepNext/>
      </w:pPr>
    </w:p>
    <w:p w14:paraId="4FC38E21" w14:textId="0CF572A2" w:rsidR="0010374C" w:rsidRPr="00D929DE" w:rsidRDefault="009B280F" w:rsidP="007C1FCB">
      <w:pPr>
        <w:keepNext/>
        <w:jc w:val="center"/>
      </w:pPr>
      <w:r w:rsidRPr="009B280F">
        <w:t xml:space="preserve"> </w:t>
      </w:r>
      <w:r w:rsidRPr="009B280F">
        <w:rPr>
          <w:noProof/>
        </w:rPr>
        <w:drawing>
          <wp:inline distT="0" distB="0" distL="0" distR="0" wp14:anchorId="32FAB6CF" wp14:editId="6E971CCF">
            <wp:extent cx="5486400" cy="4114800"/>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91A9C85" w14:textId="44920C74" w:rsidR="005C53EB" w:rsidRPr="00D929DE" w:rsidRDefault="0010374C" w:rsidP="007C1FCB">
      <w:pPr>
        <w:pStyle w:val="Caption"/>
        <w:ind w:hanging="3403"/>
        <w:jc w:val="center"/>
      </w:pPr>
      <w:r w:rsidRPr="00D929DE">
        <w:t xml:space="preserve">Figure </w:t>
      </w:r>
      <w:fldSimple w:instr=" SEQ Figure \* ARABIC ">
        <w:r w:rsidR="00517227">
          <w:rPr>
            <w:noProof/>
          </w:rPr>
          <w:t>9</w:t>
        </w:r>
      </w:fldSimple>
      <w:r w:rsidRPr="00D929DE">
        <w:t xml:space="preserve">: Successful </w:t>
      </w:r>
      <w:r w:rsidR="00E1497E" w:rsidRPr="00D929DE">
        <w:t>Charge</w:t>
      </w:r>
      <w:r w:rsidRPr="00D929DE">
        <w:t xml:space="preserve"> </w:t>
      </w:r>
      <w:r w:rsidR="00A41F62">
        <w:t>W</w:t>
      </w:r>
      <w:r w:rsidR="00A41F62" w:rsidRPr="00D929DE">
        <w:t xml:space="preserve">ithout </w:t>
      </w:r>
      <w:r w:rsidRPr="00D929DE">
        <w:t>Long Term Authorization Handling Invoked Flow</w:t>
      </w:r>
    </w:p>
    <w:p w14:paraId="4CF35AE7" w14:textId="77777777" w:rsidR="005C53EB" w:rsidRPr="00D929DE" w:rsidRDefault="005C53EB"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10374C" w:rsidRPr="00D929DE" w14:paraId="5A783678" w14:textId="77777777" w:rsidTr="0010374C">
        <w:tc>
          <w:tcPr>
            <w:tcW w:w="9540" w:type="dxa"/>
            <w:gridSpan w:val="2"/>
            <w:tcBorders>
              <w:top w:val="single" w:sz="4" w:space="0" w:color="auto"/>
              <w:bottom w:val="single" w:sz="4" w:space="0" w:color="auto"/>
            </w:tcBorders>
            <w:shd w:val="clear" w:color="auto" w:fill="CCCCCC"/>
            <w:vAlign w:val="bottom"/>
          </w:tcPr>
          <w:p w14:paraId="36865503" w14:textId="48579167" w:rsidR="0010374C" w:rsidRPr="00D929DE" w:rsidRDefault="0010374C" w:rsidP="007C1FCB">
            <w:pPr>
              <w:pageBreakBefore/>
              <w:jc w:val="center"/>
              <w:rPr>
                <w:rFonts w:ascii="Arial" w:hAnsi="Arial"/>
              </w:rPr>
            </w:pPr>
            <w:r w:rsidRPr="00D929DE">
              <w:lastRenderedPageBreak/>
              <w:t xml:space="preserve">Successful </w:t>
            </w:r>
            <w:r w:rsidR="00E1497E" w:rsidRPr="00D929DE">
              <w:t>Charge</w:t>
            </w:r>
            <w:r w:rsidRPr="00D929DE">
              <w:t xml:space="preserve"> </w:t>
            </w:r>
            <w:r w:rsidR="00A41F62">
              <w:t>W</w:t>
            </w:r>
            <w:r w:rsidR="00A41F62" w:rsidRPr="00D929DE">
              <w:t xml:space="preserve">ithout </w:t>
            </w:r>
            <w:r w:rsidRPr="00D929DE">
              <w:t>Long Term Authorization</w:t>
            </w:r>
            <w:r w:rsidR="00E1497E" w:rsidRPr="00D929DE">
              <w:t xml:space="preserve"> Handling</w:t>
            </w:r>
            <w:r w:rsidRPr="00D929DE">
              <w:t xml:space="preserve"> Invoked Flow</w:t>
            </w:r>
          </w:p>
        </w:tc>
      </w:tr>
      <w:tr w:rsidR="0010374C" w:rsidRPr="00D929DE" w14:paraId="577B9F76" w14:textId="77777777" w:rsidTr="0010374C">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50CE8664" w14:textId="564D9E1E" w:rsidR="0010374C" w:rsidRPr="00D929DE" w:rsidRDefault="0010374C" w:rsidP="00CE2AB5">
            <w:pPr>
              <w:numPr>
                <w:ilvl w:val="0"/>
                <w:numId w:val="19"/>
              </w:numPr>
              <w:spacing w:after="120"/>
            </w:pPr>
            <w:r w:rsidRPr="00D929DE">
              <w:t xml:space="preserve">As </w:t>
            </w:r>
            <w:r w:rsidR="00916C9E">
              <w:t xml:space="preserve">the </w:t>
            </w:r>
            <w:r w:rsidR="00916C9E" w:rsidRPr="00D929DE">
              <w:t>TPA</w:t>
            </w:r>
            <w:r w:rsidR="00916C9E">
              <w:t xml:space="preserve"> (Google)</w:t>
            </w:r>
            <w:r w:rsidR="00916C9E" w:rsidRPr="00D929DE">
              <w:t xml:space="preserve"> </w:t>
            </w:r>
            <w:r w:rsidRPr="00D929DE">
              <w:t xml:space="preserve">has previously successfully generated an Auth operation for the subscriber, the transaction state within </w:t>
            </w:r>
            <w:r w:rsidR="006F0603" w:rsidRPr="00D929DE">
              <w:t xml:space="preserve">PSEP </w:t>
            </w:r>
            <w:r w:rsidRPr="00D929DE">
              <w:t xml:space="preserve">is ‘authorized’, where the transaction’s </w:t>
            </w:r>
            <w:r w:rsidR="006F0603" w:rsidRPr="00D929DE">
              <w:t>external transaction ID, which is the Correlation</w:t>
            </w:r>
            <w:r w:rsidRPr="00D929DE">
              <w:t>I</w:t>
            </w:r>
            <w:r w:rsidR="006F0603" w:rsidRPr="00D929DE">
              <w:t>d value,</w:t>
            </w:r>
            <w:r w:rsidRPr="00D929DE">
              <w:t xml:space="preserve"> </w:t>
            </w:r>
            <w:r w:rsidR="006F0603" w:rsidRPr="00D929DE">
              <w:t>was provided in the</w:t>
            </w:r>
            <w:r w:rsidRPr="00D929DE">
              <w:t xml:space="preserve"> Auth </w:t>
            </w:r>
            <w:r w:rsidR="006F0603" w:rsidRPr="00D929DE">
              <w:t xml:space="preserve">request </w:t>
            </w:r>
            <w:r w:rsidR="000F3746" w:rsidRPr="00D929DE">
              <w:t xml:space="preserve">and </w:t>
            </w:r>
            <w:r w:rsidR="00FB1A9F" w:rsidRPr="00D929DE">
              <w:t xml:space="preserve">PSEP </w:t>
            </w:r>
            <w:r w:rsidR="00FB1A9F">
              <w:t>links CorrelationId</w:t>
            </w:r>
            <w:r w:rsidR="000F3746" w:rsidRPr="00D929DE">
              <w:t xml:space="preserve"> to the ‘authorized’ payment’s Transaction ID</w:t>
            </w:r>
            <w:r w:rsidRPr="00D929DE">
              <w:t xml:space="preserve">. </w:t>
            </w:r>
          </w:p>
          <w:p w14:paraId="1E067A47" w14:textId="5A31B809" w:rsidR="0010374C" w:rsidRPr="00D929DE" w:rsidRDefault="0010374C" w:rsidP="00CE2AB5">
            <w:pPr>
              <w:pStyle w:val="ListParagraph"/>
              <w:numPr>
                <w:ilvl w:val="1"/>
                <w:numId w:val="19"/>
              </w:numPr>
            </w:pPr>
            <w:r w:rsidRPr="00D929DE">
              <w:t xml:space="preserve">See steps 1-6 in Section </w:t>
            </w:r>
            <w:r w:rsidR="0032120F">
              <w:fldChar w:fldCharType="begin"/>
            </w:r>
            <w:r w:rsidR="0032120F">
              <w:instrText xml:space="preserve"> REF _Ref234055119 \w \p \h </w:instrText>
            </w:r>
            <w:r w:rsidR="0032120F">
              <w:fldChar w:fldCharType="separate"/>
            </w:r>
            <w:r w:rsidR="00517227">
              <w:t>3.2.5.1 above</w:t>
            </w:r>
            <w:r w:rsidR="0032120F">
              <w:fldChar w:fldCharType="end"/>
            </w:r>
            <w:r w:rsidRPr="00D929DE">
              <w:t>.</w:t>
            </w:r>
          </w:p>
          <w:p w14:paraId="5FA25451" w14:textId="2C6E56D2" w:rsidR="00516F12" w:rsidRDefault="00516F12" w:rsidP="00CE2AB5">
            <w:pPr>
              <w:pStyle w:val="ListParagraph"/>
              <w:numPr>
                <w:ilvl w:val="0"/>
                <w:numId w:val="19"/>
              </w:numPr>
            </w:pPr>
            <w:r>
              <w:t>As the Auth operation has Carrier Billing set to “true”,</w:t>
            </w:r>
            <w:r w:rsidR="00F73049">
              <w:t xml:space="preserve"> which requires a long authorization timeout </w:t>
            </w:r>
            <w:r w:rsidR="003C6D8A">
              <w:t>period</w:t>
            </w:r>
            <w:r w:rsidR="00F73049">
              <w:t xml:space="preserve"> e.g. up to seven days, Long</w:t>
            </w:r>
            <w:r>
              <w:t xml:space="preserve"> Term Authorization handling as specified in</w:t>
            </w:r>
            <w:r w:rsidR="00F73049">
              <w:t xml:space="preserve"> Section 4.2</w:t>
            </w:r>
            <w:r>
              <w:t xml:space="preserve"> </w:t>
            </w:r>
            <w:r w:rsidR="009B280F">
              <w:t xml:space="preserve">of </w:t>
            </w:r>
            <w:r>
              <w:t>Reference [</w:t>
            </w:r>
            <w:r w:rsidR="00F73049">
              <w:fldChar w:fldCharType="begin"/>
            </w:r>
            <w:r w:rsidR="00F73049">
              <w:instrText xml:space="preserve"> REF _Ref233204433 \w \h </w:instrText>
            </w:r>
            <w:r w:rsidR="00F73049">
              <w:fldChar w:fldCharType="separate"/>
            </w:r>
            <w:r w:rsidR="00517227">
              <w:t>3</w:t>
            </w:r>
            <w:r w:rsidR="00F73049">
              <w:fldChar w:fldCharType="end"/>
            </w:r>
            <w:r>
              <w:t xml:space="preserve">] must be </w:t>
            </w:r>
            <w:r w:rsidR="00F73049">
              <w:t>performed</w:t>
            </w:r>
            <w:r>
              <w:t xml:space="preserve">. </w:t>
            </w:r>
          </w:p>
          <w:p w14:paraId="7F585820" w14:textId="16AF82D9" w:rsidR="00F73049" w:rsidRDefault="00F73049" w:rsidP="00CE2AB5">
            <w:pPr>
              <w:pStyle w:val="ListParagraph"/>
              <w:numPr>
                <w:ilvl w:val="1"/>
                <w:numId w:val="19"/>
              </w:numPr>
            </w:pPr>
            <w:r>
              <w:t>A</w:t>
            </w:r>
            <w:r w:rsidR="001C7F8E">
              <w:t>n Agent monitors whether this transaction requires</w:t>
            </w:r>
            <w:r>
              <w:t xml:space="preserve"> Long Term Authorization</w:t>
            </w:r>
            <w:r w:rsidR="003C6D8A">
              <w:t xml:space="preserve"> handling</w:t>
            </w:r>
            <w:r>
              <w:t xml:space="preserve"> </w:t>
            </w:r>
          </w:p>
          <w:p w14:paraId="651010D6" w14:textId="107F914A" w:rsidR="00F73049" w:rsidRDefault="001C7F8E" w:rsidP="00CE2AB5">
            <w:pPr>
              <w:pStyle w:val="ListParagraph"/>
              <w:numPr>
                <w:ilvl w:val="2"/>
                <w:numId w:val="19"/>
              </w:numPr>
            </w:pPr>
            <w:r>
              <w:t>The agent check the</w:t>
            </w:r>
            <w:r w:rsidR="00F73049">
              <w:t xml:space="preserve"> duration</w:t>
            </w:r>
            <w:r>
              <w:t xml:space="preserve"> since the transaction was authorized where Long Term Authorization handling occurs when the duration exceed a</w:t>
            </w:r>
            <w:r w:rsidR="00F73049">
              <w:t xml:space="preserve"> configurable value that is initially set to 23 hours</w:t>
            </w:r>
          </w:p>
          <w:p w14:paraId="7AEA7A56" w14:textId="4BE4A8C8" w:rsidR="00155CEB" w:rsidRDefault="00155CEB" w:rsidP="00CE2AB5">
            <w:pPr>
              <w:pStyle w:val="ListParagraph"/>
              <w:numPr>
                <w:ilvl w:val="1"/>
                <w:numId w:val="19"/>
              </w:numPr>
            </w:pPr>
            <w:r>
              <w:t xml:space="preserve">Note: if the transaction state isn’t ‘authorized’, then Long Term Authorization handling won’t be invoked and handling is per the table in Appendix </w:t>
            </w:r>
            <w:r>
              <w:fldChar w:fldCharType="begin"/>
            </w:r>
            <w:r>
              <w:instrText xml:space="preserve"> REF _Ref234216438 \w \p \h </w:instrText>
            </w:r>
            <w:r>
              <w:fldChar w:fldCharType="separate"/>
            </w:r>
            <w:r w:rsidR="00517227">
              <w:t>B.2 below</w:t>
            </w:r>
            <w:r>
              <w:fldChar w:fldCharType="end"/>
            </w:r>
          </w:p>
          <w:p w14:paraId="356013DB" w14:textId="458F5CC4" w:rsidR="00516F12" w:rsidRDefault="00F73049" w:rsidP="00CE2AB5">
            <w:pPr>
              <w:pStyle w:val="ListParagraph"/>
              <w:numPr>
                <w:ilvl w:val="0"/>
                <w:numId w:val="19"/>
              </w:numPr>
            </w:pPr>
            <w:r>
              <w:t>PSEP uses SFTP to download a ‘Request’ file</w:t>
            </w:r>
          </w:p>
          <w:p w14:paraId="7AD3A85A" w14:textId="1199A963" w:rsidR="00F73049" w:rsidRDefault="00F73049" w:rsidP="00CE2AB5">
            <w:pPr>
              <w:pStyle w:val="ListParagraph"/>
              <w:numPr>
                <w:ilvl w:val="0"/>
                <w:numId w:val="19"/>
              </w:numPr>
            </w:pPr>
            <w:r>
              <w:t>The ‘Request’ file is</w:t>
            </w:r>
            <w:r w:rsidR="006D0CE5">
              <w:t xml:space="preserve"> decrypted and the file validated where the header and each command record (or line item) is validated</w:t>
            </w:r>
          </w:p>
          <w:p w14:paraId="798DC85C" w14:textId="76779752" w:rsidR="0010374C" w:rsidRPr="00D929DE" w:rsidRDefault="002F3C93" w:rsidP="00CE2AB5">
            <w:pPr>
              <w:pStyle w:val="ListParagraph"/>
              <w:numPr>
                <w:ilvl w:val="0"/>
                <w:numId w:val="19"/>
              </w:numPr>
            </w:pPr>
            <w:r>
              <w:t xml:space="preserve">A Charge </w:t>
            </w:r>
            <w:r w:rsidR="0010374C" w:rsidRPr="00D929DE">
              <w:t xml:space="preserve">method </w:t>
            </w:r>
            <w:r>
              <w:t>associated</w:t>
            </w:r>
            <w:r w:rsidR="0010374C" w:rsidRPr="00D929DE">
              <w:t xml:space="preserve"> with the ‘authorized’ transaction id</w:t>
            </w:r>
            <w:r>
              <w:t xml:space="preserve"> is found in the Request file being processed</w:t>
            </w:r>
            <w:r w:rsidR="0010374C" w:rsidRPr="00D929DE">
              <w:t xml:space="preserve">. </w:t>
            </w:r>
          </w:p>
          <w:p w14:paraId="286BE8B7" w14:textId="31F6FC66" w:rsidR="00D959E4" w:rsidRPr="00D959E4" w:rsidRDefault="002F3C93" w:rsidP="00CE2AB5">
            <w:pPr>
              <w:pStyle w:val="ListParagraph"/>
              <w:numPr>
                <w:ilvl w:val="1"/>
                <w:numId w:val="19"/>
              </w:numPr>
            </w:pPr>
            <w:r w:rsidRPr="00D929DE">
              <w:t xml:space="preserve">The transaction’s external transaction ID, which is the CorrelationId value provided in the </w:t>
            </w:r>
            <w:r>
              <w:t>Charge</w:t>
            </w:r>
            <w:r w:rsidRPr="00D929DE">
              <w:t xml:space="preserve"> request, is </w:t>
            </w:r>
            <w:r>
              <w:t>used to retrieve</w:t>
            </w:r>
            <w:r w:rsidRPr="00D929DE">
              <w:t xml:space="preserve"> the ‘authorized’ payment’s </w:t>
            </w:r>
            <w:r>
              <w:t>transaction information</w:t>
            </w:r>
            <w:r w:rsidRPr="00D929DE">
              <w:t>.</w:t>
            </w:r>
          </w:p>
          <w:p w14:paraId="4F4C7811" w14:textId="5AA74515" w:rsidR="0010374C" w:rsidRPr="00D959E4" w:rsidRDefault="00D959E4" w:rsidP="00CE2AB5">
            <w:pPr>
              <w:pStyle w:val="ListParagraph"/>
              <w:numPr>
                <w:ilvl w:val="1"/>
                <w:numId w:val="19"/>
              </w:numPr>
            </w:pPr>
            <w:r w:rsidRPr="00D959E4">
              <w:t xml:space="preserve">PSEP determines that Long Term </w:t>
            </w:r>
            <w:r>
              <w:t>A</w:t>
            </w:r>
            <w:r w:rsidRPr="00D959E4">
              <w:t>uthorization</w:t>
            </w:r>
            <w:r>
              <w:t xml:space="preserve"> </w:t>
            </w:r>
            <w:r w:rsidRPr="00D959E4">
              <w:t>Handling was not invoked for this Charge operation and processes the Charge Operation</w:t>
            </w:r>
            <w:r w:rsidR="000A7DF9">
              <w:t xml:space="preserve"> as normal</w:t>
            </w:r>
            <w:r w:rsidR="0010374C" w:rsidRPr="00D959E4">
              <w:t xml:space="preserve">. </w:t>
            </w:r>
          </w:p>
          <w:p w14:paraId="43A70DC0" w14:textId="3C937E5B" w:rsidR="0010374C" w:rsidRPr="00D929DE" w:rsidRDefault="0010374C" w:rsidP="00CE2AB5">
            <w:pPr>
              <w:pStyle w:val="ListParagraph"/>
              <w:numPr>
                <w:ilvl w:val="0"/>
                <w:numId w:val="19"/>
              </w:numPr>
            </w:pPr>
            <w:r w:rsidRPr="00D929DE">
              <w:t>PSEP performs the following</w:t>
            </w:r>
          </w:p>
          <w:p w14:paraId="7AC755F7" w14:textId="5D7BB40E" w:rsidR="0010374C" w:rsidRPr="00D929DE" w:rsidRDefault="0010374C" w:rsidP="00CE2AB5">
            <w:pPr>
              <w:pStyle w:val="ListParagraph"/>
              <w:numPr>
                <w:ilvl w:val="1"/>
                <w:numId w:val="19"/>
              </w:numPr>
            </w:pPr>
            <w:r w:rsidRPr="00D929DE">
              <w:t xml:space="preserve">The Partner </w:t>
            </w:r>
            <w:r w:rsidR="00D959E4">
              <w:t>is</w:t>
            </w:r>
            <w:r w:rsidRPr="00D929DE">
              <w:t xml:space="preserve"> validated to ensure </w:t>
            </w:r>
            <w:r w:rsidR="00D959E4">
              <w:t>it</w:t>
            </w:r>
            <w:r w:rsidRPr="00D929DE">
              <w:t xml:space="preserve"> exist and </w:t>
            </w:r>
            <w:r w:rsidR="00D959E4">
              <w:t>is</w:t>
            </w:r>
            <w:r w:rsidR="00D43185">
              <w:t xml:space="preserve"> not</w:t>
            </w:r>
            <w:r w:rsidR="00D959E4" w:rsidRPr="00D929DE">
              <w:t xml:space="preserve"> </w:t>
            </w:r>
            <w:r w:rsidRPr="00D929DE">
              <w:t>‘</w:t>
            </w:r>
            <w:r w:rsidR="00D43185">
              <w:t>terminated</w:t>
            </w:r>
            <w:r w:rsidR="00D43185" w:rsidRPr="00D929DE">
              <w:t>’</w:t>
            </w:r>
          </w:p>
          <w:p w14:paraId="433AD0DB" w14:textId="77777777" w:rsidR="00D929DE" w:rsidRPr="00C741A9" w:rsidRDefault="0010374C" w:rsidP="00CE2AB5">
            <w:pPr>
              <w:pStyle w:val="ListParagraph"/>
              <w:numPr>
                <w:ilvl w:val="1"/>
                <w:numId w:val="19"/>
              </w:numPr>
            </w:pPr>
            <w:r w:rsidRPr="00D929DE">
              <w:t xml:space="preserve">Validates the payment operation parameters </w:t>
            </w:r>
            <w:r w:rsidRPr="00C741A9">
              <w:t>and that the payment account is not ‘terminated’</w:t>
            </w:r>
            <w:r w:rsidR="00D929DE" w:rsidRPr="00C741A9">
              <w:t xml:space="preserve"> </w:t>
            </w:r>
          </w:p>
          <w:p w14:paraId="58A7BD8E" w14:textId="55FB2D96" w:rsidR="00D929DE" w:rsidRPr="00D929DE" w:rsidRDefault="00D929DE" w:rsidP="00CE2AB5">
            <w:pPr>
              <w:pStyle w:val="ListParagraph"/>
              <w:numPr>
                <w:ilvl w:val="2"/>
                <w:numId w:val="19"/>
              </w:numPr>
            </w:pPr>
            <w:r w:rsidRPr="00D929DE">
              <w:t>Additionally, the CorrelationID is prepended to the operation name of ‘</w:t>
            </w:r>
            <w:r w:rsidR="000A7DF9">
              <w:t>charge</w:t>
            </w:r>
            <w:r w:rsidRPr="00D929DE">
              <w:t>’ to check for idempotent behavior e.g.</w:t>
            </w:r>
            <w:r>
              <w:t xml:space="preserve"> PSEP will</w:t>
            </w:r>
            <w:r w:rsidRPr="00D929DE">
              <w:t xml:space="preserve"> not attempt to re-process any transactions already successfully</w:t>
            </w:r>
            <w:r>
              <w:t xml:space="preserve"> </w:t>
            </w:r>
            <w:r w:rsidRPr="00D929DE">
              <w:t xml:space="preserve">processed; the response for the successful processing should be reported instead. </w:t>
            </w:r>
          </w:p>
          <w:p w14:paraId="1E615AF4" w14:textId="77777777" w:rsidR="0010374C" w:rsidRDefault="0010374C" w:rsidP="00CE2AB5">
            <w:pPr>
              <w:pStyle w:val="ListParagraph"/>
              <w:numPr>
                <w:ilvl w:val="1"/>
                <w:numId w:val="19"/>
              </w:numPr>
            </w:pPr>
            <w:r w:rsidRPr="00D929DE">
              <w:t>Validates the payment account holder is not ‘terminated’</w:t>
            </w:r>
          </w:p>
          <w:p w14:paraId="280E798F" w14:textId="7451CA98" w:rsidR="00874A0D" w:rsidRPr="00874A0D" w:rsidRDefault="00874A0D" w:rsidP="00CE2AB5">
            <w:pPr>
              <w:pStyle w:val="ListParagraph"/>
              <w:numPr>
                <w:ilvl w:val="1"/>
                <w:numId w:val="19"/>
              </w:numPr>
            </w:pPr>
            <w:r>
              <w:t>Validates t</w:t>
            </w:r>
            <w:r w:rsidRPr="00D959E4">
              <w:t xml:space="preserve">he </w:t>
            </w:r>
            <w:r>
              <w:t>Charge</w:t>
            </w:r>
            <w:r w:rsidRPr="00D959E4">
              <w:t xml:space="preserve"> </w:t>
            </w:r>
            <w:r>
              <w:t>operation</w:t>
            </w:r>
            <w:r w:rsidRPr="00D959E4">
              <w:t xml:space="preserve"> </w:t>
            </w:r>
            <w:r>
              <w:t>arrives</w:t>
            </w:r>
            <w:r w:rsidRPr="00D959E4">
              <w:t xml:space="preserve"> before the ‘authorized’ transaction </w:t>
            </w:r>
            <w:r>
              <w:t xml:space="preserve">timeout </w:t>
            </w:r>
            <w:r w:rsidRPr="00D959E4">
              <w:t>expires</w:t>
            </w:r>
          </w:p>
          <w:p w14:paraId="1409389F" w14:textId="5EA134F1" w:rsidR="0010374C" w:rsidRPr="00D929DE" w:rsidRDefault="0010374C" w:rsidP="00CE2AB5">
            <w:pPr>
              <w:pStyle w:val="ListParagraph"/>
              <w:numPr>
                <w:ilvl w:val="0"/>
                <w:numId w:val="19"/>
              </w:numPr>
            </w:pPr>
            <w:r w:rsidRPr="00D929DE">
              <w:t xml:space="preserve">As the ‘authorized’ payment transaction was for a Prepaid subscriber, PSEP sends a </w:t>
            </w:r>
            <w:r w:rsidRPr="00D929DE">
              <w:lastRenderedPageBreak/>
              <w:t>Diameter Terminate-Confirm CCR message with Used-Service-Unit-CC-Money-Unit-Value Value-Digits that must be greater than zero to the OCS</w:t>
            </w:r>
            <w:r w:rsidR="00734B86">
              <w:t>, where the amount is equal to the ‘authorized’ transaction’s grossCost value</w:t>
            </w:r>
            <w:r w:rsidRPr="00D929DE">
              <w:t>.</w:t>
            </w:r>
          </w:p>
          <w:p w14:paraId="40CDF6C4" w14:textId="77777777" w:rsidR="0010374C" w:rsidRDefault="0010374C" w:rsidP="00CE2AB5">
            <w:pPr>
              <w:pStyle w:val="ListParagraph"/>
              <w:numPr>
                <w:ilvl w:val="0"/>
                <w:numId w:val="19"/>
              </w:numPr>
            </w:pPr>
            <w:r w:rsidRPr="00D929DE">
              <w:t>OCS returns a successful CCA message.</w:t>
            </w:r>
          </w:p>
          <w:p w14:paraId="1BFCDA23" w14:textId="7DF2F303" w:rsidR="007435DA" w:rsidRPr="007435DA" w:rsidRDefault="000A7DF9" w:rsidP="00CE2AB5">
            <w:pPr>
              <w:pStyle w:val="ListParagraph"/>
              <w:numPr>
                <w:ilvl w:val="2"/>
                <w:numId w:val="19"/>
              </w:numPr>
              <w:rPr>
                <w:lang w:val="en-US"/>
              </w:rPr>
            </w:pPr>
            <w:r w:rsidRPr="00D929DE">
              <w:t>PSEP changes the transaction state to CONFIRMED and revises the spent amount associated with the Spend Limits</w:t>
            </w:r>
          </w:p>
          <w:p w14:paraId="3181E49A" w14:textId="60794659" w:rsidR="00EF4EA5" w:rsidRPr="00EF4EA5" w:rsidRDefault="00EF4EA5" w:rsidP="00CE2AB5">
            <w:pPr>
              <w:pStyle w:val="ListParagraph"/>
              <w:numPr>
                <w:ilvl w:val="1"/>
                <w:numId w:val="19"/>
              </w:numPr>
            </w:pPr>
            <w:r>
              <w:t>Note: if the result of the Diameter</w:t>
            </w:r>
            <w:r w:rsidR="005D22F5">
              <w:t xml:space="preserve"> Terminate</w:t>
            </w:r>
            <w:r>
              <w:t>-Confirm wasn’t successful e.g. all retries fail or non-successful response returned, then result is logged and an appropriate error is returned in the Charge operation response</w:t>
            </w:r>
            <w:r w:rsidR="000C7D81">
              <w:t xml:space="preserve">. </w:t>
            </w:r>
          </w:p>
          <w:p w14:paraId="7C9C12DF" w14:textId="77777777" w:rsidR="00837340" w:rsidRDefault="00837340" w:rsidP="00CE2AB5">
            <w:pPr>
              <w:pStyle w:val="ListParagraph"/>
              <w:numPr>
                <w:ilvl w:val="0"/>
                <w:numId w:val="19"/>
              </w:numPr>
            </w:pPr>
            <w:r>
              <w:t xml:space="preserve">When the </w:t>
            </w:r>
            <w:r w:rsidR="000A7DF9">
              <w:t xml:space="preserve">‘Request’ file </w:t>
            </w:r>
            <w:r>
              <w:t>has been completely processed, PSEP creates the ‘Response’ file</w:t>
            </w:r>
          </w:p>
          <w:p w14:paraId="73167B9B" w14:textId="522C3A34" w:rsidR="00837340" w:rsidRDefault="00837340" w:rsidP="00CE2AB5">
            <w:pPr>
              <w:pStyle w:val="ListParagraph"/>
              <w:numPr>
                <w:ilvl w:val="1"/>
                <w:numId w:val="19"/>
              </w:numPr>
            </w:pPr>
            <w:r>
              <w:t xml:space="preserve">The ‘Response’ file contains the </w:t>
            </w:r>
            <w:r w:rsidR="00E63587">
              <w:t xml:space="preserve">Charge </w:t>
            </w:r>
            <w:r>
              <w:t xml:space="preserve">operation with an indication it was successful and </w:t>
            </w:r>
            <w:r w:rsidR="00254E7F">
              <w:t xml:space="preserve">the Charge </w:t>
            </w:r>
            <w:r>
              <w:t xml:space="preserve">operation response also contains transaction’s CorrelationId – See </w:t>
            </w:r>
            <w:r w:rsidRPr="00D929DE">
              <w:t>Reference [</w:t>
            </w:r>
            <w:r w:rsidRPr="00D929DE">
              <w:fldChar w:fldCharType="begin"/>
            </w:r>
            <w:r w:rsidRPr="00D929DE">
              <w:instrText xml:space="preserve"> REF _Ref233204231 \w \h </w:instrText>
            </w:r>
            <w:r w:rsidRPr="00D929DE">
              <w:fldChar w:fldCharType="separate"/>
            </w:r>
            <w:r w:rsidR="00517227">
              <w:t>6</w:t>
            </w:r>
            <w:r w:rsidRPr="00D929DE">
              <w:fldChar w:fldCharType="end"/>
            </w:r>
            <w:r w:rsidRPr="00D929DE">
              <w:t>] with further background information found in references [</w:t>
            </w:r>
            <w:r w:rsidRPr="00D929DE">
              <w:fldChar w:fldCharType="begin"/>
            </w:r>
            <w:r w:rsidRPr="00D929DE">
              <w:instrText xml:space="preserve"> REF _Ref234042207 \w \h </w:instrText>
            </w:r>
            <w:r w:rsidRPr="00D929DE">
              <w:fldChar w:fldCharType="separate"/>
            </w:r>
            <w:r w:rsidR="00517227">
              <w:t>8</w:t>
            </w:r>
            <w:r w:rsidRPr="00D929DE">
              <w:fldChar w:fldCharType="end"/>
            </w:r>
            <w:r w:rsidRPr="00D929DE">
              <w:t>] and [</w:t>
            </w:r>
            <w:r>
              <w:fldChar w:fldCharType="begin"/>
            </w:r>
            <w:r>
              <w:instrText xml:space="preserve"> REF _Ref234053061 \w \h </w:instrText>
            </w:r>
            <w:r>
              <w:fldChar w:fldCharType="separate"/>
            </w:r>
            <w:r w:rsidR="00517227">
              <w:t>10</w:t>
            </w:r>
            <w:r>
              <w:fldChar w:fldCharType="end"/>
            </w:r>
            <w:r w:rsidRPr="00D929DE">
              <w:t>]</w:t>
            </w:r>
            <w:r>
              <w:t>.</w:t>
            </w:r>
          </w:p>
          <w:p w14:paraId="72C5A061" w14:textId="24C03B16" w:rsidR="000A7DF9" w:rsidRDefault="00837340" w:rsidP="00CE2AB5">
            <w:pPr>
              <w:pStyle w:val="ListParagraph"/>
              <w:numPr>
                <w:ilvl w:val="1"/>
                <w:numId w:val="19"/>
              </w:numPr>
            </w:pPr>
            <w:r>
              <w:t>PSEP encrypts</w:t>
            </w:r>
            <w:r w:rsidR="000A7DF9">
              <w:t xml:space="preserve"> the </w:t>
            </w:r>
            <w:r>
              <w:t>‘Response’ file.</w:t>
            </w:r>
          </w:p>
          <w:p w14:paraId="3729BE70" w14:textId="4DFF17D7" w:rsidR="0010374C" w:rsidRPr="00837340" w:rsidRDefault="000A7DF9" w:rsidP="00CE2AB5">
            <w:pPr>
              <w:pStyle w:val="ListParagraph"/>
              <w:numPr>
                <w:ilvl w:val="0"/>
                <w:numId w:val="19"/>
              </w:numPr>
            </w:pPr>
            <w:r w:rsidRPr="00837340">
              <w:t>PSEP uses SFTP to upload a ‘Request’ file</w:t>
            </w:r>
          </w:p>
        </w:tc>
      </w:tr>
      <w:tr w:rsidR="0010374C" w:rsidRPr="00D929DE" w14:paraId="11C87D1A" w14:textId="77777777" w:rsidTr="0010374C">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3CA1445D" w14:textId="77777777" w:rsidR="0010374C" w:rsidRPr="00D929DE" w:rsidRDefault="0010374C" w:rsidP="00DE3E21"/>
        </w:tc>
      </w:tr>
    </w:tbl>
    <w:p w14:paraId="12BB0CA4" w14:textId="462BB900" w:rsidR="00C67611" w:rsidRPr="00D929DE" w:rsidRDefault="00C67611" w:rsidP="00DE3E21">
      <w:pPr>
        <w:pStyle w:val="Heading4"/>
      </w:pPr>
      <w:bookmarkStart w:id="1125" w:name="_Ref234063624"/>
      <w:bookmarkStart w:id="1126" w:name="_Toc367633767"/>
      <w:r w:rsidRPr="00D929DE">
        <w:lastRenderedPageBreak/>
        <w:t>Successful Charge</w:t>
      </w:r>
      <w:r>
        <w:t xml:space="preserve"> with</w:t>
      </w:r>
      <w:r w:rsidRPr="00D929DE">
        <w:t xml:space="preserve"> Long Term Authorization Handling Invoked Flow</w:t>
      </w:r>
      <w:bookmarkEnd w:id="1125"/>
      <w:bookmarkEnd w:id="1126"/>
    </w:p>
    <w:p w14:paraId="2CE0B078" w14:textId="77777777" w:rsidR="00C67611" w:rsidRPr="00D929DE" w:rsidRDefault="00C67611" w:rsidP="007C1FCB">
      <w:pPr>
        <w:keepNext/>
      </w:pPr>
    </w:p>
    <w:p w14:paraId="42DEAA9C" w14:textId="105CBA74" w:rsidR="00C67611" w:rsidRPr="00D929DE" w:rsidRDefault="00AE3213" w:rsidP="007C1FCB">
      <w:pPr>
        <w:keepNext/>
        <w:jc w:val="center"/>
      </w:pPr>
      <w:r w:rsidRPr="00AE3213">
        <w:rPr>
          <w:noProof/>
        </w:rPr>
        <w:drawing>
          <wp:inline distT="0" distB="0" distL="0" distR="0" wp14:anchorId="4277DAEE" wp14:editId="321AD6B2">
            <wp:extent cx="5486400" cy="4114800"/>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343F34B" w14:textId="030700CD" w:rsidR="00C67611" w:rsidRPr="00D929DE" w:rsidRDefault="00C67611" w:rsidP="007C1FCB">
      <w:pPr>
        <w:pStyle w:val="Caption"/>
        <w:ind w:hanging="3403"/>
        <w:jc w:val="center"/>
      </w:pPr>
      <w:r w:rsidRPr="00D929DE">
        <w:t xml:space="preserve">Figure </w:t>
      </w:r>
      <w:fldSimple w:instr=" SEQ Figure \* ARABIC ">
        <w:r w:rsidR="00517227">
          <w:rPr>
            <w:noProof/>
          </w:rPr>
          <w:t>10</w:t>
        </w:r>
      </w:fldSimple>
      <w:r w:rsidRPr="00D929DE">
        <w:t>: Successful Charge</w:t>
      </w:r>
      <w:r w:rsidR="00780C3E">
        <w:t xml:space="preserve"> with</w:t>
      </w:r>
      <w:r w:rsidRPr="00D929DE">
        <w:t xml:space="preserve"> Long Term Authorization Handling Invoked Flow</w:t>
      </w:r>
    </w:p>
    <w:p w14:paraId="10D96F2C" w14:textId="77777777" w:rsidR="00C67611" w:rsidRPr="00D929DE" w:rsidRDefault="00C67611"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C67611" w:rsidRPr="00D929DE" w14:paraId="6218D916" w14:textId="77777777" w:rsidTr="0032120F">
        <w:tc>
          <w:tcPr>
            <w:tcW w:w="9540" w:type="dxa"/>
            <w:gridSpan w:val="2"/>
            <w:tcBorders>
              <w:top w:val="single" w:sz="4" w:space="0" w:color="auto"/>
              <w:bottom w:val="single" w:sz="4" w:space="0" w:color="auto"/>
            </w:tcBorders>
            <w:shd w:val="clear" w:color="auto" w:fill="CCCCCC"/>
            <w:vAlign w:val="bottom"/>
          </w:tcPr>
          <w:p w14:paraId="008AA642" w14:textId="71CD7657" w:rsidR="00C67611" w:rsidRPr="00D929DE" w:rsidRDefault="00C67611" w:rsidP="007C1FCB">
            <w:pPr>
              <w:pageBreakBefore/>
              <w:jc w:val="center"/>
              <w:rPr>
                <w:rFonts w:ascii="Arial" w:hAnsi="Arial"/>
              </w:rPr>
            </w:pPr>
            <w:r w:rsidRPr="00D929DE">
              <w:lastRenderedPageBreak/>
              <w:t>Successful Charge</w:t>
            </w:r>
            <w:r w:rsidR="00FB1A9F">
              <w:t xml:space="preserve"> with</w:t>
            </w:r>
            <w:r w:rsidRPr="00D929DE">
              <w:t xml:space="preserve"> Long Term Authorization Handling Invoked Flow</w:t>
            </w:r>
          </w:p>
        </w:tc>
      </w:tr>
      <w:tr w:rsidR="00C67611" w:rsidRPr="00D929DE" w14:paraId="59FE22C6" w14:textId="77777777" w:rsidTr="0032120F">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6E4D1A26" w14:textId="7AB7C088" w:rsidR="00C67611" w:rsidRPr="00D929DE" w:rsidRDefault="00C67611" w:rsidP="00CE2AB5">
            <w:pPr>
              <w:numPr>
                <w:ilvl w:val="0"/>
                <w:numId w:val="20"/>
              </w:numPr>
              <w:spacing w:after="120"/>
            </w:pPr>
            <w:r w:rsidRPr="00D929DE">
              <w:t xml:space="preserve">As </w:t>
            </w:r>
            <w:r w:rsidR="00916C9E">
              <w:t xml:space="preserve">the </w:t>
            </w:r>
            <w:r w:rsidR="00916C9E" w:rsidRPr="00D929DE">
              <w:t>TPA</w:t>
            </w:r>
            <w:r w:rsidR="00916C9E">
              <w:t xml:space="preserve"> (Google)</w:t>
            </w:r>
            <w:r w:rsidR="00916C9E" w:rsidRPr="00D929DE">
              <w:t xml:space="preserve"> </w:t>
            </w:r>
            <w:r w:rsidRPr="00D929DE">
              <w:t xml:space="preserve">has previously successfully generated an Auth operation for the subscriber, the transaction state within PSEP is ‘authorized’, where the transaction’s external transaction ID, which is the CorrelationId value, was provided </w:t>
            </w:r>
            <w:r w:rsidR="00FB1A9F" w:rsidRPr="00D929DE">
              <w:t xml:space="preserve">in the Auth request and PSEP </w:t>
            </w:r>
            <w:r w:rsidR="00FB1A9F">
              <w:t>links CorrelationId</w:t>
            </w:r>
            <w:r w:rsidR="00FB1A9F" w:rsidRPr="00D929DE">
              <w:t xml:space="preserve"> to the ‘authorized’ payment’s Transaction ID</w:t>
            </w:r>
            <w:r w:rsidRPr="00D929DE">
              <w:t xml:space="preserve">. </w:t>
            </w:r>
          </w:p>
          <w:p w14:paraId="1EF12475" w14:textId="34E27BA5" w:rsidR="00C67611" w:rsidRPr="00D929DE" w:rsidRDefault="00C67611" w:rsidP="00CE2AB5">
            <w:pPr>
              <w:pStyle w:val="ListParagraph"/>
              <w:numPr>
                <w:ilvl w:val="1"/>
                <w:numId w:val="20"/>
              </w:numPr>
            </w:pPr>
            <w:r w:rsidRPr="00D929DE">
              <w:t xml:space="preserve">See steps 1-6 in </w:t>
            </w:r>
            <w:r w:rsidR="0032120F" w:rsidRPr="00D929DE">
              <w:t xml:space="preserve">Section </w:t>
            </w:r>
            <w:r w:rsidR="0032120F">
              <w:fldChar w:fldCharType="begin"/>
            </w:r>
            <w:r w:rsidR="0032120F">
              <w:instrText xml:space="preserve"> REF _Ref234055119 \w \p \h </w:instrText>
            </w:r>
            <w:r w:rsidR="0032120F">
              <w:fldChar w:fldCharType="separate"/>
            </w:r>
            <w:r w:rsidR="00517227">
              <w:t>3.2.5.1 above</w:t>
            </w:r>
            <w:r w:rsidR="0032120F">
              <w:fldChar w:fldCharType="end"/>
            </w:r>
            <w:r w:rsidRPr="00D929DE">
              <w:t>.</w:t>
            </w:r>
          </w:p>
          <w:p w14:paraId="241071B3" w14:textId="77777777" w:rsidR="00C67611" w:rsidRDefault="00C67611" w:rsidP="00CE2AB5">
            <w:pPr>
              <w:pStyle w:val="ListParagraph"/>
              <w:numPr>
                <w:ilvl w:val="0"/>
                <w:numId w:val="20"/>
              </w:numPr>
            </w:pPr>
            <w:r>
              <w:t>As the Auth operation has Carrier Billing set to “true”, which requires a long authorization timeout period e.g. up to seven days, Long Term Authorization handling as specified in Section 4.2 Reference [</w:t>
            </w:r>
            <w:r>
              <w:fldChar w:fldCharType="begin"/>
            </w:r>
            <w:r>
              <w:instrText xml:space="preserve"> REF _Ref233204433 \w \h </w:instrText>
            </w:r>
            <w:r>
              <w:fldChar w:fldCharType="separate"/>
            </w:r>
            <w:r w:rsidR="00517227">
              <w:t>3</w:t>
            </w:r>
            <w:r>
              <w:fldChar w:fldCharType="end"/>
            </w:r>
            <w:r>
              <w:t xml:space="preserve">] must be performed. </w:t>
            </w:r>
          </w:p>
          <w:p w14:paraId="7C88BD1C" w14:textId="77777777" w:rsidR="00C80049" w:rsidRDefault="00C80049" w:rsidP="00CE2AB5">
            <w:pPr>
              <w:pStyle w:val="ListParagraph"/>
              <w:numPr>
                <w:ilvl w:val="1"/>
                <w:numId w:val="20"/>
              </w:numPr>
            </w:pPr>
            <w:r>
              <w:t xml:space="preserve">An Agent monitors whether this transaction requires Long Term Authorization handling </w:t>
            </w:r>
          </w:p>
          <w:p w14:paraId="24CBD72E" w14:textId="77777777" w:rsidR="00C80049" w:rsidRDefault="00C80049" w:rsidP="00CE2AB5">
            <w:pPr>
              <w:pStyle w:val="ListParagraph"/>
              <w:numPr>
                <w:ilvl w:val="2"/>
                <w:numId w:val="20"/>
              </w:numPr>
            </w:pPr>
            <w:r>
              <w:t>The agent check the duration since the transaction was authorized where Long Term Authorization handling occurs when the duration exceed a configurable value that is initially set to 23 hours</w:t>
            </w:r>
          </w:p>
          <w:p w14:paraId="446ED8D2" w14:textId="77777777" w:rsidR="00155CEB" w:rsidRDefault="00155CEB" w:rsidP="00CE2AB5">
            <w:pPr>
              <w:pStyle w:val="ListParagraph"/>
              <w:numPr>
                <w:ilvl w:val="1"/>
                <w:numId w:val="20"/>
              </w:numPr>
            </w:pPr>
            <w:r>
              <w:t xml:space="preserve">Note: if the transaction state isn’t ‘authorized’, then Long Term Authorization handling won’t be invoked and handling is per the table in Appendix </w:t>
            </w:r>
            <w:r>
              <w:fldChar w:fldCharType="begin"/>
            </w:r>
            <w:r>
              <w:instrText xml:space="preserve"> REF _Ref234216438 \w \p \h </w:instrText>
            </w:r>
            <w:r>
              <w:fldChar w:fldCharType="separate"/>
            </w:r>
            <w:r w:rsidR="00517227">
              <w:t>B.2 below</w:t>
            </w:r>
            <w:r>
              <w:fldChar w:fldCharType="end"/>
            </w:r>
          </w:p>
          <w:p w14:paraId="79898695" w14:textId="72CDAF18" w:rsidR="0032120F" w:rsidRDefault="00AE3213" w:rsidP="00CE2AB5">
            <w:pPr>
              <w:pStyle w:val="ListParagraph"/>
              <w:numPr>
                <w:ilvl w:val="0"/>
                <w:numId w:val="20"/>
              </w:numPr>
              <w:rPr>
                <w:lang w:val="en-US"/>
              </w:rPr>
            </w:pPr>
            <w:r w:rsidRPr="00AE3213">
              <w:t xml:space="preserve">The Agent determines Long Term Authorization handling needs to be invoked for this ‘authorized’ payment transaction and a </w:t>
            </w:r>
            <w:r w:rsidR="00BC60F0">
              <w:rPr>
                <w:lang w:val="en-US"/>
              </w:rPr>
              <w:t>Diameter Terminate-Confirm is processed for this transaction</w:t>
            </w:r>
          </w:p>
          <w:p w14:paraId="6BADC887" w14:textId="75A60D35" w:rsidR="00BC60F0" w:rsidRPr="00D929DE" w:rsidRDefault="00BC60F0" w:rsidP="00CE2AB5">
            <w:pPr>
              <w:pStyle w:val="ListParagraph"/>
              <w:numPr>
                <w:ilvl w:val="0"/>
                <w:numId w:val="20"/>
              </w:numPr>
            </w:pPr>
            <w:r w:rsidRPr="00D929DE">
              <w:t>As the ‘authorized’ payment transaction was for a Prepaid subscriber, PSEP sends a Diameter Terminate-Confirm CCR message with Used-Service-Unit-CC-Money-Unit-Value Value-Digits that must be greater than zero to the OCS</w:t>
            </w:r>
            <w:r w:rsidR="00734B86">
              <w:t>, where the amount is equal to the ‘authorized’ transaction’s grossCost value</w:t>
            </w:r>
            <w:r w:rsidRPr="00D929DE">
              <w:t>.</w:t>
            </w:r>
          </w:p>
          <w:p w14:paraId="04F2CC79" w14:textId="77777777" w:rsidR="00BC60F0" w:rsidRDefault="00BC60F0" w:rsidP="00CE2AB5">
            <w:pPr>
              <w:pStyle w:val="ListParagraph"/>
              <w:numPr>
                <w:ilvl w:val="0"/>
                <w:numId w:val="20"/>
              </w:numPr>
            </w:pPr>
            <w:r w:rsidRPr="00D929DE">
              <w:t>OCS returns a successful CCA message.</w:t>
            </w:r>
          </w:p>
          <w:p w14:paraId="2326F313" w14:textId="15419CE5" w:rsidR="00AE3213" w:rsidRPr="00526171" w:rsidRDefault="00AE3213" w:rsidP="00CE2AB5">
            <w:pPr>
              <w:pStyle w:val="ListParagraph"/>
              <w:numPr>
                <w:ilvl w:val="0"/>
                <w:numId w:val="20"/>
              </w:numPr>
              <w:rPr>
                <w:lang w:val="en-US"/>
              </w:rPr>
            </w:pPr>
            <w:r>
              <w:t xml:space="preserve">PSEP stores the outcome of the </w:t>
            </w:r>
            <w:r w:rsidRPr="00AE3213">
              <w:t xml:space="preserve">Diameter Terminate-Confirm message </w:t>
            </w:r>
            <w:r w:rsidR="00526171" w:rsidRPr="00526171">
              <w:rPr>
                <w:lang w:val="en-US"/>
              </w:rPr>
              <w:t>associated with this ‘authorized’ payment transaction</w:t>
            </w:r>
            <w:r w:rsidR="00526171">
              <w:rPr>
                <w:lang w:val="en-US"/>
              </w:rPr>
              <w:t>.</w:t>
            </w:r>
          </w:p>
          <w:p w14:paraId="4500DEBF" w14:textId="77777777" w:rsidR="00C67611" w:rsidRDefault="00C67611" w:rsidP="00CE2AB5">
            <w:pPr>
              <w:pStyle w:val="ListParagraph"/>
              <w:numPr>
                <w:ilvl w:val="0"/>
                <w:numId w:val="20"/>
              </w:numPr>
            </w:pPr>
            <w:r>
              <w:t>PSEP uses SFTP to download a ‘Request’ file</w:t>
            </w:r>
          </w:p>
          <w:p w14:paraId="4D6E2BAA" w14:textId="77777777" w:rsidR="00C67611" w:rsidRDefault="00C67611" w:rsidP="00CE2AB5">
            <w:pPr>
              <w:pStyle w:val="ListParagraph"/>
              <w:numPr>
                <w:ilvl w:val="0"/>
                <w:numId w:val="20"/>
              </w:numPr>
            </w:pPr>
            <w:r>
              <w:t>The ‘Request’ file is decrypted and the file validated where the header and each command record (or line item) is validated</w:t>
            </w:r>
          </w:p>
          <w:p w14:paraId="168DF047" w14:textId="77777777" w:rsidR="00C67611" w:rsidRPr="00D929DE" w:rsidRDefault="00C67611" w:rsidP="00CE2AB5">
            <w:pPr>
              <w:pStyle w:val="ListParagraph"/>
              <w:numPr>
                <w:ilvl w:val="0"/>
                <w:numId w:val="20"/>
              </w:numPr>
            </w:pPr>
            <w:r>
              <w:t xml:space="preserve">A Charge </w:t>
            </w:r>
            <w:r w:rsidRPr="00D929DE">
              <w:t xml:space="preserve">method </w:t>
            </w:r>
            <w:r>
              <w:t>associated</w:t>
            </w:r>
            <w:r w:rsidRPr="00D929DE">
              <w:t xml:space="preserve"> with the ‘authorized’ transaction id</w:t>
            </w:r>
            <w:r>
              <w:t xml:space="preserve"> is found in the Request file being processed</w:t>
            </w:r>
            <w:r w:rsidRPr="00D929DE">
              <w:t xml:space="preserve">. </w:t>
            </w:r>
          </w:p>
          <w:p w14:paraId="51A39E60" w14:textId="45B48523" w:rsidR="00C9677D" w:rsidRPr="00C9677D" w:rsidRDefault="00C67611" w:rsidP="00CE2AB5">
            <w:pPr>
              <w:pStyle w:val="ListParagraph"/>
              <w:numPr>
                <w:ilvl w:val="1"/>
                <w:numId w:val="20"/>
              </w:numPr>
            </w:pPr>
            <w:r w:rsidRPr="00D929DE">
              <w:t xml:space="preserve">The transaction’s external transaction ID, which is the CorrelationId value provided in the </w:t>
            </w:r>
            <w:r>
              <w:t>Charge</w:t>
            </w:r>
            <w:r w:rsidRPr="00D929DE">
              <w:t xml:space="preserve"> request, is </w:t>
            </w:r>
            <w:r>
              <w:t>used to retrieve</w:t>
            </w:r>
            <w:r w:rsidRPr="00D929DE">
              <w:t xml:space="preserve"> the ‘authorized’ payment’s </w:t>
            </w:r>
            <w:r>
              <w:t>transaction information</w:t>
            </w:r>
            <w:r w:rsidR="00C9677D">
              <w:t xml:space="preserve"> and PSEP </w:t>
            </w:r>
            <w:r w:rsidR="00C9677D" w:rsidRPr="00D929DE">
              <w:t>performs the following</w:t>
            </w:r>
          </w:p>
          <w:p w14:paraId="0CFFA650" w14:textId="4ED030D5" w:rsidR="00C9677D" w:rsidRPr="00D929DE" w:rsidRDefault="00C9677D" w:rsidP="00CE2AB5">
            <w:pPr>
              <w:pStyle w:val="ListParagraph"/>
              <w:numPr>
                <w:ilvl w:val="2"/>
                <w:numId w:val="20"/>
              </w:numPr>
            </w:pPr>
            <w:r w:rsidRPr="00D929DE">
              <w:t xml:space="preserve">The Partner </w:t>
            </w:r>
            <w:r>
              <w:t>is</w:t>
            </w:r>
            <w:r w:rsidRPr="00D929DE">
              <w:t xml:space="preserve"> validated to ensure </w:t>
            </w:r>
            <w:r>
              <w:t>it</w:t>
            </w:r>
            <w:r w:rsidRPr="00D929DE">
              <w:t xml:space="preserve"> exist and </w:t>
            </w:r>
            <w:r w:rsidR="00D43185">
              <w:t>is not</w:t>
            </w:r>
            <w:r w:rsidR="00D43185" w:rsidRPr="00D929DE">
              <w:t xml:space="preserve"> ‘</w:t>
            </w:r>
            <w:r w:rsidR="00D43185">
              <w:t>terminated</w:t>
            </w:r>
            <w:r w:rsidR="00D43185" w:rsidRPr="00D929DE">
              <w:t>’</w:t>
            </w:r>
          </w:p>
          <w:p w14:paraId="6C69444F" w14:textId="77777777" w:rsidR="00C9677D" w:rsidRPr="00C741A9" w:rsidRDefault="00C9677D" w:rsidP="00CE2AB5">
            <w:pPr>
              <w:pStyle w:val="ListParagraph"/>
              <w:numPr>
                <w:ilvl w:val="2"/>
                <w:numId w:val="20"/>
              </w:numPr>
            </w:pPr>
            <w:r w:rsidRPr="00D929DE">
              <w:t xml:space="preserve">Validates the payment operation parameters </w:t>
            </w:r>
            <w:r w:rsidRPr="00C741A9">
              <w:t xml:space="preserve">and that the payment account is not ‘terminated’ </w:t>
            </w:r>
          </w:p>
          <w:p w14:paraId="1D6E6AE9" w14:textId="77777777" w:rsidR="00C9677D" w:rsidRPr="00D929DE" w:rsidRDefault="00C9677D" w:rsidP="00CE2AB5">
            <w:pPr>
              <w:pStyle w:val="ListParagraph"/>
              <w:numPr>
                <w:ilvl w:val="3"/>
                <w:numId w:val="20"/>
              </w:numPr>
            </w:pPr>
            <w:r w:rsidRPr="00D929DE">
              <w:t xml:space="preserve">Additionally, the CorrelationID is prepended to the operation </w:t>
            </w:r>
            <w:r w:rsidRPr="00D929DE">
              <w:lastRenderedPageBreak/>
              <w:t>name of ‘</w:t>
            </w:r>
            <w:r>
              <w:t>charge</w:t>
            </w:r>
            <w:r w:rsidRPr="00D929DE">
              <w:t>’ to check for idempotent behavior e.g.</w:t>
            </w:r>
            <w:r>
              <w:t xml:space="preserve"> PSEP will</w:t>
            </w:r>
            <w:r w:rsidRPr="00D929DE">
              <w:t xml:space="preserve"> not attempt to re-process any transactions already successfully</w:t>
            </w:r>
            <w:r>
              <w:t xml:space="preserve"> </w:t>
            </w:r>
            <w:r w:rsidRPr="00D929DE">
              <w:t xml:space="preserve">processed; the response for the successful processing should be reported instead. </w:t>
            </w:r>
          </w:p>
          <w:p w14:paraId="300828D0" w14:textId="77777777" w:rsidR="00C9677D" w:rsidRDefault="00C9677D" w:rsidP="00CE2AB5">
            <w:pPr>
              <w:pStyle w:val="ListParagraph"/>
              <w:numPr>
                <w:ilvl w:val="2"/>
                <w:numId w:val="20"/>
              </w:numPr>
            </w:pPr>
            <w:r w:rsidRPr="00D929DE">
              <w:t>Validates the payment account holder is not ‘terminated’</w:t>
            </w:r>
          </w:p>
          <w:p w14:paraId="3CD89427" w14:textId="5439EA3B" w:rsidR="00874A0D" w:rsidRPr="00D929DE" w:rsidRDefault="00EF0A86" w:rsidP="00CE2AB5">
            <w:pPr>
              <w:pStyle w:val="ListParagraph"/>
              <w:numPr>
                <w:ilvl w:val="2"/>
                <w:numId w:val="20"/>
              </w:numPr>
            </w:pPr>
            <w:r>
              <w:t>Validates the</w:t>
            </w:r>
            <w:r w:rsidR="00874A0D" w:rsidRPr="00D959E4">
              <w:t xml:space="preserve"> </w:t>
            </w:r>
            <w:r w:rsidR="00874A0D">
              <w:t>Charge</w:t>
            </w:r>
            <w:r w:rsidR="00874A0D" w:rsidRPr="00D959E4">
              <w:t xml:space="preserve"> </w:t>
            </w:r>
            <w:r w:rsidR="00874A0D">
              <w:t>operation</w:t>
            </w:r>
            <w:r w:rsidR="00874A0D" w:rsidRPr="00D959E4">
              <w:t xml:space="preserve"> </w:t>
            </w:r>
            <w:r w:rsidR="00874A0D">
              <w:t>arrives</w:t>
            </w:r>
            <w:r w:rsidR="00874A0D" w:rsidRPr="00D959E4">
              <w:t xml:space="preserve"> before the ‘authorized’ transaction </w:t>
            </w:r>
            <w:r w:rsidR="00874A0D">
              <w:t xml:space="preserve">timeout </w:t>
            </w:r>
            <w:r w:rsidR="00874A0D" w:rsidRPr="00D959E4">
              <w:t>expires</w:t>
            </w:r>
          </w:p>
          <w:p w14:paraId="7A032964" w14:textId="2DD7BBCE" w:rsidR="00C67611" w:rsidRDefault="00C67611" w:rsidP="00CE2AB5">
            <w:pPr>
              <w:pStyle w:val="ListParagraph"/>
              <w:numPr>
                <w:ilvl w:val="1"/>
                <w:numId w:val="20"/>
              </w:numPr>
            </w:pPr>
            <w:r w:rsidRPr="00D959E4">
              <w:t xml:space="preserve">PSEP determines that Long Term </w:t>
            </w:r>
            <w:r>
              <w:t>A</w:t>
            </w:r>
            <w:r w:rsidRPr="00D959E4">
              <w:t>uthorization</w:t>
            </w:r>
            <w:r>
              <w:t xml:space="preserve"> </w:t>
            </w:r>
            <w:r w:rsidRPr="00D959E4">
              <w:t xml:space="preserve">Handling was invoked for this Charge operation and </w:t>
            </w:r>
            <w:r w:rsidR="00171DAF">
              <w:t>obtains the result of the Diameter Terminate-Confirm message</w:t>
            </w:r>
            <w:r w:rsidRPr="00D959E4">
              <w:t xml:space="preserve">. </w:t>
            </w:r>
          </w:p>
          <w:p w14:paraId="6657CA4D" w14:textId="3BF2A0FA" w:rsidR="00C67611" w:rsidRPr="00874A0D" w:rsidRDefault="00171DAF" w:rsidP="00CE2AB5">
            <w:pPr>
              <w:pStyle w:val="ListParagraph"/>
              <w:numPr>
                <w:ilvl w:val="2"/>
                <w:numId w:val="20"/>
              </w:numPr>
            </w:pPr>
            <w:r>
              <w:t xml:space="preserve">For a successful result, </w:t>
            </w:r>
            <w:r w:rsidRPr="00D929DE">
              <w:t>PSEP changes the transaction state to CONFIRMED and revises the spent amount associated with the Spend Limits</w:t>
            </w:r>
            <w:r w:rsidR="003704AE">
              <w:t xml:space="preserve">. </w:t>
            </w:r>
            <w:r w:rsidR="001C7E41">
              <w:t>Note: if the result of the Diameter</w:t>
            </w:r>
            <w:r w:rsidR="005D22F5">
              <w:t xml:space="preserve"> Terminate</w:t>
            </w:r>
            <w:r w:rsidR="001C7E41">
              <w:t>-Confirm wasn’t successful e.g. all retries fail or</w:t>
            </w:r>
            <w:r w:rsidR="00EF4EA5">
              <w:t xml:space="preserve"> non-successful response returned, then result is logged and an appropriate error is returned in the Charge operation response</w:t>
            </w:r>
            <w:r w:rsidR="000C7D81">
              <w:t xml:space="preserve">.  </w:t>
            </w:r>
          </w:p>
          <w:p w14:paraId="6E424BFA" w14:textId="77777777" w:rsidR="00C67611" w:rsidRDefault="00C67611" w:rsidP="00CE2AB5">
            <w:pPr>
              <w:pStyle w:val="ListParagraph"/>
              <w:numPr>
                <w:ilvl w:val="0"/>
                <w:numId w:val="20"/>
              </w:numPr>
            </w:pPr>
            <w:r>
              <w:t>When the ‘Request’ file has been completely processed, PSEP creates the ‘Response’ file</w:t>
            </w:r>
          </w:p>
          <w:p w14:paraId="0069A252" w14:textId="7E2ED79F" w:rsidR="00C67611" w:rsidRDefault="00C67611" w:rsidP="00CE2AB5">
            <w:pPr>
              <w:pStyle w:val="ListParagraph"/>
              <w:numPr>
                <w:ilvl w:val="1"/>
                <w:numId w:val="20"/>
              </w:numPr>
            </w:pPr>
            <w:r>
              <w:t xml:space="preserve">The ‘Response’ file contains the </w:t>
            </w:r>
            <w:r w:rsidR="00E63587">
              <w:t xml:space="preserve">Charge </w:t>
            </w:r>
            <w:r>
              <w:t xml:space="preserve">operation with an indication it was successful and </w:t>
            </w:r>
            <w:r w:rsidR="00254E7F">
              <w:t>the C</w:t>
            </w:r>
            <w:r>
              <w:t xml:space="preserve">harge operation response also contains transaction’s CorrelationId – See </w:t>
            </w:r>
            <w:r w:rsidRPr="00D929DE">
              <w:t>Reference [</w:t>
            </w:r>
            <w:r w:rsidRPr="00D929DE">
              <w:fldChar w:fldCharType="begin"/>
            </w:r>
            <w:r w:rsidRPr="00D929DE">
              <w:instrText xml:space="preserve"> REF _Ref233204231 \w \h </w:instrText>
            </w:r>
            <w:r w:rsidRPr="00D929DE">
              <w:fldChar w:fldCharType="separate"/>
            </w:r>
            <w:r w:rsidR="00517227">
              <w:t>6</w:t>
            </w:r>
            <w:r w:rsidRPr="00D929DE">
              <w:fldChar w:fldCharType="end"/>
            </w:r>
            <w:r w:rsidRPr="00D929DE">
              <w:t>] with further background information found in references [</w:t>
            </w:r>
            <w:r w:rsidRPr="00D929DE">
              <w:fldChar w:fldCharType="begin"/>
            </w:r>
            <w:r w:rsidRPr="00D929DE">
              <w:instrText xml:space="preserve"> REF _Ref234042207 \w \h </w:instrText>
            </w:r>
            <w:r w:rsidRPr="00D929DE">
              <w:fldChar w:fldCharType="separate"/>
            </w:r>
            <w:r w:rsidR="00517227">
              <w:t>8</w:t>
            </w:r>
            <w:r w:rsidRPr="00D929DE">
              <w:fldChar w:fldCharType="end"/>
            </w:r>
            <w:r w:rsidRPr="00D929DE">
              <w:t>] and [</w:t>
            </w:r>
            <w:r>
              <w:fldChar w:fldCharType="begin"/>
            </w:r>
            <w:r>
              <w:instrText xml:space="preserve"> REF _Ref234053061 \w \h </w:instrText>
            </w:r>
            <w:r>
              <w:fldChar w:fldCharType="separate"/>
            </w:r>
            <w:r w:rsidR="00517227">
              <w:t>10</w:t>
            </w:r>
            <w:r>
              <w:fldChar w:fldCharType="end"/>
            </w:r>
            <w:r w:rsidRPr="00D929DE">
              <w:t>]</w:t>
            </w:r>
            <w:r>
              <w:t>.</w:t>
            </w:r>
          </w:p>
          <w:p w14:paraId="6F84D7DD" w14:textId="77777777" w:rsidR="00C67611" w:rsidRDefault="00C67611" w:rsidP="00CE2AB5">
            <w:pPr>
              <w:pStyle w:val="ListParagraph"/>
              <w:numPr>
                <w:ilvl w:val="1"/>
                <w:numId w:val="20"/>
              </w:numPr>
            </w:pPr>
            <w:r>
              <w:t>PSEP encrypts the ‘Response’ file.</w:t>
            </w:r>
          </w:p>
          <w:p w14:paraId="565A1C57" w14:textId="77777777" w:rsidR="00C67611" w:rsidRPr="00837340" w:rsidRDefault="00C67611" w:rsidP="00CE2AB5">
            <w:pPr>
              <w:pStyle w:val="ListParagraph"/>
              <w:numPr>
                <w:ilvl w:val="0"/>
                <w:numId w:val="20"/>
              </w:numPr>
            </w:pPr>
            <w:r w:rsidRPr="00837340">
              <w:t>PSEP uses SFTP to upload a ‘Request’ file</w:t>
            </w:r>
          </w:p>
        </w:tc>
      </w:tr>
      <w:tr w:rsidR="00C67611" w:rsidRPr="00D929DE" w14:paraId="72BA8F2C" w14:textId="77777777" w:rsidTr="0032120F">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0588F8B9" w14:textId="77777777" w:rsidR="00C67611" w:rsidRPr="00D929DE" w:rsidRDefault="00C67611" w:rsidP="00DE3E21"/>
        </w:tc>
      </w:tr>
    </w:tbl>
    <w:p w14:paraId="0C6B6FF1" w14:textId="0CA67C21" w:rsidR="00EF4EA5" w:rsidRPr="00D929DE" w:rsidRDefault="00EF4EA5" w:rsidP="00DE3E21">
      <w:pPr>
        <w:pStyle w:val="Heading4"/>
      </w:pPr>
      <w:bookmarkStart w:id="1127" w:name="_Toc367633768"/>
      <w:r w:rsidRPr="00D929DE">
        <w:lastRenderedPageBreak/>
        <w:t xml:space="preserve">Successful </w:t>
      </w:r>
      <w:r>
        <w:t>Cancel</w:t>
      </w:r>
      <w:r w:rsidRPr="00D929DE">
        <w:t xml:space="preserve"> </w:t>
      </w:r>
      <w:r>
        <w:t>W</w:t>
      </w:r>
      <w:r w:rsidRPr="00D929DE">
        <w:t>ithout Long Term Authorization Handling Invoked Flow</w:t>
      </w:r>
      <w:bookmarkEnd w:id="1127"/>
    </w:p>
    <w:p w14:paraId="10B22CB9" w14:textId="77777777" w:rsidR="00EF4EA5" w:rsidRPr="00D929DE" w:rsidRDefault="00EF4EA5" w:rsidP="007C1FCB">
      <w:pPr>
        <w:keepNext/>
      </w:pPr>
    </w:p>
    <w:p w14:paraId="1E6A6337" w14:textId="6B43322E" w:rsidR="00EF4EA5" w:rsidRPr="00D929DE" w:rsidRDefault="00596D72" w:rsidP="007C1FCB">
      <w:pPr>
        <w:keepNext/>
        <w:jc w:val="center"/>
      </w:pPr>
      <w:r w:rsidRPr="00596D72">
        <w:rPr>
          <w:noProof/>
        </w:rPr>
        <w:drawing>
          <wp:inline distT="0" distB="0" distL="0" distR="0" wp14:anchorId="21C11A2A" wp14:editId="1B983F3E">
            <wp:extent cx="6096000" cy="4572000"/>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r w:rsidRPr="00596D72" w:rsidDel="00596D72">
        <w:t xml:space="preserve"> </w:t>
      </w:r>
    </w:p>
    <w:p w14:paraId="726CFCAF" w14:textId="32E8ECE3" w:rsidR="00EF4EA5" w:rsidRPr="00D929DE" w:rsidRDefault="00EF4EA5" w:rsidP="007C1FCB">
      <w:pPr>
        <w:pStyle w:val="Caption"/>
        <w:ind w:hanging="3403"/>
        <w:jc w:val="center"/>
      </w:pPr>
      <w:r w:rsidRPr="00D929DE">
        <w:t xml:space="preserve">Figure </w:t>
      </w:r>
      <w:fldSimple w:instr=" SEQ Figure \* ARABIC ">
        <w:r w:rsidR="00517227">
          <w:rPr>
            <w:noProof/>
          </w:rPr>
          <w:t>11</w:t>
        </w:r>
      </w:fldSimple>
      <w:r w:rsidRPr="00D929DE">
        <w:t xml:space="preserve">: Successful </w:t>
      </w:r>
      <w:r>
        <w:t>Cancel</w:t>
      </w:r>
      <w:r w:rsidRPr="00D929DE">
        <w:t xml:space="preserve"> </w:t>
      </w:r>
      <w:r>
        <w:t>W</w:t>
      </w:r>
      <w:r w:rsidRPr="00D929DE">
        <w:t>ithout Long Term Authorization Handling Invoked Flow</w:t>
      </w:r>
    </w:p>
    <w:p w14:paraId="5A26BF42" w14:textId="77777777" w:rsidR="00EF4EA5" w:rsidRPr="00D929DE" w:rsidRDefault="00EF4EA5"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EF4EA5" w:rsidRPr="00D929DE" w14:paraId="36D4C4A2" w14:textId="77777777" w:rsidTr="00EF4EA5">
        <w:tc>
          <w:tcPr>
            <w:tcW w:w="9540" w:type="dxa"/>
            <w:gridSpan w:val="2"/>
            <w:tcBorders>
              <w:top w:val="single" w:sz="4" w:space="0" w:color="auto"/>
              <w:bottom w:val="single" w:sz="4" w:space="0" w:color="auto"/>
            </w:tcBorders>
            <w:shd w:val="clear" w:color="auto" w:fill="CCCCCC"/>
            <w:vAlign w:val="bottom"/>
          </w:tcPr>
          <w:p w14:paraId="1B842038" w14:textId="73E86BBA" w:rsidR="00EF4EA5" w:rsidRPr="00D929DE" w:rsidRDefault="00EF4EA5" w:rsidP="007C1FCB">
            <w:pPr>
              <w:pageBreakBefore/>
              <w:jc w:val="center"/>
              <w:rPr>
                <w:rFonts w:ascii="Arial" w:hAnsi="Arial"/>
              </w:rPr>
            </w:pPr>
            <w:r w:rsidRPr="00D929DE">
              <w:lastRenderedPageBreak/>
              <w:t xml:space="preserve">Successful </w:t>
            </w:r>
            <w:r>
              <w:t>Cancel</w:t>
            </w:r>
            <w:r w:rsidRPr="00D929DE">
              <w:t xml:space="preserve"> </w:t>
            </w:r>
            <w:r>
              <w:t>W</w:t>
            </w:r>
            <w:r w:rsidRPr="00D929DE">
              <w:t>ithout Long Term Authorization Handling Invoked Flow</w:t>
            </w:r>
          </w:p>
        </w:tc>
      </w:tr>
      <w:tr w:rsidR="00EF4EA5" w:rsidRPr="00D929DE" w14:paraId="53F451F5" w14:textId="77777777" w:rsidTr="00EF4EA5">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1B884ED9" w14:textId="4723A68C" w:rsidR="00EF4EA5" w:rsidRPr="00D929DE" w:rsidRDefault="00EF4EA5" w:rsidP="00CE2AB5">
            <w:pPr>
              <w:numPr>
                <w:ilvl w:val="0"/>
                <w:numId w:val="21"/>
              </w:numPr>
              <w:spacing w:after="120"/>
            </w:pPr>
            <w:r w:rsidRPr="00D929DE">
              <w:t xml:space="preserve">As </w:t>
            </w:r>
            <w:r w:rsidR="00916C9E">
              <w:t xml:space="preserve">the </w:t>
            </w:r>
            <w:r w:rsidR="00916C9E" w:rsidRPr="00D929DE">
              <w:t>TPA</w:t>
            </w:r>
            <w:r w:rsidR="00916C9E">
              <w:t xml:space="preserve"> (Google)</w:t>
            </w:r>
            <w:r w:rsidR="00916C9E" w:rsidRPr="00D929DE">
              <w:t xml:space="preserve"> </w:t>
            </w:r>
            <w:r w:rsidRPr="00D929DE">
              <w:t xml:space="preserve">has previously successfully generated an Auth operation for the subscriber, the transaction state within PSEP is ‘authorized’, where the transaction’s external transaction ID, which is the CorrelationId value, was provided in the Auth request and PSEP </w:t>
            </w:r>
            <w:r>
              <w:t>links CorrelationId</w:t>
            </w:r>
            <w:r w:rsidRPr="00D929DE">
              <w:t xml:space="preserve"> to the ‘authorized’ payment’s Transaction ID. </w:t>
            </w:r>
          </w:p>
          <w:p w14:paraId="5745A60F" w14:textId="77777777" w:rsidR="00EF4EA5" w:rsidRPr="00D929DE" w:rsidRDefault="00EF4EA5" w:rsidP="00CE2AB5">
            <w:pPr>
              <w:pStyle w:val="ListParagraph"/>
              <w:numPr>
                <w:ilvl w:val="1"/>
                <w:numId w:val="21"/>
              </w:numPr>
            </w:pPr>
            <w:r w:rsidRPr="00D929DE">
              <w:t xml:space="preserve">See steps 1-6 in Section </w:t>
            </w:r>
            <w:r>
              <w:fldChar w:fldCharType="begin"/>
            </w:r>
            <w:r>
              <w:instrText xml:space="preserve"> REF _Ref234055119 \w \p \h </w:instrText>
            </w:r>
            <w:r>
              <w:fldChar w:fldCharType="separate"/>
            </w:r>
            <w:r w:rsidR="00517227">
              <w:t>3.2.5.1 above</w:t>
            </w:r>
            <w:r>
              <w:fldChar w:fldCharType="end"/>
            </w:r>
            <w:r w:rsidRPr="00D929DE">
              <w:t>.</w:t>
            </w:r>
          </w:p>
          <w:p w14:paraId="26007560" w14:textId="77777777" w:rsidR="00EF4EA5" w:rsidRDefault="00EF4EA5" w:rsidP="00CE2AB5">
            <w:pPr>
              <w:pStyle w:val="ListParagraph"/>
              <w:numPr>
                <w:ilvl w:val="0"/>
                <w:numId w:val="21"/>
              </w:numPr>
            </w:pPr>
            <w:r>
              <w:t>As the Auth operation has Carrier Billing set to “true”, which requires a long authorization timeout period e.g. up to seven days, Long Term Authorization handling as specified in Section 4.2 Reference [</w:t>
            </w:r>
            <w:r>
              <w:fldChar w:fldCharType="begin"/>
            </w:r>
            <w:r>
              <w:instrText xml:space="preserve"> REF _Ref233204433 \w \h </w:instrText>
            </w:r>
            <w:r>
              <w:fldChar w:fldCharType="separate"/>
            </w:r>
            <w:r w:rsidR="00517227">
              <w:t>3</w:t>
            </w:r>
            <w:r>
              <w:fldChar w:fldCharType="end"/>
            </w:r>
            <w:r>
              <w:t xml:space="preserve">] must be performed. </w:t>
            </w:r>
          </w:p>
          <w:p w14:paraId="4E906739" w14:textId="77777777" w:rsidR="00596D72" w:rsidRDefault="00596D72" w:rsidP="00CE2AB5">
            <w:pPr>
              <w:pStyle w:val="ListParagraph"/>
              <w:numPr>
                <w:ilvl w:val="1"/>
                <w:numId w:val="21"/>
              </w:numPr>
            </w:pPr>
            <w:r>
              <w:t xml:space="preserve">An Agent monitors whether this transaction requires Long Term Authorization handling </w:t>
            </w:r>
          </w:p>
          <w:p w14:paraId="14D4D372" w14:textId="77777777" w:rsidR="00596D72" w:rsidRDefault="00596D72" w:rsidP="00CE2AB5">
            <w:pPr>
              <w:pStyle w:val="ListParagraph"/>
              <w:numPr>
                <w:ilvl w:val="2"/>
                <w:numId w:val="21"/>
              </w:numPr>
            </w:pPr>
            <w:r>
              <w:t>The agent check the duration since the transaction was authorized where Long Term Authorization handling occurs when the duration exceed a configurable value that is initially set to 23 hours</w:t>
            </w:r>
          </w:p>
          <w:p w14:paraId="6B80B7B2" w14:textId="77777777" w:rsidR="00155CEB" w:rsidRDefault="00155CEB" w:rsidP="00CE2AB5">
            <w:pPr>
              <w:pStyle w:val="ListParagraph"/>
              <w:numPr>
                <w:ilvl w:val="1"/>
                <w:numId w:val="21"/>
              </w:numPr>
            </w:pPr>
            <w:r>
              <w:t xml:space="preserve">Note: if the transaction state isn’t ‘authorized’, then Long Term Authorization handling won’t be invoked and handling is per the table in Appendix </w:t>
            </w:r>
            <w:r>
              <w:fldChar w:fldCharType="begin"/>
            </w:r>
            <w:r>
              <w:instrText xml:space="preserve"> REF _Ref234216438 \w \p \h </w:instrText>
            </w:r>
            <w:r>
              <w:fldChar w:fldCharType="separate"/>
            </w:r>
            <w:r w:rsidR="00517227">
              <w:t>B.2 below</w:t>
            </w:r>
            <w:r>
              <w:fldChar w:fldCharType="end"/>
            </w:r>
          </w:p>
          <w:p w14:paraId="6AE9F63D" w14:textId="77777777" w:rsidR="00EF4EA5" w:rsidRDefault="00EF4EA5" w:rsidP="00CE2AB5">
            <w:pPr>
              <w:pStyle w:val="ListParagraph"/>
              <w:numPr>
                <w:ilvl w:val="0"/>
                <w:numId w:val="21"/>
              </w:numPr>
            </w:pPr>
            <w:r>
              <w:t>PSEP uses SFTP to download a ‘Request’ file</w:t>
            </w:r>
          </w:p>
          <w:p w14:paraId="2C98716E" w14:textId="77777777" w:rsidR="00EF4EA5" w:rsidRDefault="00EF4EA5" w:rsidP="00CE2AB5">
            <w:pPr>
              <w:pStyle w:val="ListParagraph"/>
              <w:numPr>
                <w:ilvl w:val="0"/>
                <w:numId w:val="21"/>
              </w:numPr>
            </w:pPr>
            <w:r>
              <w:t>The ‘Request’ file is decrypted and the file validated where the header and each command record (or line item) is validated</w:t>
            </w:r>
          </w:p>
          <w:p w14:paraId="6F4458C2" w14:textId="0419733F" w:rsidR="00EF4EA5" w:rsidRPr="00D929DE" w:rsidRDefault="00EF4EA5" w:rsidP="00CE2AB5">
            <w:pPr>
              <w:pStyle w:val="ListParagraph"/>
              <w:numPr>
                <w:ilvl w:val="0"/>
                <w:numId w:val="21"/>
              </w:numPr>
            </w:pPr>
            <w:r>
              <w:t xml:space="preserve">A Cancel </w:t>
            </w:r>
            <w:r w:rsidRPr="00D929DE">
              <w:t xml:space="preserve">method </w:t>
            </w:r>
            <w:r>
              <w:t>associated</w:t>
            </w:r>
            <w:r w:rsidRPr="00D929DE">
              <w:t xml:space="preserve"> with the ‘authorized’ transaction id</w:t>
            </w:r>
            <w:r>
              <w:t xml:space="preserve"> is found in the Request file being processed</w:t>
            </w:r>
            <w:r w:rsidRPr="00D929DE">
              <w:t xml:space="preserve">. </w:t>
            </w:r>
          </w:p>
          <w:p w14:paraId="2C0DF57A" w14:textId="0AA7890C" w:rsidR="00EF4EA5" w:rsidRPr="00D959E4" w:rsidRDefault="00EF4EA5" w:rsidP="00CE2AB5">
            <w:pPr>
              <w:pStyle w:val="ListParagraph"/>
              <w:numPr>
                <w:ilvl w:val="1"/>
                <w:numId w:val="21"/>
              </w:numPr>
            </w:pPr>
            <w:r w:rsidRPr="00D929DE">
              <w:t xml:space="preserve">The transaction’s external transaction ID, which is the CorrelationId value provided in the </w:t>
            </w:r>
            <w:r w:rsidR="00A037F1">
              <w:t>Cancel</w:t>
            </w:r>
            <w:r w:rsidR="00A037F1" w:rsidRPr="00D929DE">
              <w:t xml:space="preserve"> </w:t>
            </w:r>
            <w:r w:rsidRPr="00D929DE">
              <w:t xml:space="preserve">request, is </w:t>
            </w:r>
            <w:r>
              <w:t>used to retrieve</w:t>
            </w:r>
            <w:r w:rsidRPr="00D929DE">
              <w:t xml:space="preserve"> the ‘authorized’ payment’s </w:t>
            </w:r>
            <w:r>
              <w:t>transaction information</w:t>
            </w:r>
            <w:r w:rsidRPr="00D929DE">
              <w:t>.</w:t>
            </w:r>
          </w:p>
          <w:p w14:paraId="2E8F0B7C" w14:textId="3F972DDE" w:rsidR="00EF4EA5" w:rsidRPr="00D959E4" w:rsidRDefault="00EF4EA5" w:rsidP="00CE2AB5">
            <w:pPr>
              <w:pStyle w:val="ListParagraph"/>
              <w:numPr>
                <w:ilvl w:val="1"/>
                <w:numId w:val="21"/>
              </w:numPr>
            </w:pPr>
            <w:r w:rsidRPr="00D959E4">
              <w:t xml:space="preserve">PSEP determines that Long Term </w:t>
            </w:r>
            <w:r>
              <w:t>A</w:t>
            </w:r>
            <w:r w:rsidRPr="00D959E4">
              <w:t>uthorization</w:t>
            </w:r>
            <w:r>
              <w:t xml:space="preserve"> </w:t>
            </w:r>
            <w:r w:rsidRPr="00D959E4">
              <w:t xml:space="preserve">Handling was not invoked for this </w:t>
            </w:r>
            <w:r w:rsidR="00A037F1">
              <w:t>Cancel</w:t>
            </w:r>
            <w:r w:rsidR="00A037F1" w:rsidRPr="00D959E4">
              <w:t xml:space="preserve"> </w:t>
            </w:r>
            <w:r w:rsidRPr="00D959E4">
              <w:t xml:space="preserve">operation and processes the </w:t>
            </w:r>
            <w:r w:rsidR="00A037F1">
              <w:t>Cancel</w:t>
            </w:r>
            <w:r w:rsidR="00A037F1" w:rsidRPr="00D959E4">
              <w:t xml:space="preserve"> </w:t>
            </w:r>
            <w:r w:rsidRPr="00D959E4">
              <w:t>Operation</w:t>
            </w:r>
            <w:r>
              <w:t xml:space="preserve"> as normal</w:t>
            </w:r>
            <w:r w:rsidRPr="00D959E4">
              <w:t xml:space="preserve">. </w:t>
            </w:r>
          </w:p>
          <w:p w14:paraId="7AD8B79D" w14:textId="77777777" w:rsidR="00EF4EA5" w:rsidRPr="00D929DE" w:rsidRDefault="00EF4EA5" w:rsidP="00CE2AB5">
            <w:pPr>
              <w:pStyle w:val="ListParagraph"/>
              <w:numPr>
                <w:ilvl w:val="0"/>
                <w:numId w:val="21"/>
              </w:numPr>
            </w:pPr>
            <w:r w:rsidRPr="00D929DE">
              <w:t>PSEP performs the following</w:t>
            </w:r>
          </w:p>
          <w:p w14:paraId="6708F353" w14:textId="47E23929" w:rsidR="00EF4EA5" w:rsidRPr="00D929DE" w:rsidRDefault="00EF4EA5" w:rsidP="00CE2AB5">
            <w:pPr>
              <w:pStyle w:val="ListParagraph"/>
              <w:numPr>
                <w:ilvl w:val="1"/>
                <w:numId w:val="21"/>
              </w:numPr>
            </w:pPr>
            <w:r w:rsidRPr="00D929DE">
              <w:t xml:space="preserve">The Partner </w:t>
            </w:r>
            <w:r>
              <w:t>is</w:t>
            </w:r>
            <w:r w:rsidRPr="00D929DE">
              <w:t xml:space="preserve"> validated to ensure </w:t>
            </w:r>
            <w:r>
              <w:t>it</w:t>
            </w:r>
            <w:r w:rsidRPr="00D929DE">
              <w:t xml:space="preserve"> exist and </w:t>
            </w:r>
            <w:r>
              <w:t>is</w:t>
            </w:r>
            <w:r w:rsidRPr="00D929DE">
              <w:t xml:space="preserve"> </w:t>
            </w:r>
            <w:r w:rsidR="00925CA9">
              <w:t>not</w:t>
            </w:r>
            <w:r w:rsidR="00925CA9" w:rsidRPr="00D929DE">
              <w:t xml:space="preserve"> ‘</w:t>
            </w:r>
            <w:r w:rsidR="00925CA9">
              <w:t>terminated</w:t>
            </w:r>
            <w:r w:rsidR="00925CA9" w:rsidRPr="00D929DE">
              <w:t>’</w:t>
            </w:r>
          </w:p>
          <w:p w14:paraId="06550788" w14:textId="77777777" w:rsidR="00EF4EA5" w:rsidRPr="00C741A9" w:rsidRDefault="00EF4EA5" w:rsidP="00CE2AB5">
            <w:pPr>
              <w:pStyle w:val="ListParagraph"/>
              <w:numPr>
                <w:ilvl w:val="1"/>
                <w:numId w:val="21"/>
              </w:numPr>
            </w:pPr>
            <w:r w:rsidRPr="00D929DE">
              <w:t xml:space="preserve">Validates the payment operation parameters </w:t>
            </w:r>
            <w:r w:rsidRPr="00C741A9">
              <w:t xml:space="preserve">and that the payment account is not ‘terminated’ </w:t>
            </w:r>
          </w:p>
          <w:p w14:paraId="070E9672" w14:textId="78CFC4E8" w:rsidR="00EF4EA5" w:rsidRPr="00D929DE" w:rsidRDefault="00EF4EA5" w:rsidP="00CE2AB5">
            <w:pPr>
              <w:pStyle w:val="ListParagraph"/>
              <w:numPr>
                <w:ilvl w:val="2"/>
                <w:numId w:val="21"/>
              </w:numPr>
            </w:pPr>
            <w:r w:rsidRPr="00D929DE">
              <w:t>Additionally, the CorrelationID is prepended to the operation name of ‘</w:t>
            </w:r>
            <w:r w:rsidR="00EF0A86">
              <w:t>cancel</w:t>
            </w:r>
            <w:r w:rsidR="00EF0A86" w:rsidRPr="00D929DE">
              <w:t xml:space="preserve">’ </w:t>
            </w:r>
            <w:r w:rsidRPr="00D929DE">
              <w:t>to check for idempotent behavior e.g.</w:t>
            </w:r>
            <w:r>
              <w:t xml:space="preserve"> PSEP will</w:t>
            </w:r>
            <w:r w:rsidRPr="00D929DE">
              <w:t xml:space="preserve"> not attempt to re-process any transactions already successfully</w:t>
            </w:r>
            <w:r>
              <w:t xml:space="preserve"> </w:t>
            </w:r>
            <w:r w:rsidRPr="00D929DE">
              <w:t xml:space="preserve">processed; the response for the successful processing should be reported instead. </w:t>
            </w:r>
          </w:p>
          <w:p w14:paraId="55AE4311" w14:textId="77777777" w:rsidR="00EF4EA5" w:rsidRDefault="00EF4EA5" w:rsidP="00CE2AB5">
            <w:pPr>
              <w:pStyle w:val="ListParagraph"/>
              <w:numPr>
                <w:ilvl w:val="1"/>
                <w:numId w:val="21"/>
              </w:numPr>
            </w:pPr>
            <w:r w:rsidRPr="00D929DE">
              <w:t>Validates the payment account holder is not ‘terminated’</w:t>
            </w:r>
          </w:p>
          <w:p w14:paraId="44E1E532" w14:textId="6B15A749" w:rsidR="00EF0A86" w:rsidRPr="00EF0A86" w:rsidRDefault="00EF0A86" w:rsidP="00CE2AB5">
            <w:pPr>
              <w:pStyle w:val="ListParagraph"/>
              <w:numPr>
                <w:ilvl w:val="1"/>
                <w:numId w:val="21"/>
              </w:numPr>
            </w:pPr>
            <w:r>
              <w:t>Validates t</w:t>
            </w:r>
            <w:r w:rsidRPr="00D959E4">
              <w:t xml:space="preserve">he </w:t>
            </w:r>
            <w:r>
              <w:t>Cancel</w:t>
            </w:r>
            <w:r w:rsidRPr="00D959E4">
              <w:t xml:space="preserve"> </w:t>
            </w:r>
            <w:r>
              <w:t>operation</w:t>
            </w:r>
            <w:r w:rsidRPr="00D959E4">
              <w:t xml:space="preserve"> </w:t>
            </w:r>
            <w:r>
              <w:t>arrives</w:t>
            </w:r>
            <w:r w:rsidRPr="00D959E4">
              <w:t xml:space="preserve"> before the ‘authorized’ transaction </w:t>
            </w:r>
            <w:r>
              <w:t xml:space="preserve">timeout </w:t>
            </w:r>
            <w:r w:rsidRPr="00D959E4">
              <w:t>expires</w:t>
            </w:r>
          </w:p>
          <w:p w14:paraId="0E970306" w14:textId="5258B37B" w:rsidR="00EF4EA5" w:rsidRPr="00D929DE" w:rsidRDefault="00EF4EA5" w:rsidP="00CE2AB5">
            <w:pPr>
              <w:pStyle w:val="ListParagraph"/>
              <w:numPr>
                <w:ilvl w:val="0"/>
                <w:numId w:val="21"/>
              </w:numPr>
            </w:pPr>
            <w:r w:rsidRPr="00D929DE">
              <w:t xml:space="preserve">As the ‘authorized’ payment transaction was for a Prepaid subscriber, PSEP sends a </w:t>
            </w:r>
            <w:r w:rsidRPr="00D929DE">
              <w:lastRenderedPageBreak/>
              <w:t>Diameter Terminate-</w:t>
            </w:r>
            <w:r w:rsidR="009A1336" w:rsidRPr="00D929DE">
              <w:t>C</w:t>
            </w:r>
            <w:r w:rsidR="009A1336">
              <w:t>ancel</w:t>
            </w:r>
            <w:r w:rsidR="009A1336" w:rsidRPr="00D929DE">
              <w:t xml:space="preserve"> </w:t>
            </w:r>
            <w:r w:rsidRPr="00D929DE">
              <w:t>CCR message with Used-Service-Unit-CC-Money-Unit-Value Value-Digits that</w:t>
            </w:r>
            <w:r w:rsidR="009A1336">
              <w:t xml:space="preserve"> is equal to </w:t>
            </w:r>
            <w:r w:rsidRPr="00D929DE">
              <w:t>zero to the OCS.</w:t>
            </w:r>
          </w:p>
          <w:p w14:paraId="525BB1DA" w14:textId="77777777" w:rsidR="00EF4EA5" w:rsidRDefault="00EF4EA5" w:rsidP="00CE2AB5">
            <w:pPr>
              <w:pStyle w:val="ListParagraph"/>
              <w:numPr>
                <w:ilvl w:val="0"/>
                <w:numId w:val="21"/>
              </w:numPr>
            </w:pPr>
            <w:r w:rsidRPr="00D929DE">
              <w:t>OCS returns a successful CCA message.</w:t>
            </w:r>
          </w:p>
          <w:p w14:paraId="22C2ECA3" w14:textId="52C73405" w:rsidR="00EF4EA5" w:rsidRDefault="00EF4EA5" w:rsidP="00CE2AB5">
            <w:pPr>
              <w:pStyle w:val="ListParagraph"/>
              <w:numPr>
                <w:ilvl w:val="1"/>
                <w:numId w:val="21"/>
              </w:numPr>
            </w:pPr>
            <w:r w:rsidRPr="00D929DE">
              <w:t xml:space="preserve">PSEP changes the transaction state to </w:t>
            </w:r>
            <w:r w:rsidR="00E63587">
              <w:t>CANCELLED</w:t>
            </w:r>
            <w:r w:rsidR="00E63587" w:rsidRPr="00D929DE">
              <w:t xml:space="preserve"> </w:t>
            </w:r>
            <w:r w:rsidRPr="00D929DE">
              <w:t>and revises the spent amount associated with the Spend Limits</w:t>
            </w:r>
          </w:p>
          <w:p w14:paraId="2AFCE708" w14:textId="0906A184" w:rsidR="00EF4EA5" w:rsidRPr="00BB361D" w:rsidRDefault="00EF4EA5" w:rsidP="00CE2AB5">
            <w:pPr>
              <w:pStyle w:val="ListParagraph"/>
              <w:numPr>
                <w:ilvl w:val="1"/>
                <w:numId w:val="21"/>
              </w:numPr>
            </w:pPr>
            <w:r w:rsidRPr="00BB361D">
              <w:t>Note: if the result of the Diameter</w:t>
            </w:r>
            <w:r w:rsidR="005D22F5" w:rsidRPr="00BB361D">
              <w:t xml:space="preserve"> Terminate</w:t>
            </w:r>
            <w:r w:rsidRPr="00BB361D">
              <w:t>-</w:t>
            </w:r>
            <w:r w:rsidR="00E63587" w:rsidRPr="00BB361D">
              <w:t xml:space="preserve">Cancel </w:t>
            </w:r>
            <w:r w:rsidRPr="00BB361D">
              <w:t xml:space="preserve">wasn’t successful e.g. all retries fail or non-successful response returned, then result is logged and an appropriate error is returned in the </w:t>
            </w:r>
            <w:r w:rsidR="00E63587" w:rsidRPr="00BB361D">
              <w:t xml:space="preserve">Cancel </w:t>
            </w:r>
            <w:r w:rsidRPr="00BB361D">
              <w:t>operation response</w:t>
            </w:r>
            <w:r w:rsidR="00596D72" w:rsidRPr="00BB361D">
              <w:t xml:space="preserve">. </w:t>
            </w:r>
          </w:p>
          <w:p w14:paraId="4337F220" w14:textId="77777777" w:rsidR="00EF4EA5" w:rsidRDefault="00EF4EA5" w:rsidP="00CE2AB5">
            <w:pPr>
              <w:pStyle w:val="ListParagraph"/>
              <w:numPr>
                <w:ilvl w:val="0"/>
                <w:numId w:val="21"/>
              </w:numPr>
            </w:pPr>
            <w:r>
              <w:t>When the ‘Request’ file has been completely processed, PSEP creates the ‘Response’ file</w:t>
            </w:r>
          </w:p>
          <w:p w14:paraId="545095C2" w14:textId="5A1ACAB5" w:rsidR="00EF4EA5" w:rsidRDefault="00EF4EA5" w:rsidP="00CE2AB5">
            <w:pPr>
              <w:pStyle w:val="ListParagraph"/>
              <w:numPr>
                <w:ilvl w:val="1"/>
                <w:numId w:val="21"/>
              </w:numPr>
            </w:pPr>
            <w:r>
              <w:t xml:space="preserve">The ‘Response’ file contains the </w:t>
            </w:r>
            <w:r w:rsidR="00E63587">
              <w:t xml:space="preserve">Cancel </w:t>
            </w:r>
            <w:r>
              <w:t xml:space="preserve">operation with an indication it was successful and </w:t>
            </w:r>
            <w:r w:rsidR="00254E7F">
              <w:t xml:space="preserve">the Cancel </w:t>
            </w:r>
            <w:r>
              <w:t xml:space="preserve">operation response also contains transaction’s CorrelationId – See </w:t>
            </w:r>
            <w:r w:rsidRPr="00D929DE">
              <w:t>Reference [</w:t>
            </w:r>
            <w:r w:rsidRPr="00D929DE">
              <w:fldChar w:fldCharType="begin"/>
            </w:r>
            <w:r w:rsidRPr="00D929DE">
              <w:instrText xml:space="preserve"> REF _Ref233204231 \w \h </w:instrText>
            </w:r>
            <w:r w:rsidRPr="00D929DE">
              <w:fldChar w:fldCharType="separate"/>
            </w:r>
            <w:r w:rsidR="00517227">
              <w:t>6</w:t>
            </w:r>
            <w:r w:rsidRPr="00D929DE">
              <w:fldChar w:fldCharType="end"/>
            </w:r>
            <w:r w:rsidRPr="00D929DE">
              <w:t>] with further background information found in references [</w:t>
            </w:r>
            <w:r w:rsidRPr="00D929DE">
              <w:fldChar w:fldCharType="begin"/>
            </w:r>
            <w:r w:rsidRPr="00D929DE">
              <w:instrText xml:space="preserve"> REF _Ref234042207 \w \h </w:instrText>
            </w:r>
            <w:r w:rsidRPr="00D929DE">
              <w:fldChar w:fldCharType="separate"/>
            </w:r>
            <w:r w:rsidR="00517227">
              <w:t>8</w:t>
            </w:r>
            <w:r w:rsidRPr="00D929DE">
              <w:fldChar w:fldCharType="end"/>
            </w:r>
            <w:r w:rsidRPr="00D929DE">
              <w:t>] and [</w:t>
            </w:r>
            <w:r>
              <w:fldChar w:fldCharType="begin"/>
            </w:r>
            <w:r>
              <w:instrText xml:space="preserve"> REF _Ref234053061 \w \h </w:instrText>
            </w:r>
            <w:r>
              <w:fldChar w:fldCharType="separate"/>
            </w:r>
            <w:r w:rsidR="00517227">
              <w:t>10</w:t>
            </w:r>
            <w:r>
              <w:fldChar w:fldCharType="end"/>
            </w:r>
            <w:r w:rsidRPr="00D929DE">
              <w:t>]</w:t>
            </w:r>
            <w:r>
              <w:t>.</w:t>
            </w:r>
          </w:p>
          <w:p w14:paraId="328E0F0A" w14:textId="77777777" w:rsidR="00EF4EA5" w:rsidRDefault="00EF4EA5" w:rsidP="00CE2AB5">
            <w:pPr>
              <w:pStyle w:val="ListParagraph"/>
              <w:numPr>
                <w:ilvl w:val="1"/>
                <w:numId w:val="21"/>
              </w:numPr>
            </w:pPr>
            <w:r>
              <w:t>PSEP encrypts the ‘Response’ file.</w:t>
            </w:r>
          </w:p>
          <w:p w14:paraId="0EE3CB20" w14:textId="77777777" w:rsidR="00EF4EA5" w:rsidRPr="00837340" w:rsidRDefault="00EF4EA5" w:rsidP="00CE2AB5">
            <w:pPr>
              <w:pStyle w:val="ListParagraph"/>
              <w:numPr>
                <w:ilvl w:val="0"/>
                <w:numId w:val="21"/>
              </w:numPr>
            </w:pPr>
            <w:r w:rsidRPr="00837340">
              <w:t>PSEP uses SFTP to upload a ‘Request’ file</w:t>
            </w:r>
          </w:p>
        </w:tc>
      </w:tr>
      <w:tr w:rsidR="00EF4EA5" w:rsidRPr="00D929DE" w14:paraId="10BC1E51" w14:textId="77777777" w:rsidTr="00EF4EA5">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5EF8FAD8" w14:textId="77777777" w:rsidR="00EF4EA5" w:rsidRPr="00D929DE" w:rsidRDefault="00EF4EA5" w:rsidP="00DE3E21"/>
        </w:tc>
      </w:tr>
    </w:tbl>
    <w:p w14:paraId="4404DEF8" w14:textId="7D38938D" w:rsidR="00777B58" w:rsidRPr="00D929DE" w:rsidRDefault="00777B58" w:rsidP="00DE3E21">
      <w:pPr>
        <w:pStyle w:val="Heading4"/>
      </w:pPr>
      <w:bookmarkStart w:id="1128" w:name="_Toc367633769"/>
      <w:r w:rsidRPr="00D929DE">
        <w:lastRenderedPageBreak/>
        <w:t xml:space="preserve">Successful </w:t>
      </w:r>
      <w:r>
        <w:t>Cancel</w:t>
      </w:r>
      <w:r w:rsidRPr="00D929DE">
        <w:t xml:space="preserve"> </w:t>
      </w:r>
      <w:r>
        <w:t>With</w:t>
      </w:r>
      <w:r w:rsidRPr="00D929DE">
        <w:t xml:space="preserve"> Long Term Authorization Handling Invoked Flow</w:t>
      </w:r>
      <w:bookmarkEnd w:id="1128"/>
    </w:p>
    <w:p w14:paraId="09EAAFDB" w14:textId="77777777" w:rsidR="00777B58" w:rsidRPr="00D929DE" w:rsidRDefault="00777B58" w:rsidP="007C1FCB">
      <w:pPr>
        <w:keepNext/>
      </w:pPr>
    </w:p>
    <w:p w14:paraId="0B691D48" w14:textId="09E78C9A" w:rsidR="00777B58" w:rsidRPr="00D929DE" w:rsidRDefault="00123AC0" w:rsidP="007C1FCB">
      <w:pPr>
        <w:keepNext/>
        <w:jc w:val="center"/>
      </w:pPr>
      <w:r w:rsidRPr="00123AC0">
        <w:rPr>
          <w:noProof/>
        </w:rPr>
        <w:drawing>
          <wp:inline distT="0" distB="0" distL="0" distR="0" wp14:anchorId="6D6266B7" wp14:editId="7D6D498B">
            <wp:extent cx="5486400" cy="4114800"/>
            <wp:effectExtent l="0" t="0" r="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A9519E3" w14:textId="42DF6C6A" w:rsidR="00777B58" w:rsidRPr="00D929DE" w:rsidRDefault="00777B58" w:rsidP="007C1FCB">
      <w:pPr>
        <w:pStyle w:val="Caption"/>
        <w:ind w:hanging="3403"/>
        <w:jc w:val="center"/>
      </w:pPr>
      <w:r w:rsidRPr="00D929DE">
        <w:t xml:space="preserve">Figure </w:t>
      </w:r>
      <w:fldSimple w:instr=" SEQ Figure \* ARABIC ">
        <w:r w:rsidR="00517227">
          <w:rPr>
            <w:noProof/>
          </w:rPr>
          <w:t>12</w:t>
        </w:r>
      </w:fldSimple>
      <w:r w:rsidRPr="00D929DE">
        <w:t xml:space="preserve">: Successful </w:t>
      </w:r>
      <w:r>
        <w:t>Cancel</w:t>
      </w:r>
      <w:r w:rsidRPr="00D929DE">
        <w:t xml:space="preserve"> </w:t>
      </w:r>
      <w:r>
        <w:t>With</w:t>
      </w:r>
      <w:r w:rsidRPr="00D929DE">
        <w:t xml:space="preserve"> Long Term Authorization Handling Invoked Flow</w:t>
      </w:r>
    </w:p>
    <w:p w14:paraId="250F054A" w14:textId="77777777" w:rsidR="00777B58" w:rsidRPr="00D929DE" w:rsidRDefault="00777B58"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777B58" w:rsidRPr="00D929DE" w14:paraId="676770E0" w14:textId="77777777" w:rsidTr="009333DD">
        <w:tc>
          <w:tcPr>
            <w:tcW w:w="9540" w:type="dxa"/>
            <w:gridSpan w:val="2"/>
            <w:tcBorders>
              <w:top w:val="single" w:sz="4" w:space="0" w:color="auto"/>
              <w:bottom w:val="single" w:sz="4" w:space="0" w:color="auto"/>
            </w:tcBorders>
            <w:shd w:val="clear" w:color="auto" w:fill="CCCCCC"/>
            <w:vAlign w:val="bottom"/>
          </w:tcPr>
          <w:p w14:paraId="4C4AA9F8" w14:textId="127F6E23" w:rsidR="00777B58" w:rsidRPr="00D929DE" w:rsidRDefault="00777B58" w:rsidP="007C1FCB">
            <w:pPr>
              <w:pageBreakBefore/>
              <w:jc w:val="center"/>
              <w:rPr>
                <w:rFonts w:ascii="Arial" w:hAnsi="Arial"/>
              </w:rPr>
            </w:pPr>
            <w:r w:rsidRPr="00D929DE">
              <w:lastRenderedPageBreak/>
              <w:t xml:space="preserve">Successful </w:t>
            </w:r>
            <w:r>
              <w:t>Cancel</w:t>
            </w:r>
            <w:r w:rsidRPr="00D929DE">
              <w:t xml:space="preserve"> </w:t>
            </w:r>
            <w:r>
              <w:t>W</w:t>
            </w:r>
            <w:r w:rsidR="008D108B">
              <w:t>ith</w:t>
            </w:r>
            <w:r w:rsidRPr="00D929DE">
              <w:t xml:space="preserve"> Long Term Authorization Handling Invoked Flow</w:t>
            </w:r>
          </w:p>
        </w:tc>
      </w:tr>
      <w:tr w:rsidR="00777B58" w:rsidRPr="00D929DE" w14:paraId="25C9911D" w14:textId="77777777" w:rsidTr="009333DD">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06621CCB" w14:textId="63CE0024" w:rsidR="00777B58" w:rsidRPr="00D929DE" w:rsidRDefault="00777B58" w:rsidP="00CE2AB5">
            <w:pPr>
              <w:numPr>
                <w:ilvl w:val="0"/>
                <w:numId w:val="22"/>
              </w:numPr>
              <w:spacing w:after="120"/>
            </w:pPr>
            <w:r w:rsidRPr="00D929DE">
              <w:t xml:space="preserve">As </w:t>
            </w:r>
            <w:r w:rsidR="00916C9E">
              <w:t xml:space="preserve">the </w:t>
            </w:r>
            <w:r w:rsidR="00916C9E" w:rsidRPr="00D929DE">
              <w:t>TPA</w:t>
            </w:r>
            <w:r w:rsidR="00916C9E">
              <w:t xml:space="preserve"> (Google)</w:t>
            </w:r>
            <w:r w:rsidR="00916C9E" w:rsidRPr="00D929DE">
              <w:t xml:space="preserve"> </w:t>
            </w:r>
            <w:r w:rsidRPr="00D929DE">
              <w:t xml:space="preserve">has previously successfully generated an Auth operation for the subscriber, the transaction state within PSEP is ‘authorized’, where the transaction’s external transaction ID, which is the CorrelationId value, was provided in the Auth request and PSEP </w:t>
            </w:r>
            <w:r>
              <w:t>links CorrelationId</w:t>
            </w:r>
            <w:r w:rsidRPr="00D929DE">
              <w:t xml:space="preserve"> to the ‘authorized’ payment’s Transaction ID. </w:t>
            </w:r>
          </w:p>
          <w:p w14:paraId="7CF73BEF" w14:textId="77777777" w:rsidR="00777B58" w:rsidRPr="00D929DE" w:rsidRDefault="00777B58" w:rsidP="00CE2AB5">
            <w:pPr>
              <w:pStyle w:val="ListParagraph"/>
              <w:numPr>
                <w:ilvl w:val="1"/>
                <w:numId w:val="22"/>
              </w:numPr>
            </w:pPr>
            <w:r w:rsidRPr="00D929DE">
              <w:t xml:space="preserve">See steps 1-6 in Section </w:t>
            </w:r>
            <w:r>
              <w:fldChar w:fldCharType="begin"/>
            </w:r>
            <w:r>
              <w:instrText xml:space="preserve"> REF _Ref234055119 \w \p \h </w:instrText>
            </w:r>
            <w:r>
              <w:fldChar w:fldCharType="separate"/>
            </w:r>
            <w:r w:rsidR="00517227">
              <w:t>3.2.5.1 above</w:t>
            </w:r>
            <w:r>
              <w:fldChar w:fldCharType="end"/>
            </w:r>
            <w:r w:rsidRPr="00D929DE">
              <w:t>.</w:t>
            </w:r>
          </w:p>
          <w:p w14:paraId="33C335C3" w14:textId="77777777" w:rsidR="00777B58" w:rsidRDefault="00777B58" w:rsidP="00CE2AB5">
            <w:pPr>
              <w:pStyle w:val="ListParagraph"/>
              <w:numPr>
                <w:ilvl w:val="0"/>
                <w:numId w:val="22"/>
              </w:numPr>
            </w:pPr>
            <w:r>
              <w:t>As the Auth operation has Carrier Billing set to “true”, which requires a long authorization timeout period e.g. up to seven days, Long Term Authorization handling as specified in Section 4.2 Reference [</w:t>
            </w:r>
            <w:r>
              <w:fldChar w:fldCharType="begin"/>
            </w:r>
            <w:r>
              <w:instrText xml:space="preserve"> REF _Ref233204433 \w \h </w:instrText>
            </w:r>
            <w:r>
              <w:fldChar w:fldCharType="separate"/>
            </w:r>
            <w:r w:rsidR="00517227">
              <w:t>3</w:t>
            </w:r>
            <w:r>
              <w:fldChar w:fldCharType="end"/>
            </w:r>
            <w:r>
              <w:t xml:space="preserve">] must be performed. </w:t>
            </w:r>
          </w:p>
          <w:p w14:paraId="5426F85A" w14:textId="77777777" w:rsidR="00147D10" w:rsidRDefault="00147D10" w:rsidP="00CE2AB5">
            <w:pPr>
              <w:pStyle w:val="ListParagraph"/>
              <w:numPr>
                <w:ilvl w:val="1"/>
                <w:numId w:val="22"/>
              </w:numPr>
            </w:pPr>
            <w:r>
              <w:t xml:space="preserve">An Agent monitors whether this transaction requires Long Term Authorization handling </w:t>
            </w:r>
          </w:p>
          <w:p w14:paraId="761279D8" w14:textId="77777777" w:rsidR="00147D10" w:rsidRDefault="00147D10" w:rsidP="00CE2AB5">
            <w:pPr>
              <w:pStyle w:val="ListParagraph"/>
              <w:numPr>
                <w:ilvl w:val="2"/>
                <w:numId w:val="22"/>
              </w:numPr>
            </w:pPr>
            <w:r>
              <w:t>The agent check the duration since the transaction was authorized where Long Term Authorization handling occurs when the duration exceed a configurable value that is initially set to 23 hours</w:t>
            </w:r>
          </w:p>
          <w:p w14:paraId="231D9D31" w14:textId="77777777" w:rsidR="00155CEB" w:rsidRDefault="00155CEB" w:rsidP="00CE2AB5">
            <w:pPr>
              <w:pStyle w:val="ListParagraph"/>
              <w:numPr>
                <w:ilvl w:val="1"/>
                <w:numId w:val="22"/>
              </w:numPr>
            </w:pPr>
            <w:r>
              <w:t xml:space="preserve">Note: if the transaction state isn’t ‘authorized’, then Long Term Authorization handling won’t be invoked and handling is per the table in Appendix </w:t>
            </w:r>
            <w:r>
              <w:fldChar w:fldCharType="begin"/>
            </w:r>
            <w:r>
              <w:instrText xml:space="preserve"> REF _Ref234216438 \w \p \h </w:instrText>
            </w:r>
            <w:r>
              <w:fldChar w:fldCharType="separate"/>
            </w:r>
            <w:r w:rsidR="00517227">
              <w:t>B.2 below</w:t>
            </w:r>
            <w:r>
              <w:fldChar w:fldCharType="end"/>
            </w:r>
          </w:p>
          <w:p w14:paraId="5754ACE9" w14:textId="77777777" w:rsidR="00147D10" w:rsidRDefault="00147D10" w:rsidP="00CE2AB5">
            <w:pPr>
              <w:pStyle w:val="ListParagraph"/>
              <w:numPr>
                <w:ilvl w:val="0"/>
                <w:numId w:val="22"/>
              </w:numPr>
              <w:rPr>
                <w:lang w:val="en-US"/>
              </w:rPr>
            </w:pPr>
            <w:r w:rsidRPr="00AE3213">
              <w:t xml:space="preserve">The Agent determines Long Term Authorization handling needs to be invoked for this ‘authorized’ payment transaction and a </w:t>
            </w:r>
            <w:r>
              <w:rPr>
                <w:lang w:val="en-US"/>
              </w:rPr>
              <w:t>Diameter Terminate-Confirm is processed for this transaction</w:t>
            </w:r>
          </w:p>
          <w:p w14:paraId="0FC7100F" w14:textId="0D0C00B6" w:rsidR="008D108B" w:rsidRPr="005E0B30" w:rsidRDefault="008D108B" w:rsidP="00CE2AB5">
            <w:pPr>
              <w:pStyle w:val="ListParagraph"/>
              <w:numPr>
                <w:ilvl w:val="0"/>
                <w:numId w:val="22"/>
              </w:numPr>
            </w:pPr>
            <w:r w:rsidRPr="00D929DE">
              <w:t>As the ‘authorized’ payment transaction was for a Prepaid subscriber, PSEP sends a Diameter Terminate-Confirm CCR message with Used-Service-Unit-CC-Money-Unit-Value Value-Digits that must be greater than zero to the OCS</w:t>
            </w:r>
            <w:r w:rsidR="005E0B30">
              <w:t xml:space="preserve"> , where the amount is equal to the ‘authorized’ transaction’s grossCost value</w:t>
            </w:r>
            <w:r w:rsidRPr="005E0B30">
              <w:t>.</w:t>
            </w:r>
          </w:p>
          <w:p w14:paraId="62BFDAFA" w14:textId="77777777" w:rsidR="008D108B" w:rsidRDefault="008D108B" w:rsidP="00CE2AB5">
            <w:pPr>
              <w:pStyle w:val="ListParagraph"/>
              <w:numPr>
                <w:ilvl w:val="0"/>
                <w:numId w:val="22"/>
              </w:numPr>
            </w:pPr>
            <w:r w:rsidRPr="00D929DE">
              <w:t>OCS returns a successful CCA message.</w:t>
            </w:r>
          </w:p>
          <w:p w14:paraId="2D200D9D" w14:textId="77777777" w:rsidR="00147D10" w:rsidRPr="00526171" w:rsidRDefault="00147D10" w:rsidP="00CE2AB5">
            <w:pPr>
              <w:pStyle w:val="ListParagraph"/>
              <w:numPr>
                <w:ilvl w:val="0"/>
                <w:numId w:val="22"/>
              </w:numPr>
              <w:rPr>
                <w:lang w:val="en-US"/>
              </w:rPr>
            </w:pPr>
            <w:r>
              <w:t xml:space="preserve">PSEP stores the outcome of the </w:t>
            </w:r>
            <w:r w:rsidRPr="00AE3213">
              <w:t xml:space="preserve">Diameter Terminate-Confirm message </w:t>
            </w:r>
            <w:r w:rsidRPr="00526171">
              <w:rPr>
                <w:lang w:val="en-US"/>
              </w:rPr>
              <w:t>associated with this ‘authorized’ payment transaction</w:t>
            </w:r>
            <w:r>
              <w:rPr>
                <w:lang w:val="en-US"/>
              </w:rPr>
              <w:t>.</w:t>
            </w:r>
          </w:p>
          <w:p w14:paraId="157DDBBE" w14:textId="77777777" w:rsidR="00777B58" w:rsidRDefault="00777B58" w:rsidP="00CE2AB5">
            <w:pPr>
              <w:pStyle w:val="ListParagraph"/>
              <w:numPr>
                <w:ilvl w:val="0"/>
                <w:numId w:val="22"/>
              </w:numPr>
            </w:pPr>
            <w:r>
              <w:t>PSEP uses SFTP to download a ‘Request’ file</w:t>
            </w:r>
          </w:p>
          <w:p w14:paraId="1863C445" w14:textId="77777777" w:rsidR="00777B58" w:rsidRDefault="00777B58" w:rsidP="00CE2AB5">
            <w:pPr>
              <w:pStyle w:val="ListParagraph"/>
              <w:numPr>
                <w:ilvl w:val="0"/>
                <w:numId w:val="22"/>
              </w:numPr>
            </w:pPr>
            <w:r>
              <w:t>The ‘Request’ file is decrypted and the file validated where the header and each command record (or line item) is validated</w:t>
            </w:r>
          </w:p>
          <w:p w14:paraId="466D400A" w14:textId="77777777" w:rsidR="00777B58" w:rsidRPr="00D929DE" w:rsidRDefault="00777B58" w:rsidP="00CE2AB5">
            <w:pPr>
              <w:pStyle w:val="ListParagraph"/>
              <w:numPr>
                <w:ilvl w:val="0"/>
                <w:numId w:val="22"/>
              </w:numPr>
            </w:pPr>
            <w:r>
              <w:t xml:space="preserve">A Cancel </w:t>
            </w:r>
            <w:r w:rsidRPr="00D929DE">
              <w:t xml:space="preserve">method </w:t>
            </w:r>
            <w:r>
              <w:t>associated</w:t>
            </w:r>
            <w:r w:rsidRPr="00D929DE">
              <w:t xml:space="preserve"> with the ‘authorized’ transaction id</w:t>
            </w:r>
            <w:r>
              <w:t xml:space="preserve"> is found in the Request file being processed</w:t>
            </w:r>
            <w:r w:rsidRPr="00D929DE">
              <w:t xml:space="preserve">. </w:t>
            </w:r>
          </w:p>
          <w:p w14:paraId="0A1978D6" w14:textId="6A08D83E" w:rsidR="005D22F5" w:rsidRPr="00C9677D" w:rsidRDefault="00777B58" w:rsidP="00CE2AB5">
            <w:pPr>
              <w:pStyle w:val="ListParagraph"/>
              <w:numPr>
                <w:ilvl w:val="1"/>
                <w:numId w:val="22"/>
              </w:numPr>
            </w:pPr>
            <w:r w:rsidRPr="00D929DE">
              <w:t xml:space="preserve">The transaction’s external transaction ID, which is the CorrelationId value provided in the </w:t>
            </w:r>
            <w:r w:rsidR="00A037F1">
              <w:t>Cancel</w:t>
            </w:r>
            <w:r w:rsidR="00A037F1" w:rsidRPr="00D929DE">
              <w:t xml:space="preserve"> </w:t>
            </w:r>
            <w:r w:rsidRPr="00D929DE">
              <w:t xml:space="preserve">request, is </w:t>
            </w:r>
            <w:r>
              <w:t>used to retrieve</w:t>
            </w:r>
            <w:r w:rsidRPr="00D929DE">
              <w:t xml:space="preserve"> the ‘authorized’ payment’s </w:t>
            </w:r>
            <w:r>
              <w:t>transaction information</w:t>
            </w:r>
            <w:r w:rsidR="005D22F5">
              <w:t xml:space="preserve"> and PSEP </w:t>
            </w:r>
            <w:r w:rsidR="005D22F5" w:rsidRPr="00D929DE">
              <w:t>performs the following</w:t>
            </w:r>
          </w:p>
          <w:p w14:paraId="61A9F079" w14:textId="79921C6E" w:rsidR="005D22F5" w:rsidRPr="009E4EB2" w:rsidRDefault="005D22F5" w:rsidP="00CE2AB5">
            <w:pPr>
              <w:pStyle w:val="ListParagraph"/>
              <w:numPr>
                <w:ilvl w:val="2"/>
                <w:numId w:val="22"/>
              </w:numPr>
            </w:pPr>
            <w:r w:rsidRPr="00D929DE">
              <w:t xml:space="preserve">The Partner </w:t>
            </w:r>
            <w:r>
              <w:t>is</w:t>
            </w:r>
            <w:r w:rsidRPr="00D929DE">
              <w:t xml:space="preserve"> validated to ensure </w:t>
            </w:r>
            <w:r>
              <w:t>it</w:t>
            </w:r>
            <w:r w:rsidRPr="00D929DE">
              <w:t xml:space="preserve"> exist and </w:t>
            </w:r>
            <w:r>
              <w:t>is</w:t>
            </w:r>
            <w:r w:rsidRPr="00D929DE">
              <w:t xml:space="preserve"> </w:t>
            </w:r>
            <w:r w:rsidR="00925CA9">
              <w:t>not</w:t>
            </w:r>
            <w:r w:rsidR="00925CA9" w:rsidRPr="00D929DE">
              <w:t xml:space="preserve"> ‘</w:t>
            </w:r>
            <w:r w:rsidR="00925CA9">
              <w:t>terminated</w:t>
            </w:r>
            <w:r w:rsidR="00925CA9" w:rsidRPr="00D929DE">
              <w:t>’</w:t>
            </w:r>
            <w:r w:rsidRPr="00DA0817">
              <w:t>.</w:t>
            </w:r>
          </w:p>
          <w:p w14:paraId="4F7B3E9A" w14:textId="77777777" w:rsidR="005D22F5" w:rsidRPr="00C741A9" w:rsidRDefault="005D22F5" w:rsidP="00CE2AB5">
            <w:pPr>
              <w:pStyle w:val="ListParagraph"/>
              <w:numPr>
                <w:ilvl w:val="2"/>
                <w:numId w:val="22"/>
              </w:numPr>
            </w:pPr>
            <w:r w:rsidRPr="00D929DE">
              <w:t xml:space="preserve">Validates the payment operation parameters </w:t>
            </w:r>
            <w:r w:rsidRPr="00C741A9">
              <w:t xml:space="preserve">and that the payment account is not ‘terminated’ </w:t>
            </w:r>
          </w:p>
          <w:p w14:paraId="461D8252" w14:textId="724E1258" w:rsidR="005D22F5" w:rsidRPr="00D929DE" w:rsidRDefault="005D22F5" w:rsidP="00CE2AB5">
            <w:pPr>
              <w:pStyle w:val="ListParagraph"/>
              <w:numPr>
                <w:ilvl w:val="3"/>
                <w:numId w:val="22"/>
              </w:numPr>
            </w:pPr>
            <w:r w:rsidRPr="00D929DE">
              <w:t xml:space="preserve">Additionally, the CorrelationID is prepended to the operation </w:t>
            </w:r>
            <w:r w:rsidRPr="00D929DE">
              <w:lastRenderedPageBreak/>
              <w:t>name of ‘</w:t>
            </w:r>
            <w:r>
              <w:t>cancel</w:t>
            </w:r>
            <w:r w:rsidRPr="00D929DE">
              <w:t>’ to check for idempotent behavior e.g.</w:t>
            </w:r>
            <w:r>
              <w:t xml:space="preserve"> PSEP will</w:t>
            </w:r>
            <w:r w:rsidRPr="00D929DE">
              <w:t xml:space="preserve"> not attempt to re-process any transactions already successfully</w:t>
            </w:r>
            <w:r>
              <w:t xml:space="preserve"> </w:t>
            </w:r>
            <w:r w:rsidRPr="00D929DE">
              <w:t xml:space="preserve">processed; the response for the successful processing should be reported instead. </w:t>
            </w:r>
          </w:p>
          <w:p w14:paraId="751D5E99" w14:textId="77777777" w:rsidR="005D22F5" w:rsidRDefault="005D22F5" w:rsidP="00CE2AB5">
            <w:pPr>
              <w:pStyle w:val="ListParagraph"/>
              <w:numPr>
                <w:ilvl w:val="2"/>
                <w:numId w:val="22"/>
              </w:numPr>
            </w:pPr>
            <w:r w:rsidRPr="00D929DE">
              <w:t>Validates the payment account holder is not ‘terminated’</w:t>
            </w:r>
          </w:p>
          <w:p w14:paraId="02C3197C" w14:textId="444017AB" w:rsidR="005D22F5" w:rsidRPr="00D929DE" w:rsidRDefault="005D22F5" w:rsidP="00CE2AB5">
            <w:pPr>
              <w:pStyle w:val="ListParagraph"/>
              <w:numPr>
                <w:ilvl w:val="2"/>
                <w:numId w:val="22"/>
              </w:numPr>
            </w:pPr>
            <w:r>
              <w:t>Validates the</w:t>
            </w:r>
            <w:r w:rsidRPr="00D959E4">
              <w:t xml:space="preserve"> </w:t>
            </w:r>
            <w:r>
              <w:t>Cancel</w:t>
            </w:r>
            <w:r w:rsidRPr="00D959E4">
              <w:t xml:space="preserve"> </w:t>
            </w:r>
            <w:r>
              <w:t>operation</w:t>
            </w:r>
            <w:r w:rsidRPr="00D959E4">
              <w:t xml:space="preserve"> </w:t>
            </w:r>
            <w:r>
              <w:t>arrives</w:t>
            </w:r>
            <w:r w:rsidRPr="00D959E4">
              <w:t xml:space="preserve"> before the ‘authorized’ transaction </w:t>
            </w:r>
            <w:r>
              <w:t xml:space="preserve">timeout </w:t>
            </w:r>
            <w:r w:rsidRPr="00D959E4">
              <w:t>expires</w:t>
            </w:r>
          </w:p>
          <w:p w14:paraId="6F0AF6D4" w14:textId="0EB64C40" w:rsidR="005D22F5" w:rsidRDefault="005D22F5" w:rsidP="00CE2AB5">
            <w:pPr>
              <w:pStyle w:val="ListParagraph"/>
              <w:numPr>
                <w:ilvl w:val="1"/>
                <w:numId w:val="22"/>
              </w:numPr>
            </w:pPr>
            <w:r w:rsidRPr="00D959E4">
              <w:t xml:space="preserve">PSEP determines that Long Term </w:t>
            </w:r>
            <w:r>
              <w:t>A</w:t>
            </w:r>
            <w:r w:rsidRPr="00D959E4">
              <w:t>uthorization</w:t>
            </w:r>
            <w:r>
              <w:t xml:space="preserve"> </w:t>
            </w:r>
            <w:r w:rsidRPr="00D959E4">
              <w:t xml:space="preserve">Handling was invoked for this Charge operation and </w:t>
            </w:r>
            <w:r>
              <w:t>a Diameter Refund needs</w:t>
            </w:r>
            <w:r w:rsidRPr="00D959E4">
              <w:t xml:space="preserve"> </w:t>
            </w:r>
            <w:r>
              <w:t>to be processed</w:t>
            </w:r>
          </w:p>
          <w:p w14:paraId="792C78AD" w14:textId="692624F2" w:rsidR="00777B58" w:rsidRPr="00D929DE" w:rsidRDefault="00777B58" w:rsidP="00CE2AB5">
            <w:pPr>
              <w:pStyle w:val="ListParagraph"/>
              <w:numPr>
                <w:ilvl w:val="0"/>
                <w:numId w:val="22"/>
              </w:numPr>
            </w:pPr>
            <w:r w:rsidRPr="00D929DE">
              <w:t xml:space="preserve">PSEP sends a Diameter </w:t>
            </w:r>
            <w:r w:rsidR="009333DD">
              <w:t>Refund</w:t>
            </w:r>
            <w:r w:rsidRPr="00D929DE">
              <w:t xml:space="preserve"> CCR message with </w:t>
            </w:r>
            <w:r w:rsidR="00734B86">
              <w:t>Requested</w:t>
            </w:r>
            <w:r w:rsidRPr="00D929DE">
              <w:t xml:space="preserve">-Service-Unit-CC-Money-Unit-Value Value-Digits </w:t>
            </w:r>
            <w:r w:rsidR="00734B86">
              <w:t>amount equal to the ‘authorized’ transaction’s grossCost value</w:t>
            </w:r>
            <w:r w:rsidRPr="00D929DE">
              <w:t>.</w:t>
            </w:r>
          </w:p>
          <w:p w14:paraId="3A1E8739" w14:textId="77777777" w:rsidR="00777B58" w:rsidRDefault="00777B58" w:rsidP="00CE2AB5">
            <w:pPr>
              <w:pStyle w:val="ListParagraph"/>
              <w:numPr>
                <w:ilvl w:val="0"/>
                <w:numId w:val="22"/>
              </w:numPr>
            </w:pPr>
            <w:r w:rsidRPr="00D929DE">
              <w:t>OCS returns a successful CCA message.</w:t>
            </w:r>
          </w:p>
          <w:p w14:paraId="403671A5" w14:textId="77777777" w:rsidR="00777B58" w:rsidRDefault="00777B58" w:rsidP="00CE2AB5">
            <w:pPr>
              <w:pStyle w:val="ListParagraph"/>
              <w:numPr>
                <w:ilvl w:val="1"/>
                <w:numId w:val="22"/>
              </w:numPr>
            </w:pPr>
            <w:r w:rsidRPr="00D929DE">
              <w:t xml:space="preserve">PSEP changes the transaction state to </w:t>
            </w:r>
            <w:r>
              <w:t>CANCELLED</w:t>
            </w:r>
            <w:r w:rsidRPr="00D929DE">
              <w:t xml:space="preserve"> and revises the spent amount associated with the Spend Limits</w:t>
            </w:r>
          </w:p>
          <w:p w14:paraId="03B29BEA" w14:textId="7F24D53A" w:rsidR="00777B58" w:rsidRPr="00EF4EA5" w:rsidRDefault="00777B58" w:rsidP="00CE2AB5">
            <w:pPr>
              <w:pStyle w:val="ListParagraph"/>
              <w:numPr>
                <w:ilvl w:val="1"/>
                <w:numId w:val="22"/>
              </w:numPr>
            </w:pPr>
            <w:r>
              <w:t>Note: if the result of the Diameter</w:t>
            </w:r>
            <w:r w:rsidR="00734B86">
              <w:t xml:space="preserve"> Refund</w:t>
            </w:r>
            <w:r>
              <w:t xml:space="preserve"> wasn’t successful e.g. all retries fail or non-successful response returned, then result is logged and </w:t>
            </w:r>
            <w:r w:rsidR="00013F1D">
              <w:t xml:space="preserve">as applicable, </w:t>
            </w:r>
            <w:r>
              <w:t>an appropriate error is returned in the Cancel operation response</w:t>
            </w:r>
            <w:r w:rsidR="00147D10">
              <w:t>.  Also an entry is added to the Reconciliation report</w:t>
            </w:r>
            <w:r w:rsidR="005C5380">
              <w:t xml:space="preserve"> – see Appendix </w:t>
            </w:r>
            <w:r w:rsidR="005C5380">
              <w:fldChar w:fldCharType="begin"/>
            </w:r>
            <w:r w:rsidR="005C5380">
              <w:instrText xml:space="preserve"> REF _Ref239855273 \w \p \h </w:instrText>
            </w:r>
            <w:r w:rsidR="005C5380">
              <w:fldChar w:fldCharType="separate"/>
            </w:r>
            <w:r w:rsidR="005C5380">
              <w:t>D below</w:t>
            </w:r>
            <w:r w:rsidR="005C5380">
              <w:fldChar w:fldCharType="end"/>
            </w:r>
            <w:r w:rsidR="005C5380">
              <w:t xml:space="preserve"> for details on the report format</w:t>
            </w:r>
            <w:r w:rsidR="00013F1D">
              <w:t>.</w:t>
            </w:r>
          </w:p>
          <w:p w14:paraId="761412BB" w14:textId="77777777" w:rsidR="00777B58" w:rsidRDefault="00777B58" w:rsidP="00CE2AB5">
            <w:pPr>
              <w:pStyle w:val="ListParagraph"/>
              <w:numPr>
                <w:ilvl w:val="0"/>
                <w:numId w:val="22"/>
              </w:numPr>
            </w:pPr>
            <w:r>
              <w:t>When the ‘Request’ file has been completely processed, PSEP creates the ‘Response’ file</w:t>
            </w:r>
          </w:p>
          <w:p w14:paraId="7B1F8F02" w14:textId="1AB1D804" w:rsidR="00777B58" w:rsidRDefault="00777B58" w:rsidP="00CE2AB5">
            <w:pPr>
              <w:pStyle w:val="ListParagraph"/>
              <w:numPr>
                <w:ilvl w:val="1"/>
                <w:numId w:val="22"/>
              </w:numPr>
            </w:pPr>
            <w:r>
              <w:t xml:space="preserve">The ‘Response’ file contains the Cancel operation with an indication it was successful and </w:t>
            </w:r>
            <w:r w:rsidR="00734B86">
              <w:t xml:space="preserve">the Cancel </w:t>
            </w:r>
            <w:r>
              <w:t xml:space="preserve">operation response also contains transaction’s CorrelationId – See </w:t>
            </w:r>
            <w:r w:rsidRPr="00D929DE">
              <w:t>Reference [</w:t>
            </w:r>
            <w:r w:rsidRPr="00D929DE">
              <w:fldChar w:fldCharType="begin"/>
            </w:r>
            <w:r w:rsidRPr="00D929DE">
              <w:instrText xml:space="preserve"> REF _Ref233204231 \w \h </w:instrText>
            </w:r>
            <w:r w:rsidRPr="00D929DE">
              <w:fldChar w:fldCharType="separate"/>
            </w:r>
            <w:r w:rsidR="00517227">
              <w:t>6</w:t>
            </w:r>
            <w:r w:rsidRPr="00D929DE">
              <w:fldChar w:fldCharType="end"/>
            </w:r>
            <w:r w:rsidRPr="00D929DE">
              <w:t>] with further background information found in references [</w:t>
            </w:r>
            <w:r w:rsidRPr="00D929DE">
              <w:fldChar w:fldCharType="begin"/>
            </w:r>
            <w:r w:rsidRPr="00D929DE">
              <w:instrText xml:space="preserve"> REF _Ref234042207 \w \h </w:instrText>
            </w:r>
            <w:r w:rsidRPr="00D929DE">
              <w:fldChar w:fldCharType="separate"/>
            </w:r>
            <w:r w:rsidR="00517227">
              <w:t>8</w:t>
            </w:r>
            <w:r w:rsidRPr="00D929DE">
              <w:fldChar w:fldCharType="end"/>
            </w:r>
            <w:r w:rsidRPr="00D929DE">
              <w:t>] and [</w:t>
            </w:r>
            <w:r>
              <w:fldChar w:fldCharType="begin"/>
            </w:r>
            <w:r>
              <w:instrText xml:space="preserve"> REF _Ref234053061 \w \h </w:instrText>
            </w:r>
            <w:r>
              <w:fldChar w:fldCharType="separate"/>
            </w:r>
            <w:r w:rsidR="00517227">
              <w:t>10</w:t>
            </w:r>
            <w:r>
              <w:fldChar w:fldCharType="end"/>
            </w:r>
            <w:r w:rsidRPr="00D929DE">
              <w:t>]</w:t>
            </w:r>
            <w:r>
              <w:t>.</w:t>
            </w:r>
          </w:p>
          <w:p w14:paraId="04BE4255" w14:textId="77777777" w:rsidR="00777B58" w:rsidRDefault="00777B58" w:rsidP="00CE2AB5">
            <w:pPr>
              <w:pStyle w:val="ListParagraph"/>
              <w:numPr>
                <w:ilvl w:val="1"/>
                <w:numId w:val="22"/>
              </w:numPr>
            </w:pPr>
            <w:r>
              <w:t>PSEP encrypts the ‘Response’ file.</w:t>
            </w:r>
          </w:p>
          <w:p w14:paraId="12035B13" w14:textId="77777777" w:rsidR="00777B58" w:rsidRPr="00837340" w:rsidRDefault="00777B58" w:rsidP="001F6C7D">
            <w:pPr>
              <w:pStyle w:val="ListParagraph"/>
              <w:numPr>
                <w:ilvl w:val="0"/>
                <w:numId w:val="22"/>
              </w:numPr>
            </w:pPr>
            <w:r w:rsidRPr="00837340">
              <w:t>PSEP uses SFTP to upload a ‘Request’ file</w:t>
            </w:r>
          </w:p>
        </w:tc>
      </w:tr>
      <w:tr w:rsidR="00777B58" w:rsidRPr="00D929DE" w14:paraId="27867E04" w14:textId="77777777" w:rsidTr="009333DD">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40D0DBA1" w14:textId="77777777" w:rsidR="00777B58" w:rsidRPr="00D929DE" w:rsidRDefault="00777B58" w:rsidP="00DE3E21"/>
        </w:tc>
      </w:tr>
    </w:tbl>
    <w:p w14:paraId="25918406" w14:textId="06CCA97A" w:rsidR="00E17427" w:rsidRPr="00D929DE" w:rsidRDefault="00E17427" w:rsidP="00DE3E21">
      <w:pPr>
        <w:pStyle w:val="Heading4"/>
      </w:pPr>
      <w:bookmarkStart w:id="1129" w:name="_Toc367633770"/>
      <w:r w:rsidRPr="00D929DE">
        <w:lastRenderedPageBreak/>
        <w:t xml:space="preserve">Successful </w:t>
      </w:r>
      <w:r>
        <w:t>CancelNotification</w:t>
      </w:r>
      <w:r w:rsidRPr="00D929DE">
        <w:t xml:space="preserve"> </w:t>
      </w:r>
      <w:r>
        <w:t>W</w:t>
      </w:r>
      <w:r w:rsidRPr="00D929DE">
        <w:t>ithout Long Term Authorization Handling Invoked Flow</w:t>
      </w:r>
      <w:bookmarkEnd w:id="1129"/>
    </w:p>
    <w:p w14:paraId="5A829A51" w14:textId="77777777" w:rsidR="00E17427" w:rsidRPr="00D929DE" w:rsidRDefault="00E17427" w:rsidP="007C1FCB">
      <w:pPr>
        <w:keepNext/>
      </w:pPr>
    </w:p>
    <w:p w14:paraId="5F6701D8" w14:textId="78E1EB7B" w:rsidR="00E17427" w:rsidRPr="00D929DE" w:rsidRDefault="003E40EE" w:rsidP="007C1FCB">
      <w:pPr>
        <w:keepNext/>
        <w:jc w:val="center"/>
      </w:pPr>
      <w:r w:rsidRPr="003E40EE">
        <w:rPr>
          <w:noProof/>
        </w:rPr>
        <w:drawing>
          <wp:inline distT="0" distB="0" distL="0" distR="0" wp14:anchorId="47945FD9" wp14:editId="23682652">
            <wp:extent cx="5486400" cy="41148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DBEB54E" w14:textId="522F1F80" w:rsidR="00E17427" w:rsidRPr="00D929DE" w:rsidRDefault="00E17427" w:rsidP="007C1FCB">
      <w:pPr>
        <w:pStyle w:val="Caption"/>
        <w:ind w:hanging="3403"/>
        <w:jc w:val="center"/>
      </w:pPr>
      <w:r w:rsidRPr="00D929DE">
        <w:t xml:space="preserve">Figure </w:t>
      </w:r>
      <w:fldSimple w:instr=" SEQ Figure \* ARABIC ">
        <w:r w:rsidR="00517227">
          <w:rPr>
            <w:noProof/>
          </w:rPr>
          <w:t>13</w:t>
        </w:r>
      </w:fldSimple>
      <w:r w:rsidRPr="00D929DE">
        <w:t xml:space="preserve">: Successful </w:t>
      </w:r>
      <w:r>
        <w:t>Cancel</w:t>
      </w:r>
      <w:r w:rsidR="00A037F1">
        <w:t>Notification</w:t>
      </w:r>
      <w:r w:rsidRPr="00D929DE">
        <w:t xml:space="preserve"> </w:t>
      </w:r>
      <w:r>
        <w:t>W</w:t>
      </w:r>
      <w:r w:rsidRPr="00D929DE">
        <w:t>ithout Long Term Authorization Handling Invoked Flow</w:t>
      </w:r>
    </w:p>
    <w:p w14:paraId="683E3226" w14:textId="77777777" w:rsidR="00E17427" w:rsidRPr="00D929DE" w:rsidRDefault="00E17427"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E17427" w:rsidRPr="00D929DE" w14:paraId="43F2A4B9" w14:textId="77777777" w:rsidTr="00E17427">
        <w:tc>
          <w:tcPr>
            <w:tcW w:w="9540" w:type="dxa"/>
            <w:gridSpan w:val="2"/>
            <w:tcBorders>
              <w:top w:val="single" w:sz="4" w:space="0" w:color="auto"/>
              <w:bottom w:val="single" w:sz="4" w:space="0" w:color="auto"/>
            </w:tcBorders>
            <w:shd w:val="clear" w:color="auto" w:fill="CCCCCC"/>
            <w:vAlign w:val="bottom"/>
          </w:tcPr>
          <w:p w14:paraId="3516BA37" w14:textId="5F008D81" w:rsidR="00E17427" w:rsidRPr="00D929DE" w:rsidRDefault="00E17427" w:rsidP="007C1FCB">
            <w:pPr>
              <w:pageBreakBefore/>
              <w:jc w:val="center"/>
              <w:rPr>
                <w:rFonts w:ascii="Arial" w:hAnsi="Arial"/>
              </w:rPr>
            </w:pPr>
            <w:r w:rsidRPr="00D929DE">
              <w:lastRenderedPageBreak/>
              <w:t xml:space="preserve">Successful </w:t>
            </w:r>
            <w:r>
              <w:t>Cancel</w:t>
            </w:r>
            <w:r w:rsidR="00A037F1">
              <w:t>Notification</w:t>
            </w:r>
            <w:r w:rsidRPr="00D929DE">
              <w:t xml:space="preserve"> </w:t>
            </w:r>
            <w:r>
              <w:t>W</w:t>
            </w:r>
            <w:r w:rsidRPr="00D929DE">
              <w:t>ithout Long Term Authorization Handling Invoked Flow</w:t>
            </w:r>
          </w:p>
        </w:tc>
      </w:tr>
      <w:tr w:rsidR="00E17427" w:rsidRPr="00D929DE" w14:paraId="4E61893D" w14:textId="77777777" w:rsidTr="00E17427">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4EA637C1" w14:textId="29C7B952" w:rsidR="00E17427" w:rsidRPr="00D929DE" w:rsidRDefault="00E17427" w:rsidP="009813EB">
            <w:pPr>
              <w:numPr>
                <w:ilvl w:val="0"/>
                <w:numId w:val="24"/>
              </w:numPr>
              <w:spacing w:after="120"/>
            </w:pPr>
            <w:r w:rsidRPr="00D929DE">
              <w:t xml:space="preserve">As </w:t>
            </w:r>
            <w:r w:rsidR="00916C9E">
              <w:t xml:space="preserve">the </w:t>
            </w:r>
            <w:r w:rsidR="00916C9E" w:rsidRPr="00D929DE">
              <w:t>TPA</w:t>
            </w:r>
            <w:r w:rsidR="00916C9E">
              <w:t xml:space="preserve"> (Google)</w:t>
            </w:r>
            <w:r w:rsidR="00916C9E" w:rsidRPr="00D929DE">
              <w:t xml:space="preserve"> </w:t>
            </w:r>
            <w:r w:rsidRPr="00D929DE">
              <w:t xml:space="preserve">has previously successfully generated an Auth operation for the subscriber, the transaction state within PSEP is ‘authorized’, where the transaction’s external transaction ID, which is the CorrelationId value, was provided in the Auth request and PSEP </w:t>
            </w:r>
            <w:r>
              <w:t>links CorrelationId</w:t>
            </w:r>
            <w:r w:rsidRPr="00D929DE">
              <w:t xml:space="preserve"> to the ‘authorized’ payment’s Transaction ID. </w:t>
            </w:r>
          </w:p>
          <w:p w14:paraId="59B5CC31" w14:textId="77777777" w:rsidR="00E17427" w:rsidRPr="00D929DE" w:rsidRDefault="00E17427" w:rsidP="009813EB">
            <w:pPr>
              <w:pStyle w:val="ListParagraph"/>
              <w:numPr>
                <w:ilvl w:val="1"/>
                <w:numId w:val="24"/>
              </w:numPr>
            </w:pPr>
            <w:r w:rsidRPr="00D929DE">
              <w:t xml:space="preserve">See steps 1-6 in Section </w:t>
            </w:r>
            <w:r>
              <w:fldChar w:fldCharType="begin"/>
            </w:r>
            <w:r>
              <w:instrText xml:space="preserve"> REF _Ref234055119 \w \p \h </w:instrText>
            </w:r>
            <w:r>
              <w:fldChar w:fldCharType="separate"/>
            </w:r>
            <w:r w:rsidR="00517227">
              <w:t>3.2.5.1 above</w:t>
            </w:r>
            <w:r>
              <w:fldChar w:fldCharType="end"/>
            </w:r>
            <w:r w:rsidRPr="00D929DE">
              <w:t>.</w:t>
            </w:r>
          </w:p>
          <w:p w14:paraId="2E674EEA" w14:textId="77777777" w:rsidR="00E17427" w:rsidRDefault="00E17427" w:rsidP="009813EB">
            <w:pPr>
              <w:pStyle w:val="ListParagraph"/>
              <w:numPr>
                <w:ilvl w:val="0"/>
                <w:numId w:val="24"/>
              </w:numPr>
            </w:pPr>
            <w:r>
              <w:t>As the Auth operation has Carrier Billing set to “true”, which requires a long authorization timeout period e.g. up to seven days, Long Term Authorization handling as specified in Section 4.2 Reference [</w:t>
            </w:r>
            <w:r>
              <w:fldChar w:fldCharType="begin"/>
            </w:r>
            <w:r>
              <w:instrText xml:space="preserve"> REF _Ref233204433 \w \h </w:instrText>
            </w:r>
            <w:r>
              <w:fldChar w:fldCharType="separate"/>
            </w:r>
            <w:r w:rsidR="00517227">
              <w:t>3</w:t>
            </w:r>
            <w:r>
              <w:fldChar w:fldCharType="end"/>
            </w:r>
            <w:r>
              <w:t xml:space="preserve">] must be performed. </w:t>
            </w:r>
          </w:p>
          <w:p w14:paraId="7AAF8D48" w14:textId="77777777" w:rsidR="00343FFE" w:rsidRDefault="00343FFE" w:rsidP="009813EB">
            <w:pPr>
              <w:pStyle w:val="ListParagraph"/>
              <w:numPr>
                <w:ilvl w:val="1"/>
                <w:numId w:val="24"/>
              </w:numPr>
            </w:pPr>
            <w:r>
              <w:t xml:space="preserve">An Agent monitors whether this transaction requires Long Term Authorization handling </w:t>
            </w:r>
          </w:p>
          <w:p w14:paraId="3BCC0801" w14:textId="77777777" w:rsidR="00343FFE" w:rsidRDefault="00343FFE" w:rsidP="009813EB">
            <w:pPr>
              <w:pStyle w:val="ListParagraph"/>
              <w:numPr>
                <w:ilvl w:val="2"/>
                <w:numId w:val="24"/>
              </w:numPr>
            </w:pPr>
            <w:r>
              <w:t>The agent check the duration since the transaction was authorized where Long Term Authorization handling occurs when the duration exceed a configurable value that is initially set to 23 hours</w:t>
            </w:r>
          </w:p>
          <w:p w14:paraId="2CA647CF" w14:textId="77777777" w:rsidR="00155CEB" w:rsidRDefault="00155CEB" w:rsidP="009813EB">
            <w:pPr>
              <w:pStyle w:val="ListParagraph"/>
              <w:numPr>
                <w:ilvl w:val="1"/>
                <w:numId w:val="24"/>
              </w:numPr>
            </w:pPr>
            <w:r>
              <w:t xml:space="preserve">Note: if the transaction state isn’t ‘authorized’, then Long Term Authorization handling won’t be invoked and handling is per the table in Appendix </w:t>
            </w:r>
            <w:r>
              <w:fldChar w:fldCharType="begin"/>
            </w:r>
            <w:r>
              <w:instrText xml:space="preserve"> REF _Ref234216438 \w \p \h </w:instrText>
            </w:r>
            <w:r>
              <w:fldChar w:fldCharType="separate"/>
            </w:r>
            <w:r w:rsidR="00517227">
              <w:t>B.2 below</w:t>
            </w:r>
            <w:r>
              <w:fldChar w:fldCharType="end"/>
            </w:r>
          </w:p>
          <w:p w14:paraId="6848971C" w14:textId="114F277A" w:rsidR="00E17427" w:rsidRPr="00D929DE" w:rsidRDefault="00A037F1" w:rsidP="009813EB">
            <w:pPr>
              <w:pStyle w:val="ListParagraph"/>
              <w:numPr>
                <w:ilvl w:val="0"/>
                <w:numId w:val="24"/>
              </w:numPr>
            </w:pPr>
            <w:r>
              <w:t>The TPA sends a</w:t>
            </w:r>
            <w:r w:rsidR="00E17427">
              <w:t xml:space="preserve"> Cancel</w:t>
            </w:r>
            <w:r>
              <w:t>Notification</w:t>
            </w:r>
            <w:r w:rsidR="00E17427">
              <w:t xml:space="preserve"> </w:t>
            </w:r>
            <w:r w:rsidR="00E17427" w:rsidRPr="00D929DE">
              <w:t xml:space="preserve">method </w:t>
            </w:r>
            <w:r>
              <w:t>to AMP</w:t>
            </w:r>
            <w:r w:rsidR="00E17427" w:rsidRPr="00D929DE">
              <w:t xml:space="preserve">. </w:t>
            </w:r>
          </w:p>
          <w:p w14:paraId="43DA09C7" w14:textId="1167872B" w:rsidR="00E17427" w:rsidRPr="00D959E4" w:rsidRDefault="00E17427" w:rsidP="009813EB">
            <w:pPr>
              <w:pStyle w:val="ListParagraph"/>
              <w:numPr>
                <w:ilvl w:val="0"/>
                <w:numId w:val="24"/>
              </w:numPr>
            </w:pPr>
            <w:r w:rsidRPr="00D929DE">
              <w:t xml:space="preserve">The transaction’s external transaction ID, which is the CorrelationId value provided in the </w:t>
            </w:r>
            <w:r w:rsidR="00A037F1">
              <w:t>CancelNotification</w:t>
            </w:r>
            <w:r w:rsidRPr="00D929DE">
              <w:t xml:space="preserve">, is </w:t>
            </w:r>
            <w:r>
              <w:t>used to retrieve</w:t>
            </w:r>
            <w:r w:rsidRPr="00D929DE">
              <w:t xml:space="preserve"> the ‘authorized’ payment’s </w:t>
            </w:r>
            <w:r>
              <w:t>transaction information</w:t>
            </w:r>
            <w:r w:rsidRPr="00D929DE">
              <w:t>.</w:t>
            </w:r>
          </w:p>
          <w:p w14:paraId="1EB5F3C2" w14:textId="1E84AC79" w:rsidR="00E17427" w:rsidRPr="00D959E4" w:rsidRDefault="00E17427" w:rsidP="009813EB">
            <w:pPr>
              <w:pStyle w:val="ListParagraph"/>
              <w:numPr>
                <w:ilvl w:val="1"/>
                <w:numId w:val="24"/>
              </w:numPr>
            </w:pPr>
            <w:r w:rsidRPr="00D959E4">
              <w:t xml:space="preserve">PSEP determines that Long Term </w:t>
            </w:r>
            <w:r>
              <w:t>A</w:t>
            </w:r>
            <w:r w:rsidRPr="00D959E4">
              <w:t>uthorization</w:t>
            </w:r>
            <w:r>
              <w:t xml:space="preserve"> </w:t>
            </w:r>
            <w:r w:rsidRPr="00D959E4">
              <w:t xml:space="preserve">Handling was not invoked for this </w:t>
            </w:r>
            <w:r w:rsidR="00A037F1">
              <w:t>CancelNotification</w:t>
            </w:r>
            <w:r w:rsidR="00A037F1" w:rsidRPr="00D959E4">
              <w:t xml:space="preserve"> </w:t>
            </w:r>
            <w:r w:rsidRPr="00D959E4">
              <w:t xml:space="preserve">operation and processes the </w:t>
            </w:r>
            <w:r w:rsidR="00A037F1">
              <w:t>CancelNotification</w:t>
            </w:r>
            <w:r w:rsidR="00A037F1" w:rsidRPr="00D959E4">
              <w:t xml:space="preserve"> </w:t>
            </w:r>
            <w:r w:rsidRPr="00D959E4">
              <w:t>Operation</w:t>
            </w:r>
            <w:r>
              <w:t xml:space="preserve"> as normal</w:t>
            </w:r>
            <w:r w:rsidRPr="00D959E4">
              <w:t xml:space="preserve">. </w:t>
            </w:r>
          </w:p>
          <w:p w14:paraId="4555127F" w14:textId="77777777" w:rsidR="00E17427" w:rsidRPr="00D929DE" w:rsidRDefault="00E17427" w:rsidP="009813EB">
            <w:pPr>
              <w:pStyle w:val="ListParagraph"/>
              <w:numPr>
                <w:ilvl w:val="0"/>
                <w:numId w:val="24"/>
              </w:numPr>
            </w:pPr>
            <w:r w:rsidRPr="00D929DE">
              <w:t>PSEP performs the following</w:t>
            </w:r>
          </w:p>
          <w:p w14:paraId="6BB374BD" w14:textId="73D19B32" w:rsidR="00E17427" w:rsidRPr="00D929DE" w:rsidRDefault="00A037F1" w:rsidP="009813EB">
            <w:pPr>
              <w:pStyle w:val="ListParagraph"/>
              <w:numPr>
                <w:ilvl w:val="1"/>
                <w:numId w:val="24"/>
              </w:numPr>
            </w:pPr>
            <w:r w:rsidRPr="00D929DE">
              <w:t>The Partner and Application are validated to ensure they both exist and both are ‘active’</w:t>
            </w:r>
          </w:p>
          <w:p w14:paraId="616FB872" w14:textId="77777777" w:rsidR="00A037F1" w:rsidRDefault="00A037F1" w:rsidP="009813EB">
            <w:pPr>
              <w:pStyle w:val="ListParagraph"/>
              <w:numPr>
                <w:ilvl w:val="1"/>
                <w:numId w:val="24"/>
              </w:numPr>
            </w:pPr>
            <w:r w:rsidRPr="00D929DE">
              <w:t xml:space="preserve">The TPA polices are applied </w:t>
            </w:r>
          </w:p>
          <w:p w14:paraId="34204B72" w14:textId="77777777" w:rsidR="00E17427" w:rsidRPr="00C741A9" w:rsidRDefault="00E17427" w:rsidP="009813EB">
            <w:pPr>
              <w:pStyle w:val="ListParagraph"/>
              <w:numPr>
                <w:ilvl w:val="1"/>
                <w:numId w:val="24"/>
              </w:numPr>
            </w:pPr>
            <w:r w:rsidRPr="00D929DE">
              <w:t xml:space="preserve">Validates the payment operation parameters </w:t>
            </w:r>
            <w:r w:rsidRPr="00C741A9">
              <w:t xml:space="preserve">and that the payment account is not ‘terminated’ </w:t>
            </w:r>
          </w:p>
          <w:p w14:paraId="55FB2F14" w14:textId="44669344" w:rsidR="00E17427" w:rsidRDefault="00E17427" w:rsidP="009813EB">
            <w:pPr>
              <w:pStyle w:val="ListParagraph"/>
              <w:numPr>
                <w:ilvl w:val="2"/>
                <w:numId w:val="24"/>
              </w:numPr>
            </w:pPr>
            <w:r w:rsidRPr="00D929DE">
              <w:t>Additionally, the CorrelationI</w:t>
            </w:r>
            <w:r w:rsidR="00A937A8">
              <w:t>d</w:t>
            </w:r>
            <w:r w:rsidRPr="00D929DE">
              <w:t xml:space="preserve"> is prepended to the operation name of ‘</w:t>
            </w:r>
            <w:r>
              <w:t>cancel</w:t>
            </w:r>
            <w:r w:rsidRPr="00D929DE">
              <w:t>’ to check for idempotent behavior e.g.</w:t>
            </w:r>
            <w:r>
              <w:t xml:space="preserve"> PSEP will</w:t>
            </w:r>
            <w:r w:rsidRPr="00D929DE">
              <w:t xml:space="preserve"> not attempt to re-process any transactions already successfully</w:t>
            </w:r>
            <w:r>
              <w:t xml:space="preserve"> </w:t>
            </w:r>
            <w:r w:rsidRPr="00D929DE">
              <w:t xml:space="preserve">processed; the response for the successful processing should be reported instead. </w:t>
            </w:r>
          </w:p>
          <w:p w14:paraId="6B5EEDB6" w14:textId="47810EF6" w:rsidR="00A037F1" w:rsidRPr="00D929DE" w:rsidRDefault="00A037F1" w:rsidP="009813EB">
            <w:pPr>
              <w:pStyle w:val="ListParagraph"/>
              <w:numPr>
                <w:ilvl w:val="2"/>
                <w:numId w:val="24"/>
              </w:numPr>
            </w:pPr>
            <w:r>
              <w:t>Note: as CancelNotification is not considered reliable enough, a Cancel operation</w:t>
            </w:r>
            <w:r w:rsidR="00A937A8">
              <w:t xml:space="preserve"> in a Batch file</w:t>
            </w:r>
            <w:r>
              <w:t xml:space="preserve"> for</w:t>
            </w:r>
            <w:r w:rsidR="00A937A8">
              <w:t xml:space="preserve"> this CorrelationId will also be sent. During processing of the Cancel operation, the idempotency check will detect that this transaction was already processed and not attempt to re-process it. </w:t>
            </w:r>
          </w:p>
          <w:p w14:paraId="2049E3DD" w14:textId="77777777" w:rsidR="00E17427" w:rsidRDefault="00E17427" w:rsidP="009813EB">
            <w:pPr>
              <w:pStyle w:val="ListParagraph"/>
              <w:numPr>
                <w:ilvl w:val="1"/>
                <w:numId w:val="24"/>
              </w:numPr>
            </w:pPr>
            <w:r w:rsidRPr="00D929DE">
              <w:t>Validates the payment account holder is not ‘terminated’</w:t>
            </w:r>
          </w:p>
          <w:p w14:paraId="4DB767B5" w14:textId="7C328E05" w:rsidR="00E17427" w:rsidRPr="00EF0A86" w:rsidRDefault="00E17427" w:rsidP="009813EB">
            <w:pPr>
              <w:pStyle w:val="ListParagraph"/>
              <w:numPr>
                <w:ilvl w:val="1"/>
                <w:numId w:val="24"/>
              </w:numPr>
            </w:pPr>
            <w:r>
              <w:lastRenderedPageBreak/>
              <w:t>Validates t</w:t>
            </w:r>
            <w:r w:rsidRPr="00D959E4">
              <w:t xml:space="preserve">he </w:t>
            </w:r>
            <w:r>
              <w:t>Cancel</w:t>
            </w:r>
            <w:r w:rsidR="008E3DBF">
              <w:t>Notification</w:t>
            </w:r>
            <w:r w:rsidRPr="00D959E4">
              <w:t xml:space="preserve"> </w:t>
            </w:r>
            <w:r>
              <w:t>operation</w:t>
            </w:r>
            <w:r w:rsidRPr="00D959E4">
              <w:t xml:space="preserve"> </w:t>
            </w:r>
            <w:r>
              <w:t>arrives</w:t>
            </w:r>
            <w:r w:rsidRPr="00D959E4">
              <w:t xml:space="preserve"> before the ‘authorized’ transaction </w:t>
            </w:r>
            <w:r>
              <w:t xml:space="preserve">timeout </w:t>
            </w:r>
            <w:r w:rsidRPr="00D959E4">
              <w:t>expires</w:t>
            </w:r>
          </w:p>
          <w:p w14:paraId="44989E4B" w14:textId="77777777" w:rsidR="00E17427" w:rsidRPr="00D929DE" w:rsidRDefault="00E17427" w:rsidP="009813EB">
            <w:pPr>
              <w:pStyle w:val="ListParagraph"/>
              <w:numPr>
                <w:ilvl w:val="0"/>
                <w:numId w:val="24"/>
              </w:numPr>
            </w:pPr>
            <w:r w:rsidRPr="00D929DE">
              <w:t>As the ‘authorized’ payment transaction was for a Prepaid subscriber, PSEP sends a Diameter Terminate-C</w:t>
            </w:r>
            <w:r>
              <w:t>ancel</w:t>
            </w:r>
            <w:r w:rsidRPr="00D929DE">
              <w:t xml:space="preserve"> CCR message with Used-Service-Unit-CC-Money-Unit-Value Value-Digits that</w:t>
            </w:r>
            <w:r>
              <w:t xml:space="preserve"> is equal to </w:t>
            </w:r>
            <w:r w:rsidRPr="00D929DE">
              <w:t>zero to the OCS.</w:t>
            </w:r>
          </w:p>
          <w:p w14:paraId="2DFD75E5" w14:textId="77777777" w:rsidR="00E17427" w:rsidRDefault="00E17427" w:rsidP="009813EB">
            <w:pPr>
              <w:pStyle w:val="ListParagraph"/>
              <w:numPr>
                <w:ilvl w:val="0"/>
                <w:numId w:val="24"/>
              </w:numPr>
            </w:pPr>
            <w:r w:rsidRPr="00D929DE">
              <w:t>OCS returns a successful CCA message.</w:t>
            </w:r>
          </w:p>
          <w:p w14:paraId="6FA09314" w14:textId="77777777" w:rsidR="00E17427" w:rsidRPr="00343FFE" w:rsidRDefault="00E17427" w:rsidP="009813EB">
            <w:pPr>
              <w:pStyle w:val="ListParagraph"/>
              <w:numPr>
                <w:ilvl w:val="0"/>
                <w:numId w:val="24"/>
              </w:numPr>
            </w:pPr>
            <w:r w:rsidRPr="00343FFE">
              <w:t>PSEP changes the transaction state to CANCELLED and revises the spent amount associated with the Spend Limits</w:t>
            </w:r>
          </w:p>
          <w:p w14:paraId="552F2112" w14:textId="77777777" w:rsidR="00EE660F" w:rsidRDefault="00E17427" w:rsidP="00EE660F">
            <w:pPr>
              <w:pStyle w:val="ListParagraph"/>
              <w:numPr>
                <w:ilvl w:val="0"/>
                <w:numId w:val="0"/>
              </w:numPr>
              <w:ind w:left="1440"/>
            </w:pPr>
            <w:r>
              <w:t xml:space="preserve">Note: if the result of the Diameter Terminate-Cancel wasn’t successful e.g. all retries fail or non-successful response returned, then result is logged </w:t>
            </w:r>
          </w:p>
          <w:p w14:paraId="7AC4AF3C" w14:textId="2AF36D67" w:rsidR="005F1845" w:rsidRPr="00343FFE" w:rsidRDefault="005F1845" w:rsidP="005F1845">
            <w:pPr>
              <w:pStyle w:val="ListParagraph"/>
              <w:numPr>
                <w:ilvl w:val="0"/>
                <w:numId w:val="24"/>
              </w:numPr>
            </w:pPr>
            <w:r w:rsidRPr="005F1845">
              <w:t xml:space="preserve">AMP returns a HTTP 200 OK response to the CancelNotification with no </w:t>
            </w:r>
            <w:r w:rsidR="00150796">
              <w:t>SOAP</w:t>
            </w:r>
            <w:r w:rsidR="00150796" w:rsidRPr="005F1845">
              <w:t xml:space="preserve"> </w:t>
            </w:r>
            <w:r w:rsidRPr="005F1845">
              <w:t>payload</w:t>
            </w:r>
          </w:p>
          <w:p w14:paraId="6D6ECAA8" w14:textId="0DF042E2" w:rsidR="005F1845" w:rsidRPr="0051075E" w:rsidRDefault="005F1845" w:rsidP="00EE660F">
            <w:pPr>
              <w:pStyle w:val="ListParagraph"/>
              <w:numPr>
                <w:ilvl w:val="0"/>
                <w:numId w:val="0"/>
              </w:numPr>
              <w:ind w:left="1440"/>
            </w:pPr>
          </w:p>
        </w:tc>
      </w:tr>
      <w:tr w:rsidR="00E17427" w:rsidRPr="00D929DE" w14:paraId="7AF31799" w14:textId="77777777" w:rsidTr="00E17427">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0EDACCE5" w14:textId="77777777" w:rsidR="00E17427" w:rsidRPr="00D929DE" w:rsidRDefault="00E17427" w:rsidP="00DE3E21"/>
        </w:tc>
      </w:tr>
    </w:tbl>
    <w:p w14:paraId="5ADD4171" w14:textId="67BE338D" w:rsidR="00E17427" w:rsidRPr="00D929DE" w:rsidRDefault="00E17427" w:rsidP="00DE3E21">
      <w:pPr>
        <w:pStyle w:val="Heading4"/>
      </w:pPr>
      <w:bookmarkStart w:id="1130" w:name="_Toc367633771"/>
      <w:r w:rsidRPr="00D929DE">
        <w:t xml:space="preserve">Successful </w:t>
      </w:r>
      <w:r>
        <w:t>CancelNotification</w:t>
      </w:r>
      <w:r w:rsidRPr="00D929DE">
        <w:t xml:space="preserve"> </w:t>
      </w:r>
      <w:r>
        <w:t>With</w:t>
      </w:r>
      <w:r w:rsidRPr="00D929DE">
        <w:t xml:space="preserve"> Long Term Authorization Handling Invoked Flow</w:t>
      </w:r>
      <w:bookmarkEnd w:id="1130"/>
    </w:p>
    <w:p w14:paraId="75246570" w14:textId="77777777" w:rsidR="00E17427" w:rsidRPr="00D929DE" w:rsidRDefault="00E17427" w:rsidP="005E1B40">
      <w:pPr>
        <w:keepNext/>
      </w:pPr>
    </w:p>
    <w:p w14:paraId="10546E47" w14:textId="01237DEE" w:rsidR="00E17427" w:rsidRPr="00D929DE" w:rsidRDefault="007B19A7" w:rsidP="005E1B40">
      <w:pPr>
        <w:keepNext/>
        <w:jc w:val="center"/>
      </w:pPr>
      <w:r w:rsidRPr="007B19A7">
        <w:t xml:space="preserve"> </w:t>
      </w:r>
      <w:r w:rsidRPr="007B19A7">
        <w:rPr>
          <w:noProof/>
        </w:rPr>
        <w:drawing>
          <wp:inline distT="0" distB="0" distL="0" distR="0" wp14:anchorId="62F01761" wp14:editId="4781C7E7">
            <wp:extent cx="5486400" cy="41148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69F77D7" w14:textId="0F7D4380" w:rsidR="00E17427" w:rsidRPr="00D929DE" w:rsidRDefault="00E17427" w:rsidP="005E1B40">
      <w:pPr>
        <w:pStyle w:val="Caption"/>
        <w:ind w:hanging="3403"/>
        <w:jc w:val="center"/>
      </w:pPr>
      <w:r w:rsidRPr="00D929DE">
        <w:t xml:space="preserve">Figure </w:t>
      </w:r>
      <w:fldSimple w:instr=" SEQ Figure \* ARABIC ">
        <w:r w:rsidR="00517227">
          <w:rPr>
            <w:noProof/>
          </w:rPr>
          <w:t>14</w:t>
        </w:r>
      </w:fldSimple>
      <w:r w:rsidRPr="00D929DE">
        <w:t xml:space="preserve">: Successful </w:t>
      </w:r>
      <w:r>
        <w:t>CancelNotification</w:t>
      </w:r>
      <w:r w:rsidRPr="00D929DE">
        <w:t xml:space="preserve"> </w:t>
      </w:r>
      <w:r>
        <w:t>With</w:t>
      </w:r>
      <w:r w:rsidRPr="00D929DE">
        <w:t xml:space="preserve"> Long Term Authorization Handling Invoked Flow</w:t>
      </w:r>
    </w:p>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E17427" w:rsidRPr="00D929DE" w14:paraId="7D7427A4" w14:textId="77777777" w:rsidTr="00E17427">
        <w:tc>
          <w:tcPr>
            <w:tcW w:w="9540" w:type="dxa"/>
            <w:gridSpan w:val="2"/>
            <w:tcBorders>
              <w:top w:val="single" w:sz="4" w:space="0" w:color="auto"/>
              <w:bottom w:val="single" w:sz="4" w:space="0" w:color="auto"/>
            </w:tcBorders>
            <w:shd w:val="clear" w:color="auto" w:fill="CCCCCC"/>
            <w:vAlign w:val="bottom"/>
          </w:tcPr>
          <w:p w14:paraId="4EC52DA0" w14:textId="01C95238" w:rsidR="00E17427" w:rsidRPr="00D929DE" w:rsidRDefault="00E17427" w:rsidP="005E1B40">
            <w:pPr>
              <w:pageBreakBefore/>
              <w:jc w:val="center"/>
              <w:rPr>
                <w:rFonts w:ascii="Arial" w:hAnsi="Arial"/>
              </w:rPr>
            </w:pPr>
            <w:r w:rsidRPr="00D929DE">
              <w:lastRenderedPageBreak/>
              <w:t xml:space="preserve">Successful </w:t>
            </w:r>
            <w:r>
              <w:t>CancelNotification</w:t>
            </w:r>
            <w:r w:rsidRPr="00D929DE">
              <w:t xml:space="preserve"> </w:t>
            </w:r>
            <w:r>
              <w:t>With</w:t>
            </w:r>
            <w:r w:rsidRPr="00D929DE">
              <w:t xml:space="preserve"> Long Term Authorization Handling Invoked Flow</w:t>
            </w:r>
          </w:p>
        </w:tc>
      </w:tr>
      <w:tr w:rsidR="00E17427" w:rsidRPr="00D929DE" w14:paraId="097D0897" w14:textId="77777777" w:rsidTr="00E17427">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6C21BA95" w14:textId="011E98D9" w:rsidR="00E17427" w:rsidRPr="00D929DE" w:rsidRDefault="00E17427" w:rsidP="009813EB">
            <w:pPr>
              <w:numPr>
                <w:ilvl w:val="0"/>
                <w:numId w:val="25"/>
              </w:numPr>
              <w:spacing w:after="120"/>
            </w:pPr>
            <w:r w:rsidRPr="00D929DE">
              <w:t xml:space="preserve">As </w:t>
            </w:r>
            <w:r w:rsidR="00916C9E">
              <w:t xml:space="preserve">the </w:t>
            </w:r>
            <w:r w:rsidR="00916C9E" w:rsidRPr="00D929DE">
              <w:t>TPA</w:t>
            </w:r>
            <w:r w:rsidR="00916C9E">
              <w:t xml:space="preserve"> (Google)</w:t>
            </w:r>
            <w:r w:rsidR="00916C9E" w:rsidRPr="00D929DE">
              <w:t xml:space="preserve"> </w:t>
            </w:r>
            <w:r w:rsidRPr="00D929DE">
              <w:t xml:space="preserve">has previously successfully generated an Auth operation for the subscriber, the transaction state within PSEP is ‘authorized’, where the transaction’s external transaction ID, which is the CorrelationId value, was provided in the Auth request and PSEP </w:t>
            </w:r>
            <w:r>
              <w:t>links CorrelationId</w:t>
            </w:r>
            <w:r w:rsidRPr="00D929DE">
              <w:t xml:space="preserve"> to the ‘authorized’ payment’s Transaction ID. </w:t>
            </w:r>
          </w:p>
          <w:p w14:paraId="64FFD7A5" w14:textId="77777777" w:rsidR="00E17427" w:rsidRPr="00D929DE" w:rsidRDefault="00E17427" w:rsidP="009813EB">
            <w:pPr>
              <w:pStyle w:val="ListParagraph"/>
              <w:numPr>
                <w:ilvl w:val="1"/>
                <w:numId w:val="25"/>
              </w:numPr>
            </w:pPr>
            <w:r w:rsidRPr="00D929DE">
              <w:t xml:space="preserve">See steps 1-6 in Section </w:t>
            </w:r>
            <w:r>
              <w:fldChar w:fldCharType="begin"/>
            </w:r>
            <w:r>
              <w:instrText xml:space="preserve"> REF _Ref234055119 \w \p \h </w:instrText>
            </w:r>
            <w:r>
              <w:fldChar w:fldCharType="separate"/>
            </w:r>
            <w:r w:rsidR="00517227">
              <w:t>3.2.5.1 above</w:t>
            </w:r>
            <w:r>
              <w:fldChar w:fldCharType="end"/>
            </w:r>
            <w:r w:rsidRPr="00D929DE">
              <w:t>.</w:t>
            </w:r>
          </w:p>
          <w:p w14:paraId="4600B5F9" w14:textId="77777777" w:rsidR="00E17427" w:rsidRDefault="00E17427" w:rsidP="009813EB">
            <w:pPr>
              <w:pStyle w:val="ListParagraph"/>
              <w:numPr>
                <w:ilvl w:val="0"/>
                <w:numId w:val="25"/>
              </w:numPr>
            </w:pPr>
            <w:r>
              <w:t>As the Auth operation has Carrier Billing set to “true”, which requires a long authorization timeout period e.g. up to seven days, Long Term Authorization handling as specified in Section 4.2 Reference [</w:t>
            </w:r>
            <w:r>
              <w:fldChar w:fldCharType="begin"/>
            </w:r>
            <w:r>
              <w:instrText xml:space="preserve"> REF _Ref233204433 \w \h </w:instrText>
            </w:r>
            <w:r>
              <w:fldChar w:fldCharType="separate"/>
            </w:r>
            <w:r w:rsidR="00517227">
              <w:t>3</w:t>
            </w:r>
            <w:r>
              <w:fldChar w:fldCharType="end"/>
            </w:r>
            <w:r>
              <w:t xml:space="preserve">] must be performed. </w:t>
            </w:r>
          </w:p>
          <w:p w14:paraId="151B3352" w14:textId="77777777" w:rsidR="009879A8" w:rsidRDefault="009879A8" w:rsidP="009813EB">
            <w:pPr>
              <w:pStyle w:val="ListParagraph"/>
              <w:numPr>
                <w:ilvl w:val="1"/>
                <w:numId w:val="25"/>
              </w:numPr>
            </w:pPr>
            <w:r>
              <w:t xml:space="preserve">An Agent monitors whether this transaction requires Long Term Authorization handling </w:t>
            </w:r>
          </w:p>
          <w:p w14:paraId="4F8C8769" w14:textId="77777777" w:rsidR="009879A8" w:rsidRDefault="009879A8" w:rsidP="009813EB">
            <w:pPr>
              <w:pStyle w:val="ListParagraph"/>
              <w:numPr>
                <w:ilvl w:val="2"/>
                <w:numId w:val="25"/>
              </w:numPr>
            </w:pPr>
            <w:r>
              <w:t>The agent check the duration since the transaction was authorized where Long Term Authorization handling occurs when the duration exceed a configurable value that is initially set to 23 hours</w:t>
            </w:r>
          </w:p>
          <w:p w14:paraId="5D33B0F1" w14:textId="77777777" w:rsidR="009879A8" w:rsidRDefault="009879A8" w:rsidP="009813EB">
            <w:pPr>
              <w:pStyle w:val="ListParagraph"/>
              <w:numPr>
                <w:ilvl w:val="1"/>
                <w:numId w:val="25"/>
              </w:numPr>
            </w:pPr>
            <w:r>
              <w:t xml:space="preserve">Note: if the transaction state isn’t ‘authorized’, then Long Term Authorization handling won’t be invoked and handling is per the table in Appendix </w:t>
            </w:r>
            <w:r>
              <w:fldChar w:fldCharType="begin"/>
            </w:r>
            <w:r>
              <w:instrText xml:space="preserve"> REF _Ref234216438 \w \p \h </w:instrText>
            </w:r>
            <w:r>
              <w:fldChar w:fldCharType="separate"/>
            </w:r>
            <w:r w:rsidR="00517227">
              <w:t>B.2 below</w:t>
            </w:r>
            <w:r>
              <w:fldChar w:fldCharType="end"/>
            </w:r>
          </w:p>
          <w:p w14:paraId="2317F9AD" w14:textId="77777777" w:rsidR="009879A8" w:rsidRDefault="009879A8" w:rsidP="009813EB">
            <w:pPr>
              <w:pStyle w:val="ListParagraph"/>
              <w:numPr>
                <w:ilvl w:val="0"/>
                <w:numId w:val="25"/>
              </w:numPr>
              <w:rPr>
                <w:lang w:val="en-US"/>
              </w:rPr>
            </w:pPr>
            <w:r w:rsidRPr="00AE3213">
              <w:t xml:space="preserve">The Agent determines Long Term Authorization handling needs to be invoked for this ‘authorized’ payment transaction and a </w:t>
            </w:r>
            <w:r>
              <w:rPr>
                <w:lang w:val="en-US"/>
              </w:rPr>
              <w:t>Diameter Terminate-Confirm is processed for this transaction</w:t>
            </w:r>
          </w:p>
          <w:p w14:paraId="4F7400D2" w14:textId="44AA21ED" w:rsidR="00E17427" w:rsidRPr="005E0B30" w:rsidRDefault="00E17427" w:rsidP="009813EB">
            <w:pPr>
              <w:pStyle w:val="ListParagraph"/>
              <w:numPr>
                <w:ilvl w:val="0"/>
                <w:numId w:val="25"/>
              </w:numPr>
            </w:pPr>
            <w:r w:rsidRPr="00D929DE">
              <w:t>As the ‘authorized’ payment transaction was for a Prepaid subscriber, PSEP sends a Diameter Terminate-Confirm CCR message with Used-Service-Unit-CC-Money-Unit-Value Value-Digits that must be greater than zero to the OCS</w:t>
            </w:r>
            <w:r w:rsidR="005E0B30">
              <w:t>, where the amount is equal to the ‘authorized’ transaction’s grossCost value</w:t>
            </w:r>
            <w:r w:rsidR="005E0B30" w:rsidRPr="00D929DE">
              <w:t>.</w:t>
            </w:r>
          </w:p>
          <w:p w14:paraId="3050580C" w14:textId="77777777" w:rsidR="00E17427" w:rsidRDefault="00E17427" w:rsidP="009813EB">
            <w:pPr>
              <w:pStyle w:val="ListParagraph"/>
              <w:numPr>
                <w:ilvl w:val="0"/>
                <w:numId w:val="25"/>
              </w:numPr>
            </w:pPr>
            <w:r w:rsidRPr="00D929DE">
              <w:t>OCS returns a successful CCA message.</w:t>
            </w:r>
          </w:p>
          <w:p w14:paraId="28674295" w14:textId="77777777" w:rsidR="009879A8" w:rsidRPr="00526171" w:rsidRDefault="009879A8" w:rsidP="009813EB">
            <w:pPr>
              <w:pStyle w:val="ListParagraph"/>
              <w:numPr>
                <w:ilvl w:val="0"/>
                <w:numId w:val="25"/>
              </w:numPr>
              <w:rPr>
                <w:lang w:val="en-US"/>
              </w:rPr>
            </w:pPr>
            <w:r>
              <w:t xml:space="preserve">PSEP stores the outcome of the </w:t>
            </w:r>
            <w:r w:rsidRPr="00AE3213">
              <w:t xml:space="preserve">Diameter Terminate-Confirm message </w:t>
            </w:r>
            <w:r w:rsidRPr="00526171">
              <w:rPr>
                <w:lang w:val="en-US"/>
              </w:rPr>
              <w:t>associated with this ‘authorized’ payment transaction</w:t>
            </w:r>
            <w:r>
              <w:rPr>
                <w:lang w:val="en-US"/>
              </w:rPr>
              <w:t>.</w:t>
            </w:r>
          </w:p>
          <w:p w14:paraId="6E887CA8" w14:textId="77777777" w:rsidR="008E3DBF" w:rsidRPr="00D929DE" w:rsidRDefault="008E3DBF" w:rsidP="009813EB">
            <w:pPr>
              <w:pStyle w:val="ListParagraph"/>
              <w:numPr>
                <w:ilvl w:val="0"/>
                <w:numId w:val="25"/>
              </w:numPr>
            </w:pPr>
            <w:r>
              <w:t xml:space="preserve">The TPA sends a CancelNotification </w:t>
            </w:r>
            <w:r w:rsidRPr="00D929DE">
              <w:t xml:space="preserve">method </w:t>
            </w:r>
            <w:r>
              <w:t>to AMP</w:t>
            </w:r>
            <w:r w:rsidRPr="00D929DE">
              <w:t xml:space="preserve">. </w:t>
            </w:r>
          </w:p>
          <w:p w14:paraId="4CA4C535" w14:textId="77777777" w:rsidR="008E3DBF" w:rsidRPr="008E3DBF" w:rsidRDefault="008E3DBF" w:rsidP="009813EB">
            <w:pPr>
              <w:pStyle w:val="ListParagraph"/>
              <w:numPr>
                <w:ilvl w:val="0"/>
                <w:numId w:val="25"/>
              </w:numPr>
            </w:pPr>
            <w:r w:rsidRPr="00D929DE">
              <w:t xml:space="preserve">The transaction’s external transaction ID, which is the CorrelationId value provided in the </w:t>
            </w:r>
            <w:r>
              <w:t>CancelNotification</w:t>
            </w:r>
            <w:r w:rsidRPr="00D929DE">
              <w:t xml:space="preserve">, is </w:t>
            </w:r>
            <w:r>
              <w:t>used to retrieve</w:t>
            </w:r>
            <w:r w:rsidRPr="00D929DE">
              <w:t xml:space="preserve"> the ‘authorized’ payment’s </w:t>
            </w:r>
            <w:r>
              <w:t xml:space="preserve">transaction information </w:t>
            </w:r>
          </w:p>
          <w:p w14:paraId="5B3518CA" w14:textId="273E747C" w:rsidR="00E17427" w:rsidRPr="00C9677D" w:rsidRDefault="00E17427" w:rsidP="009813EB">
            <w:pPr>
              <w:pStyle w:val="ListParagraph"/>
              <w:numPr>
                <w:ilvl w:val="1"/>
                <w:numId w:val="25"/>
              </w:numPr>
            </w:pPr>
            <w:r>
              <w:t xml:space="preserve">PSEP </w:t>
            </w:r>
            <w:r w:rsidRPr="00D929DE">
              <w:t>performs the following</w:t>
            </w:r>
          </w:p>
          <w:p w14:paraId="1E2EAAC1" w14:textId="77777777" w:rsidR="008E3DBF" w:rsidRPr="00D929DE" w:rsidRDefault="008E3DBF" w:rsidP="009813EB">
            <w:pPr>
              <w:pStyle w:val="ListParagraph"/>
              <w:numPr>
                <w:ilvl w:val="2"/>
                <w:numId w:val="25"/>
              </w:numPr>
            </w:pPr>
            <w:r w:rsidRPr="00D929DE">
              <w:t>The Partner and Application are validated to ensure they both exist and both are ‘active’</w:t>
            </w:r>
          </w:p>
          <w:p w14:paraId="7F597C43" w14:textId="77777777" w:rsidR="008E3DBF" w:rsidRDefault="008E3DBF" w:rsidP="009813EB">
            <w:pPr>
              <w:pStyle w:val="ListParagraph"/>
              <w:numPr>
                <w:ilvl w:val="2"/>
                <w:numId w:val="25"/>
              </w:numPr>
            </w:pPr>
            <w:r w:rsidRPr="00D929DE">
              <w:t xml:space="preserve">The TPA polices are applied </w:t>
            </w:r>
          </w:p>
          <w:p w14:paraId="1D35760A" w14:textId="77777777" w:rsidR="00E17427" w:rsidRPr="00C741A9" w:rsidRDefault="00E17427" w:rsidP="009813EB">
            <w:pPr>
              <w:pStyle w:val="ListParagraph"/>
              <w:numPr>
                <w:ilvl w:val="2"/>
                <w:numId w:val="25"/>
              </w:numPr>
            </w:pPr>
            <w:r w:rsidRPr="00D929DE">
              <w:t xml:space="preserve">Validates the payment operation parameters </w:t>
            </w:r>
            <w:r w:rsidRPr="00C741A9">
              <w:t xml:space="preserve">and that the payment account is not ‘terminated’ </w:t>
            </w:r>
          </w:p>
          <w:p w14:paraId="26FE2D35" w14:textId="77777777" w:rsidR="00E17427" w:rsidRDefault="00E17427" w:rsidP="009813EB">
            <w:pPr>
              <w:pStyle w:val="ListParagraph"/>
              <w:numPr>
                <w:ilvl w:val="3"/>
                <w:numId w:val="25"/>
              </w:numPr>
            </w:pPr>
            <w:r w:rsidRPr="00D929DE">
              <w:t>Additionally, the CorrelationID is prepended to the operation name of ‘</w:t>
            </w:r>
            <w:r>
              <w:t>cancel</w:t>
            </w:r>
            <w:r w:rsidRPr="00D929DE">
              <w:t>’ to check for idempotent behavior e.g.</w:t>
            </w:r>
            <w:r>
              <w:t xml:space="preserve"> PSEP will</w:t>
            </w:r>
            <w:r w:rsidRPr="00D929DE">
              <w:t xml:space="preserve"> </w:t>
            </w:r>
            <w:r w:rsidRPr="00D929DE">
              <w:lastRenderedPageBreak/>
              <w:t>not attempt to re-process any transactions already successfully</w:t>
            </w:r>
            <w:r>
              <w:t xml:space="preserve"> </w:t>
            </w:r>
            <w:r w:rsidRPr="00D929DE">
              <w:t xml:space="preserve">processed; the response for the successful processing should be reported instead. </w:t>
            </w:r>
          </w:p>
          <w:p w14:paraId="572C2EE4" w14:textId="550FBF16" w:rsidR="008E3DBF" w:rsidRPr="00D929DE" w:rsidRDefault="008E3DBF" w:rsidP="009813EB">
            <w:pPr>
              <w:pStyle w:val="ListParagraph"/>
              <w:numPr>
                <w:ilvl w:val="3"/>
                <w:numId w:val="25"/>
              </w:numPr>
            </w:pPr>
            <w:r>
              <w:t>Note: as CancelNotification is not considered reliable enough, a Cancel operation in a Batch file for this CorrelationId will also be sent. During processing of the Cancel operation, the idempotency check will detect that this transaction was already processed and not attempt to re-process it.</w:t>
            </w:r>
          </w:p>
          <w:p w14:paraId="0019205A" w14:textId="77777777" w:rsidR="00E17427" w:rsidRDefault="00E17427" w:rsidP="009813EB">
            <w:pPr>
              <w:pStyle w:val="ListParagraph"/>
              <w:numPr>
                <w:ilvl w:val="2"/>
                <w:numId w:val="25"/>
              </w:numPr>
            </w:pPr>
            <w:r w:rsidRPr="00D929DE">
              <w:t>Validates the payment account holder is not ‘terminated’</w:t>
            </w:r>
          </w:p>
          <w:p w14:paraId="5EFAC4DB" w14:textId="41673B88" w:rsidR="00E17427" w:rsidRPr="00D929DE" w:rsidRDefault="00E17427" w:rsidP="009813EB">
            <w:pPr>
              <w:pStyle w:val="ListParagraph"/>
              <w:numPr>
                <w:ilvl w:val="2"/>
                <w:numId w:val="25"/>
              </w:numPr>
            </w:pPr>
            <w:r>
              <w:t>Validates the</w:t>
            </w:r>
            <w:r w:rsidRPr="00D959E4">
              <w:t xml:space="preserve"> </w:t>
            </w:r>
            <w:r>
              <w:t>Cancel</w:t>
            </w:r>
            <w:r w:rsidR="008E3DBF">
              <w:t>Notification</w:t>
            </w:r>
            <w:r w:rsidRPr="00D959E4">
              <w:t xml:space="preserve"> </w:t>
            </w:r>
            <w:r>
              <w:t>operation</w:t>
            </w:r>
            <w:r w:rsidRPr="00D959E4">
              <w:t xml:space="preserve"> </w:t>
            </w:r>
            <w:r>
              <w:t>arrives</w:t>
            </w:r>
            <w:r w:rsidRPr="00D959E4">
              <w:t xml:space="preserve"> before the ‘authorized’ transaction </w:t>
            </w:r>
            <w:r>
              <w:t xml:space="preserve">timeout </w:t>
            </w:r>
            <w:r w:rsidRPr="00D959E4">
              <w:t>expires</w:t>
            </w:r>
          </w:p>
          <w:p w14:paraId="5801864E" w14:textId="77777777" w:rsidR="00E17427" w:rsidRDefault="00E17427" w:rsidP="009813EB">
            <w:pPr>
              <w:pStyle w:val="ListParagraph"/>
              <w:numPr>
                <w:ilvl w:val="1"/>
                <w:numId w:val="25"/>
              </w:numPr>
            </w:pPr>
            <w:r w:rsidRPr="00D959E4">
              <w:t xml:space="preserve">PSEP determines that Long Term </w:t>
            </w:r>
            <w:r>
              <w:t>A</w:t>
            </w:r>
            <w:r w:rsidRPr="00D959E4">
              <w:t>uthorization</w:t>
            </w:r>
            <w:r>
              <w:t xml:space="preserve"> </w:t>
            </w:r>
            <w:r w:rsidRPr="00D959E4">
              <w:t xml:space="preserve">Handling was invoked for this Charge operation and </w:t>
            </w:r>
            <w:r>
              <w:t>a Diameter Refund needs</w:t>
            </w:r>
            <w:r w:rsidRPr="00D959E4">
              <w:t xml:space="preserve"> </w:t>
            </w:r>
            <w:r>
              <w:t>to be processed</w:t>
            </w:r>
          </w:p>
          <w:p w14:paraId="4D8A3600" w14:textId="77777777" w:rsidR="00E17427" w:rsidRPr="00D929DE" w:rsidRDefault="00E17427" w:rsidP="009813EB">
            <w:pPr>
              <w:pStyle w:val="ListParagraph"/>
              <w:numPr>
                <w:ilvl w:val="0"/>
                <w:numId w:val="25"/>
              </w:numPr>
            </w:pPr>
            <w:r w:rsidRPr="00D929DE">
              <w:t xml:space="preserve">PSEP sends a Diameter </w:t>
            </w:r>
            <w:r>
              <w:t>Refund</w:t>
            </w:r>
            <w:r w:rsidRPr="00D929DE">
              <w:t xml:space="preserve"> CCR message with </w:t>
            </w:r>
            <w:r>
              <w:t>Requested</w:t>
            </w:r>
            <w:r w:rsidRPr="00D929DE">
              <w:t xml:space="preserve">-Service-Unit-CC-Money-Unit-Value Value-Digits </w:t>
            </w:r>
            <w:r>
              <w:t>amount equal to the ‘authorized’ transaction’s grossCost value</w:t>
            </w:r>
            <w:r w:rsidRPr="00D929DE">
              <w:t>.</w:t>
            </w:r>
          </w:p>
          <w:p w14:paraId="4A468BC5" w14:textId="77777777" w:rsidR="00E17427" w:rsidRDefault="00E17427" w:rsidP="009813EB">
            <w:pPr>
              <w:pStyle w:val="ListParagraph"/>
              <w:numPr>
                <w:ilvl w:val="0"/>
                <w:numId w:val="25"/>
              </w:numPr>
            </w:pPr>
            <w:r w:rsidRPr="00D929DE">
              <w:t>OCS returns a successful CCA message.</w:t>
            </w:r>
          </w:p>
          <w:p w14:paraId="0F6CE261" w14:textId="77777777" w:rsidR="00E17427" w:rsidRDefault="00E17427" w:rsidP="009813EB">
            <w:pPr>
              <w:pStyle w:val="ListParagraph"/>
              <w:numPr>
                <w:ilvl w:val="1"/>
                <w:numId w:val="25"/>
              </w:numPr>
            </w:pPr>
            <w:r w:rsidRPr="00D929DE">
              <w:t xml:space="preserve">PSEP changes the transaction state to </w:t>
            </w:r>
            <w:r>
              <w:t>CANCELLED</w:t>
            </w:r>
            <w:r w:rsidRPr="00D929DE">
              <w:t xml:space="preserve"> and revises the spent amount associated with the Spend Limits</w:t>
            </w:r>
          </w:p>
          <w:p w14:paraId="5F356699" w14:textId="1176210F" w:rsidR="00E17427" w:rsidRDefault="00E17427" w:rsidP="009813EB">
            <w:pPr>
              <w:pStyle w:val="ListParagraph"/>
              <w:numPr>
                <w:ilvl w:val="1"/>
                <w:numId w:val="25"/>
              </w:numPr>
            </w:pPr>
            <w:r>
              <w:t xml:space="preserve">Note: if the result of the Diameter Refund wasn’t successful e.g. all retries fail or non-successful response returned, then result is logged </w:t>
            </w:r>
            <w:r w:rsidR="008E3DBF">
              <w:t xml:space="preserve"> but no error is provided in the CancelNotification operation response</w:t>
            </w:r>
            <w:r w:rsidR="009879A8">
              <w:t xml:space="preserve">.   Also an entry is added to the Reconciliation </w:t>
            </w:r>
            <w:r w:rsidR="005C5380">
              <w:t xml:space="preserve">report – see Appendix </w:t>
            </w:r>
            <w:r w:rsidR="005C5380">
              <w:fldChar w:fldCharType="begin"/>
            </w:r>
            <w:r w:rsidR="005C5380">
              <w:instrText xml:space="preserve"> REF _Ref239855273 \w \p \h </w:instrText>
            </w:r>
            <w:r w:rsidR="005C5380">
              <w:fldChar w:fldCharType="separate"/>
            </w:r>
            <w:r w:rsidR="005C5380">
              <w:t>D below</w:t>
            </w:r>
            <w:r w:rsidR="005C5380">
              <w:fldChar w:fldCharType="end"/>
            </w:r>
            <w:r w:rsidR="005C5380">
              <w:t xml:space="preserve"> for details on the report format.</w:t>
            </w:r>
          </w:p>
          <w:p w14:paraId="469F99FC" w14:textId="77777777" w:rsidR="00E17427" w:rsidRDefault="009879A8" w:rsidP="009813EB">
            <w:pPr>
              <w:pStyle w:val="ListParagraph"/>
              <w:numPr>
                <w:ilvl w:val="0"/>
                <w:numId w:val="25"/>
              </w:numPr>
            </w:pPr>
            <w:r w:rsidRPr="00343FFE">
              <w:t>PSEP changes the transaction state to CANCELLED and revises the spent amount associated with the Spend Limits</w:t>
            </w:r>
          </w:p>
          <w:p w14:paraId="28561554" w14:textId="5D0022B5" w:rsidR="00EE660F" w:rsidRPr="00B06A34" w:rsidRDefault="00EE660F" w:rsidP="00150796">
            <w:pPr>
              <w:pStyle w:val="ListParagraph"/>
              <w:numPr>
                <w:ilvl w:val="0"/>
                <w:numId w:val="25"/>
              </w:numPr>
            </w:pPr>
            <w:r>
              <w:t xml:space="preserve">AMP </w:t>
            </w:r>
            <w:r w:rsidRPr="005F1845">
              <w:t xml:space="preserve">returns a HTTP 200 OK response to the CancelNotification with no </w:t>
            </w:r>
            <w:r w:rsidR="00150796">
              <w:t>SOAP</w:t>
            </w:r>
            <w:r w:rsidR="00150796" w:rsidRPr="005F1845">
              <w:t xml:space="preserve"> </w:t>
            </w:r>
            <w:r w:rsidRPr="005F1845">
              <w:t>payload</w:t>
            </w:r>
          </w:p>
        </w:tc>
      </w:tr>
      <w:tr w:rsidR="00E17427" w:rsidRPr="00D929DE" w14:paraId="728DF71D" w14:textId="77777777" w:rsidTr="00E17427">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1CBF50DD" w14:textId="77777777" w:rsidR="00E17427" w:rsidRPr="00D929DE" w:rsidRDefault="00E17427" w:rsidP="00DE3E21"/>
        </w:tc>
      </w:tr>
    </w:tbl>
    <w:p w14:paraId="6A690BD7" w14:textId="553E726A" w:rsidR="009871D3" w:rsidRPr="00D929DE" w:rsidRDefault="009871D3" w:rsidP="00DE3E21">
      <w:pPr>
        <w:pStyle w:val="Heading4"/>
      </w:pPr>
      <w:bookmarkStart w:id="1131" w:name="_Toc367633772"/>
      <w:r w:rsidRPr="00D929DE">
        <w:lastRenderedPageBreak/>
        <w:t xml:space="preserve">Successful </w:t>
      </w:r>
      <w:r>
        <w:t xml:space="preserve">Refund </w:t>
      </w:r>
      <w:r w:rsidRPr="00D929DE">
        <w:t>Flow</w:t>
      </w:r>
      <w:bookmarkEnd w:id="1131"/>
    </w:p>
    <w:p w14:paraId="5AF814EA" w14:textId="77777777" w:rsidR="009871D3" w:rsidRPr="00D929DE" w:rsidRDefault="009871D3" w:rsidP="005E1B40">
      <w:pPr>
        <w:keepNext/>
      </w:pPr>
    </w:p>
    <w:p w14:paraId="7A473EBA" w14:textId="154D54C0" w:rsidR="009871D3" w:rsidRPr="00D929DE" w:rsidRDefault="00916C9E" w:rsidP="005E1B40">
      <w:pPr>
        <w:keepNext/>
        <w:jc w:val="center"/>
      </w:pPr>
      <w:r w:rsidRPr="00916C9E">
        <w:t xml:space="preserve"> </w:t>
      </w:r>
      <w:r w:rsidRPr="00916C9E">
        <w:rPr>
          <w:noProof/>
        </w:rPr>
        <w:drawing>
          <wp:inline distT="0" distB="0" distL="0" distR="0" wp14:anchorId="3F25A6DB" wp14:editId="7493F280">
            <wp:extent cx="5486400" cy="41148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A3E7117" w14:textId="7662273A" w:rsidR="009871D3" w:rsidRPr="00D929DE" w:rsidRDefault="009871D3" w:rsidP="005E1B40">
      <w:pPr>
        <w:pStyle w:val="Caption"/>
        <w:ind w:hanging="3403"/>
        <w:jc w:val="center"/>
      </w:pPr>
      <w:r w:rsidRPr="00D929DE">
        <w:t xml:space="preserve">Figure </w:t>
      </w:r>
      <w:fldSimple w:instr=" SEQ Figure \* ARABIC ">
        <w:r w:rsidR="00517227">
          <w:rPr>
            <w:noProof/>
          </w:rPr>
          <w:t>15</w:t>
        </w:r>
      </w:fldSimple>
      <w:r w:rsidRPr="00D929DE">
        <w:t xml:space="preserve">: Successful </w:t>
      </w:r>
      <w:r>
        <w:t>Refund</w:t>
      </w:r>
      <w:r w:rsidRPr="00D929DE">
        <w:t xml:space="preserve"> Flow</w:t>
      </w:r>
    </w:p>
    <w:p w14:paraId="68853B39" w14:textId="77777777" w:rsidR="009871D3" w:rsidRPr="00D929DE" w:rsidRDefault="009871D3"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9871D3" w:rsidRPr="00D929DE" w14:paraId="11AA0ADF" w14:textId="77777777" w:rsidTr="00E17427">
        <w:tc>
          <w:tcPr>
            <w:tcW w:w="9540" w:type="dxa"/>
            <w:gridSpan w:val="2"/>
            <w:tcBorders>
              <w:top w:val="single" w:sz="4" w:space="0" w:color="auto"/>
              <w:bottom w:val="single" w:sz="4" w:space="0" w:color="auto"/>
            </w:tcBorders>
            <w:shd w:val="clear" w:color="auto" w:fill="CCCCCC"/>
            <w:vAlign w:val="bottom"/>
          </w:tcPr>
          <w:p w14:paraId="5A3DD891" w14:textId="35A402CE" w:rsidR="009871D3" w:rsidRPr="00D929DE" w:rsidRDefault="009871D3" w:rsidP="005E1B40">
            <w:pPr>
              <w:pageBreakBefore/>
              <w:jc w:val="center"/>
              <w:rPr>
                <w:rFonts w:ascii="Arial" w:hAnsi="Arial"/>
              </w:rPr>
            </w:pPr>
            <w:r w:rsidRPr="00D929DE">
              <w:lastRenderedPageBreak/>
              <w:t xml:space="preserve">Successful </w:t>
            </w:r>
            <w:r>
              <w:rPr>
                <w:bCs/>
              </w:rPr>
              <w:t>Refund</w:t>
            </w:r>
            <w:r w:rsidRPr="00D929DE">
              <w:t xml:space="preserve"> Flow</w:t>
            </w:r>
          </w:p>
        </w:tc>
      </w:tr>
      <w:tr w:rsidR="009871D3" w:rsidRPr="00D929DE" w14:paraId="3BFD7C10" w14:textId="77777777" w:rsidTr="00E17427">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436FB878" w14:textId="0C2FE833" w:rsidR="009871D3" w:rsidRPr="00D929DE" w:rsidRDefault="009871D3" w:rsidP="009813EB">
            <w:pPr>
              <w:numPr>
                <w:ilvl w:val="0"/>
                <w:numId w:val="23"/>
              </w:numPr>
              <w:spacing w:after="120"/>
            </w:pPr>
            <w:r w:rsidRPr="00D929DE">
              <w:t xml:space="preserve">As </w:t>
            </w:r>
            <w:r w:rsidR="00916C9E">
              <w:t xml:space="preserve">the </w:t>
            </w:r>
            <w:r w:rsidR="00916C9E" w:rsidRPr="00D929DE">
              <w:t>TPA</w:t>
            </w:r>
            <w:r w:rsidR="00916C9E">
              <w:t xml:space="preserve"> (Google)</w:t>
            </w:r>
            <w:r w:rsidR="00916C9E" w:rsidRPr="00D929DE">
              <w:t xml:space="preserve"> </w:t>
            </w:r>
            <w:r w:rsidRPr="00D929DE">
              <w:t xml:space="preserve">has previously successfully generated </w:t>
            </w:r>
            <w:r>
              <w:t>a Charge</w:t>
            </w:r>
            <w:r w:rsidRPr="00D929DE">
              <w:t xml:space="preserve"> operation for the subscriber, the transaction state within PSEP is ‘</w:t>
            </w:r>
            <w:r>
              <w:t>confirmed</w:t>
            </w:r>
            <w:r w:rsidRPr="00D929DE">
              <w:t xml:space="preserve">’, where the transaction’s external transaction ID, which is the CorrelationId value, was provided in the </w:t>
            </w:r>
            <w:r>
              <w:t>Charge</w:t>
            </w:r>
            <w:r w:rsidRPr="00D929DE">
              <w:t xml:space="preserve"> request and PSEP </w:t>
            </w:r>
            <w:r>
              <w:t>links CorrelationId</w:t>
            </w:r>
            <w:r w:rsidRPr="00D929DE">
              <w:t xml:space="preserve"> to the ‘</w:t>
            </w:r>
            <w:r>
              <w:t>confirmed</w:t>
            </w:r>
            <w:r w:rsidRPr="00D929DE">
              <w:t xml:space="preserve">’ payment’s Transaction ID. </w:t>
            </w:r>
          </w:p>
          <w:p w14:paraId="3004BAEC" w14:textId="7B0FD806" w:rsidR="009871D3" w:rsidRPr="00155CEB" w:rsidRDefault="009871D3" w:rsidP="009813EB">
            <w:pPr>
              <w:pStyle w:val="ListParagraph"/>
              <w:numPr>
                <w:ilvl w:val="1"/>
                <w:numId w:val="23"/>
              </w:numPr>
            </w:pPr>
            <w:r w:rsidRPr="00D929DE">
              <w:t>See steps 1-</w:t>
            </w:r>
            <w:r>
              <w:t>10</w:t>
            </w:r>
            <w:r w:rsidRPr="00D929DE">
              <w:t xml:space="preserve"> in Section </w:t>
            </w:r>
            <w:r>
              <w:fldChar w:fldCharType="begin"/>
            </w:r>
            <w:r>
              <w:instrText xml:space="preserve"> REF _Ref234063589 \w \p \h </w:instrText>
            </w:r>
            <w:r>
              <w:fldChar w:fldCharType="separate"/>
            </w:r>
            <w:r w:rsidR="00517227">
              <w:t>3.2.5.2 above</w:t>
            </w:r>
            <w:r>
              <w:fldChar w:fldCharType="end"/>
            </w:r>
            <w:r>
              <w:t xml:space="preserve"> and steps 1-11 in Section </w:t>
            </w:r>
            <w:r>
              <w:fldChar w:fldCharType="begin"/>
            </w:r>
            <w:r>
              <w:instrText xml:space="preserve"> REF _Ref234063624 \w \p \h </w:instrText>
            </w:r>
            <w:r>
              <w:fldChar w:fldCharType="separate"/>
            </w:r>
            <w:r w:rsidR="00517227">
              <w:t>3.2.5.3 above</w:t>
            </w:r>
            <w:r>
              <w:fldChar w:fldCharType="end"/>
            </w:r>
            <w:r>
              <w:t xml:space="preserve"> for successful Charge operation flows without and with Long Term Authorization handling respectively.</w:t>
            </w:r>
          </w:p>
          <w:p w14:paraId="580006D0" w14:textId="0E330342" w:rsidR="00155CEB" w:rsidRPr="00155CEB" w:rsidRDefault="00155CEB" w:rsidP="009813EB">
            <w:pPr>
              <w:pStyle w:val="ListParagraph"/>
              <w:numPr>
                <w:ilvl w:val="1"/>
                <w:numId w:val="23"/>
              </w:numPr>
            </w:pPr>
            <w:r>
              <w:t xml:space="preserve">Note: if the transaction state isn’t ‘confirmed’, then handling of a Refund is per the table in Appendix </w:t>
            </w:r>
            <w:r>
              <w:fldChar w:fldCharType="begin"/>
            </w:r>
            <w:r>
              <w:instrText xml:space="preserve"> REF _Ref234216438 \w \p \h </w:instrText>
            </w:r>
            <w:r>
              <w:fldChar w:fldCharType="separate"/>
            </w:r>
            <w:r w:rsidR="00517227">
              <w:t>B.2 below</w:t>
            </w:r>
            <w:r>
              <w:fldChar w:fldCharType="end"/>
            </w:r>
          </w:p>
          <w:p w14:paraId="2C64FDBD" w14:textId="77777777" w:rsidR="009871D3" w:rsidRDefault="009871D3" w:rsidP="009813EB">
            <w:pPr>
              <w:pStyle w:val="ListParagraph"/>
              <w:numPr>
                <w:ilvl w:val="0"/>
                <w:numId w:val="23"/>
              </w:numPr>
            </w:pPr>
            <w:r>
              <w:t>PSEP uses SFTP to download a ‘Request’ file</w:t>
            </w:r>
          </w:p>
          <w:p w14:paraId="396713ED" w14:textId="77777777" w:rsidR="009871D3" w:rsidRDefault="009871D3" w:rsidP="009813EB">
            <w:pPr>
              <w:pStyle w:val="ListParagraph"/>
              <w:numPr>
                <w:ilvl w:val="0"/>
                <w:numId w:val="23"/>
              </w:numPr>
            </w:pPr>
            <w:r>
              <w:t>The ‘Request’ file is decrypted and the file validated where the header and each command record (or line item) is validated</w:t>
            </w:r>
          </w:p>
          <w:p w14:paraId="427443E3" w14:textId="0232D317" w:rsidR="009871D3" w:rsidRPr="00D929DE" w:rsidRDefault="009871D3" w:rsidP="009813EB">
            <w:pPr>
              <w:pStyle w:val="ListParagraph"/>
              <w:numPr>
                <w:ilvl w:val="0"/>
                <w:numId w:val="23"/>
              </w:numPr>
            </w:pPr>
            <w:r>
              <w:t xml:space="preserve">A Refund </w:t>
            </w:r>
            <w:r w:rsidRPr="00D929DE">
              <w:t xml:space="preserve">method </w:t>
            </w:r>
            <w:r>
              <w:t>associated</w:t>
            </w:r>
            <w:r w:rsidRPr="00D929DE">
              <w:t xml:space="preserve"> with the ‘authorized’ transaction id</w:t>
            </w:r>
            <w:r>
              <w:t xml:space="preserve"> is found in the Request file being processed</w:t>
            </w:r>
            <w:r w:rsidRPr="00D929DE">
              <w:t xml:space="preserve">. </w:t>
            </w:r>
          </w:p>
          <w:p w14:paraId="015D3EAD" w14:textId="4473790A" w:rsidR="009871D3" w:rsidRPr="00D959E4" w:rsidRDefault="009871D3" w:rsidP="009813EB">
            <w:pPr>
              <w:pStyle w:val="ListParagraph"/>
              <w:numPr>
                <w:ilvl w:val="1"/>
                <w:numId w:val="23"/>
              </w:numPr>
            </w:pPr>
            <w:r w:rsidRPr="00D929DE">
              <w:t xml:space="preserve">The transaction’s external transaction ID, which is the CorrelationId value provided in the </w:t>
            </w:r>
            <w:r>
              <w:t>Charge</w:t>
            </w:r>
            <w:r w:rsidRPr="00D929DE">
              <w:t xml:space="preserve"> request, is </w:t>
            </w:r>
            <w:r>
              <w:t>used to retrieve</w:t>
            </w:r>
            <w:r w:rsidRPr="00D929DE">
              <w:t xml:space="preserve"> the ‘</w:t>
            </w:r>
            <w:r>
              <w:t>confirmed</w:t>
            </w:r>
            <w:r w:rsidRPr="00D929DE">
              <w:t xml:space="preserve">’ payment’s </w:t>
            </w:r>
            <w:r>
              <w:t>transaction information</w:t>
            </w:r>
            <w:r w:rsidRPr="00D929DE">
              <w:t>.</w:t>
            </w:r>
          </w:p>
          <w:p w14:paraId="5BF1B173" w14:textId="77777777" w:rsidR="009871D3" w:rsidRPr="00D929DE" w:rsidRDefault="009871D3" w:rsidP="009813EB">
            <w:pPr>
              <w:pStyle w:val="ListParagraph"/>
              <w:numPr>
                <w:ilvl w:val="0"/>
                <w:numId w:val="23"/>
              </w:numPr>
            </w:pPr>
            <w:r w:rsidRPr="00D929DE">
              <w:t>PSEP performs the following</w:t>
            </w:r>
          </w:p>
          <w:p w14:paraId="62316B02" w14:textId="77777777" w:rsidR="009871D3" w:rsidRPr="00D929DE" w:rsidRDefault="009871D3" w:rsidP="009813EB">
            <w:pPr>
              <w:pStyle w:val="ListParagraph"/>
              <w:numPr>
                <w:ilvl w:val="1"/>
                <w:numId w:val="23"/>
              </w:numPr>
            </w:pPr>
            <w:r w:rsidRPr="00D929DE">
              <w:t xml:space="preserve">The Partner </w:t>
            </w:r>
            <w:r>
              <w:t>is</w:t>
            </w:r>
            <w:r w:rsidRPr="00D929DE">
              <w:t xml:space="preserve"> validated to ensure </w:t>
            </w:r>
            <w:r>
              <w:t>it</w:t>
            </w:r>
            <w:r w:rsidRPr="00D929DE">
              <w:t xml:space="preserve"> exist and </w:t>
            </w:r>
            <w:r>
              <w:t>is</w:t>
            </w:r>
            <w:r w:rsidRPr="00D929DE">
              <w:t xml:space="preserve"> ‘active’</w:t>
            </w:r>
          </w:p>
          <w:p w14:paraId="1CE30A97" w14:textId="77777777" w:rsidR="009871D3" w:rsidRPr="00D929DE" w:rsidRDefault="009871D3" w:rsidP="009813EB">
            <w:pPr>
              <w:pStyle w:val="ListParagraph"/>
              <w:numPr>
                <w:ilvl w:val="1"/>
                <w:numId w:val="23"/>
              </w:numPr>
            </w:pPr>
            <w:r w:rsidRPr="00D929DE">
              <w:t>Validates that the subscriber is ‘</w:t>
            </w:r>
            <w:r>
              <w:t>active</w:t>
            </w:r>
            <w:r w:rsidRPr="00D929DE">
              <w:t>’</w:t>
            </w:r>
            <w:r w:rsidRPr="00D929DE" w:rsidDel="00040484">
              <w:t xml:space="preserve"> </w:t>
            </w:r>
            <w:r w:rsidRPr="00D929DE">
              <w:t>and determines whether the subscriber is Prepaid or Postpaid.</w:t>
            </w:r>
          </w:p>
          <w:p w14:paraId="4D19F4AF" w14:textId="35055403" w:rsidR="009871D3" w:rsidRPr="00C741A9" w:rsidRDefault="009871D3" w:rsidP="009813EB">
            <w:pPr>
              <w:pStyle w:val="ListParagraph"/>
              <w:numPr>
                <w:ilvl w:val="1"/>
                <w:numId w:val="23"/>
              </w:numPr>
            </w:pPr>
            <w:r w:rsidRPr="00D929DE">
              <w:t xml:space="preserve">Validates the payment operation parameters </w:t>
            </w:r>
            <w:r w:rsidRPr="00C741A9">
              <w:t>and that the payment account is ‘</w:t>
            </w:r>
            <w:r w:rsidR="00CD6A5C" w:rsidRPr="00C741A9">
              <w:t xml:space="preserve">active’ </w:t>
            </w:r>
          </w:p>
          <w:p w14:paraId="77CCAF65" w14:textId="3F51C329" w:rsidR="009871D3" w:rsidRPr="00D929DE" w:rsidRDefault="009871D3" w:rsidP="009813EB">
            <w:pPr>
              <w:pStyle w:val="ListParagraph"/>
              <w:numPr>
                <w:ilvl w:val="2"/>
                <w:numId w:val="23"/>
              </w:numPr>
            </w:pPr>
            <w:r w:rsidRPr="00D929DE">
              <w:t>Additionally, the CorrelationID is prepended to the operation name of ‘</w:t>
            </w:r>
            <w:r>
              <w:t>refund</w:t>
            </w:r>
            <w:r w:rsidRPr="00D929DE">
              <w:t>’ to check for idempotent behavior e.g.</w:t>
            </w:r>
            <w:r>
              <w:t xml:space="preserve"> PSEP will</w:t>
            </w:r>
            <w:r w:rsidRPr="00D929DE">
              <w:t xml:space="preserve"> not attempt to re-process any transactions already successfully</w:t>
            </w:r>
            <w:r>
              <w:t xml:space="preserve"> </w:t>
            </w:r>
            <w:r w:rsidRPr="00D929DE">
              <w:t xml:space="preserve">processed; the response for the successful processing should be reported instead. </w:t>
            </w:r>
          </w:p>
          <w:p w14:paraId="02719D06" w14:textId="251B4527" w:rsidR="009871D3" w:rsidRDefault="009871D3" w:rsidP="009813EB">
            <w:pPr>
              <w:pStyle w:val="ListParagraph"/>
              <w:numPr>
                <w:ilvl w:val="1"/>
                <w:numId w:val="23"/>
              </w:numPr>
            </w:pPr>
            <w:r w:rsidRPr="00D929DE">
              <w:t>Validates the payment account holder is ‘</w:t>
            </w:r>
            <w:r w:rsidR="00CD6A5C">
              <w:t>active</w:t>
            </w:r>
            <w:r w:rsidRPr="00D929DE">
              <w:t>’</w:t>
            </w:r>
          </w:p>
          <w:p w14:paraId="6628DF4A" w14:textId="2285D55C" w:rsidR="001234BB" w:rsidRPr="00D929DE" w:rsidRDefault="001234BB" w:rsidP="009813EB">
            <w:pPr>
              <w:pStyle w:val="ListParagraph"/>
              <w:numPr>
                <w:ilvl w:val="1"/>
                <w:numId w:val="23"/>
              </w:numPr>
            </w:pPr>
            <w:r>
              <w:t xml:space="preserve">Note: for GCB Payment, there is no limitation on when the Refund is received.  In other words, a Refund does NOT need to arrive within an allowed period to </w:t>
            </w:r>
            <w:r w:rsidR="00B13E18">
              <w:t>be processed.</w:t>
            </w:r>
            <w:r>
              <w:t xml:space="preserve"> </w:t>
            </w:r>
          </w:p>
          <w:p w14:paraId="74A06BA5" w14:textId="70E592E4" w:rsidR="009871D3" w:rsidRPr="00D929DE" w:rsidRDefault="009871D3" w:rsidP="005E1B40">
            <w:pPr>
              <w:ind w:left="720"/>
            </w:pPr>
            <w:r w:rsidRPr="00D929DE">
              <w:t xml:space="preserve">Note: in order to valid the subscriber is ‘active’ PSEP makes a call to USCC ESB using the getSubscriberInvetory operation and as required, PSEP uses the </w:t>
            </w:r>
            <w:r w:rsidR="00916C9E">
              <w:t>retrieveInfoB</w:t>
            </w:r>
            <w:r w:rsidR="00916C9E" w:rsidRPr="00D929DE">
              <w:t>yFA operation to determine whether the subscriber is Prepaid or Postpaid.</w:t>
            </w:r>
            <w:r w:rsidR="00916C9E">
              <w:t xml:space="preserve">  Also, the GCB FSP Reference [</w:t>
            </w:r>
            <w:r w:rsidR="00916C9E">
              <w:fldChar w:fldCharType="begin"/>
            </w:r>
            <w:r w:rsidR="00916C9E">
              <w:instrText xml:space="preserve"> REF _Ref233204231 \w \h </w:instrText>
            </w:r>
            <w:r w:rsidR="00916C9E">
              <w:fldChar w:fldCharType="separate"/>
            </w:r>
            <w:r w:rsidR="00517227">
              <w:t>6</w:t>
            </w:r>
            <w:r w:rsidR="00916C9E">
              <w:fldChar w:fldCharType="end"/>
            </w:r>
            <w:r w:rsidR="00916C9E">
              <w:t>], OpenAPI TSP Reference [</w:t>
            </w:r>
            <w:r w:rsidR="00916C9E">
              <w:fldChar w:fldCharType="begin"/>
            </w:r>
            <w:r w:rsidR="00916C9E">
              <w:instrText xml:space="preserve"> REF _Ref233204070 \w \h </w:instrText>
            </w:r>
            <w:r w:rsidR="00916C9E">
              <w:fldChar w:fldCharType="separate"/>
            </w:r>
            <w:r w:rsidR="00517227">
              <w:t>5</w:t>
            </w:r>
            <w:r w:rsidR="00916C9E">
              <w:fldChar w:fldCharType="end"/>
            </w:r>
            <w:r w:rsidR="00916C9E">
              <w:t>] and other documents may refer to retrieveInfoByFA as retrieveCustomerByFA.</w:t>
            </w:r>
            <w:r w:rsidRPr="00D929DE">
              <w:t>.</w:t>
            </w:r>
          </w:p>
          <w:p w14:paraId="494E94DF" w14:textId="32411DF4" w:rsidR="009871D3" w:rsidRPr="00D929DE" w:rsidRDefault="009871D3" w:rsidP="009813EB">
            <w:pPr>
              <w:pStyle w:val="ListParagraph"/>
              <w:numPr>
                <w:ilvl w:val="0"/>
                <w:numId w:val="23"/>
              </w:numPr>
            </w:pPr>
            <w:r w:rsidRPr="00D929DE">
              <w:t xml:space="preserve">As the ‘authorized’ payment transaction was for a Prepaid subscriber, PSEP sends a </w:t>
            </w:r>
            <w:r w:rsidRPr="00D929DE">
              <w:lastRenderedPageBreak/>
              <w:t xml:space="preserve">Diameter </w:t>
            </w:r>
            <w:r>
              <w:t>Refund</w:t>
            </w:r>
            <w:r w:rsidRPr="00D929DE">
              <w:t xml:space="preserve"> CCR message with </w:t>
            </w:r>
            <w:r>
              <w:t>Requested</w:t>
            </w:r>
            <w:r w:rsidRPr="00D929DE">
              <w:t xml:space="preserve">-Service-Unit-CC-Money-Unit-Value Value-Digits </w:t>
            </w:r>
            <w:r>
              <w:t>amount equal to the ‘confirmed’ transaction’s grossCost value</w:t>
            </w:r>
            <w:r w:rsidRPr="00D929DE">
              <w:t>.</w:t>
            </w:r>
          </w:p>
          <w:p w14:paraId="66B219A2" w14:textId="77777777" w:rsidR="009871D3" w:rsidRDefault="009871D3" w:rsidP="009813EB">
            <w:pPr>
              <w:pStyle w:val="ListParagraph"/>
              <w:numPr>
                <w:ilvl w:val="0"/>
                <w:numId w:val="23"/>
              </w:numPr>
            </w:pPr>
            <w:r w:rsidRPr="00D929DE">
              <w:t>OCS returns a successful CCA message.</w:t>
            </w:r>
          </w:p>
          <w:p w14:paraId="598E47E6" w14:textId="77777777" w:rsidR="009871D3" w:rsidRDefault="009871D3" w:rsidP="009813EB">
            <w:pPr>
              <w:pStyle w:val="ListParagraph"/>
              <w:numPr>
                <w:ilvl w:val="1"/>
                <w:numId w:val="23"/>
              </w:numPr>
            </w:pPr>
            <w:r w:rsidRPr="00D929DE">
              <w:t>PSEP changes the transaction state to CONFIRMED and revises the spent amount associated with the Spend Limits</w:t>
            </w:r>
          </w:p>
          <w:p w14:paraId="3E2A9D09" w14:textId="77777777" w:rsidR="00C72169" w:rsidRPr="007435DA" w:rsidRDefault="00C72169" w:rsidP="009813EB">
            <w:pPr>
              <w:pStyle w:val="ListParagraph"/>
              <w:numPr>
                <w:ilvl w:val="2"/>
                <w:numId w:val="23"/>
              </w:numPr>
              <w:rPr>
                <w:lang w:val="en-US"/>
              </w:rPr>
            </w:pPr>
            <w:r>
              <w:rPr>
                <w:lang w:val="en-US"/>
              </w:rPr>
              <w:t xml:space="preserve">A Prepaid Feed Transaction Record with a ‘Transaction Type’ value of “Adjustment” is created for the GCB Payment ‘confirmed’ transaction as described in Section </w:t>
            </w:r>
            <w:r>
              <w:rPr>
                <w:lang w:val="en-US"/>
              </w:rPr>
              <w:fldChar w:fldCharType="begin"/>
            </w:r>
            <w:r>
              <w:rPr>
                <w:lang w:val="en-US"/>
              </w:rPr>
              <w:instrText xml:space="preserve"> REF _Ref237620299 \w \p \h </w:instrText>
            </w:r>
            <w:r>
              <w:rPr>
                <w:lang w:val="en-US"/>
              </w:rPr>
            </w:r>
            <w:r>
              <w:rPr>
                <w:lang w:val="en-US"/>
              </w:rPr>
              <w:fldChar w:fldCharType="separate"/>
            </w:r>
            <w:r>
              <w:rPr>
                <w:lang w:val="en-US"/>
              </w:rPr>
              <w:t>5.2 below</w:t>
            </w:r>
            <w:r>
              <w:rPr>
                <w:lang w:val="en-US"/>
              </w:rPr>
              <w:fldChar w:fldCharType="end"/>
            </w:r>
            <w:r>
              <w:rPr>
                <w:lang w:val="en-US"/>
              </w:rPr>
              <w:t>.</w:t>
            </w:r>
          </w:p>
          <w:p w14:paraId="4269198C" w14:textId="0726ED7D" w:rsidR="009871D3" w:rsidRPr="00EF4EA5" w:rsidRDefault="009871D3" w:rsidP="009813EB">
            <w:pPr>
              <w:pStyle w:val="ListParagraph"/>
              <w:numPr>
                <w:ilvl w:val="1"/>
                <w:numId w:val="23"/>
              </w:numPr>
            </w:pPr>
            <w:r>
              <w:t xml:space="preserve">Note: if the result of the Diameter </w:t>
            </w:r>
            <w:r w:rsidR="00953D3A">
              <w:t>Refund</w:t>
            </w:r>
            <w:r>
              <w:t xml:space="preserve"> wasn’t successful e.g. all retries fail or non-successful response returned, then result is logged and an appropriate error is returned in the </w:t>
            </w:r>
            <w:r w:rsidR="00953D3A">
              <w:t xml:space="preserve">Refund </w:t>
            </w:r>
            <w:r>
              <w:t>operation response</w:t>
            </w:r>
            <w:r w:rsidR="00B13E18">
              <w:t xml:space="preserve">. </w:t>
            </w:r>
          </w:p>
          <w:p w14:paraId="5505E547" w14:textId="77777777" w:rsidR="009871D3" w:rsidRDefault="009871D3" w:rsidP="009813EB">
            <w:pPr>
              <w:pStyle w:val="ListParagraph"/>
              <w:numPr>
                <w:ilvl w:val="0"/>
                <w:numId w:val="23"/>
              </w:numPr>
            </w:pPr>
            <w:r>
              <w:t>When the ‘Request’ file has been completely processed, PSEP creates the ‘Response’ file</w:t>
            </w:r>
          </w:p>
          <w:p w14:paraId="5E39B154" w14:textId="1A9C6957" w:rsidR="009871D3" w:rsidRDefault="009871D3" w:rsidP="009813EB">
            <w:pPr>
              <w:pStyle w:val="ListParagraph"/>
              <w:numPr>
                <w:ilvl w:val="1"/>
                <w:numId w:val="23"/>
              </w:numPr>
            </w:pPr>
            <w:r>
              <w:t xml:space="preserve">The ‘Response’ file contains the </w:t>
            </w:r>
            <w:r w:rsidR="00953D3A">
              <w:t xml:space="preserve">Refund </w:t>
            </w:r>
            <w:r>
              <w:t xml:space="preserve">operation with an indication it was successful and the </w:t>
            </w:r>
            <w:r w:rsidR="00953D3A">
              <w:t xml:space="preserve">Refund </w:t>
            </w:r>
            <w:r>
              <w:t xml:space="preserve">operation response also contains transaction’s CorrelationId – See </w:t>
            </w:r>
            <w:r w:rsidRPr="00D929DE">
              <w:t>Reference [</w:t>
            </w:r>
            <w:r w:rsidRPr="00D929DE">
              <w:fldChar w:fldCharType="begin"/>
            </w:r>
            <w:r w:rsidRPr="00D929DE">
              <w:instrText xml:space="preserve"> REF _Ref233204231 \w \h </w:instrText>
            </w:r>
            <w:r w:rsidRPr="00D929DE">
              <w:fldChar w:fldCharType="separate"/>
            </w:r>
            <w:r w:rsidR="00517227">
              <w:t>6</w:t>
            </w:r>
            <w:r w:rsidRPr="00D929DE">
              <w:fldChar w:fldCharType="end"/>
            </w:r>
            <w:r w:rsidRPr="00D929DE">
              <w:t>] with further background information found in references [</w:t>
            </w:r>
            <w:r w:rsidRPr="00D929DE">
              <w:fldChar w:fldCharType="begin"/>
            </w:r>
            <w:r w:rsidRPr="00D929DE">
              <w:instrText xml:space="preserve"> REF _Ref234042207 \w \h </w:instrText>
            </w:r>
            <w:r w:rsidRPr="00D929DE">
              <w:fldChar w:fldCharType="separate"/>
            </w:r>
            <w:r w:rsidR="00517227">
              <w:t>8</w:t>
            </w:r>
            <w:r w:rsidRPr="00D929DE">
              <w:fldChar w:fldCharType="end"/>
            </w:r>
            <w:r w:rsidRPr="00D929DE">
              <w:t>] and [</w:t>
            </w:r>
            <w:r>
              <w:fldChar w:fldCharType="begin"/>
            </w:r>
            <w:r>
              <w:instrText xml:space="preserve"> REF _Ref234053061 \w \h </w:instrText>
            </w:r>
            <w:r>
              <w:fldChar w:fldCharType="separate"/>
            </w:r>
            <w:r w:rsidR="00517227">
              <w:t>10</w:t>
            </w:r>
            <w:r>
              <w:fldChar w:fldCharType="end"/>
            </w:r>
            <w:r w:rsidRPr="00D929DE">
              <w:t>]</w:t>
            </w:r>
            <w:r>
              <w:t>.</w:t>
            </w:r>
          </w:p>
          <w:p w14:paraId="6654C9DE" w14:textId="77777777" w:rsidR="009871D3" w:rsidRDefault="009871D3" w:rsidP="009813EB">
            <w:pPr>
              <w:pStyle w:val="ListParagraph"/>
              <w:numPr>
                <w:ilvl w:val="1"/>
                <w:numId w:val="23"/>
              </w:numPr>
            </w:pPr>
            <w:r>
              <w:t>PSEP encrypts the ‘Response’ file.</w:t>
            </w:r>
          </w:p>
          <w:p w14:paraId="5DD12822" w14:textId="77777777" w:rsidR="009871D3" w:rsidRPr="00837340" w:rsidRDefault="009871D3" w:rsidP="009813EB">
            <w:pPr>
              <w:pStyle w:val="ListParagraph"/>
              <w:numPr>
                <w:ilvl w:val="0"/>
                <w:numId w:val="23"/>
              </w:numPr>
            </w:pPr>
            <w:r w:rsidRPr="00837340">
              <w:t>PSEP uses SFTP to upload a ‘Request’ file</w:t>
            </w:r>
          </w:p>
        </w:tc>
      </w:tr>
      <w:tr w:rsidR="009871D3" w:rsidRPr="00D929DE" w14:paraId="777F019C" w14:textId="77777777" w:rsidTr="00E17427">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068D583E" w14:textId="77777777" w:rsidR="009871D3" w:rsidRPr="00D929DE" w:rsidRDefault="009871D3" w:rsidP="00DE3E21"/>
        </w:tc>
      </w:tr>
    </w:tbl>
    <w:p w14:paraId="5B6348E5" w14:textId="7B5579E1" w:rsidR="00E55A9E" w:rsidRPr="00D929DE" w:rsidRDefault="004C6C26" w:rsidP="00DE3E21">
      <w:pPr>
        <w:pStyle w:val="Heading4"/>
      </w:pPr>
      <w:bookmarkStart w:id="1132" w:name="_Toc367633773"/>
      <w:r>
        <w:lastRenderedPageBreak/>
        <w:t xml:space="preserve">‘Authorized’ Transaction </w:t>
      </w:r>
      <w:r w:rsidRPr="00D929DE">
        <w:t xml:space="preserve">Authorization </w:t>
      </w:r>
      <w:r>
        <w:t xml:space="preserve">Period </w:t>
      </w:r>
      <w:r w:rsidRPr="00D929DE">
        <w:t>Timeout</w:t>
      </w:r>
      <w:r>
        <w:t xml:space="preserve"> </w:t>
      </w:r>
      <w:r w:rsidR="00E55A9E">
        <w:t>With</w:t>
      </w:r>
      <w:r w:rsidR="00E55A9E" w:rsidRPr="00D929DE">
        <w:t xml:space="preserve"> Long Term Authorization Handling Invoked Flow</w:t>
      </w:r>
      <w:bookmarkEnd w:id="1132"/>
    </w:p>
    <w:p w14:paraId="0AF0720E" w14:textId="77777777" w:rsidR="00E55A9E" w:rsidRPr="00D929DE" w:rsidRDefault="00E55A9E" w:rsidP="005E1B40">
      <w:pPr>
        <w:keepNext/>
      </w:pPr>
    </w:p>
    <w:p w14:paraId="4554360A" w14:textId="2AA2E60A" w:rsidR="00E55A9E" w:rsidRPr="00D929DE" w:rsidRDefault="00372871" w:rsidP="005E1B40">
      <w:pPr>
        <w:keepNext/>
        <w:jc w:val="center"/>
      </w:pPr>
      <w:r w:rsidRPr="00372871">
        <w:t xml:space="preserve"> </w:t>
      </w:r>
      <w:r w:rsidRPr="00372871">
        <w:rPr>
          <w:noProof/>
        </w:rPr>
        <w:drawing>
          <wp:inline distT="0" distB="0" distL="0" distR="0" wp14:anchorId="535F7E9C" wp14:editId="12D0AFC0">
            <wp:extent cx="5486400" cy="4114800"/>
            <wp:effectExtent l="0" t="0" r="0" b="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AA9E4E4" w14:textId="0355133D" w:rsidR="00E55A9E" w:rsidRPr="00D929DE" w:rsidRDefault="00E55A9E" w:rsidP="005E1B40">
      <w:pPr>
        <w:pStyle w:val="Caption"/>
        <w:tabs>
          <w:tab w:val="clear" w:pos="3402"/>
          <w:tab w:val="left" w:pos="-270"/>
        </w:tabs>
        <w:ind w:left="0" w:firstLine="0"/>
        <w:jc w:val="center"/>
      </w:pPr>
      <w:r w:rsidRPr="00D929DE">
        <w:t xml:space="preserve">Figure </w:t>
      </w:r>
      <w:fldSimple w:instr=" SEQ Figure \* ARABIC ">
        <w:r w:rsidR="00517227">
          <w:rPr>
            <w:noProof/>
          </w:rPr>
          <w:t>16</w:t>
        </w:r>
      </w:fldSimple>
      <w:r w:rsidRPr="00D929DE">
        <w:t xml:space="preserve">: </w:t>
      </w:r>
      <w:r w:rsidR="004C6C26">
        <w:t xml:space="preserve">‘Authorized’ Transaction </w:t>
      </w:r>
      <w:r w:rsidR="004C6C26" w:rsidRPr="00D929DE">
        <w:t xml:space="preserve">Authorization </w:t>
      </w:r>
      <w:r w:rsidR="004C6C26">
        <w:t xml:space="preserve">Period </w:t>
      </w:r>
      <w:r w:rsidR="004C6C26" w:rsidRPr="00D929DE">
        <w:t>Timeout</w:t>
      </w:r>
      <w:r w:rsidR="004C6C26">
        <w:t xml:space="preserve"> With</w:t>
      </w:r>
      <w:r w:rsidR="004C6C26" w:rsidRPr="00D929DE">
        <w:t xml:space="preserve"> Long Term Authorization Handling Invoked Flow</w:t>
      </w:r>
    </w:p>
    <w:p w14:paraId="72BECEB3" w14:textId="77777777" w:rsidR="00E55A9E" w:rsidRPr="00D929DE" w:rsidRDefault="00E55A9E"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E55A9E" w:rsidRPr="00D929DE" w14:paraId="07A2E6C2" w14:textId="77777777" w:rsidTr="004C6C26">
        <w:tc>
          <w:tcPr>
            <w:tcW w:w="9540" w:type="dxa"/>
            <w:gridSpan w:val="2"/>
            <w:tcBorders>
              <w:top w:val="single" w:sz="4" w:space="0" w:color="auto"/>
              <w:bottom w:val="single" w:sz="4" w:space="0" w:color="auto"/>
            </w:tcBorders>
            <w:shd w:val="clear" w:color="auto" w:fill="CCCCCC"/>
            <w:vAlign w:val="bottom"/>
          </w:tcPr>
          <w:p w14:paraId="1D0C9AFF" w14:textId="5630643E" w:rsidR="00E55A9E" w:rsidRPr="00D929DE" w:rsidRDefault="004C6C26" w:rsidP="005E1B40">
            <w:pPr>
              <w:pageBreakBefore/>
              <w:jc w:val="center"/>
              <w:rPr>
                <w:rFonts w:ascii="Arial" w:hAnsi="Arial"/>
              </w:rPr>
            </w:pPr>
            <w:r w:rsidRPr="004C6C26">
              <w:lastRenderedPageBreak/>
              <w:t>‘Authorized’ Transaction Authorization Period Timeout With Long Term Authorization Handling Invoked Flow</w:t>
            </w:r>
          </w:p>
        </w:tc>
      </w:tr>
      <w:tr w:rsidR="00E55A9E" w:rsidRPr="00D929DE" w14:paraId="6BA37E82" w14:textId="77777777" w:rsidTr="004C6C26">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0F7B43D9" w14:textId="44478562" w:rsidR="00E55A9E" w:rsidRPr="00D929DE" w:rsidRDefault="00E55A9E" w:rsidP="009813EB">
            <w:pPr>
              <w:numPr>
                <w:ilvl w:val="0"/>
                <w:numId w:val="26"/>
              </w:numPr>
              <w:spacing w:after="120"/>
            </w:pPr>
            <w:r w:rsidRPr="00D929DE">
              <w:t xml:space="preserve">As </w:t>
            </w:r>
            <w:r w:rsidR="00916C9E">
              <w:t>the</w:t>
            </w:r>
            <w:r w:rsidR="00916C9E" w:rsidRPr="00D929DE">
              <w:t xml:space="preserve"> </w:t>
            </w:r>
            <w:r w:rsidRPr="00D929DE">
              <w:t>TPA</w:t>
            </w:r>
            <w:r w:rsidR="00916C9E">
              <w:t xml:space="preserve"> (Google)</w:t>
            </w:r>
            <w:r w:rsidRPr="00D929DE">
              <w:t xml:space="preserve"> has previously successfully generated an Auth operation for the subscriber, the transaction state within PSEP is ‘authorized’, where the transaction’s external transaction ID, which is the CorrelationId value, was provided in the Auth request and PSEP </w:t>
            </w:r>
            <w:r>
              <w:t>links CorrelationId</w:t>
            </w:r>
            <w:r w:rsidRPr="00D929DE">
              <w:t xml:space="preserve"> to the ‘authorized’ payment’s Transaction ID. </w:t>
            </w:r>
          </w:p>
          <w:p w14:paraId="06E6851F" w14:textId="77777777" w:rsidR="00E55A9E" w:rsidRPr="00D929DE" w:rsidRDefault="00E55A9E" w:rsidP="009813EB">
            <w:pPr>
              <w:pStyle w:val="ListParagraph"/>
              <w:numPr>
                <w:ilvl w:val="1"/>
                <w:numId w:val="26"/>
              </w:numPr>
            </w:pPr>
            <w:r w:rsidRPr="00D929DE">
              <w:t xml:space="preserve">See steps 1-6 in Section </w:t>
            </w:r>
            <w:r>
              <w:fldChar w:fldCharType="begin"/>
            </w:r>
            <w:r>
              <w:instrText xml:space="preserve"> REF _Ref234055119 \w \p \h </w:instrText>
            </w:r>
            <w:r>
              <w:fldChar w:fldCharType="separate"/>
            </w:r>
            <w:r w:rsidR="00517227">
              <w:t>3.2.5.1 above</w:t>
            </w:r>
            <w:r>
              <w:fldChar w:fldCharType="end"/>
            </w:r>
            <w:r w:rsidRPr="00D929DE">
              <w:t>.</w:t>
            </w:r>
          </w:p>
          <w:p w14:paraId="4CAC3260" w14:textId="77777777" w:rsidR="00E165A4" w:rsidRDefault="00E165A4" w:rsidP="009813EB">
            <w:pPr>
              <w:pStyle w:val="ListParagraph"/>
              <w:numPr>
                <w:ilvl w:val="0"/>
                <w:numId w:val="26"/>
              </w:numPr>
            </w:pPr>
            <w:r>
              <w:t xml:space="preserve">An Agent monitors whether this transaction requires Long Term Authorization handling </w:t>
            </w:r>
          </w:p>
          <w:p w14:paraId="051569A4" w14:textId="77777777" w:rsidR="00E165A4" w:rsidRDefault="00E165A4" w:rsidP="009813EB">
            <w:pPr>
              <w:pStyle w:val="ListParagraph"/>
              <w:numPr>
                <w:ilvl w:val="1"/>
                <w:numId w:val="26"/>
              </w:numPr>
            </w:pPr>
            <w:r>
              <w:t>The agent check the duration since the transaction was authorized where Long Term Authorization handling occurs when the duration exceed a configurable value that is initially set to 23 hours</w:t>
            </w:r>
          </w:p>
          <w:p w14:paraId="2182671C" w14:textId="77777777" w:rsidR="00E165A4" w:rsidRDefault="00E165A4" w:rsidP="009813EB">
            <w:pPr>
              <w:pStyle w:val="ListParagraph"/>
              <w:numPr>
                <w:ilvl w:val="1"/>
                <w:numId w:val="26"/>
              </w:numPr>
            </w:pPr>
            <w:r>
              <w:t xml:space="preserve">Note: if the transaction state isn’t ‘authorized’, then Long Term Authorization handling won’t be invoked and handling is per the table in Appendix </w:t>
            </w:r>
            <w:r>
              <w:fldChar w:fldCharType="begin"/>
            </w:r>
            <w:r>
              <w:instrText xml:space="preserve"> REF _Ref234216438 \w \p \h </w:instrText>
            </w:r>
            <w:r>
              <w:fldChar w:fldCharType="separate"/>
            </w:r>
            <w:r w:rsidR="00517227">
              <w:t>B.2 below</w:t>
            </w:r>
            <w:r>
              <w:fldChar w:fldCharType="end"/>
            </w:r>
          </w:p>
          <w:p w14:paraId="647C841E" w14:textId="77777777" w:rsidR="00E165A4" w:rsidRDefault="00E165A4" w:rsidP="009813EB">
            <w:pPr>
              <w:pStyle w:val="ListParagraph"/>
              <w:numPr>
                <w:ilvl w:val="0"/>
                <w:numId w:val="26"/>
              </w:numPr>
              <w:rPr>
                <w:lang w:val="en-US"/>
              </w:rPr>
            </w:pPr>
            <w:r w:rsidRPr="00AE3213">
              <w:t xml:space="preserve">The Agent determines Long Term Authorization handling needs to be invoked for this ‘authorized’ payment transaction and a </w:t>
            </w:r>
            <w:r>
              <w:rPr>
                <w:lang w:val="en-US"/>
              </w:rPr>
              <w:t>Diameter Terminate-Confirm is processed for this transaction</w:t>
            </w:r>
          </w:p>
          <w:p w14:paraId="37801B05" w14:textId="77777777" w:rsidR="00E55A9E" w:rsidRPr="005E0B30" w:rsidRDefault="00E55A9E" w:rsidP="009813EB">
            <w:pPr>
              <w:pStyle w:val="ListParagraph"/>
              <w:numPr>
                <w:ilvl w:val="0"/>
                <w:numId w:val="26"/>
              </w:numPr>
            </w:pPr>
            <w:r w:rsidRPr="00D929DE">
              <w:t>As the ‘authorized’ payment transaction was for a Prepaid subscriber, PSEP sends a Diameter Terminate-Confirm CCR message with Used-Service-Unit-CC-Money-Unit-Value Value-Digits that must be greater than zero to the OCS</w:t>
            </w:r>
            <w:r>
              <w:t>, where the amount is equal to the ‘authorized’ transaction’s grossCost value</w:t>
            </w:r>
            <w:r w:rsidRPr="00D929DE">
              <w:t>.</w:t>
            </w:r>
          </w:p>
          <w:p w14:paraId="48995F97" w14:textId="77777777" w:rsidR="00E55A9E" w:rsidRDefault="00E55A9E" w:rsidP="009813EB">
            <w:pPr>
              <w:pStyle w:val="ListParagraph"/>
              <w:numPr>
                <w:ilvl w:val="0"/>
                <w:numId w:val="26"/>
              </w:numPr>
            </w:pPr>
            <w:r w:rsidRPr="00D929DE">
              <w:t>OCS returns a successful CCA message.</w:t>
            </w:r>
          </w:p>
          <w:p w14:paraId="1E4A9199" w14:textId="77777777" w:rsidR="00E165A4" w:rsidRPr="00526171" w:rsidRDefault="00E165A4" w:rsidP="009813EB">
            <w:pPr>
              <w:pStyle w:val="ListParagraph"/>
              <w:numPr>
                <w:ilvl w:val="0"/>
                <w:numId w:val="26"/>
              </w:numPr>
              <w:rPr>
                <w:lang w:val="en-US"/>
              </w:rPr>
            </w:pPr>
            <w:r>
              <w:t xml:space="preserve">PSEP stores the outcome of the </w:t>
            </w:r>
            <w:r w:rsidRPr="00AE3213">
              <w:t xml:space="preserve">Diameter Terminate-Confirm message </w:t>
            </w:r>
            <w:r w:rsidRPr="00526171">
              <w:rPr>
                <w:lang w:val="en-US"/>
              </w:rPr>
              <w:t>associated with this ‘authorized’ payment transaction</w:t>
            </w:r>
            <w:r>
              <w:rPr>
                <w:lang w:val="en-US"/>
              </w:rPr>
              <w:t>.</w:t>
            </w:r>
          </w:p>
          <w:p w14:paraId="4694DD6C" w14:textId="24CC6B1F" w:rsidR="004C6C26" w:rsidRPr="00D929DE" w:rsidRDefault="004C6C26" w:rsidP="009813EB">
            <w:pPr>
              <w:pStyle w:val="ListParagraph"/>
              <w:numPr>
                <w:ilvl w:val="0"/>
                <w:numId w:val="26"/>
              </w:numPr>
            </w:pPr>
            <w:r w:rsidRPr="00D929DE">
              <w:t>If a Cancel</w:t>
            </w:r>
            <w:r>
              <w:t>/CancelNotificati</w:t>
            </w:r>
            <w:r w:rsidR="00713089">
              <w:t>o</w:t>
            </w:r>
            <w:r>
              <w:t>n</w:t>
            </w:r>
            <w:r w:rsidR="00713089">
              <w:t xml:space="preserve"> operation</w:t>
            </w:r>
            <w:r w:rsidRPr="00D929DE">
              <w:t xml:space="preserve"> or </w:t>
            </w:r>
            <w:r>
              <w:t>Charge</w:t>
            </w:r>
            <w:r w:rsidRPr="00D929DE">
              <w:t xml:space="preserve"> Operation is not received for an ‘authorized’ transaction </w:t>
            </w:r>
            <w:r>
              <w:t>before the authorization period timer expires</w:t>
            </w:r>
            <w:r w:rsidRPr="00D929DE">
              <w:t xml:space="preserve">, the PSEP will </w:t>
            </w:r>
            <w:r w:rsidRPr="00C9677D">
              <w:rPr>
                <w:i/>
              </w:rPr>
              <w:t>‘</w:t>
            </w:r>
            <w:r w:rsidR="00D067F7">
              <w:rPr>
                <w:i/>
              </w:rPr>
              <w:t>decline</w:t>
            </w:r>
            <w:r w:rsidR="00D067F7" w:rsidRPr="00C9677D">
              <w:rPr>
                <w:i/>
              </w:rPr>
              <w:t>’</w:t>
            </w:r>
            <w:r w:rsidR="00D067F7" w:rsidRPr="00D929DE">
              <w:t xml:space="preserve"> </w:t>
            </w:r>
            <w:r w:rsidRPr="00D929DE">
              <w:t>the ‘authorized’ transaction</w:t>
            </w:r>
            <w:r w:rsidRPr="00D067F7">
              <w:t>.</w:t>
            </w:r>
            <w:r w:rsidRPr="00D929DE">
              <w:t xml:space="preserve"> </w:t>
            </w:r>
          </w:p>
          <w:p w14:paraId="3EF4F65A" w14:textId="6C5886AB" w:rsidR="00E55A9E" w:rsidRPr="00003C62" w:rsidRDefault="00713089" w:rsidP="009813EB">
            <w:pPr>
              <w:pStyle w:val="ListParagraph"/>
              <w:numPr>
                <w:ilvl w:val="1"/>
                <w:numId w:val="26"/>
              </w:numPr>
            </w:pPr>
            <w:r w:rsidRPr="00D929DE">
              <w:t>If a TPA sends a Cancel</w:t>
            </w:r>
            <w:r>
              <w:t>/CancelNotification</w:t>
            </w:r>
            <w:r w:rsidR="00003C62">
              <w:t xml:space="preserve"> operation</w:t>
            </w:r>
            <w:r w:rsidRPr="00D929DE">
              <w:t xml:space="preserve"> or </w:t>
            </w:r>
            <w:r>
              <w:t>Charge</w:t>
            </w:r>
            <w:r w:rsidRPr="00D929DE">
              <w:t xml:space="preserve"> operation with the transaction ID of an ‘authorized’ transaction whose authorization period has expired, an appropriate </w:t>
            </w:r>
            <w:r w:rsidR="00F61B7E">
              <w:t>message</w:t>
            </w:r>
            <w:r w:rsidR="00F61B7E" w:rsidRPr="00D929DE">
              <w:t xml:space="preserve"> </w:t>
            </w:r>
            <w:r w:rsidR="00F61B7E">
              <w:t xml:space="preserve">is provided as described in in Appendix </w:t>
            </w:r>
            <w:r w:rsidR="00F61B7E">
              <w:fldChar w:fldCharType="begin"/>
            </w:r>
            <w:r w:rsidR="00F61B7E">
              <w:instrText xml:space="preserve"> REF _Ref234216438 \w \p \h </w:instrText>
            </w:r>
            <w:r w:rsidR="00F61B7E">
              <w:fldChar w:fldCharType="separate"/>
            </w:r>
            <w:r w:rsidR="00517227">
              <w:t>B.2 below</w:t>
            </w:r>
            <w:r w:rsidR="00F61B7E">
              <w:fldChar w:fldCharType="end"/>
            </w:r>
            <w:r w:rsidRPr="00D929DE">
              <w:t xml:space="preserve">.  </w:t>
            </w:r>
          </w:p>
          <w:p w14:paraId="10DC2939" w14:textId="77777777" w:rsidR="00E55A9E" w:rsidRDefault="00E55A9E" w:rsidP="009813EB">
            <w:pPr>
              <w:pStyle w:val="ListParagraph"/>
              <w:numPr>
                <w:ilvl w:val="1"/>
                <w:numId w:val="26"/>
              </w:numPr>
            </w:pPr>
            <w:r w:rsidRPr="00D959E4">
              <w:t xml:space="preserve">PSEP determines that Long Term </w:t>
            </w:r>
            <w:r>
              <w:t>A</w:t>
            </w:r>
            <w:r w:rsidRPr="00D959E4">
              <w:t>uthorization</w:t>
            </w:r>
            <w:r>
              <w:t xml:space="preserve"> </w:t>
            </w:r>
            <w:r w:rsidRPr="00D959E4">
              <w:t xml:space="preserve">Handling was invoked for this Charge operation and </w:t>
            </w:r>
            <w:r>
              <w:t>a Diameter Refund needs</w:t>
            </w:r>
            <w:r w:rsidRPr="00D959E4">
              <w:t xml:space="preserve"> </w:t>
            </w:r>
            <w:r>
              <w:t>to be processed</w:t>
            </w:r>
          </w:p>
          <w:p w14:paraId="6926396F" w14:textId="77777777" w:rsidR="00E55A9E" w:rsidRPr="00D929DE" w:rsidRDefault="00E55A9E" w:rsidP="009813EB">
            <w:pPr>
              <w:pStyle w:val="ListParagraph"/>
              <w:numPr>
                <w:ilvl w:val="0"/>
                <w:numId w:val="26"/>
              </w:numPr>
            </w:pPr>
            <w:r w:rsidRPr="00D929DE">
              <w:t xml:space="preserve">PSEP sends a Diameter </w:t>
            </w:r>
            <w:r>
              <w:t>Refund</w:t>
            </w:r>
            <w:r w:rsidRPr="00D929DE">
              <w:t xml:space="preserve"> CCR message with </w:t>
            </w:r>
            <w:r>
              <w:t>Requested</w:t>
            </w:r>
            <w:r w:rsidRPr="00D929DE">
              <w:t xml:space="preserve">-Service-Unit-CC-Money-Unit-Value Value-Digits </w:t>
            </w:r>
            <w:r>
              <w:t>amount equal to the ‘authorized’ transaction’s grossCost value</w:t>
            </w:r>
            <w:r w:rsidRPr="00D929DE">
              <w:t>.</w:t>
            </w:r>
          </w:p>
          <w:p w14:paraId="7A764D55" w14:textId="77777777" w:rsidR="00E55A9E" w:rsidRDefault="00E55A9E" w:rsidP="009813EB">
            <w:pPr>
              <w:pStyle w:val="ListParagraph"/>
              <w:numPr>
                <w:ilvl w:val="0"/>
                <w:numId w:val="26"/>
              </w:numPr>
            </w:pPr>
            <w:r w:rsidRPr="00D929DE">
              <w:t>OCS returns a successful CCA message.</w:t>
            </w:r>
          </w:p>
          <w:p w14:paraId="106192CE" w14:textId="689F758E" w:rsidR="00B2713A" w:rsidRDefault="00E55A9E" w:rsidP="009813EB">
            <w:pPr>
              <w:pStyle w:val="ListParagraph"/>
              <w:numPr>
                <w:ilvl w:val="1"/>
                <w:numId w:val="26"/>
              </w:numPr>
            </w:pPr>
            <w:r>
              <w:t>Note: if the result of the Diameter Refund wasn’t successful e.g. all retries fail or non-successful response returned, then result is logged</w:t>
            </w:r>
            <w:r w:rsidR="00F61B7E">
              <w:t>.  Also an entry is added to the Reconciliation report</w:t>
            </w:r>
            <w:r w:rsidR="005C5380">
              <w:t xml:space="preserve">– see Appendix </w:t>
            </w:r>
            <w:r w:rsidR="005C5380">
              <w:fldChar w:fldCharType="begin"/>
            </w:r>
            <w:r w:rsidR="005C5380">
              <w:instrText xml:space="preserve"> REF _Ref239855273 \w \p \h </w:instrText>
            </w:r>
            <w:r w:rsidR="005C5380">
              <w:fldChar w:fldCharType="separate"/>
            </w:r>
            <w:r w:rsidR="005C5380">
              <w:t>D below</w:t>
            </w:r>
            <w:r w:rsidR="005C5380">
              <w:fldChar w:fldCharType="end"/>
            </w:r>
            <w:r w:rsidR="005C5380">
              <w:t xml:space="preserve"> for details on the report format</w:t>
            </w:r>
            <w:r w:rsidR="00B2713A">
              <w:t>.</w:t>
            </w:r>
          </w:p>
          <w:p w14:paraId="669E8D66" w14:textId="441668E0" w:rsidR="00E55A9E" w:rsidRPr="00837340" w:rsidRDefault="00B2713A" w:rsidP="009813EB">
            <w:pPr>
              <w:pStyle w:val="ListParagraph"/>
              <w:numPr>
                <w:ilvl w:val="0"/>
                <w:numId w:val="26"/>
              </w:numPr>
            </w:pPr>
            <w:r w:rsidRPr="00D929DE">
              <w:lastRenderedPageBreak/>
              <w:t xml:space="preserve">PSEP </w:t>
            </w:r>
            <w:r w:rsidR="00437792" w:rsidRPr="00D929DE">
              <w:t xml:space="preserve">changes the transaction state to </w:t>
            </w:r>
            <w:r w:rsidR="00437792" w:rsidRPr="00D067F7">
              <w:t>AUTHORIZATION_DECLINED</w:t>
            </w:r>
            <w:r w:rsidR="00437792" w:rsidRPr="00D929DE">
              <w:t xml:space="preserve"> </w:t>
            </w:r>
            <w:r w:rsidR="00372871">
              <w:t xml:space="preserve">and </w:t>
            </w:r>
            <w:r w:rsidRPr="00D929DE">
              <w:t>revises the spent amount associated with the Spend Limits</w:t>
            </w:r>
            <w:r>
              <w:t>.</w:t>
            </w:r>
            <w:r w:rsidR="00E55A9E">
              <w:t xml:space="preserve">  </w:t>
            </w:r>
          </w:p>
        </w:tc>
      </w:tr>
      <w:tr w:rsidR="00E55A9E" w:rsidRPr="00D929DE" w14:paraId="7FDDDE28" w14:textId="77777777" w:rsidTr="004C6C26">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7A39361D" w14:textId="77777777" w:rsidR="00E55A9E" w:rsidRPr="00D929DE" w:rsidRDefault="00E55A9E" w:rsidP="005E1B40">
            <w:pPr>
              <w:ind w:left="720"/>
            </w:pPr>
          </w:p>
        </w:tc>
      </w:tr>
    </w:tbl>
    <w:p w14:paraId="504A0E4C" w14:textId="574F014A" w:rsidR="00B85E3F" w:rsidRPr="00D929DE" w:rsidRDefault="00304335" w:rsidP="00DE3E21">
      <w:pPr>
        <w:pStyle w:val="Heading4"/>
      </w:pPr>
      <w:bookmarkStart w:id="1133" w:name="_Toc367633774"/>
      <w:r>
        <w:t>GCB</w:t>
      </w:r>
      <w:r w:rsidRPr="00D929DE">
        <w:t xml:space="preserve"> </w:t>
      </w:r>
      <w:r w:rsidR="00B85E3F" w:rsidRPr="00D929DE">
        <w:t xml:space="preserve">Payment </w:t>
      </w:r>
      <w:r>
        <w:t>Error Handling</w:t>
      </w:r>
      <w:bookmarkEnd w:id="1133"/>
    </w:p>
    <w:p w14:paraId="44134DAE" w14:textId="1AAE32E0" w:rsidR="003C026C" w:rsidRPr="00D929DE" w:rsidRDefault="00B85E3F" w:rsidP="00ED2292">
      <w:r w:rsidRPr="009871D3">
        <w:t xml:space="preserve">The </w:t>
      </w:r>
      <w:r w:rsidR="00304335">
        <w:t>GCB Payment error handling can be found in</w:t>
      </w:r>
      <w:r w:rsidRPr="009871D3">
        <w:t xml:space="preserve"> </w:t>
      </w:r>
      <w:r w:rsidR="00916C9E" w:rsidRPr="00D929DE">
        <w:t>reference</w:t>
      </w:r>
      <w:r w:rsidR="00916C9E">
        <w:t>s</w:t>
      </w:r>
      <w:r w:rsidR="00916C9E" w:rsidRPr="00D929DE">
        <w:t xml:space="preserve"> [</w:t>
      </w:r>
      <w:r w:rsidR="00916C9E" w:rsidRPr="00D929DE">
        <w:fldChar w:fldCharType="begin"/>
      </w:r>
      <w:r w:rsidR="00916C9E" w:rsidRPr="00D929DE">
        <w:instrText xml:space="preserve"> REF _Ref233204231 \w \h </w:instrText>
      </w:r>
      <w:r w:rsidR="00916C9E" w:rsidRPr="00D929DE">
        <w:fldChar w:fldCharType="separate"/>
      </w:r>
      <w:r w:rsidR="00517227">
        <w:t>6</w:t>
      </w:r>
      <w:r w:rsidR="00916C9E" w:rsidRPr="00D929DE">
        <w:fldChar w:fldCharType="end"/>
      </w:r>
      <w:r w:rsidR="00916C9E" w:rsidRPr="00D929DE">
        <w:t>]</w:t>
      </w:r>
      <w:r w:rsidR="00916C9E">
        <w:t xml:space="preserve"> and [</w:t>
      </w:r>
      <w:r w:rsidR="00916C9E">
        <w:fldChar w:fldCharType="begin"/>
      </w:r>
      <w:r w:rsidR="00916C9E">
        <w:instrText xml:space="preserve"> REF _Ref236918725 \w \h </w:instrText>
      </w:r>
      <w:r w:rsidR="00916C9E">
        <w:fldChar w:fldCharType="separate"/>
      </w:r>
      <w:r w:rsidR="00517227">
        <w:t>15</w:t>
      </w:r>
      <w:r w:rsidR="00916C9E">
        <w:fldChar w:fldCharType="end"/>
      </w:r>
      <w:r w:rsidR="00916C9E">
        <w:t xml:space="preserve">] </w:t>
      </w:r>
      <w:r w:rsidR="00304335" w:rsidRPr="00D929DE">
        <w:t>with further background information found in references [</w:t>
      </w:r>
      <w:r w:rsidR="00304335" w:rsidRPr="00D929DE">
        <w:fldChar w:fldCharType="begin"/>
      </w:r>
      <w:r w:rsidR="00304335" w:rsidRPr="00D929DE">
        <w:instrText xml:space="preserve"> REF _Ref234042207 \w \h </w:instrText>
      </w:r>
      <w:r w:rsidR="00304335" w:rsidRPr="00D929DE">
        <w:fldChar w:fldCharType="separate"/>
      </w:r>
      <w:r w:rsidR="00517227">
        <w:t>8</w:t>
      </w:r>
      <w:r w:rsidR="00304335" w:rsidRPr="00D929DE">
        <w:fldChar w:fldCharType="end"/>
      </w:r>
      <w:r w:rsidR="00304335" w:rsidRPr="00D929DE">
        <w:t>]</w:t>
      </w:r>
      <w:r w:rsidR="00304335">
        <w:t xml:space="preserve">, </w:t>
      </w:r>
      <w:r w:rsidR="009B225A">
        <w:t>[</w:t>
      </w:r>
      <w:r w:rsidR="009B225A">
        <w:fldChar w:fldCharType="begin"/>
      </w:r>
      <w:r w:rsidR="009B225A">
        <w:instrText xml:space="preserve"> REF _Ref234042218 \w \h </w:instrText>
      </w:r>
      <w:r w:rsidR="009B225A">
        <w:fldChar w:fldCharType="separate"/>
      </w:r>
      <w:r w:rsidR="00517227">
        <w:t>9</w:t>
      </w:r>
      <w:r w:rsidR="009B225A">
        <w:fldChar w:fldCharType="end"/>
      </w:r>
      <w:r w:rsidR="009B225A">
        <w:t xml:space="preserve">] </w:t>
      </w:r>
      <w:r w:rsidR="00304335" w:rsidRPr="00D929DE">
        <w:t>and [</w:t>
      </w:r>
      <w:r w:rsidR="00304335">
        <w:fldChar w:fldCharType="begin"/>
      </w:r>
      <w:r w:rsidR="00304335">
        <w:instrText xml:space="preserve"> REF _Ref234053061 \w \h </w:instrText>
      </w:r>
      <w:r w:rsidR="00304335">
        <w:fldChar w:fldCharType="separate"/>
      </w:r>
      <w:r w:rsidR="00517227">
        <w:t>10</w:t>
      </w:r>
      <w:r w:rsidR="00304335">
        <w:fldChar w:fldCharType="end"/>
      </w:r>
      <w:r w:rsidR="00304335" w:rsidRPr="00D929DE">
        <w:t>]</w:t>
      </w:r>
      <w:r w:rsidR="00304335">
        <w:t>.</w:t>
      </w:r>
      <w:r w:rsidR="009B225A">
        <w:t xml:space="preserve">  </w:t>
      </w:r>
      <w:r w:rsidR="0071642A">
        <w:t xml:space="preserve">For errors associated with Auth and CancelNotification, see Appendix </w:t>
      </w:r>
      <w:r w:rsidR="0071642A">
        <w:fldChar w:fldCharType="begin"/>
      </w:r>
      <w:r w:rsidR="0071642A">
        <w:instrText xml:space="preserve"> REF _Ref234251191 \w \p \h </w:instrText>
      </w:r>
      <w:r w:rsidR="0071642A">
        <w:fldChar w:fldCharType="separate"/>
      </w:r>
      <w:r w:rsidR="00517227">
        <w:t>B.1 below</w:t>
      </w:r>
      <w:r w:rsidR="0071642A">
        <w:fldChar w:fldCharType="end"/>
      </w:r>
      <w:r w:rsidR="0071642A">
        <w:t xml:space="preserve">. </w:t>
      </w:r>
      <w:r w:rsidR="009B225A" w:rsidRPr="0071642A">
        <w:t>For error generated as part of the Batch file processing</w:t>
      </w:r>
      <w:r w:rsidR="0071642A" w:rsidRPr="0071642A">
        <w:t>,</w:t>
      </w:r>
      <w:r w:rsidR="009B225A" w:rsidRPr="0071642A">
        <w:t xml:space="preserve"> see Appendix</w:t>
      </w:r>
      <w:r w:rsidR="00D067F7" w:rsidRPr="0071642A">
        <w:fldChar w:fldCharType="begin"/>
      </w:r>
      <w:r w:rsidR="00D067F7" w:rsidRPr="0071642A">
        <w:instrText xml:space="preserve"> REF _Ref234216438 \w \p \h </w:instrText>
      </w:r>
      <w:r w:rsidR="00D067F7" w:rsidRPr="0071642A">
        <w:fldChar w:fldCharType="separate"/>
      </w:r>
      <w:r w:rsidR="00517227">
        <w:t>B.2 below</w:t>
      </w:r>
      <w:r w:rsidR="00D067F7" w:rsidRPr="0071642A">
        <w:fldChar w:fldCharType="end"/>
      </w:r>
    </w:p>
    <w:p w14:paraId="04B64786" w14:textId="299789F0" w:rsidR="003F5FC0" w:rsidRPr="00D929DE" w:rsidRDefault="003F5FC0" w:rsidP="00ED2292">
      <w:pPr>
        <w:pStyle w:val="Heading2"/>
      </w:pPr>
      <w:bookmarkStart w:id="1134" w:name="_Ref233798995"/>
      <w:bookmarkStart w:id="1135" w:name="_Toc367633775"/>
      <w:r>
        <w:t>Partner</w:t>
      </w:r>
      <w:r w:rsidRPr="00D929DE">
        <w:t xml:space="preserve"> Payment Web Services Overview</w:t>
      </w:r>
      <w:bookmarkEnd w:id="1135"/>
    </w:p>
    <w:p w14:paraId="5FE28AE9" w14:textId="77777777" w:rsidR="003F5FC0" w:rsidRPr="00D929DE" w:rsidRDefault="003F5FC0" w:rsidP="00ED2292"/>
    <w:p w14:paraId="10F8056F" w14:textId="79D29D81" w:rsidR="003F5FC0" w:rsidRPr="00D929DE" w:rsidRDefault="003F5FC0" w:rsidP="00ED2292">
      <w:pPr>
        <w:pStyle w:val="Heading3"/>
      </w:pPr>
      <w:r w:rsidRPr="00D929DE">
        <w:t xml:space="preserve"> </w:t>
      </w:r>
      <w:bookmarkStart w:id="1136" w:name="_Toc367633776"/>
      <w:r>
        <w:t>Partner</w:t>
      </w:r>
      <w:r w:rsidRPr="00D929DE">
        <w:t xml:space="preserve"> Web Service Methods Supported for Prepaid</w:t>
      </w:r>
      <w:bookmarkEnd w:id="1136"/>
    </w:p>
    <w:p w14:paraId="15F51F4F" w14:textId="00FA37D1" w:rsidR="003F5FC0" w:rsidRPr="00D929DE" w:rsidRDefault="003F5FC0" w:rsidP="00ED2292">
      <w:r w:rsidRPr="00D929DE">
        <w:t>The SOAP web-service operations supported are listed in the table below, which are the same methods supported for Postpaid</w:t>
      </w:r>
      <w:r>
        <w:t xml:space="preserve">. Note: with the introduction of support for Prepaid subscribers, there are no changes to the existing callback application Partner Notification API described in Reference </w:t>
      </w:r>
      <w:r w:rsidRPr="00D929DE">
        <w:t>[</w:t>
      </w:r>
      <w:r>
        <w:fldChar w:fldCharType="begin"/>
      </w:r>
      <w:r>
        <w:instrText xml:space="preserve"> REF _Ref235081884 \w \h </w:instrText>
      </w:r>
      <w:r>
        <w:fldChar w:fldCharType="separate"/>
      </w:r>
      <w:r w:rsidR="00517227">
        <w:t>13</w:t>
      </w:r>
      <w:r>
        <w:fldChar w:fldCharType="end"/>
      </w:r>
      <w:r w:rsidRPr="00D929DE">
        <w:t>]</w:t>
      </w:r>
      <w:r>
        <w:t xml:space="preserve"> and as such aren’t listed in the table</w:t>
      </w:r>
      <w:r w:rsidRPr="00D929DE">
        <w:t>.</w:t>
      </w:r>
    </w:p>
    <w:p w14:paraId="77BEE513" w14:textId="77777777" w:rsidR="003F5FC0" w:rsidRDefault="003F5FC0" w:rsidP="00ED2292"/>
    <w:p w14:paraId="7166FFC3" w14:textId="77777777" w:rsidR="003F5FC0" w:rsidRDefault="003F5FC0" w:rsidP="00ED2292"/>
    <w:tbl>
      <w:tblPr>
        <w:tblW w:w="4829" w:type="pct"/>
        <w:tblCellSpacing w:w="0" w:type="dxa"/>
        <w:tblBorders>
          <w:top w:val="outset" w:sz="6" w:space="0" w:color="000000"/>
          <w:left w:val="outset" w:sz="6" w:space="0" w:color="000000"/>
          <w:bottom w:val="outset" w:sz="6" w:space="0" w:color="000000"/>
          <w:right w:val="outset" w:sz="6" w:space="0" w:color="000000"/>
        </w:tblBorders>
        <w:tblLayout w:type="fixed"/>
        <w:tblCellMar>
          <w:top w:w="80" w:type="dxa"/>
          <w:left w:w="80" w:type="dxa"/>
          <w:bottom w:w="80" w:type="dxa"/>
          <w:right w:w="80" w:type="dxa"/>
        </w:tblCellMar>
        <w:tblLook w:val="04A0" w:firstRow="1" w:lastRow="0" w:firstColumn="1" w:lastColumn="0" w:noHBand="0" w:noVBand="1"/>
      </w:tblPr>
      <w:tblGrid>
        <w:gridCol w:w="1440"/>
        <w:gridCol w:w="2176"/>
        <w:gridCol w:w="5886"/>
      </w:tblGrid>
      <w:tr w:rsidR="00FB231E" w:rsidRPr="00F50EB0" w14:paraId="62430CE9" w14:textId="77777777" w:rsidTr="003F5FC0">
        <w:trPr>
          <w:cantSplit/>
          <w:tblHeader/>
          <w:tblCellSpacing w:w="0" w:type="dxa"/>
        </w:trPr>
        <w:tc>
          <w:tcPr>
            <w:tcW w:w="758" w:type="pct"/>
            <w:tcBorders>
              <w:top w:val="outset" w:sz="6" w:space="0" w:color="000000"/>
              <w:left w:val="outset" w:sz="6" w:space="0" w:color="000000"/>
              <w:bottom w:val="outset" w:sz="6" w:space="0" w:color="000000"/>
              <w:right w:val="outset" w:sz="6" w:space="0" w:color="000000"/>
            </w:tcBorders>
            <w:shd w:val="clear" w:color="auto" w:fill="CCCCCC"/>
            <w:hideMark/>
          </w:tcPr>
          <w:p w14:paraId="176ED168" w14:textId="77777777" w:rsidR="003F5FC0" w:rsidRPr="00F50EB0" w:rsidRDefault="003F5FC0" w:rsidP="005E1B40">
            <w:pPr>
              <w:spacing w:before="115"/>
              <w:jc w:val="center"/>
              <w:rPr>
                <w:rFonts w:ascii="Arial" w:hAnsi="Arial" w:cs="Arial"/>
              </w:rPr>
            </w:pPr>
            <w:r w:rsidRPr="00F50EB0">
              <w:rPr>
                <w:rFonts w:ascii="Arial" w:hAnsi="Arial" w:cs="Arial"/>
              </w:rPr>
              <w:t>Interface</w:t>
            </w:r>
          </w:p>
        </w:tc>
        <w:tc>
          <w:tcPr>
            <w:tcW w:w="1145" w:type="pct"/>
            <w:tcBorders>
              <w:top w:val="outset" w:sz="6" w:space="0" w:color="000000"/>
              <w:left w:val="outset" w:sz="6" w:space="0" w:color="000000"/>
              <w:bottom w:val="outset" w:sz="6" w:space="0" w:color="000000"/>
              <w:right w:val="outset" w:sz="6" w:space="0" w:color="000000"/>
            </w:tcBorders>
            <w:shd w:val="clear" w:color="auto" w:fill="CCCCCC"/>
            <w:hideMark/>
          </w:tcPr>
          <w:p w14:paraId="1164361C" w14:textId="77777777" w:rsidR="003F5FC0" w:rsidRPr="00F50EB0" w:rsidRDefault="003F5FC0" w:rsidP="005E1B40">
            <w:pPr>
              <w:spacing w:before="115"/>
              <w:jc w:val="center"/>
              <w:rPr>
                <w:rFonts w:ascii="Arial" w:hAnsi="Arial" w:cs="Arial"/>
              </w:rPr>
            </w:pPr>
            <w:r w:rsidRPr="00F50EB0">
              <w:rPr>
                <w:rFonts w:ascii="Arial" w:hAnsi="Arial" w:cs="Arial"/>
              </w:rPr>
              <w:t>Operation</w:t>
            </w:r>
          </w:p>
        </w:tc>
        <w:tc>
          <w:tcPr>
            <w:tcW w:w="3097" w:type="pct"/>
            <w:tcBorders>
              <w:top w:val="outset" w:sz="6" w:space="0" w:color="000000"/>
              <w:left w:val="outset" w:sz="6" w:space="0" w:color="000000"/>
              <w:bottom w:val="outset" w:sz="6" w:space="0" w:color="000000"/>
              <w:right w:val="outset" w:sz="6" w:space="0" w:color="000000"/>
            </w:tcBorders>
            <w:shd w:val="clear" w:color="auto" w:fill="CCCCCC"/>
          </w:tcPr>
          <w:p w14:paraId="4C7C93E8" w14:textId="77777777" w:rsidR="003F5FC0" w:rsidRPr="00F50EB0" w:rsidRDefault="003F5FC0" w:rsidP="005E1B40">
            <w:pPr>
              <w:spacing w:before="115"/>
              <w:jc w:val="center"/>
              <w:rPr>
                <w:rFonts w:ascii="Arial" w:hAnsi="Arial" w:cs="Arial"/>
                <w:bCs/>
              </w:rPr>
            </w:pPr>
            <w:r w:rsidRPr="00F50EB0">
              <w:rPr>
                <w:rFonts w:ascii="Arial" w:hAnsi="Arial" w:cs="Arial"/>
              </w:rPr>
              <w:t>Description</w:t>
            </w:r>
          </w:p>
        </w:tc>
      </w:tr>
      <w:tr w:rsidR="00FB231E" w:rsidRPr="0036209B" w14:paraId="1CE269F4" w14:textId="77777777" w:rsidTr="003F5FC0">
        <w:trPr>
          <w:tblCellSpacing w:w="0" w:type="dxa"/>
        </w:trPr>
        <w:tc>
          <w:tcPr>
            <w:tcW w:w="758" w:type="pct"/>
            <w:vMerge w:val="restart"/>
            <w:tcBorders>
              <w:top w:val="outset" w:sz="6" w:space="0" w:color="000000"/>
              <w:left w:val="outset" w:sz="6" w:space="0" w:color="000000"/>
              <w:bottom w:val="outset" w:sz="6" w:space="0" w:color="000000"/>
              <w:right w:val="outset" w:sz="6" w:space="0" w:color="000000"/>
            </w:tcBorders>
            <w:hideMark/>
          </w:tcPr>
          <w:p w14:paraId="41533A7C" w14:textId="77777777" w:rsidR="003F5FC0" w:rsidRPr="0036209B" w:rsidRDefault="003F5FC0" w:rsidP="005E1B40">
            <w:pPr>
              <w:spacing w:before="115"/>
            </w:pPr>
            <w:r w:rsidRPr="002B54C0">
              <w:rPr>
                <w:sz w:val="22"/>
              </w:rPr>
              <w:t>Web-service</w:t>
            </w:r>
          </w:p>
        </w:tc>
        <w:tc>
          <w:tcPr>
            <w:tcW w:w="1145" w:type="pct"/>
            <w:tcBorders>
              <w:top w:val="outset" w:sz="6" w:space="0" w:color="000000"/>
              <w:left w:val="outset" w:sz="6" w:space="0" w:color="000000"/>
              <w:bottom w:val="outset" w:sz="6" w:space="0" w:color="000000"/>
              <w:right w:val="outset" w:sz="6" w:space="0" w:color="000000"/>
            </w:tcBorders>
            <w:hideMark/>
          </w:tcPr>
          <w:p w14:paraId="30F779D8" w14:textId="77777777" w:rsidR="003F5FC0" w:rsidRPr="002B54C0" w:rsidRDefault="003F5FC0" w:rsidP="002B54C0">
            <w:pPr>
              <w:spacing w:before="115"/>
              <w:jc w:val="center"/>
              <w:rPr>
                <w:sz w:val="20"/>
              </w:rPr>
            </w:pPr>
            <w:r w:rsidRPr="002B54C0">
              <w:rPr>
                <w:sz w:val="20"/>
              </w:rPr>
              <w:t>Authorize</w:t>
            </w:r>
          </w:p>
        </w:tc>
        <w:tc>
          <w:tcPr>
            <w:tcW w:w="3097" w:type="pct"/>
            <w:tcBorders>
              <w:top w:val="outset" w:sz="6" w:space="0" w:color="000000"/>
              <w:left w:val="outset" w:sz="6" w:space="0" w:color="000000"/>
              <w:bottom w:val="outset" w:sz="6" w:space="0" w:color="000000"/>
              <w:right w:val="outset" w:sz="6" w:space="0" w:color="000000"/>
            </w:tcBorders>
          </w:tcPr>
          <w:p w14:paraId="210A224C" w14:textId="77777777" w:rsidR="003F5FC0" w:rsidRPr="002B54C0" w:rsidRDefault="003F5FC0" w:rsidP="009813EB">
            <w:pPr>
              <w:numPr>
                <w:ilvl w:val="0"/>
                <w:numId w:val="4"/>
              </w:numPr>
              <w:spacing w:before="120" w:after="120"/>
              <w:ind w:left="408"/>
              <w:contextualSpacing/>
              <w:rPr>
                <w:sz w:val="20"/>
              </w:rPr>
            </w:pPr>
            <w:r w:rsidRPr="002B54C0">
              <w:rPr>
                <w:sz w:val="20"/>
              </w:rPr>
              <w:t>Authorizes a payment</w:t>
            </w:r>
          </w:p>
          <w:p w14:paraId="1CD27462" w14:textId="77777777" w:rsidR="003F5FC0" w:rsidRPr="002B54C0" w:rsidRDefault="003F5FC0" w:rsidP="009813EB">
            <w:pPr>
              <w:numPr>
                <w:ilvl w:val="0"/>
                <w:numId w:val="4"/>
              </w:numPr>
              <w:spacing w:before="120" w:after="120"/>
              <w:ind w:left="408"/>
              <w:contextualSpacing/>
              <w:rPr>
                <w:sz w:val="20"/>
              </w:rPr>
            </w:pPr>
            <w:r w:rsidRPr="002B54C0">
              <w:rPr>
                <w:sz w:val="20"/>
              </w:rPr>
              <w:t>Returns authorization code for use in further operations</w:t>
            </w:r>
          </w:p>
          <w:p w14:paraId="50C7A4F9" w14:textId="77777777" w:rsidR="003F5FC0" w:rsidRPr="002B54C0" w:rsidRDefault="003F5FC0" w:rsidP="009813EB">
            <w:pPr>
              <w:numPr>
                <w:ilvl w:val="0"/>
                <w:numId w:val="4"/>
              </w:numPr>
              <w:spacing w:before="120" w:after="120"/>
              <w:ind w:left="408"/>
              <w:contextualSpacing/>
              <w:rPr>
                <w:sz w:val="20"/>
              </w:rPr>
            </w:pPr>
            <w:r w:rsidRPr="002B54C0">
              <w:rPr>
                <w:sz w:val="20"/>
              </w:rPr>
              <w:t xml:space="preserve">Supports synchronous transaction </w:t>
            </w:r>
          </w:p>
          <w:p w14:paraId="1610C857" w14:textId="77777777" w:rsidR="003F5FC0" w:rsidRPr="002B54C0" w:rsidRDefault="003F5FC0" w:rsidP="009813EB">
            <w:pPr>
              <w:numPr>
                <w:ilvl w:val="0"/>
                <w:numId w:val="4"/>
              </w:numPr>
              <w:spacing w:before="120" w:after="120"/>
              <w:ind w:left="408"/>
              <w:contextualSpacing/>
              <w:rPr>
                <w:sz w:val="20"/>
              </w:rPr>
            </w:pPr>
            <w:r w:rsidRPr="002B54C0">
              <w:rPr>
                <w:sz w:val="20"/>
              </w:rPr>
              <w:t>An Authorize can either be for a One-Time purchase or for a charge against a Mandate</w:t>
            </w:r>
          </w:p>
        </w:tc>
      </w:tr>
      <w:tr w:rsidR="00FB231E" w:rsidRPr="0036209B" w14:paraId="5E842B3A" w14:textId="77777777" w:rsidTr="003F5FC0">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hideMark/>
          </w:tcPr>
          <w:p w14:paraId="35077FE5" w14:textId="77777777" w:rsidR="003F5FC0" w:rsidRPr="0036209B" w:rsidRDefault="003F5FC0" w:rsidP="005E1B40">
            <w:pPr>
              <w:spacing w:after="120"/>
            </w:pPr>
          </w:p>
        </w:tc>
        <w:tc>
          <w:tcPr>
            <w:tcW w:w="1145" w:type="pct"/>
            <w:tcBorders>
              <w:top w:val="outset" w:sz="6" w:space="0" w:color="000000"/>
              <w:left w:val="outset" w:sz="6" w:space="0" w:color="000000"/>
              <w:bottom w:val="outset" w:sz="6" w:space="0" w:color="000000"/>
              <w:right w:val="outset" w:sz="6" w:space="0" w:color="000000"/>
            </w:tcBorders>
            <w:hideMark/>
          </w:tcPr>
          <w:p w14:paraId="7BC24E40" w14:textId="77777777" w:rsidR="003F5FC0" w:rsidRPr="002B54C0" w:rsidRDefault="003F5FC0" w:rsidP="002B54C0">
            <w:pPr>
              <w:spacing w:before="115"/>
              <w:jc w:val="center"/>
              <w:rPr>
                <w:sz w:val="20"/>
              </w:rPr>
            </w:pPr>
            <w:r w:rsidRPr="002B54C0">
              <w:rPr>
                <w:sz w:val="20"/>
              </w:rPr>
              <w:t>Confirm</w:t>
            </w:r>
          </w:p>
        </w:tc>
        <w:tc>
          <w:tcPr>
            <w:tcW w:w="3097" w:type="pct"/>
            <w:tcBorders>
              <w:top w:val="outset" w:sz="6" w:space="0" w:color="000000"/>
              <w:left w:val="outset" w:sz="6" w:space="0" w:color="000000"/>
              <w:bottom w:val="outset" w:sz="6" w:space="0" w:color="000000"/>
              <w:right w:val="outset" w:sz="6" w:space="0" w:color="000000"/>
            </w:tcBorders>
          </w:tcPr>
          <w:p w14:paraId="6840FA30" w14:textId="77777777" w:rsidR="003F5FC0" w:rsidRPr="002B54C0" w:rsidRDefault="003F5FC0" w:rsidP="009813EB">
            <w:pPr>
              <w:numPr>
                <w:ilvl w:val="0"/>
                <w:numId w:val="4"/>
              </w:numPr>
              <w:spacing w:before="120" w:after="120"/>
              <w:ind w:left="408"/>
              <w:contextualSpacing/>
              <w:rPr>
                <w:sz w:val="20"/>
              </w:rPr>
            </w:pPr>
            <w:r w:rsidRPr="002B54C0">
              <w:rPr>
                <w:sz w:val="20"/>
              </w:rPr>
              <w:t xml:space="preserve">Confirms (captures) a payment </w:t>
            </w:r>
          </w:p>
          <w:p w14:paraId="1FCAF6E7" w14:textId="77777777" w:rsidR="003F5FC0" w:rsidRPr="002B54C0" w:rsidRDefault="003F5FC0" w:rsidP="009813EB">
            <w:pPr>
              <w:numPr>
                <w:ilvl w:val="0"/>
                <w:numId w:val="4"/>
              </w:numPr>
              <w:spacing w:before="120" w:after="120"/>
              <w:ind w:left="408"/>
              <w:contextualSpacing/>
              <w:rPr>
                <w:sz w:val="20"/>
              </w:rPr>
            </w:pPr>
            <w:r w:rsidRPr="002B54C0">
              <w:rPr>
                <w:sz w:val="20"/>
              </w:rPr>
              <w:t xml:space="preserve">Takes authorization code </w:t>
            </w:r>
          </w:p>
          <w:p w14:paraId="486ED23C" w14:textId="77777777" w:rsidR="003F5FC0" w:rsidRPr="002B54C0" w:rsidRDefault="003F5FC0" w:rsidP="009813EB">
            <w:pPr>
              <w:numPr>
                <w:ilvl w:val="0"/>
                <w:numId w:val="4"/>
              </w:numPr>
              <w:spacing w:before="120" w:after="120"/>
              <w:ind w:left="408"/>
              <w:contextualSpacing/>
              <w:rPr>
                <w:sz w:val="20"/>
              </w:rPr>
            </w:pPr>
            <w:r w:rsidRPr="002B54C0">
              <w:rPr>
                <w:sz w:val="20"/>
              </w:rPr>
              <w:t>Supports synchronous transaction</w:t>
            </w:r>
          </w:p>
        </w:tc>
      </w:tr>
      <w:tr w:rsidR="00FB231E" w:rsidRPr="0036209B" w14:paraId="2D904D3C" w14:textId="77777777" w:rsidTr="003F5FC0">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0F7B2B56" w14:textId="77777777" w:rsidR="003F5FC0" w:rsidRPr="0036209B" w:rsidRDefault="003F5FC0" w:rsidP="005E1B40">
            <w:pPr>
              <w:spacing w:after="120"/>
            </w:pPr>
          </w:p>
        </w:tc>
        <w:tc>
          <w:tcPr>
            <w:tcW w:w="1145" w:type="pct"/>
            <w:tcBorders>
              <w:top w:val="outset" w:sz="6" w:space="0" w:color="000000"/>
              <w:left w:val="outset" w:sz="6" w:space="0" w:color="000000"/>
              <w:bottom w:val="outset" w:sz="6" w:space="0" w:color="000000"/>
              <w:right w:val="outset" w:sz="6" w:space="0" w:color="000000"/>
            </w:tcBorders>
          </w:tcPr>
          <w:p w14:paraId="033A3EDD" w14:textId="77777777" w:rsidR="003F5FC0" w:rsidRPr="002B54C0" w:rsidRDefault="003F5FC0" w:rsidP="002B54C0">
            <w:pPr>
              <w:spacing w:before="115"/>
              <w:jc w:val="center"/>
              <w:rPr>
                <w:sz w:val="20"/>
              </w:rPr>
            </w:pPr>
            <w:r w:rsidRPr="002B54C0">
              <w:rPr>
                <w:sz w:val="20"/>
              </w:rPr>
              <w:t>Charge</w:t>
            </w:r>
          </w:p>
        </w:tc>
        <w:tc>
          <w:tcPr>
            <w:tcW w:w="3097" w:type="pct"/>
            <w:tcBorders>
              <w:top w:val="outset" w:sz="6" w:space="0" w:color="000000"/>
              <w:left w:val="outset" w:sz="6" w:space="0" w:color="000000"/>
              <w:bottom w:val="outset" w:sz="6" w:space="0" w:color="000000"/>
              <w:right w:val="outset" w:sz="6" w:space="0" w:color="000000"/>
            </w:tcBorders>
          </w:tcPr>
          <w:p w14:paraId="6C8A55BC" w14:textId="77777777" w:rsidR="003F5FC0" w:rsidRPr="002B54C0" w:rsidRDefault="003F5FC0" w:rsidP="009813EB">
            <w:pPr>
              <w:numPr>
                <w:ilvl w:val="0"/>
                <w:numId w:val="4"/>
              </w:numPr>
              <w:spacing w:before="120" w:after="120"/>
              <w:ind w:left="408"/>
              <w:contextualSpacing/>
              <w:rPr>
                <w:sz w:val="20"/>
              </w:rPr>
            </w:pPr>
            <w:r w:rsidRPr="002B54C0">
              <w:rPr>
                <w:sz w:val="20"/>
              </w:rPr>
              <w:t>Authorizes and confirms a payment in one step</w:t>
            </w:r>
          </w:p>
          <w:p w14:paraId="12080902" w14:textId="77777777" w:rsidR="003F5FC0" w:rsidRPr="002B54C0" w:rsidRDefault="003F5FC0" w:rsidP="009813EB">
            <w:pPr>
              <w:numPr>
                <w:ilvl w:val="0"/>
                <w:numId w:val="4"/>
              </w:numPr>
              <w:spacing w:before="120" w:after="120"/>
              <w:ind w:left="408"/>
              <w:contextualSpacing/>
              <w:rPr>
                <w:sz w:val="20"/>
              </w:rPr>
            </w:pPr>
            <w:r w:rsidRPr="002B54C0">
              <w:rPr>
                <w:sz w:val="20"/>
              </w:rPr>
              <w:t>Returns charge code for use in further operations</w:t>
            </w:r>
          </w:p>
          <w:p w14:paraId="594E57EF" w14:textId="77777777" w:rsidR="003F5FC0" w:rsidRPr="002B54C0" w:rsidRDefault="003F5FC0" w:rsidP="009813EB">
            <w:pPr>
              <w:numPr>
                <w:ilvl w:val="0"/>
                <w:numId w:val="4"/>
              </w:numPr>
              <w:spacing w:before="120" w:after="120"/>
              <w:ind w:left="408"/>
              <w:contextualSpacing/>
              <w:rPr>
                <w:sz w:val="20"/>
              </w:rPr>
            </w:pPr>
            <w:r w:rsidRPr="002B54C0">
              <w:rPr>
                <w:sz w:val="20"/>
              </w:rPr>
              <w:t>A Charge can either be for a One-Time purchase or for a charge against a Mandate</w:t>
            </w:r>
          </w:p>
        </w:tc>
      </w:tr>
      <w:tr w:rsidR="00FB231E" w:rsidRPr="0036209B" w14:paraId="12FC90D0" w14:textId="77777777" w:rsidTr="003F5FC0">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13EFAF5F" w14:textId="77777777" w:rsidR="003F5FC0" w:rsidRPr="0036209B" w:rsidRDefault="003F5FC0" w:rsidP="005E1B40">
            <w:pPr>
              <w:spacing w:after="120"/>
            </w:pPr>
          </w:p>
        </w:tc>
        <w:tc>
          <w:tcPr>
            <w:tcW w:w="1145" w:type="pct"/>
            <w:tcBorders>
              <w:top w:val="outset" w:sz="6" w:space="0" w:color="000000"/>
              <w:left w:val="outset" w:sz="6" w:space="0" w:color="000000"/>
              <w:bottom w:val="outset" w:sz="6" w:space="0" w:color="000000"/>
              <w:right w:val="outset" w:sz="6" w:space="0" w:color="000000"/>
            </w:tcBorders>
          </w:tcPr>
          <w:p w14:paraId="6D27884E" w14:textId="77777777" w:rsidR="003F5FC0" w:rsidRPr="002B54C0" w:rsidRDefault="003F5FC0" w:rsidP="002B54C0">
            <w:pPr>
              <w:spacing w:before="115"/>
              <w:jc w:val="center"/>
              <w:rPr>
                <w:sz w:val="20"/>
              </w:rPr>
            </w:pPr>
            <w:r w:rsidRPr="002B54C0">
              <w:rPr>
                <w:sz w:val="20"/>
              </w:rPr>
              <w:t>Cancel</w:t>
            </w:r>
          </w:p>
        </w:tc>
        <w:tc>
          <w:tcPr>
            <w:tcW w:w="3097" w:type="pct"/>
            <w:tcBorders>
              <w:top w:val="outset" w:sz="6" w:space="0" w:color="000000"/>
              <w:left w:val="outset" w:sz="6" w:space="0" w:color="000000"/>
              <w:bottom w:val="outset" w:sz="6" w:space="0" w:color="000000"/>
              <w:right w:val="outset" w:sz="6" w:space="0" w:color="000000"/>
            </w:tcBorders>
          </w:tcPr>
          <w:p w14:paraId="20A50C67" w14:textId="77777777" w:rsidR="003F5FC0" w:rsidRPr="002B54C0" w:rsidRDefault="003F5FC0" w:rsidP="009813EB">
            <w:pPr>
              <w:numPr>
                <w:ilvl w:val="0"/>
                <w:numId w:val="4"/>
              </w:numPr>
              <w:spacing w:before="120" w:after="120"/>
              <w:ind w:left="408"/>
              <w:contextualSpacing/>
              <w:rPr>
                <w:sz w:val="20"/>
              </w:rPr>
            </w:pPr>
            <w:r w:rsidRPr="002B54C0">
              <w:rPr>
                <w:sz w:val="20"/>
              </w:rPr>
              <w:t>Cancels an existing authorization</w:t>
            </w:r>
          </w:p>
          <w:p w14:paraId="76D98CD4" w14:textId="77777777" w:rsidR="003F5FC0" w:rsidRPr="002B54C0" w:rsidRDefault="003F5FC0" w:rsidP="009813EB">
            <w:pPr>
              <w:numPr>
                <w:ilvl w:val="0"/>
                <w:numId w:val="4"/>
              </w:numPr>
              <w:spacing w:before="120" w:after="120"/>
              <w:ind w:left="408"/>
              <w:contextualSpacing/>
              <w:rPr>
                <w:sz w:val="20"/>
              </w:rPr>
            </w:pPr>
            <w:r w:rsidRPr="002B54C0">
              <w:rPr>
                <w:sz w:val="20"/>
              </w:rPr>
              <w:t>Allows releasing of any reserved funds</w:t>
            </w:r>
          </w:p>
        </w:tc>
      </w:tr>
      <w:tr w:rsidR="00FB231E" w:rsidRPr="0036209B" w14:paraId="676C854B" w14:textId="77777777" w:rsidTr="003F5FC0">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7E4C2F56" w14:textId="77777777" w:rsidR="003F5FC0" w:rsidRPr="0036209B" w:rsidRDefault="003F5FC0" w:rsidP="005E1B40">
            <w:pPr>
              <w:spacing w:after="120"/>
            </w:pPr>
          </w:p>
        </w:tc>
        <w:tc>
          <w:tcPr>
            <w:tcW w:w="1145" w:type="pct"/>
            <w:tcBorders>
              <w:top w:val="outset" w:sz="6" w:space="0" w:color="000000"/>
              <w:left w:val="outset" w:sz="6" w:space="0" w:color="000000"/>
              <w:bottom w:val="outset" w:sz="6" w:space="0" w:color="000000"/>
              <w:right w:val="outset" w:sz="6" w:space="0" w:color="000000"/>
            </w:tcBorders>
          </w:tcPr>
          <w:p w14:paraId="4BC0E3C9" w14:textId="77777777" w:rsidR="003F5FC0" w:rsidRPr="002B54C0" w:rsidRDefault="003F5FC0" w:rsidP="002B54C0">
            <w:pPr>
              <w:keepNext/>
              <w:keepLines/>
              <w:pageBreakBefore/>
              <w:spacing w:before="115"/>
              <w:jc w:val="center"/>
              <w:rPr>
                <w:sz w:val="20"/>
              </w:rPr>
            </w:pPr>
            <w:r w:rsidRPr="002B54C0">
              <w:rPr>
                <w:sz w:val="20"/>
              </w:rPr>
              <w:t>Refund</w:t>
            </w:r>
          </w:p>
        </w:tc>
        <w:tc>
          <w:tcPr>
            <w:tcW w:w="3097" w:type="pct"/>
            <w:tcBorders>
              <w:top w:val="outset" w:sz="6" w:space="0" w:color="000000"/>
              <w:left w:val="outset" w:sz="6" w:space="0" w:color="000000"/>
              <w:bottom w:val="outset" w:sz="6" w:space="0" w:color="000000"/>
              <w:right w:val="outset" w:sz="6" w:space="0" w:color="000000"/>
            </w:tcBorders>
          </w:tcPr>
          <w:p w14:paraId="41EF8570" w14:textId="77777777" w:rsidR="003F5FC0" w:rsidRPr="002B54C0" w:rsidRDefault="003F5FC0" w:rsidP="009813EB">
            <w:pPr>
              <w:keepNext/>
              <w:keepLines/>
              <w:pageBreakBefore/>
              <w:numPr>
                <w:ilvl w:val="0"/>
                <w:numId w:val="4"/>
              </w:numPr>
              <w:spacing w:before="120" w:after="120"/>
              <w:ind w:left="403"/>
              <w:contextualSpacing/>
              <w:rPr>
                <w:sz w:val="20"/>
              </w:rPr>
            </w:pPr>
            <w:r w:rsidRPr="002B54C0">
              <w:rPr>
                <w:sz w:val="20"/>
              </w:rPr>
              <w:t xml:space="preserve">Refunds a payment </w:t>
            </w:r>
          </w:p>
          <w:p w14:paraId="1CDEF75A" w14:textId="77777777" w:rsidR="003F5FC0" w:rsidRPr="002B54C0" w:rsidRDefault="003F5FC0" w:rsidP="009813EB">
            <w:pPr>
              <w:keepNext/>
              <w:keepLines/>
              <w:pageBreakBefore/>
              <w:numPr>
                <w:ilvl w:val="0"/>
                <w:numId w:val="4"/>
              </w:numPr>
              <w:spacing w:before="120" w:after="120"/>
              <w:ind w:left="403"/>
              <w:contextualSpacing/>
              <w:rPr>
                <w:sz w:val="20"/>
              </w:rPr>
            </w:pPr>
            <w:r w:rsidRPr="002B54C0">
              <w:rPr>
                <w:sz w:val="20"/>
              </w:rPr>
              <w:t>Supports full and partial refunds</w:t>
            </w:r>
          </w:p>
          <w:p w14:paraId="30C3ED1F" w14:textId="236A76A1" w:rsidR="00716665" w:rsidRPr="002B54C0" w:rsidRDefault="003F5FC0" w:rsidP="009813EB">
            <w:pPr>
              <w:keepNext/>
              <w:keepLines/>
              <w:pageBreakBefore/>
              <w:numPr>
                <w:ilvl w:val="0"/>
                <w:numId w:val="4"/>
              </w:numPr>
              <w:spacing w:before="120" w:after="120"/>
              <w:ind w:left="403"/>
              <w:contextualSpacing/>
              <w:rPr>
                <w:sz w:val="20"/>
              </w:rPr>
            </w:pPr>
            <w:r w:rsidRPr="002B54C0">
              <w:rPr>
                <w:sz w:val="20"/>
              </w:rPr>
              <w:t>Refunds are only allowed within a configurable numbers of days</w:t>
            </w:r>
          </w:p>
        </w:tc>
      </w:tr>
      <w:tr w:rsidR="00FB231E" w:rsidRPr="0036209B" w14:paraId="41BBC84F" w14:textId="77777777" w:rsidTr="003F5FC0">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49426F94" w14:textId="77777777" w:rsidR="003F5FC0" w:rsidRPr="0036209B" w:rsidRDefault="003F5FC0" w:rsidP="005E1B40">
            <w:pPr>
              <w:spacing w:after="120"/>
            </w:pPr>
          </w:p>
        </w:tc>
        <w:tc>
          <w:tcPr>
            <w:tcW w:w="1145" w:type="pct"/>
            <w:tcBorders>
              <w:top w:val="outset" w:sz="6" w:space="0" w:color="000000"/>
              <w:left w:val="outset" w:sz="6" w:space="0" w:color="000000"/>
              <w:bottom w:val="outset" w:sz="6" w:space="0" w:color="000000"/>
              <w:right w:val="outset" w:sz="6" w:space="0" w:color="000000"/>
            </w:tcBorders>
          </w:tcPr>
          <w:p w14:paraId="14BF58BC" w14:textId="77777777" w:rsidR="003F5FC0" w:rsidRPr="002B54C0" w:rsidRDefault="003F5FC0" w:rsidP="002B54C0">
            <w:pPr>
              <w:spacing w:before="115"/>
              <w:jc w:val="center"/>
              <w:rPr>
                <w:sz w:val="20"/>
              </w:rPr>
            </w:pPr>
            <w:r w:rsidRPr="002B54C0">
              <w:rPr>
                <w:sz w:val="20"/>
              </w:rPr>
              <w:t>Mandate Setup</w:t>
            </w:r>
          </w:p>
        </w:tc>
        <w:tc>
          <w:tcPr>
            <w:tcW w:w="3097" w:type="pct"/>
            <w:tcBorders>
              <w:top w:val="outset" w:sz="6" w:space="0" w:color="000000"/>
              <w:left w:val="outset" w:sz="6" w:space="0" w:color="000000"/>
              <w:bottom w:val="outset" w:sz="6" w:space="0" w:color="000000"/>
              <w:right w:val="outset" w:sz="6" w:space="0" w:color="000000"/>
            </w:tcBorders>
          </w:tcPr>
          <w:p w14:paraId="0BBBE138" w14:textId="77777777" w:rsidR="003F5FC0" w:rsidRPr="002B54C0" w:rsidRDefault="003F5FC0" w:rsidP="005E1B40">
            <w:pPr>
              <w:spacing w:before="115"/>
              <w:ind w:left="408"/>
              <w:rPr>
                <w:sz w:val="20"/>
              </w:rPr>
            </w:pPr>
            <w:r w:rsidRPr="002B54C0">
              <w:rPr>
                <w:sz w:val="20"/>
              </w:rPr>
              <w:t>Instantiate a subscription for a customer</w:t>
            </w:r>
          </w:p>
        </w:tc>
      </w:tr>
      <w:tr w:rsidR="00FB231E" w:rsidRPr="0036209B" w14:paraId="3DA10D85" w14:textId="77777777" w:rsidTr="003F5FC0">
        <w:trPr>
          <w:tblCellSpacing w:w="0" w:type="dxa"/>
        </w:trPr>
        <w:tc>
          <w:tcPr>
            <w:tcW w:w="758" w:type="pct"/>
            <w:vMerge/>
            <w:tcBorders>
              <w:top w:val="outset" w:sz="6" w:space="0" w:color="000000"/>
              <w:left w:val="outset" w:sz="6" w:space="0" w:color="000000"/>
              <w:bottom w:val="outset" w:sz="6" w:space="0" w:color="000000"/>
              <w:right w:val="outset" w:sz="6" w:space="0" w:color="000000"/>
            </w:tcBorders>
            <w:vAlign w:val="center"/>
          </w:tcPr>
          <w:p w14:paraId="5C00438F" w14:textId="77777777" w:rsidR="003F5FC0" w:rsidRPr="0036209B" w:rsidRDefault="003F5FC0" w:rsidP="005E1B40">
            <w:pPr>
              <w:spacing w:after="120"/>
            </w:pPr>
          </w:p>
        </w:tc>
        <w:tc>
          <w:tcPr>
            <w:tcW w:w="1145" w:type="pct"/>
            <w:tcBorders>
              <w:top w:val="outset" w:sz="6" w:space="0" w:color="000000"/>
              <w:left w:val="outset" w:sz="6" w:space="0" w:color="000000"/>
              <w:bottom w:val="outset" w:sz="6" w:space="0" w:color="000000"/>
              <w:right w:val="outset" w:sz="6" w:space="0" w:color="000000"/>
            </w:tcBorders>
          </w:tcPr>
          <w:p w14:paraId="112C9C05" w14:textId="77777777" w:rsidR="003F5FC0" w:rsidRPr="002B54C0" w:rsidRDefault="003F5FC0" w:rsidP="002B54C0">
            <w:pPr>
              <w:spacing w:before="115"/>
              <w:jc w:val="center"/>
              <w:rPr>
                <w:sz w:val="20"/>
              </w:rPr>
            </w:pPr>
            <w:r w:rsidRPr="002B54C0">
              <w:rPr>
                <w:sz w:val="20"/>
              </w:rPr>
              <w:t>Mandate Terminate</w:t>
            </w:r>
          </w:p>
        </w:tc>
        <w:tc>
          <w:tcPr>
            <w:tcW w:w="3097" w:type="pct"/>
            <w:tcBorders>
              <w:top w:val="outset" w:sz="6" w:space="0" w:color="000000"/>
              <w:left w:val="outset" w:sz="6" w:space="0" w:color="000000"/>
              <w:bottom w:val="outset" w:sz="6" w:space="0" w:color="000000"/>
              <w:right w:val="outset" w:sz="6" w:space="0" w:color="000000"/>
            </w:tcBorders>
          </w:tcPr>
          <w:p w14:paraId="776A21D6" w14:textId="77777777" w:rsidR="003F5FC0" w:rsidRPr="002B54C0" w:rsidRDefault="003F5FC0" w:rsidP="005E1B40">
            <w:pPr>
              <w:spacing w:before="115"/>
              <w:ind w:left="408"/>
              <w:rPr>
                <w:sz w:val="20"/>
              </w:rPr>
            </w:pPr>
            <w:r w:rsidRPr="002B54C0">
              <w:rPr>
                <w:sz w:val="20"/>
              </w:rPr>
              <w:t>Cancels an active subscription</w:t>
            </w:r>
          </w:p>
        </w:tc>
      </w:tr>
    </w:tbl>
    <w:p w14:paraId="55C4F796" w14:textId="77777777" w:rsidR="003F5FC0" w:rsidRPr="00D929DE" w:rsidRDefault="003F5FC0" w:rsidP="00DE3E21"/>
    <w:p w14:paraId="005B2763" w14:textId="77777777" w:rsidR="003F5FC0" w:rsidRPr="00D929DE" w:rsidRDefault="003F5FC0" w:rsidP="00ED2292">
      <w:pPr>
        <w:pStyle w:val="Heading3"/>
      </w:pPr>
      <w:bookmarkStart w:id="1137" w:name="_Toc367633777"/>
      <w:r w:rsidRPr="00D929DE">
        <w:t>WS Message Parameters</w:t>
      </w:r>
      <w:bookmarkEnd w:id="1137"/>
    </w:p>
    <w:p w14:paraId="4402B80A" w14:textId="1C8481C5" w:rsidR="003F5FC0" w:rsidRPr="00D929DE" w:rsidRDefault="003F5FC0" w:rsidP="00ED2292">
      <w:r w:rsidRPr="00D929DE">
        <w:t>There are no changes to the parameters defined in Reference [</w:t>
      </w:r>
      <w:r>
        <w:fldChar w:fldCharType="begin"/>
      </w:r>
      <w:r>
        <w:instrText xml:space="preserve"> REF _Ref235081884 \w \h </w:instrText>
      </w:r>
      <w:r>
        <w:fldChar w:fldCharType="separate"/>
      </w:r>
      <w:r w:rsidR="00517227">
        <w:t>13</w:t>
      </w:r>
      <w:r>
        <w:fldChar w:fldCharType="end"/>
      </w:r>
      <w:r w:rsidRPr="00D929DE">
        <w:t>].</w:t>
      </w:r>
    </w:p>
    <w:p w14:paraId="375B1E84" w14:textId="77777777" w:rsidR="003F5FC0" w:rsidRPr="00D929DE" w:rsidRDefault="003F5FC0" w:rsidP="00ED2292"/>
    <w:p w14:paraId="3DAE8FBC" w14:textId="77777777" w:rsidR="003F5FC0" w:rsidRPr="00D929DE" w:rsidRDefault="003F5FC0" w:rsidP="00ED2292">
      <w:pPr>
        <w:pStyle w:val="Heading3"/>
      </w:pPr>
      <w:r w:rsidRPr="00D929DE">
        <w:t xml:space="preserve"> </w:t>
      </w:r>
      <w:bookmarkStart w:id="1138" w:name="_Toc367633778"/>
      <w:r w:rsidRPr="00D929DE">
        <w:t>Performance Requirements</w:t>
      </w:r>
      <w:bookmarkEnd w:id="1138"/>
    </w:p>
    <w:p w14:paraId="6CCCFAB5" w14:textId="7F7BCCCB" w:rsidR="003F5FC0" w:rsidRPr="00D929DE" w:rsidRDefault="003F5FC0" w:rsidP="00ED2292">
      <w:r w:rsidRPr="00BA6336">
        <w:t xml:space="preserve">In regards to the supported payment Transactions per Seconds (TPS) within PSEP, there are no changes to Performance Requirements </w:t>
      </w:r>
      <w:r w:rsidR="00BA6336" w:rsidRPr="00BA6336">
        <w:t>with the introduction of support for Prepaid subscribers</w:t>
      </w:r>
      <w:r w:rsidR="0051075E">
        <w:t xml:space="preserve"> as there was for Postpaid subscribers</w:t>
      </w:r>
      <w:r w:rsidR="00BA6336" w:rsidRPr="00BA6336">
        <w:t>.</w:t>
      </w:r>
    </w:p>
    <w:p w14:paraId="0EBAE2AD" w14:textId="77777777" w:rsidR="003F5FC0" w:rsidRPr="00D929DE" w:rsidRDefault="003F5FC0" w:rsidP="00ED2292"/>
    <w:p w14:paraId="3296B022" w14:textId="77777777" w:rsidR="003F5FC0" w:rsidRPr="00D929DE" w:rsidRDefault="003F5FC0" w:rsidP="00ED2292">
      <w:pPr>
        <w:pStyle w:val="Heading3"/>
      </w:pPr>
      <w:r w:rsidRPr="00D929DE">
        <w:t xml:space="preserve"> </w:t>
      </w:r>
      <w:bookmarkStart w:id="1139" w:name="_Toc367633779"/>
      <w:r w:rsidRPr="00D929DE">
        <w:t>Alarming</w:t>
      </w:r>
      <w:bookmarkEnd w:id="1139"/>
    </w:p>
    <w:p w14:paraId="7FC4000F" w14:textId="77777777" w:rsidR="00F875DF" w:rsidRPr="00D929DE" w:rsidRDefault="00F875DF" w:rsidP="00ED2292">
      <w:r w:rsidRPr="00D929DE">
        <w:t>Unless otherwise specified in this document, there are no changes to the alarming defined in Reference [</w:t>
      </w:r>
      <w:r w:rsidRPr="00D929DE">
        <w:fldChar w:fldCharType="begin"/>
      </w:r>
      <w:r w:rsidRPr="00D929DE">
        <w:instrText xml:space="preserve"> REF _Ref233206078 \w \h </w:instrText>
      </w:r>
      <w:r w:rsidRPr="00D929DE">
        <w:fldChar w:fldCharType="separate"/>
      </w:r>
      <w:r w:rsidR="00517227">
        <w:t>7</w:t>
      </w:r>
      <w:r w:rsidRPr="00D929DE">
        <w:fldChar w:fldCharType="end"/>
      </w:r>
      <w:r w:rsidRPr="00D929DE">
        <w:t>].</w:t>
      </w:r>
    </w:p>
    <w:p w14:paraId="6340DDE9" w14:textId="77777777" w:rsidR="003F5FC0" w:rsidRPr="00D929DE" w:rsidRDefault="003F5FC0" w:rsidP="00ED2292"/>
    <w:p w14:paraId="4A8E1BA5" w14:textId="1D38ECC3" w:rsidR="003F5FC0" w:rsidRDefault="003F5FC0" w:rsidP="00ED2292">
      <w:pPr>
        <w:pStyle w:val="Heading3"/>
      </w:pPr>
      <w:r w:rsidRPr="00D929DE">
        <w:t xml:space="preserve"> </w:t>
      </w:r>
      <w:bookmarkStart w:id="1140" w:name="_Toc367633780"/>
      <w:r w:rsidR="00BA6336">
        <w:t>Partner</w:t>
      </w:r>
      <w:r w:rsidRPr="00D929DE">
        <w:t xml:space="preserve"> Payment Typical Sequences for Pre-Paid Subscribers</w:t>
      </w:r>
      <w:bookmarkEnd w:id="1140"/>
    </w:p>
    <w:p w14:paraId="48C76747" w14:textId="3F90AE5B" w:rsidR="003F5FC0" w:rsidRPr="00D929DE" w:rsidRDefault="003F5FC0" w:rsidP="00ED2292">
      <w:r w:rsidRPr="00D929DE">
        <w:t xml:space="preserve">As there are no changes in the </w:t>
      </w:r>
      <w:r>
        <w:t xml:space="preserve">Mandate Setup and Mandate Terminate operations </w:t>
      </w:r>
      <w:r w:rsidRPr="00D929DE">
        <w:t xml:space="preserve">for Prepaid subscribers </w:t>
      </w:r>
      <w:r>
        <w:t>and</w:t>
      </w:r>
      <w:r w:rsidRPr="00D929DE">
        <w:t xml:space="preserve"> these operations</w:t>
      </w:r>
      <w:r>
        <w:t>’</w:t>
      </w:r>
      <w:r w:rsidRPr="00D929DE">
        <w:t xml:space="preserve"> </w:t>
      </w:r>
      <w:r>
        <w:t>flows don’t interact with the OCS</w:t>
      </w:r>
      <w:r w:rsidRPr="00D929DE">
        <w:t xml:space="preserve">, </w:t>
      </w:r>
      <w:r>
        <w:t xml:space="preserve">this document doesn’t contain flows for these operations.  Note: with the implementation of this prepaid project, Mandate Setup, Mandate Terminate, and other </w:t>
      </w:r>
      <w:r w:rsidR="00BA6336">
        <w:t>Partner</w:t>
      </w:r>
      <w:r>
        <w:t xml:space="preserve"> payment operations now include support for a Prepaid subscriber.</w:t>
      </w:r>
    </w:p>
    <w:p w14:paraId="24D1DC92" w14:textId="77777777" w:rsidR="003F5FC0" w:rsidRPr="0036209B" w:rsidRDefault="003F5FC0" w:rsidP="00ED2292"/>
    <w:p w14:paraId="22079559" w14:textId="2E383C6F" w:rsidR="003F5FC0" w:rsidRPr="00D929DE" w:rsidRDefault="003F5FC0" w:rsidP="00ED2292">
      <w:pPr>
        <w:pStyle w:val="Heading4"/>
      </w:pPr>
      <w:bookmarkStart w:id="1141" w:name="_Ref235085460"/>
      <w:bookmarkStart w:id="1142" w:name="_Toc367633781"/>
      <w:r w:rsidRPr="00D929DE">
        <w:lastRenderedPageBreak/>
        <w:t xml:space="preserve">Successful Authorize </w:t>
      </w:r>
      <w:r w:rsidR="00CC2A85">
        <w:t>with No Discount</w:t>
      </w:r>
      <w:r w:rsidR="00CC2A85" w:rsidRPr="00D929DE">
        <w:t xml:space="preserve"> </w:t>
      </w:r>
      <w:r w:rsidRPr="00D929DE">
        <w:t>Flow</w:t>
      </w:r>
      <w:bookmarkEnd w:id="1141"/>
      <w:bookmarkEnd w:id="1142"/>
      <w:r w:rsidR="00CC2A85">
        <w:t xml:space="preserve"> </w:t>
      </w:r>
    </w:p>
    <w:p w14:paraId="17F935AD" w14:textId="77777777" w:rsidR="003F5FC0" w:rsidRPr="00D929DE" w:rsidRDefault="003F5FC0" w:rsidP="005E1B40">
      <w:pPr>
        <w:keepNext/>
        <w:keepLines/>
      </w:pPr>
    </w:p>
    <w:p w14:paraId="4E8CE61E" w14:textId="282FA0F4" w:rsidR="003F5FC0" w:rsidRPr="00D929DE" w:rsidRDefault="0071296A" w:rsidP="005E1B40">
      <w:pPr>
        <w:keepNext/>
        <w:jc w:val="center"/>
      </w:pPr>
      <w:r w:rsidRPr="0071296A">
        <w:t xml:space="preserve"> </w:t>
      </w:r>
      <w:r w:rsidRPr="0071296A">
        <w:rPr>
          <w:noProof/>
        </w:rPr>
        <w:drawing>
          <wp:inline distT="0" distB="0" distL="0" distR="0" wp14:anchorId="1E946A78" wp14:editId="048277D4">
            <wp:extent cx="5486400" cy="411480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E64F68D" w14:textId="7B369D83" w:rsidR="003F5FC0" w:rsidRPr="00D929DE" w:rsidRDefault="003F5FC0" w:rsidP="005E1B40">
      <w:pPr>
        <w:pStyle w:val="Caption"/>
        <w:tabs>
          <w:tab w:val="clear" w:pos="3402"/>
        </w:tabs>
        <w:ind w:left="0" w:firstLine="0"/>
        <w:jc w:val="center"/>
      </w:pPr>
      <w:r w:rsidRPr="00D929DE">
        <w:t xml:space="preserve">Figure </w:t>
      </w:r>
      <w:fldSimple w:instr=" SEQ Figure \* ARABIC ">
        <w:r w:rsidR="00517227">
          <w:rPr>
            <w:noProof/>
          </w:rPr>
          <w:t>17</w:t>
        </w:r>
      </w:fldSimple>
      <w:r w:rsidRPr="00D929DE">
        <w:t xml:space="preserve">: Successful Authorize </w:t>
      </w:r>
      <w:r w:rsidR="00CC2A85">
        <w:t>with No Discount</w:t>
      </w:r>
      <w:r w:rsidR="00CC2A85" w:rsidRPr="00D929DE">
        <w:t xml:space="preserve"> </w:t>
      </w:r>
      <w:r w:rsidRPr="00D929DE">
        <w:t>Flow</w:t>
      </w:r>
      <w:r w:rsidR="00CC2A85">
        <w:t xml:space="preserve"> </w:t>
      </w:r>
    </w:p>
    <w:p w14:paraId="5253370B" w14:textId="77777777" w:rsidR="003F5FC0" w:rsidRPr="00D929DE" w:rsidRDefault="003F5FC0"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3F5FC0" w:rsidRPr="00D929DE" w14:paraId="34168014" w14:textId="77777777" w:rsidTr="003F5FC0">
        <w:tc>
          <w:tcPr>
            <w:tcW w:w="9540" w:type="dxa"/>
            <w:gridSpan w:val="2"/>
            <w:tcBorders>
              <w:top w:val="single" w:sz="4" w:space="0" w:color="auto"/>
              <w:bottom w:val="single" w:sz="4" w:space="0" w:color="auto"/>
            </w:tcBorders>
            <w:shd w:val="clear" w:color="auto" w:fill="CCCCCC"/>
            <w:vAlign w:val="bottom"/>
          </w:tcPr>
          <w:p w14:paraId="5D738732" w14:textId="20389A96" w:rsidR="003F5FC0" w:rsidRPr="00D929DE" w:rsidRDefault="003F5FC0" w:rsidP="005E1B40">
            <w:pPr>
              <w:jc w:val="center"/>
              <w:rPr>
                <w:rFonts w:ascii="Arial" w:hAnsi="Arial"/>
              </w:rPr>
            </w:pPr>
            <w:r w:rsidRPr="00D929DE">
              <w:t xml:space="preserve">Successful Authorize </w:t>
            </w:r>
            <w:r w:rsidR="00CC2A85" w:rsidRPr="00CC2A85">
              <w:t xml:space="preserve">with No Discount </w:t>
            </w:r>
            <w:r w:rsidRPr="00D929DE">
              <w:t xml:space="preserve">Flow </w:t>
            </w:r>
          </w:p>
        </w:tc>
      </w:tr>
      <w:tr w:rsidR="003F5FC0" w:rsidRPr="00D929DE" w14:paraId="7D586E52"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5E3C3CDB" w14:textId="3B31ACFB" w:rsidR="003F5FC0" w:rsidRPr="00D929DE" w:rsidRDefault="00CC2A85" w:rsidP="009813EB">
            <w:pPr>
              <w:pStyle w:val="ListParagraph"/>
              <w:numPr>
                <w:ilvl w:val="0"/>
                <w:numId w:val="33"/>
              </w:numPr>
            </w:pPr>
            <w:r>
              <w:t>SMS Aggregator</w:t>
            </w:r>
            <w:r w:rsidR="003F5FC0" w:rsidRPr="00D929DE">
              <w:t xml:space="preserve"> calls the authorize method of </w:t>
            </w:r>
            <w:r>
              <w:t>PSEP</w:t>
            </w:r>
            <w:r w:rsidR="003F5FC0" w:rsidRPr="00D929DE">
              <w:t>.</w:t>
            </w:r>
          </w:p>
          <w:p w14:paraId="47F7833C" w14:textId="7BC5F318" w:rsidR="003F5FC0" w:rsidRPr="00D929DE" w:rsidRDefault="003F5FC0" w:rsidP="009813EB">
            <w:pPr>
              <w:pStyle w:val="ListParagraph"/>
              <w:numPr>
                <w:ilvl w:val="0"/>
                <w:numId w:val="33"/>
              </w:numPr>
            </w:pPr>
            <w:r w:rsidRPr="00D929DE">
              <w:t>PSEP performs the following</w:t>
            </w:r>
          </w:p>
          <w:p w14:paraId="7D72814A" w14:textId="150FEF18" w:rsidR="003F5FC0" w:rsidRPr="00D929DE" w:rsidRDefault="003F5FC0" w:rsidP="009813EB">
            <w:pPr>
              <w:pStyle w:val="ListParagraph"/>
              <w:numPr>
                <w:ilvl w:val="1"/>
                <w:numId w:val="33"/>
              </w:numPr>
            </w:pPr>
            <w:r w:rsidRPr="00D929DE">
              <w:t xml:space="preserve">The Partner </w:t>
            </w:r>
            <w:r w:rsidR="00CC2A85">
              <w:t>is</w:t>
            </w:r>
            <w:r w:rsidRPr="00D929DE">
              <w:t xml:space="preserve"> validated to ensure </w:t>
            </w:r>
            <w:r w:rsidR="00CC2A85">
              <w:t>it</w:t>
            </w:r>
            <w:r w:rsidRPr="00D929DE">
              <w:t xml:space="preserve"> exist</w:t>
            </w:r>
            <w:r w:rsidR="00CC2A85">
              <w:t>s</w:t>
            </w:r>
            <w:r w:rsidRPr="00D929DE">
              <w:t xml:space="preserve"> and </w:t>
            </w:r>
            <w:r w:rsidR="00CC2A85">
              <w:t>is</w:t>
            </w:r>
            <w:r w:rsidRPr="00D929DE">
              <w:t xml:space="preserve"> ‘active’</w:t>
            </w:r>
          </w:p>
          <w:p w14:paraId="4D75C0B4" w14:textId="77777777" w:rsidR="003F5FC0" w:rsidRPr="00D929DE" w:rsidRDefault="003F5FC0" w:rsidP="009813EB">
            <w:pPr>
              <w:pStyle w:val="ListParagraph"/>
              <w:numPr>
                <w:ilvl w:val="1"/>
                <w:numId w:val="33"/>
              </w:numPr>
            </w:pPr>
            <w:r w:rsidRPr="00D929DE">
              <w:t>Validates that the subscriber is ‘active’</w:t>
            </w:r>
            <w:r w:rsidRPr="00D929DE" w:rsidDel="00040484">
              <w:t xml:space="preserve"> </w:t>
            </w:r>
            <w:r w:rsidRPr="00D929DE">
              <w:t>and determines whether the subscriber is Prepaid or Postpaid.</w:t>
            </w:r>
          </w:p>
          <w:p w14:paraId="396E9F25" w14:textId="77777777" w:rsidR="003F5FC0" w:rsidRPr="00C741A9" w:rsidRDefault="003F5FC0" w:rsidP="009813EB">
            <w:pPr>
              <w:pStyle w:val="ListParagraph"/>
              <w:numPr>
                <w:ilvl w:val="1"/>
                <w:numId w:val="33"/>
              </w:numPr>
            </w:pPr>
            <w:r w:rsidRPr="00D929DE">
              <w:t xml:space="preserve">Validates the payment operation parameters </w:t>
            </w:r>
            <w:r w:rsidRPr="00C741A9">
              <w:t>and that the payment account is ‘active’</w:t>
            </w:r>
          </w:p>
          <w:p w14:paraId="63DC1B8A" w14:textId="77777777" w:rsidR="003F5FC0" w:rsidRPr="00D929DE" w:rsidRDefault="003F5FC0" w:rsidP="009813EB">
            <w:pPr>
              <w:pStyle w:val="ListParagraph"/>
              <w:numPr>
                <w:ilvl w:val="1"/>
                <w:numId w:val="33"/>
              </w:numPr>
            </w:pPr>
            <w:r w:rsidRPr="00D929DE">
              <w:t>Validates the payment account holder is ‘active’</w:t>
            </w:r>
          </w:p>
          <w:p w14:paraId="0E1979D1" w14:textId="6FC254B9" w:rsidR="003F5FC0" w:rsidRDefault="003F5FC0" w:rsidP="009813EB">
            <w:pPr>
              <w:pStyle w:val="ListParagraph"/>
              <w:numPr>
                <w:ilvl w:val="1"/>
                <w:numId w:val="33"/>
              </w:numPr>
            </w:pPr>
            <w:r w:rsidRPr="00D929DE">
              <w:t>Validates that the subscriber is authorized to purchase the service according to the subscriber’s Account</w:t>
            </w:r>
            <w:r w:rsidR="0071296A">
              <w:t>,</w:t>
            </w:r>
            <w:r w:rsidR="0071296A" w:rsidRPr="00D929DE">
              <w:t xml:space="preserve"> Sub_Account </w:t>
            </w:r>
            <w:r w:rsidR="0071296A">
              <w:t>and subscriber Payment type</w:t>
            </w:r>
          </w:p>
          <w:p w14:paraId="440240AC" w14:textId="13DE12AD" w:rsidR="009369E5" w:rsidRPr="005C2F0E" w:rsidRDefault="009369E5" w:rsidP="009813EB">
            <w:pPr>
              <w:pStyle w:val="ListParagraph"/>
              <w:numPr>
                <w:ilvl w:val="2"/>
                <w:numId w:val="33"/>
              </w:numPr>
              <w:rPr>
                <w:lang w:val="en-US"/>
              </w:rPr>
            </w:pPr>
            <w:r w:rsidRPr="008C62C9">
              <w:rPr>
                <w:lang w:val="en-US"/>
              </w:rPr>
              <w:t xml:space="preserve">Additionally, the Block/Unblock status of the </w:t>
            </w:r>
            <w:r>
              <w:rPr>
                <w:lang w:val="en-US"/>
              </w:rPr>
              <w:t>desired</w:t>
            </w:r>
            <w:r w:rsidRPr="008C62C9">
              <w:rPr>
                <w:lang w:val="en-US"/>
              </w:rPr>
              <w:t xml:space="preserve"> service in the PCM </w:t>
            </w:r>
            <w:r w:rsidRPr="008C62C9">
              <w:rPr>
                <w:lang w:val="en-US"/>
              </w:rPr>
              <w:lastRenderedPageBreak/>
              <w:t>must be “Unblocked”</w:t>
            </w:r>
            <w:r>
              <w:rPr>
                <w:lang w:val="en-US"/>
              </w:rPr>
              <w:t>.</w:t>
            </w:r>
          </w:p>
          <w:p w14:paraId="026303FF" w14:textId="77777777" w:rsidR="003F5FC0" w:rsidRDefault="003F5FC0" w:rsidP="009813EB">
            <w:pPr>
              <w:pStyle w:val="ListParagraph"/>
              <w:numPr>
                <w:ilvl w:val="1"/>
                <w:numId w:val="33"/>
              </w:numPr>
            </w:pPr>
            <w:r w:rsidRPr="00D929DE">
              <w:t xml:space="preserve">Verify that the subscriber’s spending limits for his/her segment have been not been reached </w:t>
            </w:r>
          </w:p>
          <w:p w14:paraId="44015DAC" w14:textId="77777777" w:rsidR="0093208F" w:rsidRPr="00D929DE" w:rsidRDefault="0093208F" w:rsidP="009813EB">
            <w:pPr>
              <w:pStyle w:val="ListParagraph"/>
              <w:numPr>
                <w:ilvl w:val="1"/>
                <w:numId w:val="33"/>
              </w:numPr>
            </w:pPr>
            <w:r>
              <w:t>Validate the Campaign ID represent a valid active campaign and also validate that the short code belongs to this Partner and is ‘active’</w:t>
            </w:r>
          </w:p>
          <w:p w14:paraId="2B9D028A" w14:textId="2E4DA2B0" w:rsidR="003F5FC0" w:rsidRPr="00D929DE" w:rsidRDefault="003F5FC0" w:rsidP="005E1B40">
            <w:pPr>
              <w:ind w:left="720"/>
            </w:pPr>
            <w:r w:rsidRPr="00D929DE">
              <w:t xml:space="preserve">Note: in order to valid the subscriber is ‘active’ PSEP makes a call to USCC ESB using the getSubscriberInvetory operation and as required, PSEP uses the </w:t>
            </w:r>
            <w:r w:rsidR="0071296A">
              <w:t>retrieveInfoB</w:t>
            </w:r>
            <w:r w:rsidR="0071296A" w:rsidRPr="00D929DE">
              <w:t>yFA operation to determine whether the subscriber is Prepaid or Postpaid.</w:t>
            </w:r>
            <w:r w:rsidR="0071296A">
              <w:t xml:space="preserve">  Also, the GCB FSP Reference [</w:t>
            </w:r>
            <w:r w:rsidR="0071296A">
              <w:fldChar w:fldCharType="begin"/>
            </w:r>
            <w:r w:rsidR="0071296A">
              <w:instrText xml:space="preserve"> REF _Ref233204231 \w \h </w:instrText>
            </w:r>
            <w:r w:rsidR="0071296A">
              <w:fldChar w:fldCharType="separate"/>
            </w:r>
            <w:r w:rsidR="00517227">
              <w:t>6</w:t>
            </w:r>
            <w:r w:rsidR="0071296A">
              <w:fldChar w:fldCharType="end"/>
            </w:r>
            <w:r w:rsidR="0071296A">
              <w:t>], OpenAPI TSP Reference [</w:t>
            </w:r>
            <w:r w:rsidR="0071296A">
              <w:fldChar w:fldCharType="begin"/>
            </w:r>
            <w:r w:rsidR="0071296A">
              <w:instrText xml:space="preserve"> REF _Ref233204070 \w \h </w:instrText>
            </w:r>
            <w:r w:rsidR="0071296A">
              <w:fldChar w:fldCharType="separate"/>
            </w:r>
            <w:r w:rsidR="00517227">
              <w:t>5</w:t>
            </w:r>
            <w:r w:rsidR="0071296A">
              <w:fldChar w:fldCharType="end"/>
            </w:r>
            <w:r w:rsidR="0071296A">
              <w:t>] and other documents may refer to retrieveInfoByFA as retrieveCustomerByFA</w:t>
            </w:r>
            <w:r w:rsidRPr="00D929DE">
              <w:t>.</w:t>
            </w:r>
          </w:p>
          <w:p w14:paraId="417724C1" w14:textId="77777777" w:rsidR="003F5FC0" w:rsidRPr="00D929DE" w:rsidRDefault="003F5FC0" w:rsidP="009813EB">
            <w:pPr>
              <w:pStyle w:val="ListParagraph"/>
              <w:numPr>
                <w:ilvl w:val="0"/>
                <w:numId w:val="33"/>
              </w:numPr>
            </w:pPr>
            <w:r w:rsidRPr="00D929DE">
              <w:t>PSEP determines the subscriber is a Prepaid subscriber and sends a Diameter Initial Charge-Control-Request (CCR) message to the OCS.</w:t>
            </w:r>
          </w:p>
          <w:p w14:paraId="12C9C892" w14:textId="77777777" w:rsidR="003F5FC0" w:rsidRPr="00D929DE" w:rsidRDefault="003F5FC0" w:rsidP="009813EB">
            <w:pPr>
              <w:pStyle w:val="ListParagraph"/>
              <w:numPr>
                <w:ilvl w:val="0"/>
                <w:numId w:val="33"/>
              </w:numPr>
            </w:pPr>
            <w:r w:rsidRPr="00D929DE">
              <w:t>OCS returns successful Diameter Charge-Control-Answer (CCA) message.</w:t>
            </w:r>
          </w:p>
          <w:p w14:paraId="62205550" w14:textId="422A3EA9" w:rsidR="003F5FC0" w:rsidRPr="00D929DE" w:rsidRDefault="003F5FC0" w:rsidP="009813EB">
            <w:pPr>
              <w:pStyle w:val="ListParagraph"/>
              <w:numPr>
                <w:ilvl w:val="0"/>
                <w:numId w:val="33"/>
              </w:numPr>
            </w:pPr>
            <w:r w:rsidRPr="00D929DE">
              <w:t>PSE</w:t>
            </w:r>
            <w:r w:rsidR="00594DC2">
              <w:t>P</w:t>
            </w:r>
            <w:r w:rsidRPr="00D929DE">
              <w:t xml:space="preserve"> changes the transaction state to AUTHORIZED and revises the spent amount associated with the Spend Limits.</w:t>
            </w:r>
          </w:p>
          <w:p w14:paraId="0D75DAD2" w14:textId="415A1211" w:rsidR="003F5FC0" w:rsidRPr="00D929DE" w:rsidRDefault="00594DC2" w:rsidP="009813EB">
            <w:pPr>
              <w:pStyle w:val="ListParagraph"/>
              <w:numPr>
                <w:ilvl w:val="0"/>
                <w:numId w:val="33"/>
              </w:numPr>
            </w:pPr>
            <w:r>
              <w:t>PSEP</w:t>
            </w:r>
            <w:r w:rsidR="003F5FC0" w:rsidRPr="00D929DE">
              <w:t xml:space="preserve"> returns a successful response to the </w:t>
            </w:r>
            <w:r w:rsidR="005C6BAF">
              <w:t>A</w:t>
            </w:r>
            <w:r w:rsidR="003F5FC0" w:rsidRPr="00D929DE">
              <w:t>uthorize with the transaction id and transaction state set to AUTHORIZED.</w:t>
            </w:r>
          </w:p>
        </w:tc>
      </w:tr>
      <w:tr w:rsidR="003F5FC0" w:rsidRPr="00D929DE" w14:paraId="797549AC"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448D3D4B" w14:textId="77777777" w:rsidR="003F5FC0" w:rsidRPr="00D929DE" w:rsidRDefault="003F5FC0" w:rsidP="00DE3E21"/>
        </w:tc>
      </w:tr>
    </w:tbl>
    <w:p w14:paraId="70EB4737" w14:textId="0EA95727" w:rsidR="002A17CB" w:rsidRPr="0071296A" w:rsidRDefault="002A17CB" w:rsidP="00DE3E21">
      <w:pPr>
        <w:pStyle w:val="Heading4"/>
      </w:pPr>
      <w:bookmarkStart w:id="1143" w:name="_Toc367633782"/>
      <w:r w:rsidRPr="007519D6">
        <w:lastRenderedPageBreak/>
        <w:t xml:space="preserve">Authorize </w:t>
      </w:r>
      <w:r w:rsidR="007519D6">
        <w:t xml:space="preserve">and Confirm </w:t>
      </w:r>
      <w:r w:rsidRPr="007519D6">
        <w:t>with Discount Handling Flow</w:t>
      </w:r>
      <w:bookmarkEnd w:id="1143"/>
      <w:r w:rsidRPr="0071296A">
        <w:t xml:space="preserve"> </w:t>
      </w:r>
    </w:p>
    <w:p w14:paraId="0D180A29" w14:textId="77777777" w:rsidR="002A17CB" w:rsidRPr="00D929DE" w:rsidRDefault="002A17CB" w:rsidP="00F74386">
      <w:pPr>
        <w:keepNext/>
        <w:keepLines/>
      </w:pPr>
    </w:p>
    <w:p w14:paraId="6E4A8010" w14:textId="383BF115" w:rsidR="002A17CB" w:rsidRPr="00D929DE" w:rsidRDefault="000E269B" w:rsidP="005E1B40">
      <w:pPr>
        <w:keepNext/>
        <w:jc w:val="center"/>
      </w:pPr>
      <w:r w:rsidRPr="000E269B">
        <w:t xml:space="preserve"> </w:t>
      </w:r>
      <w:r w:rsidR="00491D75" w:rsidRPr="00491D75">
        <w:t xml:space="preserve"> </w:t>
      </w:r>
      <w:r w:rsidR="00E43378" w:rsidRPr="00E43378">
        <w:rPr>
          <w:noProof/>
        </w:rPr>
        <w:drawing>
          <wp:inline distT="0" distB="0" distL="0" distR="0" wp14:anchorId="60A4A928" wp14:editId="07894791">
            <wp:extent cx="5486400" cy="411480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B1FD65B" w14:textId="7B3A22C5" w:rsidR="002A17CB" w:rsidRPr="00D929DE" w:rsidRDefault="002A17CB" w:rsidP="005E1B40">
      <w:pPr>
        <w:pStyle w:val="Caption"/>
        <w:tabs>
          <w:tab w:val="clear" w:pos="3402"/>
        </w:tabs>
        <w:ind w:left="0" w:firstLine="0"/>
        <w:jc w:val="center"/>
      </w:pPr>
      <w:r w:rsidRPr="00D929DE">
        <w:t xml:space="preserve">Figure </w:t>
      </w:r>
      <w:fldSimple w:instr=" SEQ Figure \* ARABIC ">
        <w:r w:rsidR="00517227">
          <w:rPr>
            <w:noProof/>
          </w:rPr>
          <w:t>18</w:t>
        </w:r>
      </w:fldSimple>
      <w:r w:rsidRPr="00D929DE">
        <w:t>: Successful Authorize</w:t>
      </w:r>
      <w:r w:rsidR="003F5C70">
        <w:t xml:space="preserve"> and Confirm</w:t>
      </w:r>
      <w:r w:rsidRPr="00D929DE">
        <w:t xml:space="preserve"> </w:t>
      </w:r>
      <w:r>
        <w:t>with Discount</w:t>
      </w:r>
      <w:r w:rsidRPr="00D929DE">
        <w:t xml:space="preserve"> Flow</w:t>
      </w:r>
      <w:r>
        <w:t xml:space="preserve"> </w:t>
      </w:r>
    </w:p>
    <w:p w14:paraId="4F6F344E" w14:textId="77777777" w:rsidR="002A17CB" w:rsidRPr="00D929DE" w:rsidRDefault="002A17CB"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2A17CB" w:rsidRPr="0071296A" w14:paraId="5A0B3315" w14:textId="77777777" w:rsidTr="002A17CB">
        <w:tc>
          <w:tcPr>
            <w:tcW w:w="9540" w:type="dxa"/>
            <w:gridSpan w:val="2"/>
            <w:tcBorders>
              <w:top w:val="single" w:sz="4" w:space="0" w:color="auto"/>
              <w:bottom w:val="single" w:sz="4" w:space="0" w:color="auto"/>
            </w:tcBorders>
            <w:shd w:val="clear" w:color="auto" w:fill="CCCCCC"/>
            <w:vAlign w:val="bottom"/>
          </w:tcPr>
          <w:p w14:paraId="7836669B" w14:textId="5AD7E48F" w:rsidR="002A17CB" w:rsidRPr="0071296A" w:rsidRDefault="002A17CB" w:rsidP="00A15A57">
            <w:pPr>
              <w:jc w:val="center"/>
              <w:rPr>
                <w:rFonts w:ascii="Arial" w:hAnsi="Arial"/>
                <w:i/>
                <w:iCs/>
              </w:rPr>
            </w:pPr>
            <w:r w:rsidRPr="00491D75">
              <w:t>Authorize</w:t>
            </w:r>
            <w:r w:rsidR="003F5C70" w:rsidRPr="00491D75">
              <w:t xml:space="preserve"> </w:t>
            </w:r>
            <w:r w:rsidR="00491D75">
              <w:t xml:space="preserve">and Confirm </w:t>
            </w:r>
            <w:r w:rsidRPr="00491D75">
              <w:t>with Discount Flow</w:t>
            </w:r>
            <w:r w:rsidRPr="0071296A">
              <w:t xml:space="preserve"> </w:t>
            </w:r>
          </w:p>
        </w:tc>
      </w:tr>
      <w:tr w:rsidR="002A17CB" w:rsidRPr="00D929DE" w14:paraId="77DDD984" w14:textId="77777777" w:rsidTr="002A17CB">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7AB38052" w14:textId="77777777" w:rsidR="002A17CB" w:rsidRPr="0071296A" w:rsidRDefault="002A17CB" w:rsidP="003A7B27">
            <w:pPr>
              <w:pStyle w:val="ListParagraph"/>
              <w:numPr>
                <w:ilvl w:val="0"/>
                <w:numId w:val="39"/>
              </w:numPr>
              <w:outlineLvl w:val="7"/>
              <w:rPr>
                <w:i/>
                <w:iCs/>
                <w:lang w:val="en-US"/>
              </w:rPr>
            </w:pPr>
            <w:r w:rsidRPr="0071296A">
              <w:rPr>
                <w:lang w:val="en-US"/>
              </w:rPr>
              <w:t>SMS Aggregator calls the authorize method of PSEP.</w:t>
            </w:r>
          </w:p>
          <w:p w14:paraId="534EC5DF" w14:textId="2E4FF384" w:rsidR="002A17CB" w:rsidRPr="0071296A" w:rsidRDefault="002A17CB" w:rsidP="003A7B27">
            <w:pPr>
              <w:pStyle w:val="ListParagraph"/>
              <w:numPr>
                <w:ilvl w:val="0"/>
                <w:numId w:val="39"/>
              </w:numPr>
              <w:outlineLvl w:val="7"/>
              <w:rPr>
                <w:i/>
                <w:iCs/>
                <w:lang w:val="en-US"/>
              </w:rPr>
            </w:pPr>
            <w:r w:rsidRPr="0071296A">
              <w:rPr>
                <w:lang w:val="en-US"/>
              </w:rPr>
              <w:t>PSEP performs the following</w:t>
            </w:r>
          </w:p>
          <w:p w14:paraId="1009CE10" w14:textId="77777777" w:rsidR="002A17CB" w:rsidRPr="0071296A" w:rsidRDefault="002A17CB" w:rsidP="003A7B27">
            <w:pPr>
              <w:pStyle w:val="ListParagraph"/>
              <w:numPr>
                <w:ilvl w:val="1"/>
                <w:numId w:val="39"/>
              </w:numPr>
              <w:outlineLvl w:val="7"/>
              <w:rPr>
                <w:i/>
                <w:iCs/>
                <w:lang w:val="en-US"/>
              </w:rPr>
            </w:pPr>
            <w:r w:rsidRPr="0071296A">
              <w:rPr>
                <w:lang w:val="en-US"/>
              </w:rPr>
              <w:t>The Partner is validated to ensure it exists and is ‘active’</w:t>
            </w:r>
          </w:p>
          <w:p w14:paraId="6332EB51" w14:textId="77777777" w:rsidR="002A17CB" w:rsidRPr="0071296A" w:rsidRDefault="002A17CB" w:rsidP="003A7B27">
            <w:pPr>
              <w:pStyle w:val="ListParagraph"/>
              <w:numPr>
                <w:ilvl w:val="1"/>
                <w:numId w:val="39"/>
              </w:numPr>
              <w:outlineLvl w:val="7"/>
              <w:rPr>
                <w:i/>
                <w:iCs/>
                <w:lang w:val="en-US"/>
              </w:rPr>
            </w:pPr>
            <w:r w:rsidRPr="0071296A">
              <w:rPr>
                <w:lang w:val="en-US"/>
              </w:rPr>
              <w:t>Validates that the subscriber is ‘active’</w:t>
            </w:r>
            <w:r w:rsidRPr="0071296A" w:rsidDel="00040484">
              <w:rPr>
                <w:lang w:val="en-US"/>
              </w:rPr>
              <w:t xml:space="preserve"> </w:t>
            </w:r>
            <w:r w:rsidRPr="0071296A">
              <w:rPr>
                <w:lang w:val="en-US"/>
              </w:rPr>
              <w:t>and determines whether the subscriber is Prepaid or Postpaid.</w:t>
            </w:r>
          </w:p>
          <w:p w14:paraId="337A6269" w14:textId="77777777" w:rsidR="002A17CB" w:rsidRPr="00C741A9" w:rsidRDefault="002A17CB" w:rsidP="003A7B27">
            <w:pPr>
              <w:pStyle w:val="ListParagraph"/>
              <w:numPr>
                <w:ilvl w:val="1"/>
                <w:numId w:val="39"/>
              </w:numPr>
              <w:outlineLvl w:val="7"/>
              <w:rPr>
                <w:i/>
                <w:iCs/>
                <w:lang w:val="en-US"/>
              </w:rPr>
            </w:pPr>
            <w:r w:rsidRPr="0071296A">
              <w:rPr>
                <w:lang w:val="en-US"/>
              </w:rPr>
              <w:t xml:space="preserve">Validates the payment operation parameters </w:t>
            </w:r>
            <w:r w:rsidRPr="00C741A9">
              <w:rPr>
                <w:lang w:val="en-US"/>
              </w:rPr>
              <w:t>and that the payment account is ‘active’</w:t>
            </w:r>
          </w:p>
          <w:p w14:paraId="791E23C4" w14:textId="77777777" w:rsidR="002A17CB" w:rsidRPr="0071296A" w:rsidRDefault="002A17CB" w:rsidP="003A7B27">
            <w:pPr>
              <w:pStyle w:val="ListParagraph"/>
              <w:numPr>
                <w:ilvl w:val="1"/>
                <w:numId w:val="39"/>
              </w:numPr>
              <w:outlineLvl w:val="7"/>
              <w:rPr>
                <w:i/>
                <w:iCs/>
                <w:lang w:val="en-US"/>
              </w:rPr>
            </w:pPr>
            <w:r w:rsidRPr="0071296A">
              <w:rPr>
                <w:lang w:val="en-US"/>
              </w:rPr>
              <w:t>Validates the payment account holder is ‘active’</w:t>
            </w:r>
          </w:p>
          <w:p w14:paraId="144F1D4D" w14:textId="25AE925D" w:rsidR="002A17CB" w:rsidRPr="009369E5" w:rsidRDefault="002A17CB" w:rsidP="003A7B27">
            <w:pPr>
              <w:pStyle w:val="ListParagraph"/>
              <w:numPr>
                <w:ilvl w:val="1"/>
                <w:numId w:val="39"/>
              </w:numPr>
              <w:outlineLvl w:val="7"/>
              <w:rPr>
                <w:i/>
                <w:iCs/>
                <w:lang w:val="en-US"/>
              </w:rPr>
            </w:pPr>
            <w:r w:rsidRPr="0071296A">
              <w:rPr>
                <w:lang w:val="en-US"/>
              </w:rPr>
              <w:t>Validates that the subscriber is authorized to purchase the service according to the subscriber’s Account</w:t>
            </w:r>
            <w:r w:rsidR="00DF579C">
              <w:t>,</w:t>
            </w:r>
            <w:r w:rsidR="00DF579C" w:rsidRPr="00D929DE">
              <w:t xml:space="preserve"> Sub_Account </w:t>
            </w:r>
            <w:r w:rsidR="00DF579C">
              <w:t>and subscriber Payment type</w:t>
            </w:r>
          </w:p>
          <w:p w14:paraId="2DF4EA6C" w14:textId="50728243" w:rsidR="009369E5" w:rsidRPr="009369E5" w:rsidRDefault="009369E5" w:rsidP="003A7B27">
            <w:pPr>
              <w:pStyle w:val="ListParagraph"/>
              <w:numPr>
                <w:ilvl w:val="2"/>
                <w:numId w:val="39"/>
              </w:numPr>
              <w:rPr>
                <w:lang w:val="en-US"/>
              </w:rPr>
            </w:pPr>
            <w:r w:rsidRPr="008C62C9">
              <w:rPr>
                <w:lang w:val="en-US"/>
              </w:rPr>
              <w:t xml:space="preserve">Additionally, the Block/Unblock status of the </w:t>
            </w:r>
            <w:r>
              <w:rPr>
                <w:lang w:val="en-US"/>
              </w:rPr>
              <w:t>desired</w:t>
            </w:r>
            <w:r w:rsidRPr="008C62C9">
              <w:rPr>
                <w:lang w:val="en-US"/>
              </w:rPr>
              <w:t xml:space="preserve"> service in the PCM </w:t>
            </w:r>
            <w:r w:rsidRPr="008C62C9">
              <w:rPr>
                <w:lang w:val="en-US"/>
              </w:rPr>
              <w:lastRenderedPageBreak/>
              <w:t>must be “Unblocked”</w:t>
            </w:r>
            <w:r>
              <w:rPr>
                <w:lang w:val="en-US"/>
              </w:rPr>
              <w:t>.</w:t>
            </w:r>
          </w:p>
          <w:p w14:paraId="0562BD8E" w14:textId="77777777" w:rsidR="00CE6162" w:rsidRPr="0071296A" w:rsidRDefault="00CE6162" w:rsidP="003A7B27">
            <w:pPr>
              <w:pStyle w:val="ListParagraph"/>
              <w:numPr>
                <w:ilvl w:val="1"/>
                <w:numId w:val="39"/>
              </w:numPr>
              <w:outlineLvl w:val="7"/>
              <w:rPr>
                <w:i/>
                <w:iCs/>
                <w:lang w:val="en-US"/>
              </w:rPr>
            </w:pPr>
            <w:r>
              <w:rPr>
                <w:lang w:val="en-US"/>
              </w:rPr>
              <w:t>PSEP d</w:t>
            </w:r>
            <w:r w:rsidRPr="0071296A">
              <w:rPr>
                <w:lang w:val="en-US"/>
              </w:rPr>
              <w:t xml:space="preserve">etermines </w:t>
            </w:r>
            <w:r>
              <w:rPr>
                <w:lang w:val="en-US"/>
              </w:rPr>
              <w:t xml:space="preserve">the </w:t>
            </w:r>
            <w:r w:rsidRPr="0071296A">
              <w:rPr>
                <w:lang w:val="en-US"/>
              </w:rPr>
              <w:t>operation contains the ‘Discount’ element (LineItem Object)</w:t>
            </w:r>
            <w:r>
              <w:rPr>
                <w:lang w:val="en-US"/>
              </w:rPr>
              <w:t xml:space="preserve"> per Reference [</w:t>
            </w:r>
            <w:r>
              <w:rPr>
                <w:lang w:val="en-US"/>
              </w:rPr>
              <w:fldChar w:fldCharType="begin"/>
            </w:r>
            <w:r>
              <w:rPr>
                <w:lang w:val="en-US"/>
              </w:rPr>
              <w:instrText xml:space="preserve"> REF _Ref236922764 \w \h </w:instrText>
            </w:r>
            <w:r>
              <w:rPr>
                <w:lang w:val="en-US"/>
              </w:rPr>
            </w:r>
            <w:r>
              <w:rPr>
                <w:lang w:val="en-US"/>
              </w:rPr>
              <w:fldChar w:fldCharType="separate"/>
            </w:r>
            <w:r>
              <w:rPr>
                <w:lang w:val="en-US"/>
              </w:rPr>
              <w:t>16</w:t>
            </w:r>
            <w:r>
              <w:rPr>
                <w:lang w:val="en-US"/>
              </w:rPr>
              <w:fldChar w:fldCharType="end"/>
            </w:r>
            <w:r>
              <w:rPr>
                <w:lang w:val="en-US"/>
              </w:rPr>
              <w:t>]</w:t>
            </w:r>
            <w:r w:rsidRPr="0071296A">
              <w:rPr>
                <w:lang w:val="en-US"/>
              </w:rPr>
              <w:t xml:space="preserve"> and validates the ‘Discount’ element (LineItem Object) contains the following the following elements </w:t>
            </w:r>
          </w:p>
          <w:p w14:paraId="380EA15D" w14:textId="77777777" w:rsidR="00CE6162" w:rsidRPr="0071296A" w:rsidRDefault="00CE6162" w:rsidP="003A7B27">
            <w:pPr>
              <w:pStyle w:val="ListParagraph"/>
              <w:numPr>
                <w:ilvl w:val="2"/>
                <w:numId w:val="39"/>
              </w:numPr>
              <w:outlineLvl w:val="7"/>
              <w:rPr>
                <w:i/>
                <w:iCs/>
                <w:lang w:val="en-US"/>
              </w:rPr>
            </w:pPr>
            <w:r w:rsidRPr="0071296A">
              <w:rPr>
                <w:lang w:val="en-US"/>
              </w:rPr>
              <w:t xml:space="preserve">‘promotionId’ element contains “MyhtosRewardsDiscount” and </w:t>
            </w:r>
          </w:p>
          <w:p w14:paraId="24515024" w14:textId="77777777" w:rsidR="00CE6162" w:rsidRPr="0071296A" w:rsidRDefault="00CE6162" w:rsidP="003A7B27">
            <w:pPr>
              <w:pStyle w:val="ListParagraph"/>
              <w:numPr>
                <w:ilvl w:val="2"/>
                <w:numId w:val="39"/>
              </w:numPr>
              <w:outlineLvl w:val="7"/>
              <w:rPr>
                <w:i/>
                <w:iCs/>
                <w:lang w:val="en-US"/>
              </w:rPr>
            </w:pPr>
            <w:r w:rsidRPr="0071296A">
              <w:rPr>
                <w:lang w:val="en-US"/>
              </w:rPr>
              <w:t>‘discountPerCharge’ contains the price to be discounted e.g. should be same as listed price of original charge (same as grossCost value)</w:t>
            </w:r>
          </w:p>
          <w:p w14:paraId="5E7C495F" w14:textId="77777777" w:rsidR="00CE6162" w:rsidRPr="00BF59F5" w:rsidRDefault="00CE6162" w:rsidP="003A7B27">
            <w:pPr>
              <w:pStyle w:val="ListParagraph"/>
              <w:numPr>
                <w:ilvl w:val="1"/>
                <w:numId w:val="39"/>
              </w:numPr>
            </w:pPr>
            <w:r>
              <w:t>As this is a discount for 100% of the grossCost value there are no changes in</w:t>
            </w:r>
            <w:r w:rsidRPr="00BF59F5">
              <w:t xml:space="preserve"> the subscriber’s spending limits</w:t>
            </w:r>
          </w:p>
          <w:p w14:paraId="0C60DA58" w14:textId="77777777" w:rsidR="002A17CB" w:rsidRPr="0071296A" w:rsidRDefault="002A17CB" w:rsidP="003A7B27">
            <w:pPr>
              <w:pStyle w:val="ListParagraph"/>
              <w:numPr>
                <w:ilvl w:val="1"/>
                <w:numId w:val="39"/>
              </w:numPr>
              <w:outlineLvl w:val="7"/>
              <w:rPr>
                <w:i/>
                <w:iCs/>
                <w:lang w:val="en-US"/>
              </w:rPr>
            </w:pPr>
            <w:r w:rsidRPr="0071296A">
              <w:rPr>
                <w:lang w:val="en-US"/>
              </w:rPr>
              <w:t>Validate the Campaign ID represent a valid active campaign and also validate that the short code belongs to this Partner and is ‘active’</w:t>
            </w:r>
          </w:p>
          <w:p w14:paraId="71A40984" w14:textId="61E76F00" w:rsidR="002A17CB" w:rsidRPr="0071296A" w:rsidRDefault="002A17CB" w:rsidP="00F74386">
            <w:pPr>
              <w:ind w:left="720"/>
            </w:pPr>
            <w:r w:rsidRPr="0071296A">
              <w:t xml:space="preserve">Note: in order to valid the subscriber is ‘active’ PSEP makes a call to USCC ESB using the getSubscriberInvetory operation and as required, PSEP uses the </w:t>
            </w:r>
            <w:r w:rsidR="00CB57ED">
              <w:t>retrieveInfoB</w:t>
            </w:r>
            <w:r w:rsidR="00CB57ED" w:rsidRPr="00D929DE">
              <w:t>yFA operation to determine whether the subscriber is Prepaid or Postpaid.</w:t>
            </w:r>
            <w:r w:rsidR="00CB57ED">
              <w:t xml:space="preserve">  Also, the GCB FSP Reference [</w:t>
            </w:r>
            <w:r w:rsidR="00CB57ED">
              <w:fldChar w:fldCharType="begin"/>
            </w:r>
            <w:r w:rsidR="00CB57ED">
              <w:instrText xml:space="preserve"> REF _Ref233204231 \w \h </w:instrText>
            </w:r>
            <w:r w:rsidR="00CB57ED">
              <w:fldChar w:fldCharType="separate"/>
            </w:r>
            <w:r w:rsidR="00517227">
              <w:t>6</w:t>
            </w:r>
            <w:r w:rsidR="00CB57ED">
              <w:fldChar w:fldCharType="end"/>
            </w:r>
            <w:r w:rsidR="00CB57ED">
              <w:t>], OpenAPI TSP Reference [</w:t>
            </w:r>
            <w:r w:rsidR="00CB57ED">
              <w:fldChar w:fldCharType="begin"/>
            </w:r>
            <w:r w:rsidR="00CB57ED">
              <w:instrText xml:space="preserve"> REF _Ref233204070 \w \h </w:instrText>
            </w:r>
            <w:r w:rsidR="00CB57ED">
              <w:fldChar w:fldCharType="separate"/>
            </w:r>
            <w:r w:rsidR="00517227">
              <w:t>5</w:t>
            </w:r>
            <w:r w:rsidR="00CB57ED">
              <w:fldChar w:fldCharType="end"/>
            </w:r>
            <w:r w:rsidR="00CB57ED">
              <w:t>] and other documents may refer to retrieveInfoByFA as retrieveCustomerByFA</w:t>
            </w:r>
            <w:r w:rsidRPr="0071296A">
              <w:t>.</w:t>
            </w:r>
          </w:p>
          <w:p w14:paraId="7CFF2BF3" w14:textId="0FE92999" w:rsidR="00CE6162" w:rsidRPr="006B3D71" w:rsidRDefault="00CE6162" w:rsidP="003A7B27">
            <w:pPr>
              <w:pStyle w:val="ListParagraph"/>
              <w:numPr>
                <w:ilvl w:val="0"/>
                <w:numId w:val="39"/>
              </w:numPr>
              <w:outlineLvl w:val="7"/>
              <w:rPr>
                <w:i/>
                <w:iCs/>
                <w:lang w:val="en-US"/>
              </w:rPr>
            </w:pPr>
            <w:r>
              <w:rPr>
                <w:lang w:val="en-US"/>
              </w:rPr>
              <w:t>As the TPA is attempting to apply a valid discount per Reference [</w:t>
            </w:r>
            <w:r>
              <w:rPr>
                <w:lang w:val="en-US"/>
              </w:rPr>
              <w:fldChar w:fldCharType="begin"/>
            </w:r>
            <w:r>
              <w:rPr>
                <w:lang w:val="en-US"/>
              </w:rPr>
              <w:instrText xml:space="preserve"> REF _Ref236922764 \w \h </w:instrText>
            </w:r>
            <w:r>
              <w:rPr>
                <w:lang w:val="en-US"/>
              </w:rPr>
            </w:r>
            <w:r>
              <w:rPr>
                <w:lang w:val="en-US"/>
              </w:rPr>
              <w:fldChar w:fldCharType="separate"/>
            </w:r>
            <w:r>
              <w:rPr>
                <w:lang w:val="en-US"/>
              </w:rPr>
              <w:t>16</w:t>
            </w:r>
            <w:r>
              <w:rPr>
                <w:lang w:val="en-US"/>
              </w:rPr>
              <w:fldChar w:fldCharType="end"/>
            </w:r>
            <w:r>
              <w:rPr>
                <w:lang w:val="en-US"/>
              </w:rPr>
              <w:t xml:space="preserve">] for a Prepaid subscriber, PSEP authorizes the Authorize without making a Diameter call to OCS and </w:t>
            </w:r>
            <w:r w:rsidRPr="00D929DE">
              <w:t xml:space="preserve">changes the transaction state to </w:t>
            </w:r>
            <w:r>
              <w:t>AUTHORIZED</w:t>
            </w:r>
          </w:p>
          <w:p w14:paraId="7BF134BA" w14:textId="2C09434A" w:rsidR="00CE6162" w:rsidRDefault="00CE6162" w:rsidP="003A7B27">
            <w:pPr>
              <w:numPr>
                <w:ilvl w:val="0"/>
                <w:numId w:val="39"/>
              </w:numPr>
              <w:spacing w:after="120"/>
            </w:pPr>
            <w:r>
              <w:t>PSEP</w:t>
            </w:r>
            <w:r w:rsidRPr="00D929DE">
              <w:t xml:space="preserve"> returns a successful response to the </w:t>
            </w:r>
            <w:r>
              <w:t>A</w:t>
            </w:r>
            <w:r w:rsidRPr="00D929DE">
              <w:t>uthorize with the transaction id and transaction state set to AUTHORIZED.</w:t>
            </w:r>
          </w:p>
          <w:p w14:paraId="517E6742" w14:textId="6F80B35C" w:rsidR="00CE6162" w:rsidRPr="00D929DE" w:rsidRDefault="00CE6162" w:rsidP="003A7B27">
            <w:pPr>
              <w:numPr>
                <w:ilvl w:val="0"/>
                <w:numId w:val="39"/>
              </w:numPr>
              <w:spacing w:after="120"/>
            </w:pPr>
            <w:r w:rsidRPr="00D929DE">
              <w:t xml:space="preserve">As a </w:t>
            </w:r>
            <w:r>
              <w:t>SMS Aggregator</w:t>
            </w:r>
            <w:r w:rsidRPr="00D929DE">
              <w:t xml:space="preserve"> has previously successfully generated an Authorize operation for the subscriber, the transaction state within PSEP is ‘authorized’, where the transaction’s ID and the state of AUTHORIZED was returned in the response to the Authorize operation. </w:t>
            </w:r>
          </w:p>
          <w:p w14:paraId="794C242B" w14:textId="77777777" w:rsidR="00CE6162" w:rsidRPr="00D929DE" w:rsidRDefault="00CE6162" w:rsidP="003E40EE">
            <w:pPr>
              <w:pStyle w:val="ListParagraph"/>
              <w:numPr>
                <w:ilvl w:val="1"/>
                <w:numId w:val="39"/>
              </w:numPr>
            </w:pPr>
            <w:r w:rsidRPr="00D929DE">
              <w:t xml:space="preserve">See steps 1-6 in Section </w:t>
            </w:r>
            <w:r>
              <w:fldChar w:fldCharType="begin"/>
            </w:r>
            <w:r>
              <w:instrText xml:space="preserve"> REF _Ref235085460 \w \p \h </w:instrText>
            </w:r>
            <w:r>
              <w:fldChar w:fldCharType="separate"/>
            </w:r>
            <w:r>
              <w:t>3.3.5.1 above</w:t>
            </w:r>
            <w:r>
              <w:fldChar w:fldCharType="end"/>
            </w:r>
            <w:r w:rsidRPr="00D929DE">
              <w:t>.</w:t>
            </w:r>
          </w:p>
          <w:p w14:paraId="7914739D" w14:textId="77777777" w:rsidR="00CE6162" w:rsidRPr="00D929DE" w:rsidRDefault="00CE6162" w:rsidP="003E40EE">
            <w:pPr>
              <w:pStyle w:val="ListParagraph"/>
              <w:numPr>
                <w:ilvl w:val="0"/>
                <w:numId w:val="39"/>
              </w:numPr>
            </w:pPr>
            <w:r w:rsidRPr="00D929DE">
              <w:t xml:space="preserve">The </w:t>
            </w:r>
            <w:r>
              <w:t>SMS Aggregator</w:t>
            </w:r>
            <w:r w:rsidRPr="00D929DE">
              <w:t xml:space="preserve"> sends the Confirm method to </w:t>
            </w:r>
            <w:r>
              <w:t>PSEP</w:t>
            </w:r>
            <w:r w:rsidRPr="00D929DE">
              <w:t xml:space="preserve"> with the ‘authorized’ transaction </w:t>
            </w:r>
            <w:r>
              <w:t>ID</w:t>
            </w:r>
            <w:r w:rsidRPr="00D929DE">
              <w:t xml:space="preserve">. </w:t>
            </w:r>
          </w:p>
          <w:p w14:paraId="20A440C1" w14:textId="77777777" w:rsidR="00CE6162" w:rsidRPr="00D929DE" w:rsidRDefault="00CE6162" w:rsidP="003E40EE">
            <w:pPr>
              <w:pStyle w:val="ListParagraph"/>
              <w:numPr>
                <w:ilvl w:val="0"/>
                <w:numId w:val="39"/>
              </w:numPr>
            </w:pPr>
            <w:r w:rsidRPr="00D929DE">
              <w:t>PSEP performs the following</w:t>
            </w:r>
          </w:p>
          <w:p w14:paraId="5854E32F" w14:textId="77777777" w:rsidR="00CE6162" w:rsidRPr="00D929DE" w:rsidRDefault="00CE6162" w:rsidP="003E40EE">
            <w:pPr>
              <w:pStyle w:val="ListParagraph"/>
              <w:numPr>
                <w:ilvl w:val="1"/>
                <w:numId w:val="39"/>
              </w:numPr>
            </w:pPr>
            <w:r w:rsidRPr="00D929DE">
              <w:t xml:space="preserve">The Partner </w:t>
            </w:r>
            <w:r>
              <w:t>is</w:t>
            </w:r>
            <w:r w:rsidRPr="00D929DE">
              <w:t xml:space="preserve"> validated to ensure </w:t>
            </w:r>
            <w:r>
              <w:t>it</w:t>
            </w:r>
            <w:r w:rsidRPr="00D929DE">
              <w:t xml:space="preserve"> exist</w:t>
            </w:r>
            <w:r>
              <w:t>s</w:t>
            </w:r>
            <w:r w:rsidRPr="00D929DE">
              <w:t xml:space="preserve"> and </w:t>
            </w:r>
            <w:r>
              <w:t>is</w:t>
            </w:r>
            <w:r w:rsidRPr="00D929DE">
              <w:t xml:space="preserve"> </w:t>
            </w:r>
            <w:r>
              <w:t>not</w:t>
            </w:r>
            <w:r w:rsidRPr="00D929DE">
              <w:t xml:space="preserve"> ‘</w:t>
            </w:r>
            <w:r>
              <w:t>terminated</w:t>
            </w:r>
            <w:r w:rsidRPr="00D929DE">
              <w:t>’</w:t>
            </w:r>
          </w:p>
          <w:p w14:paraId="4B9C6F52" w14:textId="77777777" w:rsidR="00CE6162" w:rsidRPr="00C741A9" w:rsidRDefault="00CE6162" w:rsidP="003E40EE">
            <w:pPr>
              <w:pStyle w:val="ListParagraph"/>
              <w:numPr>
                <w:ilvl w:val="1"/>
                <w:numId w:val="39"/>
              </w:numPr>
            </w:pPr>
            <w:r w:rsidRPr="00D929DE">
              <w:t xml:space="preserve">Validates the payment operation parameters </w:t>
            </w:r>
            <w:r w:rsidRPr="00C741A9">
              <w:t>and that the payment account is not ‘terminated’</w:t>
            </w:r>
          </w:p>
          <w:p w14:paraId="4B67702F" w14:textId="77777777" w:rsidR="00CE6162" w:rsidRDefault="00CE6162" w:rsidP="003E40EE">
            <w:pPr>
              <w:pStyle w:val="ListParagraph"/>
              <w:numPr>
                <w:ilvl w:val="1"/>
                <w:numId w:val="39"/>
              </w:numPr>
            </w:pPr>
            <w:r w:rsidRPr="00D929DE">
              <w:t>Validates the payment account holder is not ‘terminated’</w:t>
            </w:r>
          </w:p>
          <w:p w14:paraId="5A479B48" w14:textId="77777777" w:rsidR="00CE6162" w:rsidRPr="00874A0D" w:rsidRDefault="00CE6162" w:rsidP="003E40EE">
            <w:pPr>
              <w:pStyle w:val="ListParagraph"/>
              <w:numPr>
                <w:ilvl w:val="1"/>
                <w:numId w:val="39"/>
              </w:numPr>
            </w:pPr>
            <w:r>
              <w:t>Validates the</w:t>
            </w:r>
            <w:r w:rsidRPr="00D929DE">
              <w:t xml:space="preserve"> Confirm </w:t>
            </w:r>
            <w:r>
              <w:t>method arrives</w:t>
            </w:r>
            <w:r w:rsidRPr="00D929DE">
              <w:t xml:space="preserve"> before the ‘authorized’ transaction </w:t>
            </w:r>
            <w:r>
              <w:t xml:space="preserve">authorization period timer </w:t>
            </w:r>
            <w:r w:rsidRPr="00D929DE">
              <w:t xml:space="preserve">expires. </w:t>
            </w:r>
          </w:p>
          <w:p w14:paraId="28EFD83B" w14:textId="295F74B8" w:rsidR="006C380B" w:rsidRPr="006C380B" w:rsidRDefault="00CE6162" w:rsidP="00596C92">
            <w:pPr>
              <w:pStyle w:val="ListParagraph"/>
              <w:numPr>
                <w:ilvl w:val="0"/>
                <w:numId w:val="39"/>
              </w:numPr>
              <w:rPr>
                <w:i/>
                <w:iCs/>
              </w:rPr>
            </w:pPr>
            <w:r w:rsidRPr="00D929DE">
              <w:t>As the ‘authorized</w:t>
            </w:r>
            <w:r w:rsidR="006D0AF4">
              <w:t xml:space="preserve">’ payment transaction contained a 100% discount, </w:t>
            </w:r>
            <w:r w:rsidR="006C380B">
              <w:t xml:space="preserve">for </w:t>
            </w:r>
            <w:r w:rsidR="006C380B" w:rsidRPr="006C380B">
              <w:t>a Prepaid subscriber</w:t>
            </w:r>
            <w:r w:rsidR="006C380B">
              <w:t>, PSEP</w:t>
            </w:r>
            <w:r w:rsidR="006C380B" w:rsidRPr="006C380B">
              <w:t xml:space="preserve"> sends a Diameter Direct Debit CCR message with Used-Service-Unit-</w:t>
            </w:r>
            <w:r w:rsidR="006C380B" w:rsidRPr="006C380B">
              <w:lastRenderedPageBreak/>
              <w:t xml:space="preserve">CC-Money-Unit-Value Value-Digits </w:t>
            </w:r>
            <w:r w:rsidR="006C380B" w:rsidRPr="006C380B">
              <w:rPr>
                <w:b/>
              </w:rPr>
              <w:t>equal to zero</w:t>
            </w:r>
            <w:r w:rsidR="006C380B" w:rsidRPr="006C380B">
              <w:t xml:space="preserve"> to the OCS.</w:t>
            </w:r>
          </w:p>
          <w:p w14:paraId="144722D5" w14:textId="77777777" w:rsidR="006C380B" w:rsidRPr="006C380B" w:rsidRDefault="006C380B" w:rsidP="00596C92">
            <w:pPr>
              <w:pStyle w:val="ListParagraph"/>
              <w:numPr>
                <w:ilvl w:val="0"/>
                <w:numId w:val="39"/>
              </w:numPr>
              <w:rPr>
                <w:i/>
                <w:iCs/>
              </w:rPr>
            </w:pPr>
            <w:r w:rsidRPr="006C380B">
              <w:t>OCS returns a successful CCA message.</w:t>
            </w:r>
          </w:p>
          <w:p w14:paraId="080FFF3A" w14:textId="243B86DD" w:rsidR="006C380B" w:rsidRPr="006C380B" w:rsidRDefault="006C380B" w:rsidP="00596C92">
            <w:pPr>
              <w:pStyle w:val="ListParagraph"/>
              <w:numPr>
                <w:ilvl w:val="0"/>
                <w:numId w:val="39"/>
              </w:numPr>
              <w:rPr>
                <w:i/>
                <w:iCs/>
              </w:rPr>
            </w:pPr>
            <w:r w:rsidRPr="006C380B">
              <w:t>PSEP changes the transaction state to CONFIRMED</w:t>
            </w:r>
            <w:r w:rsidR="00300707">
              <w:t>.</w:t>
            </w:r>
            <w:r w:rsidRPr="006C380B">
              <w:t xml:space="preserve"> </w:t>
            </w:r>
            <w:r w:rsidR="00300707">
              <w:t>However,</w:t>
            </w:r>
            <w:r w:rsidR="00300707" w:rsidRPr="00D929DE">
              <w:t xml:space="preserve"> the spent amount associated with the Spend Limits</w:t>
            </w:r>
            <w:r w:rsidR="00300707">
              <w:t xml:space="preserve"> is not changed</w:t>
            </w:r>
            <w:r w:rsidRPr="006C380B">
              <w:t>.</w:t>
            </w:r>
          </w:p>
          <w:p w14:paraId="68BF103C" w14:textId="6B323293" w:rsidR="006C380B" w:rsidRDefault="006C380B" w:rsidP="003A7B27">
            <w:pPr>
              <w:pStyle w:val="ListParagraph"/>
              <w:numPr>
                <w:ilvl w:val="1"/>
                <w:numId w:val="39"/>
              </w:numPr>
              <w:rPr>
                <w:lang w:val="en-US"/>
              </w:rPr>
            </w:pPr>
            <w:r w:rsidRPr="006C380B">
              <w:rPr>
                <w:lang w:val="en-US"/>
              </w:rPr>
              <w:t xml:space="preserve">A Prepaid Feed Transaction Record with a ‘Transaction Type’ value of “Charge” is created for the Partner Payment ‘confirmed’ transaction as described in Section </w:t>
            </w:r>
            <w:r w:rsidRPr="006C380B">
              <w:rPr>
                <w:lang w:val="en-US"/>
              </w:rPr>
              <w:fldChar w:fldCharType="begin"/>
            </w:r>
            <w:r w:rsidRPr="006C380B">
              <w:rPr>
                <w:lang w:val="en-US"/>
              </w:rPr>
              <w:instrText xml:space="preserve"> REF _Ref237620299 \w \p \h </w:instrText>
            </w:r>
            <w:r w:rsidRPr="006C380B">
              <w:rPr>
                <w:lang w:val="en-US"/>
              </w:rPr>
            </w:r>
            <w:r w:rsidRPr="006C380B">
              <w:rPr>
                <w:lang w:val="en-US"/>
              </w:rPr>
              <w:fldChar w:fldCharType="separate"/>
            </w:r>
            <w:r>
              <w:rPr>
                <w:lang w:val="en-US"/>
              </w:rPr>
              <w:t>5.2 below</w:t>
            </w:r>
            <w:r w:rsidRPr="006C380B">
              <w:fldChar w:fldCharType="end"/>
            </w:r>
            <w:r>
              <w:rPr>
                <w:lang w:val="en-US"/>
              </w:rPr>
              <w:t xml:space="preserve">, where the </w:t>
            </w:r>
            <w:r w:rsidR="00300707">
              <w:rPr>
                <w:lang w:val="en-US"/>
              </w:rPr>
              <w:t>‘Transaction A</w:t>
            </w:r>
            <w:r>
              <w:rPr>
                <w:lang w:val="en-US"/>
              </w:rPr>
              <w:t>mount</w:t>
            </w:r>
            <w:r w:rsidR="00300707">
              <w:rPr>
                <w:lang w:val="en-US"/>
              </w:rPr>
              <w:t>’</w:t>
            </w:r>
            <w:r>
              <w:rPr>
                <w:lang w:val="en-US"/>
              </w:rPr>
              <w:t xml:space="preserve"> value</w:t>
            </w:r>
            <w:r w:rsidR="00F8701C">
              <w:rPr>
                <w:lang w:val="en-US"/>
              </w:rPr>
              <w:t xml:space="preserve"> for this </w:t>
            </w:r>
            <w:r w:rsidR="00F8701C" w:rsidRPr="006C380B">
              <w:rPr>
                <w:lang w:val="en-US"/>
              </w:rPr>
              <w:t xml:space="preserve">Transaction Record </w:t>
            </w:r>
            <w:r>
              <w:rPr>
                <w:lang w:val="en-US"/>
              </w:rPr>
              <w:t>is $0.</w:t>
            </w:r>
          </w:p>
          <w:p w14:paraId="040C5063" w14:textId="5BFD1D58" w:rsidR="00300707" w:rsidRPr="006C380B" w:rsidRDefault="00300707" w:rsidP="003A7B27">
            <w:pPr>
              <w:pStyle w:val="ListParagraph"/>
              <w:numPr>
                <w:ilvl w:val="1"/>
                <w:numId w:val="39"/>
              </w:numPr>
              <w:rPr>
                <w:lang w:val="en-US"/>
              </w:rPr>
            </w:pPr>
            <w:r>
              <w:rPr>
                <w:lang w:val="en-US"/>
              </w:rPr>
              <w:t xml:space="preserve">Note: Similar to the way a discount is displayed for a PostPaid subscriber, the PSEP PCM shows the gross amount and discounted amount for a Prepaid subscriber </w:t>
            </w:r>
          </w:p>
          <w:p w14:paraId="184706D5" w14:textId="2DFCE0B0" w:rsidR="00CE6162" w:rsidRPr="00CB57ED" w:rsidRDefault="00CE6162" w:rsidP="003A7B27">
            <w:pPr>
              <w:pStyle w:val="ListParagraph"/>
              <w:numPr>
                <w:ilvl w:val="0"/>
                <w:numId w:val="39"/>
              </w:numPr>
              <w:outlineLvl w:val="7"/>
              <w:rPr>
                <w:i/>
                <w:iCs/>
                <w:lang w:val="en-US"/>
              </w:rPr>
            </w:pPr>
            <w:r>
              <w:t>PSEP</w:t>
            </w:r>
            <w:r w:rsidRPr="00D929DE">
              <w:t xml:space="preserve"> returns a successful response to the Confirm call to the </w:t>
            </w:r>
            <w:r>
              <w:t>SMS Aggregator</w:t>
            </w:r>
            <w:r w:rsidRPr="00D929DE">
              <w:t>.</w:t>
            </w:r>
          </w:p>
        </w:tc>
      </w:tr>
      <w:tr w:rsidR="002A17CB" w:rsidRPr="00D929DE" w14:paraId="1E18FB6C" w14:textId="77777777" w:rsidTr="002A17CB">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14EE8961" w14:textId="77777777" w:rsidR="002A17CB" w:rsidRPr="00D929DE" w:rsidRDefault="002A17CB" w:rsidP="00DE3E21"/>
        </w:tc>
      </w:tr>
    </w:tbl>
    <w:p w14:paraId="63643F03" w14:textId="7410237B" w:rsidR="00517227" w:rsidRPr="00D929DE" w:rsidRDefault="00517227" w:rsidP="00517227">
      <w:pPr>
        <w:pStyle w:val="Heading4"/>
      </w:pPr>
      <w:bookmarkStart w:id="1144" w:name="_Ref236924236"/>
      <w:bookmarkStart w:id="1145" w:name="_Toc367633783"/>
      <w:r w:rsidRPr="00D929DE">
        <w:t>Successful Confirm</w:t>
      </w:r>
      <w:r w:rsidR="00766E4B">
        <w:t xml:space="preserve"> with no Discount</w:t>
      </w:r>
      <w:bookmarkEnd w:id="1145"/>
      <w:r w:rsidRPr="00D929DE">
        <w:t xml:space="preserve"> </w:t>
      </w:r>
      <w:bookmarkEnd w:id="1144"/>
    </w:p>
    <w:p w14:paraId="17D23AF2" w14:textId="77777777" w:rsidR="00517227" w:rsidRPr="00D929DE" w:rsidRDefault="00517227" w:rsidP="00517227">
      <w:pPr>
        <w:keepNext/>
        <w:keepLines/>
      </w:pPr>
    </w:p>
    <w:p w14:paraId="772C1C1E" w14:textId="77777777" w:rsidR="00517227" w:rsidRPr="00D929DE" w:rsidRDefault="00517227" w:rsidP="00517227">
      <w:pPr>
        <w:keepNext/>
        <w:jc w:val="center"/>
      </w:pPr>
      <w:r w:rsidRPr="00F40631">
        <w:rPr>
          <w:noProof/>
        </w:rPr>
        <w:drawing>
          <wp:inline distT="0" distB="0" distL="0" distR="0" wp14:anchorId="68EE1F96" wp14:editId="123EB3A8">
            <wp:extent cx="5486400" cy="411480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23FB2AA" w14:textId="77777777" w:rsidR="00517227" w:rsidRPr="00D929DE" w:rsidRDefault="00517227" w:rsidP="00517227">
      <w:pPr>
        <w:pStyle w:val="Caption"/>
        <w:ind w:hanging="3403"/>
        <w:jc w:val="center"/>
      </w:pPr>
      <w:r w:rsidRPr="00D929DE">
        <w:t xml:space="preserve">Figure </w:t>
      </w:r>
      <w:fldSimple w:instr=" SEQ Figure \* ARABIC ">
        <w:r>
          <w:rPr>
            <w:noProof/>
          </w:rPr>
          <w:t>19</w:t>
        </w:r>
      </w:fldSimple>
      <w:r w:rsidRPr="00D929DE">
        <w:t>: Successful Confirm Flow</w:t>
      </w:r>
    </w:p>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517227" w:rsidRPr="00D929DE" w14:paraId="3751DD52" w14:textId="77777777" w:rsidTr="00E60BEF">
        <w:tc>
          <w:tcPr>
            <w:tcW w:w="9540" w:type="dxa"/>
            <w:gridSpan w:val="2"/>
            <w:tcBorders>
              <w:top w:val="single" w:sz="4" w:space="0" w:color="auto"/>
              <w:bottom w:val="single" w:sz="4" w:space="0" w:color="auto"/>
            </w:tcBorders>
            <w:shd w:val="clear" w:color="auto" w:fill="CCCCCC"/>
            <w:vAlign w:val="bottom"/>
          </w:tcPr>
          <w:p w14:paraId="10B6290F" w14:textId="77777777" w:rsidR="00517227" w:rsidRPr="00D929DE" w:rsidRDefault="00517227" w:rsidP="00E60BEF">
            <w:pPr>
              <w:pageBreakBefore/>
              <w:jc w:val="center"/>
              <w:rPr>
                <w:rFonts w:ascii="Arial" w:hAnsi="Arial"/>
              </w:rPr>
            </w:pPr>
            <w:r w:rsidRPr="00D929DE">
              <w:lastRenderedPageBreak/>
              <w:t xml:space="preserve">Successful Confirm Flow </w:t>
            </w:r>
          </w:p>
        </w:tc>
      </w:tr>
      <w:tr w:rsidR="00517227" w:rsidRPr="00D929DE" w14:paraId="148E1479" w14:textId="77777777" w:rsidTr="00E60BEF">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5AA46775" w14:textId="77777777" w:rsidR="00517227" w:rsidRPr="00D929DE" w:rsidRDefault="00517227" w:rsidP="00E43378">
            <w:pPr>
              <w:numPr>
                <w:ilvl w:val="0"/>
                <w:numId w:val="34"/>
              </w:numPr>
              <w:spacing w:after="120"/>
            </w:pPr>
            <w:r w:rsidRPr="00D929DE">
              <w:t xml:space="preserve">As a </w:t>
            </w:r>
            <w:r>
              <w:t>SMS Aggregator</w:t>
            </w:r>
            <w:r w:rsidRPr="00D929DE">
              <w:t xml:space="preserve"> has previously successfully generated an Authorize operation for the subscriber, the transaction state within PSEP is ‘authorized’, where the transaction’s ID and the state of AUTHORIZED was returned in the response to the Authorize operation. </w:t>
            </w:r>
          </w:p>
          <w:p w14:paraId="7021D715" w14:textId="77777777" w:rsidR="00517227" w:rsidRPr="00D929DE" w:rsidRDefault="00517227" w:rsidP="00E43378">
            <w:pPr>
              <w:pStyle w:val="ListParagraph"/>
              <w:numPr>
                <w:ilvl w:val="1"/>
                <w:numId w:val="34"/>
              </w:numPr>
            </w:pPr>
            <w:r w:rsidRPr="00D929DE">
              <w:t xml:space="preserve">See steps 1-6 in Section </w:t>
            </w:r>
            <w:r>
              <w:fldChar w:fldCharType="begin"/>
            </w:r>
            <w:r>
              <w:instrText xml:space="preserve"> REF _Ref235085460 \w \p \h </w:instrText>
            </w:r>
            <w:r>
              <w:fldChar w:fldCharType="separate"/>
            </w:r>
            <w:r>
              <w:t>3.3.5.1 above</w:t>
            </w:r>
            <w:r>
              <w:fldChar w:fldCharType="end"/>
            </w:r>
            <w:r w:rsidRPr="00D929DE">
              <w:t>.</w:t>
            </w:r>
          </w:p>
          <w:p w14:paraId="5D4529D4" w14:textId="77777777" w:rsidR="00517227" w:rsidRPr="00D929DE" w:rsidRDefault="00517227" w:rsidP="00E43378">
            <w:pPr>
              <w:pStyle w:val="ListParagraph"/>
              <w:numPr>
                <w:ilvl w:val="0"/>
                <w:numId w:val="34"/>
              </w:numPr>
            </w:pPr>
            <w:r w:rsidRPr="00D929DE">
              <w:t xml:space="preserve">The </w:t>
            </w:r>
            <w:r>
              <w:t>SMS Aggregator</w:t>
            </w:r>
            <w:r w:rsidRPr="00D929DE">
              <w:t xml:space="preserve"> sends the Confirm method to </w:t>
            </w:r>
            <w:r>
              <w:t>PSEP</w:t>
            </w:r>
            <w:r w:rsidRPr="00D929DE">
              <w:t xml:space="preserve"> with the ‘authorized’ transaction </w:t>
            </w:r>
            <w:r>
              <w:t>ID</w:t>
            </w:r>
            <w:r w:rsidRPr="00D929DE">
              <w:t xml:space="preserve">. </w:t>
            </w:r>
          </w:p>
          <w:p w14:paraId="416284C1" w14:textId="77777777" w:rsidR="00517227" w:rsidRPr="00D929DE" w:rsidRDefault="00517227" w:rsidP="00E43378">
            <w:pPr>
              <w:pStyle w:val="ListParagraph"/>
              <w:numPr>
                <w:ilvl w:val="0"/>
                <w:numId w:val="34"/>
              </w:numPr>
            </w:pPr>
            <w:r w:rsidRPr="00D929DE">
              <w:t>PSEP performs the following</w:t>
            </w:r>
          </w:p>
          <w:p w14:paraId="7B8BB8AD" w14:textId="77777777" w:rsidR="00517227" w:rsidRPr="00D929DE" w:rsidRDefault="00517227" w:rsidP="00E43378">
            <w:pPr>
              <w:pStyle w:val="ListParagraph"/>
              <w:numPr>
                <w:ilvl w:val="1"/>
                <w:numId w:val="34"/>
              </w:numPr>
            </w:pPr>
            <w:r w:rsidRPr="00D929DE">
              <w:t xml:space="preserve">The Partner </w:t>
            </w:r>
            <w:r>
              <w:t>is</w:t>
            </w:r>
            <w:r w:rsidRPr="00D929DE">
              <w:t xml:space="preserve"> validated to ensure </w:t>
            </w:r>
            <w:r>
              <w:t>it</w:t>
            </w:r>
            <w:r w:rsidRPr="00D929DE">
              <w:t xml:space="preserve"> exist</w:t>
            </w:r>
            <w:r>
              <w:t>s</w:t>
            </w:r>
            <w:r w:rsidRPr="00D929DE">
              <w:t xml:space="preserve"> and </w:t>
            </w:r>
            <w:r>
              <w:t>is</w:t>
            </w:r>
            <w:r w:rsidRPr="00D929DE">
              <w:t xml:space="preserve"> </w:t>
            </w:r>
            <w:r>
              <w:t>not</w:t>
            </w:r>
            <w:r w:rsidRPr="00D929DE">
              <w:t xml:space="preserve"> ‘</w:t>
            </w:r>
            <w:r>
              <w:t>terminated</w:t>
            </w:r>
            <w:r w:rsidRPr="00D929DE">
              <w:t>’</w:t>
            </w:r>
          </w:p>
          <w:p w14:paraId="3A38B983" w14:textId="77777777" w:rsidR="00517227" w:rsidRPr="00C741A9" w:rsidRDefault="00517227" w:rsidP="00E43378">
            <w:pPr>
              <w:pStyle w:val="ListParagraph"/>
              <w:numPr>
                <w:ilvl w:val="1"/>
                <w:numId w:val="34"/>
              </w:numPr>
            </w:pPr>
            <w:r w:rsidRPr="00D929DE">
              <w:t xml:space="preserve">Validates the payment operation parameters </w:t>
            </w:r>
            <w:r w:rsidRPr="00C741A9">
              <w:t>and that the payment account is not ‘terminated’</w:t>
            </w:r>
          </w:p>
          <w:p w14:paraId="2D31A963" w14:textId="77777777" w:rsidR="00517227" w:rsidRDefault="00517227" w:rsidP="00E43378">
            <w:pPr>
              <w:pStyle w:val="ListParagraph"/>
              <w:numPr>
                <w:ilvl w:val="1"/>
                <w:numId w:val="34"/>
              </w:numPr>
            </w:pPr>
            <w:r w:rsidRPr="00D929DE">
              <w:t>Validates the payment account holder is not ‘terminated’</w:t>
            </w:r>
          </w:p>
          <w:p w14:paraId="653C09CA" w14:textId="77777777" w:rsidR="00517227" w:rsidRPr="00874A0D" w:rsidRDefault="00517227" w:rsidP="00E43378">
            <w:pPr>
              <w:pStyle w:val="ListParagraph"/>
              <w:numPr>
                <w:ilvl w:val="1"/>
                <w:numId w:val="34"/>
              </w:numPr>
            </w:pPr>
            <w:r>
              <w:t>Validates the</w:t>
            </w:r>
            <w:r w:rsidRPr="00D929DE">
              <w:t xml:space="preserve"> Confirm </w:t>
            </w:r>
            <w:r>
              <w:t>method arrives</w:t>
            </w:r>
            <w:r w:rsidRPr="00D929DE">
              <w:t xml:space="preserve"> before the ‘authorized’ transaction </w:t>
            </w:r>
            <w:r>
              <w:t xml:space="preserve">authorization period timer </w:t>
            </w:r>
            <w:r w:rsidRPr="00D929DE">
              <w:t xml:space="preserve">expires. </w:t>
            </w:r>
          </w:p>
          <w:p w14:paraId="4B506785" w14:textId="77777777" w:rsidR="00517227" w:rsidRPr="00D929DE" w:rsidRDefault="00517227" w:rsidP="00E43378">
            <w:pPr>
              <w:pStyle w:val="ListParagraph"/>
              <w:numPr>
                <w:ilvl w:val="0"/>
                <w:numId w:val="34"/>
              </w:numPr>
            </w:pPr>
            <w:r w:rsidRPr="00D929DE">
              <w:t>As the ‘authorized’ payment transaction was for a Prepaid subscriber, PSEP sends a Diameter Terminate-Confirm CCR message with Used-Service-Unit-CC-Money-Unit-Value Value-Digits that must be greater than zero to the OCS.</w:t>
            </w:r>
          </w:p>
          <w:p w14:paraId="66A02AB0" w14:textId="77777777" w:rsidR="00517227" w:rsidRPr="00D929DE" w:rsidRDefault="00517227" w:rsidP="00E43378">
            <w:pPr>
              <w:pStyle w:val="ListParagraph"/>
              <w:numPr>
                <w:ilvl w:val="0"/>
                <w:numId w:val="34"/>
              </w:numPr>
            </w:pPr>
            <w:r w:rsidRPr="00D929DE">
              <w:t>OCS returns a successful CCA message.</w:t>
            </w:r>
          </w:p>
          <w:p w14:paraId="299285D2" w14:textId="77777777" w:rsidR="00517227" w:rsidRPr="00D929DE" w:rsidRDefault="00517227" w:rsidP="00E43378">
            <w:pPr>
              <w:pStyle w:val="ListParagraph"/>
              <w:numPr>
                <w:ilvl w:val="0"/>
                <w:numId w:val="34"/>
              </w:numPr>
            </w:pPr>
            <w:r w:rsidRPr="00D929DE">
              <w:t>PSEP changes the transaction state to CONFIRMED and revises the spent amount associated with the Spend Limits.</w:t>
            </w:r>
          </w:p>
          <w:p w14:paraId="2A2E139B" w14:textId="491E9C31" w:rsidR="00766E4B" w:rsidRPr="007435DA" w:rsidRDefault="00766E4B" w:rsidP="00E43378">
            <w:pPr>
              <w:pStyle w:val="ListParagraph"/>
              <w:numPr>
                <w:ilvl w:val="1"/>
                <w:numId w:val="34"/>
              </w:numPr>
              <w:rPr>
                <w:lang w:val="en-US"/>
              </w:rPr>
            </w:pPr>
            <w:r>
              <w:rPr>
                <w:lang w:val="en-US"/>
              </w:rPr>
              <w:t xml:space="preserve">A Prepaid Feed Transaction Record with a ‘Transaction Type’ value of “Charge” is created for the Partner Payment ‘confirmed’ transaction as described in Section </w:t>
            </w:r>
            <w:r>
              <w:rPr>
                <w:lang w:val="en-US"/>
              </w:rPr>
              <w:fldChar w:fldCharType="begin"/>
            </w:r>
            <w:r>
              <w:rPr>
                <w:lang w:val="en-US"/>
              </w:rPr>
              <w:instrText xml:space="preserve"> REF _Ref237620299 \w \p \h </w:instrText>
            </w:r>
            <w:r>
              <w:rPr>
                <w:lang w:val="en-US"/>
              </w:rPr>
            </w:r>
            <w:r>
              <w:rPr>
                <w:lang w:val="en-US"/>
              </w:rPr>
              <w:fldChar w:fldCharType="separate"/>
            </w:r>
            <w:r>
              <w:rPr>
                <w:lang w:val="en-US"/>
              </w:rPr>
              <w:t>5.2 below</w:t>
            </w:r>
            <w:r>
              <w:rPr>
                <w:lang w:val="en-US"/>
              </w:rPr>
              <w:fldChar w:fldCharType="end"/>
            </w:r>
            <w:r>
              <w:rPr>
                <w:lang w:val="en-US"/>
              </w:rPr>
              <w:t>.</w:t>
            </w:r>
          </w:p>
          <w:p w14:paraId="752481A2" w14:textId="77777777" w:rsidR="00517227" w:rsidRPr="00D929DE" w:rsidRDefault="00517227" w:rsidP="00E43378">
            <w:pPr>
              <w:pStyle w:val="ListParagraph"/>
              <w:numPr>
                <w:ilvl w:val="0"/>
                <w:numId w:val="34"/>
              </w:numPr>
            </w:pPr>
            <w:r>
              <w:t>PSEP</w:t>
            </w:r>
            <w:r w:rsidRPr="00D929DE">
              <w:t xml:space="preserve"> returns a successful response to the Confirm call to the </w:t>
            </w:r>
            <w:r>
              <w:t>SMS Aggregator</w:t>
            </w:r>
            <w:r w:rsidRPr="00D929DE">
              <w:t>.</w:t>
            </w:r>
          </w:p>
        </w:tc>
      </w:tr>
      <w:tr w:rsidR="00517227" w:rsidRPr="00D929DE" w14:paraId="7D4C087A" w14:textId="77777777" w:rsidTr="00E60BEF">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29B419BC" w14:textId="77777777" w:rsidR="00517227" w:rsidRPr="00D929DE" w:rsidRDefault="00517227" w:rsidP="00E60BEF"/>
        </w:tc>
      </w:tr>
    </w:tbl>
    <w:p w14:paraId="34D1ECDB" w14:textId="77777777" w:rsidR="003F5FC0" w:rsidRPr="00D929DE" w:rsidRDefault="003F5FC0" w:rsidP="00DE3E21">
      <w:pPr>
        <w:pStyle w:val="Heading4"/>
      </w:pPr>
      <w:bookmarkStart w:id="1146" w:name="_Toc367633784"/>
      <w:r w:rsidRPr="00D929DE">
        <w:lastRenderedPageBreak/>
        <w:t>Successful Cancel Flow</w:t>
      </w:r>
      <w:bookmarkEnd w:id="1146"/>
    </w:p>
    <w:p w14:paraId="74786CA4" w14:textId="7AE84CC7" w:rsidR="003F5FC0" w:rsidRPr="00D929DE" w:rsidRDefault="003F5FC0" w:rsidP="005E1B40">
      <w:pPr>
        <w:keepNext/>
        <w:jc w:val="center"/>
      </w:pPr>
      <w:r w:rsidRPr="00D929DE">
        <w:t xml:space="preserve"> </w:t>
      </w:r>
      <w:r w:rsidR="002D62AC" w:rsidRPr="002D62AC">
        <w:rPr>
          <w:noProof/>
        </w:rPr>
        <w:drawing>
          <wp:inline distT="0" distB="0" distL="0" distR="0" wp14:anchorId="1BED83F9" wp14:editId="7AC6C481">
            <wp:extent cx="5486400" cy="41148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AECBCAC" w14:textId="207B9CE3" w:rsidR="003F5FC0" w:rsidRPr="00D929DE" w:rsidRDefault="003F5FC0" w:rsidP="005E1B40">
      <w:pPr>
        <w:pStyle w:val="Caption"/>
        <w:ind w:hanging="3403"/>
        <w:jc w:val="center"/>
      </w:pPr>
      <w:r w:rsidRPr="00D929DE">
        <w:t xml:space="preserve">Figure </w:t>
      </w:r>
      <w:fldSimple w:instr=" SEQ Figure \* ARABIC ">
        <w:r w:rsidR="00517227">
          <w:rPr>
            <w:noProof/>
          </w:rPr>
          <w:t>20</w:t>
        </w:r>
      </w:fldSimple>
      <w:r w:rsidRPr="00D929DE">
        <w:t>: Successful Cancel Flow</w:t>
      </w:r>
    </w:p>
    <w:p w14:paraId="770EFE4E" w14:textId="77777777" w:rsidR="003F5FC0" w:rsidRPr="00D929DE" w:rsidRDefault="003F5FC0"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3F5FC0" w:rsidRPr="00D929DE" w14:paraId="27F5A6F4" w14:textId="77777777" w:rsidTr="003F5FC0">
        <w:tc>
          <w:tcPr>
            <w:tcW w:w="9540" w:type="dxa"/>
            <w:gridSpan w:val="2"/>
            <w:tcBorders>
              <w:top w:val="single" w:sz="4" w:space="0" w:color="auto"/>
              <w:bottom w:val="single" w:sz="4" w:space="0" w:color="auto"/>
            </w:tcBorders>
            <w:shd w:val="clear" w:color="auto" w:fill="CCCCCC"/>
            <w:vAlign w:val="bottom"/>
          </w:tcPr>
          <w:p w14:paraId="153EDECA" w14:textId="77777777" w:rsidR="003F5FC0" w:rsidRPr="00D929DE" w:rsidRDefault="003F5FC0" w:rsidP="005E1B40">
            <w:pPr>
              <w:keepNext/>
              <w:keepLines/>
              <w:jc w:val="center"/>
              <w:rPr>
                <w:rFonts w:ascii="Arial" w:hAnsi="Arial"/>
              </w:rPr>
            </w:pPr>
            <w:r w:rsidRPr="00D929DE">
              <w:lastRenderedPageBreak/>
              <w:t xml:space="preserve">Successful Cancel Flow </w:t>
            </w:r>
          </w:p>
        </w:tc>
      </w:tr>
      <w:tr w:rsidR="003F5FC0" w:rsidRPr="00D929DE" w14:paraId="3ED2537D"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1612A1A1" w14:textId="3F37DA20" w:rsidR="003F5FC0" w:rsidRPr="00D929DE" w:rsidRDefault="003F5FC0" w:rsidP="00E43378">
            <w:pPr>
              <w:keepNext/>
              <w:keepLines/>
              <w:numPr>
                <w:ilvl w:val="0"/>
                <w:numId w:val="35"/>
              </w:numPr>
              <w:spacing w:after="120"/>
            </w:pPr>
            <w:r w:rsidRPr="00D929DE">
              <w:t xml:space="preserve">As a </w:t>
            </w:r>
            <w:r w:rsidR="002D62AC">
              <w:t>SMS Aggregator</w:t>
            </w:r>
            <w:r w:rsidR="002D62AC" w:rsidRPr="00D929DE">
              <w:t xml:space="preserve"> </w:t>
            </w:r>
            <w:r w:rsidRPr="00D929DE">
              <w:t xml:space="preserve">has previously successfully generated an Authorize operation for the subscriber, the transaction state within PSEP is ‘authorized’, where the transaction’s ID and the state of AUTHORIZED was returned in the response to the Authorize operation. </w:t>
            </w:r>
          </w:p>
          <w:p w14:paraId="63CF5FCC" w14:textId="4B151D23" w:rsidR="003F5FC0" w:rsidRPr="00D929DE" w:rsidRDefault="003F5FC0" w:rsidP="00E43378">
            <w:pPr>
              <w:pStyle w:val="ListParagraph"/>
              <w:keepNext/>
              <w:keepLines/>
              <w:numPr>
                <w:ilvl w:val="1"/>
                <w:numId w:val="35"/>
              </w:numPr>
            </w:pPr>
            <w:r w:rsidRPr="00D929DE">
              <w:t xml:space="preserve">See steps 1-6 in </w:t>
            </w:r>
            <w:r w:rsidR="005C6BAF" w:rsidRPr="00D929DE">
              <w:t xml:space="preserve">Section </w:t>
            </w:r>
            <w:r w:rsidR="005C6BAF">
              <w:fldChar w:fldCharType="begin"/>
            </w:r>
            <w:r w:rsidR="005C6BAF">
              <w:instrText xml:space="preserve"> REF _Ref235085460 \w \p \h </w:instrText>
            </w:r>
            <w:r w:rsidR="005C6BAF">
              <w:fldChar w:fldCharType="separate"/>
            </w:r>
            <w:r w:rsidR="00517227">
              <w:t>3.3.5.1 above</w:t>
            </w:r>
            <w:r w:rsidR="005C6BAF">
              <w:fldChar w:fldCharType="end"/>
            </w:r>
            <w:r w:rsidRPr="00D929DE">
              <w:t>.</w:t>
            </w:r>
          </w:p>
          <w:p w14:paraId="259B0BCC" w14:textId="2E6CB44D" w:rsidR="003F5FC0" w:rsidRPr="00D929DE" w:rsidRDefault="003F5FC0" w:rsidP="00E43378">
            <w:pPr>
              <w:pStyle w:val="ListParagraph"/>
              <w:keepNext/>
              <w:keepLines/>
              <w:numPr>
                <w:ilvl w:val="0"/>
                <w:numId w:val="35"/>
              </w:numPr>
            </w:pPr>
            <w:r w:rsidRPr="00D929DE">
              <w:t xml:space="preserve">The </w:t>
            </w:r>
            <w:r w:rsidR="002D62AC">
              <w:t>SMS Aggregator</w:t>
            </w:r>
            <w:r w:rsidR="002D62AC" w:rsidRPr="00D929DE">
              <w:t xml:space="preserve"> </w:t>
            </w:r>
            <w:r w:rsidRPr="00D929DE">
              <w:t xml:space="preserve">sends the Cancel method to </w:t>
            </w:r>
            <w:r w:rsidR="002D62AC">
              <w:t>PSEP</w:t>
            </w:r>
            <w:r w:rsidRPr="00D929DE">
              <w:t xml:space="preserve"> with the ‘authorized’ transaction id. </w:t>
            </w:r>
          </w:p>
          <w:p w14:paraId="48206029" w14:textId="1B4DAAAB" w:rsidR="003F5FC0" w:rsidRPr="00D929DE" w:rsidRDefault="003F5FC0" w:rsidP="00E43378">
            <w:pPr>
              <w:pStyle w:val="ListParagraph"/>
              <w:keepNext/>
              <w:keepLines/>
              <w:numPr>
                <w:ilvl w:val="0"/>
                <w:numId w:val="35"/>
              </w:numPr>
            </w:pPr>
            <w:r w:rsidRPr="00D929DE">
              <w:t>PSEP performs the following</w:t>
            </w:r>
          </w:p>
          <w:p w14:paraId="1D15D093" w14:textId="6CAB5FC5" w:rsidR="003F5FC0" w:rsidRPr="00D929DE" w:rsidRDefault="002D62AC" w:rsidP="00E43378">
            <w:pPr>
              <w:pStyle w:val="ListParagraph"/>
              <w:keepNext/>
              <w:keepLines/>
              <w:numPr>
                <w:ilvl w:val="1"/>
                <w:numId w:val="35"/>
              </w:numPr>
            </w:pPr>
            <w:r w:rsidRPr="00D929DE">
              <w:t xml:space="preserve">The Partner </w:t>
            </w:r>
            <w:r>
              <w:t>is</w:t>
            </w:r>
            <w:r w:rsidRPr="00D929DE">
              <w:t xml:space="preserve"> validated to ensure </w:t>
            </w:r>
            <w:r>
              <w:t>it</w:t>
            </w:r>
            <w:r w:rsidRPr="00D929DE">
              <w:t xml:space="preserve"> exist</w:t>
            </w:r>
            <w:r>
              <w:t>s</w:t>
            </w:r>
            <w:r w:rsidRPr="00D929DE">
              <w:t xml:space="preserve"> and </w:t>
            </w:r>
            <w:r>
              <w:t>is</w:t>
            </w:r>
            <w:r w:rsidRPr="00D929DE">
              <w:t xml:space="preserve"> </w:t>
            </w:r>
            <w:r w:rsidR="00A721C6">
              <w:t>not</w:t>
            </w:r>
            <w:r w:rsidR="00A721C6" w:rsidRPr="00D929DE">
              <w:t xml:space="preserve"> ‘</w:t>
            </w:r>
            <w:r w:rsidR="00A721C6">
              <w:t>terminated</w:t>
            </w:r>
            <w:r w:rsidR="00A721C6" w:rsidRPr="00D929DE">
              <w:t>’</w:t>
            </w:r>
          </w:p>
          <w:p w14:paraId="733A3EF2" w14:textId="77777777" w:rsidR="003F5FC0" w:rsidRPr="00C741A9" w:rsidRDefault="003F5FC0" w:rsidP="00E43378">
            <w:pPr>
              <w:pStyle w:val="ListParagraph"/>
              <w:keepNext/>
              <w:keepLines/>
              <w:numPr>
                <w:ilvl w:val="1"/>
                <w:numId w:val="35"/>
              </w:numPr>
            </w:pPr>
            <w:r w:rsidRPr="00D929DE">
              <w:t xml:space="preserve">Validates the payment operation parameters </w:t>
            </w:r>
            <w:r w:rsidRPr="00C741A9">
              <w:t>and that the payment account is not ‘terminated’</w:t>
            </w:r>
          </w:p>
          <w:p w14:paraId="1C8DC972" w14:textId="77777777" w:rsidR="003F5FC0" w:rsidRDefault="003F5FC0" w:rsidP="00E43378">
            <w:pPr>
              <w:pStyle w:val="ListParagraph"/>
              <w:keepNext/>
              <w:keepLines/>
              <w:numPr>
                <w:ilvl w:val="1"/>
                <w:numId w:val="35"/>
              </w:numPr>
            </w:pPr>
            <w:r w:rsidRPr="00D929DE">
              <w:t>Validates the payment account holder is not ‘terminated’</w:t>
            </w:r>
          </w:p>
          <w:p w14:paraId="0675D3E3" w14:textId="77777777" w:rsidR="003F5FC0" w:rsidRPr="00874A0D" w:rsidRDefault="003F5FC0" w:rsidP="00E43378">
            <w:pPr>
              <w:pStyle w:val="ListParagraph"/>
              <w:keepNext/>
              <w:keepLines/>
              <w:numPr>
                <w:ilvl w:val="1"/>
                <w:numId w:val="35"/>
              </w:numPr>
            </w:pPr>
            <w:r>
              <w:t>T</w:t>
            </w:r>
            <w:r w:rsidRPr="00D929DE">
              <w:t xml:space="preserve">he </w:t>
            </w:r>
            <w:r>
              <w:t>Cancel</w:t>
            </w:r>
            <w:r w:rsidRPr="00D929DE">
              <w:t xml:space="preserve"> </w:t>
            </w:r>
            <w:r>
              <w:t>method arrives</w:t>
            </w:r>
            <w:r w:rsidRPr="00D929DE">
              <w:t xml:space="preserve"> before the ‘authorized’ transaction </w:t>
            </w:r>
            <w:r>
              <w:t xml:space="preserve">authorization period timer </w:t>
            </w:r>
            <w:r w:rsidRPr="00D929DE">
              <w:t xml:space="preserve">expires. </w:t>
            </w:r>
          </w:p>
          <w:p w14:paraId="714E6B27" w14:textId="77777777" w:rsidR="003F5FC0" w:rsidRPr="00D929DE" w:rsidRDefault="003F5FC0" w:rsidP="00E43378">
            <w:pPr>
              <w:pStyle w:val="ListParagraph"/>
              <w:keepNext/>
              <w:keepLines/>
              <w:numPr>
                <w:ilvl w:val="0"/>
                <w:numId w:val="35"/>
              </w:numPr>
            </w:pPr>
            <w:r w:rsidRPr="00D929DE">
              <w:t>As the ‘authorized’ payment transaction was for a Prepaid subscriber, PSEP sends a Diameter Terminate-Cancel CCR message with Used-Service-Unit-CC-Money-Unit-Value Value-Digits that must be equal to zero to the OCS.</w:t>
            </w:r>
          </w:p>
          <w:p w14:paraId="6871A024" w14:textId="77777777" w:rsidR="003F5FC0" w:rsidRPr="00D929DE" w:rsidRDefault="003F5FC0" w:rsidP="00E43378">
            <w:pPr>
              <w:pStyle w:val="ListParagraph"/>
              <w:keepNext/>
              <w:keepLines/>
              <w:numPr>
                <w:ilvl w:val="0"/>
                <w:numId w:val="35"/>
              </w:numPr>
            </w:pPr>
            <w:r w:rsidRPr="00D929DE">
              <w:t>OCS returns a successful CCA message.</w:t>
            </w:r>
          </w:p>
          <w:p w14:paraId="6A197159" w14:textId="77777777" w:rsidR="003F5FC0" w:rsidRPr="00D929DE" w:rsidRDefault="003F5FC0" w:rsidP="00E43378">
            <w:pPr>
              <w:pStyle w:val="ListParagraph"/>
              <w:keepNext/>
              <w:keepLines/>
              <w:numPr>
                <w:ilvl w:val="0"/>
                <w:numId w:val="35"/>
              </w:numPr>
            </w:pPr>
            <w:r w:rsidRPr="00D929DE">
              <w:t>PSEP changes the transaction state to CANCELLED and revises the spent amount associated with the Spend Limits.</w:t>
            </w:r>
          </w:p>
          <w:p w14:paraId="6D1E4F3A" w14:textId="05D1DCFA" w:rsidR="003F5FC0" w:rsidRPr="00D929DE" w:rsidRDefault="002D62AC" w:rsidP="00E43378">
            <w:pPr>
              <w:pStyle w:val="ListParagraph"/>
              <w:keepNext/>
              <w:keepLines/>
              <w:numPr>
                <w:ilvl w:val="0"/>
                <w:numId w:val="35"/>
              </w:numPr>
            </w:pPr>
            <w:r>
              <w:t>PSEP</w:t>
            </w:r>
            <w:r w:rsidR="003F5FC0" w:rsidRPr="00D929DE">
              <w:t xml:space="preserve"> returns a successful response to the Cancel call to the </w:t>
            </w:r>
            <w:r>
              <w:t>SMS Aggregator</w:t>
            </w:r>
            <w:r w:rsidR="003F5FC0" w:rsidRPr="00D929DE">
              <w:t>.</w:t>
            </w:r>
          </w:p>
        </w:tc>
      </w:tr>
      <w:tr w:rsidR="003F5FC0" w:rsidRPr="00D929DE" w14:paraId="2DAD2E33"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25D9C026" w14:textId="77777777" w:rsidR="003F5FC0" w:rsidRPr="00D929DE" w:rsidRDefault="003F5FC0" w:rsidP="00DE3E21"/>
        </w:tc>
      </w:tr>
    </w:tbl>
    <w:p w14:paraId="67D21D70" w14:textId="77777777" w:rsidR="003F5FC0" w:rsidRPr="00D929DE" w:rsidRDefault="003F5FC0" w:rsidP="00DE3E21"/>
    <w:p w14:paraId="02C03366" w14:textId="01F3A32E" w:rsidR="003F5FC0" w:rsidRPr="00D929DE" w:rsidRDefault="003F5FC0" w:rsidP="00ED2292">
      <w:pPr>
        <w:pStyle w:val="Heading4"/>
      </w:pPr>
      <w:bookmarkStart w:id="1147" w:name="_Ref235087323"/>
      <w:bookmarkStart w:id="1148" w:name="_Toc367633785"/>
      <w:r w:rsidRPr="00D929DE">
        <w:lastRenderedPageBreak/>
        <w:t>Successful Charge Flow</w:t>
      </w:r>
      <w:bookmarkEnd w:id="1147"/>
      <w:bookmarkEnd w:id="1148"/>
    </w:p>
    <w:p w14:paraId="22807E23" w14:textId="77777777" w:rsidR="003F5FC0" w:rsidRPr="00D929DE" w:rsidRDefault="003F5FC0" w:rsidP="005E1B40">
      <w:pPr>
        <w:keepNext/>
      </w:pPr>
    </w:p>
    <w:p w14:paraId="3673D365" w14:textId="33455A87" w:rsidR="003F5FC0" w:rsidRPr="00D929DE" w:rsidRDefault="00BF59F5" w:rsidP="005E1B40">
      <w:pPr>
        <w:keepNext/>
        <w:jc w:val="center"/>
      </w:pPr>
      <w:r w:rsidRPr="00BF59F5">
        <w:rPr>
          <w:noProof/>
        </w:rPr>
        <w:drawing>
          <wp:inline distT="0" distB="0" distL="0" distR="0" wp14:anchorId="1EE64E90" wp14:editId="7213FFCF">
            <wp:extent cx="5486400" cy="411480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4818989" w14:textId="413E7806" w:rsidR="003F5FC0" w:rsidRPr="00D929DE" w:rsidRDefault="003F5FC0" w:rsidP="00F50EB0">
      <w:pPr>
        <w:pStyle w:val="Caption"/>
        <w:tabs>
          <w:tab w:val="clear" w:pos="3402"/>
        </w:tabs>
        <w:ind w:left="0" w:firstLine="0"/>
        <w:jc w:val="center"/>
      </w:pPr>
      <w:r w:rsidRPr="00D929DE">
        <w:t xml:space="preserve">Figure </w:t>
      </w:r>
      <w:fldSimple w:instr=" SEQ Figure \* ARABIC ">
        <w:r w:rsidR="00517227">
          <w:rPr>
            <w:noProof/>
          </w:rPr>
          <w:t>21</w:t>
        </w:r>
      </w:fldSimple>
      <w:r w:rsidRPr="00D929DE">
        <w:t>: Successful Charge Flow</w:t>
      </w:r>
    </w:p>
    <w:p w14:paraId="4885F6F4" w14:textId="77777777" w:rsidR="003F5FC0" w:rsidRPr="00D929DE" w:rsidRDefault="003F5FC0"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3F5FC0" w:rsidRPr="00D929DE" w14:paraId="351EF6E6" w14:textId="77777777" w:rsidTr="003F5FC0">
        <w:tc>
          <w:tcPr>
            <w:tcW w:w="9540" w:type="dxa"/>
            <w:gridSpan w:val="2"/>
            <w:tcBorders>
              <w:top w:val="single" w:sz="4" w:space="0" w:color="auto"/>
              <w:bottom w:val="single" w:sz="4" w:space="0" w:color="auto"/>
            </w:tcBorders>
            <w:shd w:val="clear" w:color="auto" w:fill="CCCCCC"/>
            <w:vAlign w:val="bottom"/>
          </w:tcPr>
          <w:p w14:paraId="565FD298" w14:textId="77777777" w:rsidR="003F5FC0" w:rsidRPr="00D929DE" w:rsidRDefault="003F5FC0" w:rsidP="005E1B40">
            <w:pPr>
              <w:jc w:val="center"/>
              <w:rPr>
                <w:rFonts w:ascii="Arial" w:hAnsi="Arial"/>
              </w:rPr>
            </w:pPr>
            <w:r w:rsidRPr="00D929DE">
              <w:t xml:space="preserve">Successful Charge Flow </w:t>
            </w:r>
          </w:p>
        </w:tc>
      </w:tr>
      <w:tr w:rsidR="003F5FC0" w:rsidRPr="00D929DE" w14:paraId="07D1AF11"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7FF29BAF" w14:textId="66F31438" w:rsidR="003F5FC0" w:rsidRPr="00D929DE" w:rsidRDefault="003F5FC0" w:rsidP="00E43378">
            <w:pPr>
              <w:pStyle w:val="ListParagraph"/>
              <w:numPr>
                <w:ilvl w:val="0"/>
                <w:numId w:val="36"/>
              </w:numPr>
            </w:pPr>
            <w:r w:rsidRPr="00D929DE">
              <w:t xml:space="preserve">The </w:t>
            </w:r>
            <w:r w:rsidR="005C6BAF">
              <w:t>SMS Aggregator</w:t>
            </w:r>
            <w:r w:rsidR="005C6BAF" w:rsidRPr="00D929DE">
              <w:t xml:space="preserve"> </w:t>
            </w:r>
            <w:r w:rsidRPr="00D929DE">
              <w:t>calls the Charge method of AMP.</w:t>
            </w:r>
          </w:p>
          <w:p w14:paraId="194B8961" w14:textId="165B9F68" w:rsidR="003F5FC0" w:rsidRPr="00D929DE" w:rsidRDefault="003F5FC0" w:rsidP="00E43378">
            <w:pPr>
              <w:pStyle w:val="ListParagraph"/>
              <w:numPr>
                <w:ilvl w:val="0"/>
                <w:numId w:val="36"/>
              </w:numPr>
            </w:pPr>
            <w:r w:rsidRPr="00D929DE">
              <w:t>PSEP performs the following</w:t>
            </w:r>
          </w:p>
          <w:p w14:paraId="5190EFBE" w14:textId="77777777" w:rsidR="005C6BAF" w:rsidRPr="00D929DE" w:rsidRDefault="005C6BAF" w:rsidP="00E43378">
            <w:pPr>
              <w:pStyle w:val="ListParagraph"/>
              <w:numPr>
                <w:ilvl w:val="1"/>
                <w:numId w:val="36"/>
              </w:numPr>
            </w:pPr>
            <w:r w:rsidRPr="00D929DE">
              <w:t xml:space="preserve">The Partner </w:t>
            </w:r>
            <w:r>
              <w:t>is</w:t>
            </w:r>
            <w:r w:rsidRPr="00D929DE">
              <w:t xml:space="preserve"> validated to ensure </w:t>
            </w:r>
            <w:r>
              <w:t>it</w:t>
            </w:r>
            <w:r w:rsidRPr="00D929DE">
              <w:t xml:space="preserve"> exist</w:t>
            </w:r>
            <w:r>
              <w:t>s</w:t>
            </w:r>
            <w:r w:rsidRPr="00D929DE">
              <w:t xml:space="preserve"> and </w:t>
            </w:r>
            <w:r>
              <w:t>is</w:t>
            </w:r>
            <w:r w:rsidRPr="00D929DE">
              <w:t xml:space="preserve"> ‘active’</w:t>
            </w:r>
          </w:p>
          <w:p w14:paraId="70304B00" w14:textId="77777777" w:rsidR="003F5FC0" w:rsidRPr="00D929DE" w:rsidRDefault="003F5FC0" w:rsidP="00E43378">
            <w:pPr>
              <w:pStyle w:val="ListParagraph"/>
              <w:numPr>
                <w:ilvl w:val="1"/>
                <w:numId w:val="36"/>
              </w:numPr>
            </w:pPr>
            <w:r w:rsidRPr="00D929DE">
              <w:t>Validates that the subscriber is ‘active’</w:t>
            </w:r>
            <w:r w:rsidRPr="00D929DE" w:rsidDel="00040484">
              <w:t xml:space="preserve"> </w:t>
            </w:r>
            <w:r w:rsidRPr="00D929DE">
              <w:t>and determines whether the subscriber is Prepaid or Postpaid</w:t>
            </w:r>
          </w:p>
          <w:p w14:paraId="07BA2C53" w14:textId="71F22B32" w:rsidR="003F5FC0" w:rsidRPr="00C741A9" w:rsidRDefault="003F5FC0" w:rsidP="00E43378">
            <w:pPr>
              <w:pStyle w:val="ListParagraph"/>
              <w:numPr>
                <w:ilvl w:val="1"/>
                <w:numId w:val="36"/>
              </w:numPr>
            </w:pPr>
            <w:r w:rsidRPr="00D929DE">
              <w:t xml:space="preserve">Validates the payment operation parameters </w:t>
            </w:r>
            <w:r w:rsidRPr="00C741A9">
              <w:t>and that the payment account is ‘</w:t>
            </w:r>
            <w:r w:rsidR="0056591C" w:rsidRPr="00C741A9">
              <w:t>active’</w:t>
            </w:r>
          </w:p>
          <w:p w14:paraId="0C43203B" w14:textId="5046465D" w:rsidR="003F5FC0" w:rsidRPr="00D929DE" w:rsidRDefault="003F5FC0" w:rsidP="00E43378">
            <w:pPr>
              <w:pStyle w:val="ListParagraph"/>
              <w:numPr>
                <w:ilvl w:val="1"/>
                <w:numId w:val="36"/>
              </w:numPr>
            </w:pPr>
            <w:r w:rsidRPr="00D929DE">
              <w:t>Validates the payment account holder is ‘</w:t>
            </w:r>
            <w:r w:rsidR="0056591C">
              <w:t>active’</w:t>
            </w:r>
          </w:p>
          <w:p w14:paraId="06383421" w14:textId="78B6521E" w:rsidR="003F5FC0" w:rsidRDefault="003F5FC0" w:rsidP="00E43378">
            <w:pPr>
              <w:pStyle w:val="ListParagraph"/>
              <w:numPr>
                <w:ilvl w:val="1"/>
                <w:numId w:val="36"/>
              </w:numPr>
            </w:pPr>
            <w:r w:rsidRPr="00D929DE">
              <w:t>Validates that the subscriber is authorized to purchase the service according to the subscriber’s Account</w:t>
            </w:r>
            <w:r w:rsidR="00BF59F5">
              <w:t>,</w:t>
            </w:r>
            <w:r w:rsidR="00BF59F5" w:rsidRPr="00D929DE">
              <w:t xml:space="preserve"> Sub_Account </w:t>
            </w:r>
            <w:r w:rsidR="00BF59F5">
              <w:t>and subscriber Payment type</w:t>
            </w:r>
          </w:p>
          <w:p w14:paraId="5429DA63" w14:textId="1515FDCB" w:rsidR="0012249D" w:rsidRPr="0012249D" w:rsidRDefault="0012249D" w:rsidP="00E43378">
            <w:pPr>
              <w:pStyle w:val="ListParagraph"/>
              <w:numPr>
                <w:ilvl w:val="2"/>
                <w:numId w:val="36"/>
              </w:numPr>
              <w:rPr>
                <w:lang w:val="en-US"/>
              </w:rPr>
            </w:pPr>
            <w:r w:rsidRPr="008C62C9">
              <w:rPr>
                <w:lang w:val="en-US"/>
              </w:rPr>
              <w:t xml:space="preserve">Additionally, the Block/Unblock status of the </w:t>
            </w:r>
            <w:r>
              <w:rPr>
                <w:lang w:val="en-US"/>
              </w:rPr>
              <w:t>desired</w:t>
            </w:r>
            <w:r w:rsidRPr="008C62C9">
              <w:rPr>
                <w:lang w:val="en-US"/>
              </w:rPr>
              <w:t xml:space="preserve"> service in the PCM </w:t>
            </w:r>
            <w:r w:rsidRPr="008C62C9">
              <w:rPr>
                <w:lang w:val="en-US"/>
              </w:rPr>
              <w:lastRenderedPageBreak/>
              <w:t>must be “Unblocked”</w:t>
            </w:r>
            <w:r>
              <w:rPr>
                <w:lang w:val="en-US"/>
              </w:rPr>
              <w:t>.</w:t>
            </w:r>
          </w:p>
          <w:p w14:paraId="35348E69" w14:textId="77777777" w:rsidR="003F5FC0" w:rsidRDefault="003F5FC0" w:rsidP="00E43378">
            <w:pPr>
              <w:pStyle w:val="ListParagraph"/>
              <w:numPr>
                <w:ilvl w:val="1"/>
                <w:numId w:val="36"/>
              </w:numPr>
            </w:pPr>
            <w:r w:rsidRPr="00D929DE">
              <w:t xml:space="preserve">Verify that the subscriber’s spending limits for his/her segment have been not been reached </w:t>
            </w:r>
          </w:p>
          <w:p w14:paraId="7D2F4F42" w14:textId="77777777" w:rsidR="00C04F97" w:rsidRPr="00D929DE" w:rsidRDefault="00C04F97" w:rsidP="00E43378">
            <w:pPr>
              <w:pStyle w:val="ListParagraph"/>
              <w:numPr>
                <w:ilvl w:val="1"/>
                <w:numId w:val="36"/>
              </w:numPr>
            </w:pPr>
            <w:r>
              <w:t>Validate the Campaign ID represent a valid active campaign and also validate that the short code belongs to this Partner and is ‘active’</w:t>
            </w:r>
          </w:p>
          <w:p w14:paraId="3C48235E" w14:textId="6485FC77" w:rsidR="003F5FC0" w:rsidRPr="00D929DE" w:rsidRDefault="003F5FC0" w:rsidP="005E1B40">
            <w:pPr>
              <w:ind w:left="720"/>
            </w:pPr>
            <w:r w:rsidRPr="00D929DE">
              <w:t xml:space="preserve">Note: in order to valid the subscriber is ‘active’ PSEP makes a call to USCC ESB using the getSubscriberInvetory operation and as required, PSEP uses the </w:t>
            </w:r>
            <w:r w:rsidR="00BF59F5">
              <w:t>retrieveInfoB</w:t>
            </w:r>
            <w:r w:rsidR="00BF59F5" w:rsidRPr="00D929DE">
              <w:t>yFA operation to determine whether the subscriber is Prepaid or Postpaid.</w:t>
            </w:r>
            <w:r w:rsidR="00BF59F5">
              <w:t xml:space="preserve">  Also, the GCB FSP Reference [</w:t>
            </w:r>
            <w:r w:rsidR="00BF59F5">
              <w:fldChar w:fldCharType="begin"/>
            </w:r>
            <w:r w:rsidR="00BF59F5">
              <w:instrText xml:space="preserve"> REF _Ref233204231 \w \h </w:instrText>
            </w:r>
            <w:r w:rsidR="00BF59F5">
              <w:fldChar w:fldCharType="separate"/>
            </w:r>
            <w:r w:rsidR="00517227">
              <w:t>6</w:t>
            </w:r>
            <w:r w:rsidR="00BF59F5">
              <w:fldChar w:fldCharType="end"/>
            </w:r>
            <w:r w:rsidR="00BF59F5">
              <w:t>], OpenAPI TSP Reference [</w:t>
            </w:r>
            <w:r w:rsidR="00BF59F5">
              <w:fldChar w:fldCharType="begin"/>
            </w:r>
            <w:r w:rsidR="00BF59F5">
              <w:instrText xml:space="preserve"> REF _Ref233204070 \w \h </w:instrText>
            </w:r>
            <w:r w:rsidR="00BF59F5">
              <w:fldChar w:fldCharType="separate"/>
            </w:r>
            <w:r w:rsidR="00517227">
              <w:t>5</w:t>
            </w:r>
            <w:r w:rsidR="00BF59F5">
              <w:fldChar w:fldCharType="end"/>
            </w:r>
            <w:r w:rsidR="00BF59F5">
              <w:t>] and other documents may refer to retrieveInfoByFA as retrieveCustomerByFA</w:t>
            </w:r>
            <w:r w:rsidR="00BF59F5" w:rsidRPr="00D929DE">
              <w:t>.</w:t>
            </w:r>
          </w:p>
          <w:p w14:paraId="3681A318" w14:textId="77777777" w:rsidR="003F5FC0" w:rsidRPr="00D929DE" w:rsidRDefault="003F5FC0" w:rsidP="00E43378">
            <w:pPr>
              <w:pStyle w:val="ListParagraph"/>
              <w:numPr>
                <w:ilvl w:val="0"/>
                <w:numId w:val="36"/>
              </w:numPr>
              <w:rPr>
                <w:i/>
                <w:iCs/>
                <w:sz w:val="22"/>
                <w:szCs w:val="22"/>
              </w:rPr>
            </w:pPr>
            <w:r w:rsidRPr="00D929DE">
              <w:t>PSEP determines the subscriber is a Prepaid subscriber and sends a Diameter Direct Debit CCR message with Used-Service-Unit-CC-Money-Unit-Value Value-Digits that must be greater than or equal to zero to the OCS.</w:t>
            </w:r>
          </w:p>
          <w:p w14:paraId="265A904F" w14:textId="77777777" w:rsidR="003F5FC0" w:rsidRPr="00D929DE" w:rsidRDefault="003F5FC0" w:rsidP="00E43378">
            <w:pPr>
              <w:pStyle w:val="ListParagraph"/>
              <w:numPr>
                <w:ilvl w:val="0"/>
                <w:numId w:val="36"/>
              </w:numPr>
              <w:rPr>
                <w:i/>
                <w:iCs/>
                <w:sz w:val="22"/>
                <w:szCs w:val="22"/>
              </w:rPr>
            </w:pPr>
            <w:r w:rsidRPr="00D929DE">
              <w:t>OCS returns a successful CCA message.</w:t>
            </w:r>
          </w:p>
          <w:p w14:paraId="7B5EF033" w14:textId="77777777" w:rsidR="003F5FC0" w:rsidRPr="00D929DE" w:rsidRDefault="003F5FC0" w:rsidP="00E43378">
            <w:pPr>
              <w:pStyle w:val="ListParagraph"/>
              <w:numPr>
                <w:ilvl w:val="0"/>
                <w:numId w:val="36"/>
              </w:numPr>
              <w:rPr>
                <w:i/>
                <w:iCs/>
                <w:sz w:val="22"/>
                <w:szCs w:val="22"/>
              </w:rPr>
            </w:pPr>
            <w:r w:rsidRPr="00D929DE">
              <w:t>PSEP changes the transaction state to CONFIRMED and revises the spent amount associated with the Spend Limits.</w:t>
            </w:r>
          </w:p>
          <w:p w14:paraId="365ACE5B" w14:textId="2E049E51" w:rsidR="00766E4B" w:rsidRPr="007435DA" w:rsidRDefault="00766E4B" w:rsidP="00E43378">
            <w:pPr>
              <w:pStyle w:val="ListParagraph"/>
              <w:numPr>
                <w:ilvl w:val="1"/>
                <w:numId w:val="36"/>
              </w:numPr>
              <w:rPr>
                <w:lang w:val="en-US"/>
              </w:rPr>
            </w:pPr>
            <w:r>
              <w:rPr>
                <w:lang w:val="en-US"/>
              </w:rPr>
              <w:t xml:space="preserve">A Prepaid Feed Transaction Record with a ‘Transaction Type’ value of “Charge” is created for the Partner Payment ‘confirmed’ transaction as described in Section </w:t>
            </w:r>
            <w:r>
              <w:rPr>
                <w:lang w:val="en-US"/>
              </w:rPr>
              <w:fldChar w:fldCharType="begin"/>
            </w:r>
            <w:r>
              <w:rPr>
                <w:lang w:val="en-US"/>
              </w:rPr>
              <w:instrText xml:space="preserve"> REF _Ref237620299 \w \p \h </w:instrText>
            </w:r>
            <w:r>
              <w:rPr>
                <w:lang w:val="en-US"/>
              </w:rPr>
            </w:r>
            <w:r>
              <w:rPr>
                <w:lang w:val="en-US"/>
              </w:rPr>
              <w:fldChar w:fldCharType="separate"/>
            </w:r>
            <w:r>
              <w:rPr>
                <w:lang w:val="en-US"/>
              </w:rPr>
              <w:t>5.2 below</w:t>
            </w:r>
            <w:r>
              <w:rPr>
                <w:lang w:val="en-US"/>
              </w:rPr>
              <w:fldChar w:fldCharType="end"/>
            </w:r>
            <w:r>
              <w:rPr>
                <w:lang w:val="en-US"/>
              </w:rPr>
              <w:t>.</w:t>
            </w:r>
          </w:p>
          <w:p w14:paraId="0431DC00" w14:textId="3773DF28" w:rsidR="003F5FC0" w:rsidRPr="00D929DE" w:rsidRDefault="005C6BAF" w:rsidP="00E43378">
            <w:pPr>
              <w:pStyle w:val="ListParagraph"/>
              <w:numPr>
                <w:ilvl w:val="0"/>
                <w:numId w:val="36"/>
              </w:numPr>
              <w:rPr>
                <w:i/>
                <w:iCs/>
                <w:sz w:val="22"/>
                <w:szCs w:val="22"/>
              </w:rPr>
            </w:pPr>
            <w:r>
              <w:t>PSEP</w:t>
            </w:r>
            <w:r w:rsidR="003F5FC0" w:rsidRPr="00D929DE">
              <w:t xml:space="preserve"> returns the </w:t>
            </w:r>
            <w:r>
              <w:t>SMS Aggregator</w:t>
            </w:r>
            <w:r w:rsidRPr="00D929DE">
              <w:t xml:space="preserve"> </w:t>
            </w:r>
            <w:r w:rsidR="003F5FC0" w:rsidRPr="00D929DE">
              <w:t xml:space="preserve">a </w:t>
            </w:r>
            <w:r>
              <w:t xml:space="preserve">successful </w:t>
            </w:r>
            <w:r w:rsidR="003F5FC0" w:rsidRPr="00D929DE">
              <w:t>response to the Charge message that contains a transaction id and the transaction state equal to CONFIRMED.</w:t>
            </w:r>
          </w:p>
        </w:tc>
      </w:tr>
      <w:tr w:rsidR="003F5FC0" w:rsidRPr="00D929DE" w14:paraId="3363DEEC"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1235C218" w14:textId="77777777" w:rsidR="003F5FC0" w:rsidRPr="00D929DE" w:rsidRDefault="003F5FC0" w:rsidP="00DE3E21"/>
        </w:tc>
      </w:tr>
    </w:tbl>
    <w:p w14:paraId="196BD329" w14:textId="77777777" w:rsidR="003F5FC0" w:rsidRPr="00D929DE" w:rsidRDefault="003F5FC0" w:rsidP="00DE3E21"/>
    <w:p w14:paraId="6CA33D45" w14:textId="75F42345" w:rsidR="008B6C42" w:rsidRPr="00FA339A" w:rsidRDefault="008B6C42" w:rsidP="008B6C42">
      <w:pPr>
        <w:pStyle w:val="Heading4"/>
      </w:pPr>
      <w:bookmarkStart w:id="1149" w:name="_Toc367633786"/>
      <w:r w:rsidRPr="00FA339A">
        <w:lastRenderedPageBreak/>
        <w:t>Charge with Discount Flow</w:t>
      </w:r>
      <w:bookmarkEnd w:id="1149"/>
      <w:r w:rsidRPr="00FA339A">
        <w:t xml:space="preserve"> </w:t>
      </w:r>
    </w:p>
    <w:p w14:paraId="4D726D3D" w14:textId="77777777" w:rsidR="008B6C42" w:rsidRPr="00D929DE" w:rsidRDefault="008B6C42" w:rsidP="008B6C42">
      <w:pPr>
        <w:keepNext/>
      </w:pPr>
    </w:p>
    <w:p w14:paraId="39D589AA" w14:textId="3C5B908B" w:rsidR="008B6C42" w:rsidRPr="00D929DE" w:rsidRDefault="00FA339A" w:rsidP="008B6C42">
      <w:pPr>
        <w:keepNext/>
        <w:jc w:val="center"/>
      </w:pPr>
      <w:r w:rsidRPr="00FA339A">
        <w:t xml:space="preserve"> </w:t>
      </w:r>
      <w:r w:rsidR="00E43378" w:rsidRPr="00E43378">
        <w:rPr>
          <w:noProof/>
        </w:rPr>
        <w:drawing>
          <wp:inline distT="0" distB="0" distL="0" distR="0" wp14:anchorId="3C26A601" wp14:editId="2B1314D5">
            <wp:extent cx="5486400" cy="41148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00F03B1" w14:textId="53AC5CD8" w:rsidR="008B6C42" w:rsidRPr="00D929DE" w:rsidRDefault="008B6C42" w:rsidP="008B6C42">
      <w:pPr>
        <w:pStyle w:val="Caption"/>
        <w:tabs>
          <w:tab w:val="clear" w:pos="3402"/>
        </w:tabs>
        <w:ind w:left="0" w:firstLine="0"/>
        <w:jc w:val="center"/>
      </w:pPr>
      <w:r w:rsidRPr="00D929DE">
        <w:t xml:space="preserve">Figure </w:t>
      </w:r>
      <w:fldSimple w:instr=" SEQ Figure \* ARABIC ">
        <w:r w:rsidR="00517227">
          <w:rPr>
            <w:noProof/>
          </w:rPr>
          <w:t>22</w:t>
        </w:r>
      </w:fldSimple>
      <w:r w:rsidRPr="00D929DE">
        <w:t xml:space="preserve">: Charge </w:t>
      </w:r>
      <w:r>
        <w:t xml:space="preserve">with Discount </w:t>
      </w:r>
      <w:r w:rsidRPr="00D929DE">
        <w:t>Flow</w:t>
      </w:r>
    </w:p>
    <w:p w14:paraId="6B0D7B55" w14:textId="77777777" w:rsidR="008B6C42" w:rsidRPr="00D929DE" w:rsidRDefault="008B6C42" w:rsidP="008B6C42"/>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8B6C42" w:rsidRPr="00BF59F5" w14:paraId="0B9FD62C" w14:textId="77777777" w:rsidTr="00B56702">
        <w:tc>
          <w:tcPr>
            <w:tcW w:w="9540" w:type="dxa"/>
            <w:gridSpan w:val="2"/>
            <w:tcBorders>
              <w:top w:val="single" w:sz="4" w:space="0" w:color="auto"/>
              <w:bottom w:val="single" w:sz="4" w:space="0" w:color="auto"/>
            </w:tcBorders>
            <w:shd w:val="clear" w:color="auto" w:fill="CCCCCC"/>
            <w:vAlign w:val="bottom"/>
          </w:tcPr>
          <w:p w14:paraId="7F416A81" w14:textId="0656D9C6" w:rsidR="008B6C42" w:rsidRPr="00BF59F5" w:rsidRDefault="008B6C42" w:rsidP="00BF59F5">
            <w:pPr>
              <w:jc w:val="center"/>
              <w:rPr>
                <w:rFonts w:ascii="Arial" w:hAnsi="Arial"/>
              </w:rPr>
            </w:pPr>
            <w:r w:rsidRPr="00FA339A">
              <w:t>Charge with Discount Flow</w:t>
            </w:r>
            <w:r w:rsidRPr="00BF59F5">
              <w:t xml:space="preserve"> </w:t>
            </w:r>
          </w:p>
        </w:tc>
      </w:tr>
      <w:tr w:rsidR="008B6C42" w:rsidRPr="00D929DE" w14:paraId="17903DDC" w14:textId="77777777" w:rsidTr="00B56702">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0DE7FA7A" w14:textId="77777777" w:rsidR="008B6C42" w:rsidRPr="00BF59F5" w:rsidRDefault="008B6C42" w:rsidP="006A734A">
            <w:pPr>
              <w:pStyle w:val="ListParagraph"/>
              <w:numPr>
                <w:ilvl w:val="0"/>
                <w:numId w:val="41"/>
              </w:numPr>
            </w:pPr>
            <w:r w:rsidRPr="00BF59F5">
              <w:t>The SMS Aggregator calls the Charge method of AMP.</w:t>
            </w:r>
          </w:p>
          <w:p w14:paraId="1780DF68" w14:textId="77777777" w:rsidR="008B6C42" w:rsidRPr="00BF59F5" w:rsidRDefault="008B6C42" w:rsidP="006A734A">
            <w:pPr>
              <w:pStyle w:val="ListParagraph"/>
              <w:numPr>
                <w:ilvl w:val="0"/>
                <w:numId w:val="41"/>
              </w:numPr>
            </w:pPr>
            <w:r w:rsidRPr="00BF59F5">
              <w:t>PSEP performs the following</w:t>
            </w:r>
          </w:p>
          <w:p w14:paraId="46075E64" w14:textId="77777777" w:rsidR="008B6C42" w:rsidRPr="00BF59F5" w:rsidRDefault="008B6C42" w:rsidP="006A734A">
            <w:pPr>
              <w:pStyle w:val="ListParagraph"/>
              <w:numPr>
                <w:ilvl w:val="1"/>
                <w:numId w:val="41"/>
              </w:numPr>
            </w:pPr>
            <w:r w:rsidRPr="00BF59F5">
              <w:t>The Partner is validated to ensure it exists and is ‘active’</w:t>
            </w:r>
          </w:p>
          <w:p w14:paraId="23BCF25B" w14:textId="77777777" w:rsidR="008B6C42" w:rsidRPr="00BF59F5" w:rsidRDefault="008B6C42" w:rsidP="006A734A">
            <w:pPr>
              <w:pStyle w:val="ListParagraph"/>
              <w:numPr>
                <w:ilvl w:val="1"/>
                <w:numId w:val="41"/>
              </w:numPr>
            </w:pPr>
            <w:r w:rsidRPr="00BF59F5">
              <w:t>Validates that the subscriber is ‘active’</w:t>
            </w:r>
            <w:r w:rsidRPr="00BF59F5" w:rsidDel="00040484">
              <w:t xml:space="preserve"> </w:t>
            </w:r>
            <w:r w:rsidRPr="00BF59F5">
              <w:t>and determines whether the subscriber is Prepaid or Postpaid</w:t>
            </w:r>
          </w:p>
          <w:p w14:paraId="22AA403D" w14:textId="65A28B23" w:rsidR="008B6C42" w:rsidRPr="00C741A9" w:rsidRDefault="008B6C42" w:rsidP="006A734A">
            <w:pPr>
              <w:pStyle w:val="ListParagraph"/>
              <w:numPr>
                <w:ilvl w:val="1"/>
                <w:numId w:val="41"/>
              </w:numPr>
            </w:pPr>
            <w:r w:rsidRPr="00BF59F5">
              <w:t xml:space="preserve">Validates the payment operation parameters </w:t>
            </w:r>
            <w:r w:rsidRPr="00C741A9">
              <w:t>and that the payment account is ‘</w:t>
            </w:r>
            <w:r w:rsidR="0056591C" w:rsidRPr="00C741A9">
              <w:t>active’</w:t>
            </w:r>
          </w:p>
          <w:p w14:paraId="786F19F5" w14:textId="24D3199E" w:rsidR="008B6C42" w:rsidRPr="00BF59F5" w:rsidRDefault="008B6C42" w:rsidP="006A734A">
            <w:pPr>
              <w:pStyle w:val="ListParagraph"/>
              <w:numPr>
                <w:ilvl w:val="1"/>
                <w:numId w:val="41"/>
              </w:numPr>
            </w:pPr>
            <w:r w:rsidRPr="00BF59F5">
              <w:t>Validates the payment account holder is ‘</w:t>
            </w:r>
            <w:r w:rsidR="0056591C">
              <w:t>active’</w:t>
            </w:r>
          </w:p>
          <w:p w14:paraId="5943B5E0" w14:textId="564B9CA9" w:rsidR="008B6C42" w:rsidRDefault="008B6C42" w:rsidP="006A734A">
            <w:pPr>
              <w:pStyle w:val="ListParagraph"/>
              <w:numPr>
                <w:ilvl w:val="1"/>
                <w:numId w:val="41"/>
              </w:numPr>
            </w:pPr>
            <w:r w:rsidRPr="00BF59F5">
              <w:t>Validates that the subscriber is authorized to purchase the service according to the subscriber’s Account</w:t>
            </w:r>
            <w:r w:rsidR="00517227">
              <w:t>,</w:t>
            </w:r>
            <w:r w:rsidR="00517227" w:rsidRPr="00D929DE">
              <w:t xml:space="preserve"> Sub_Account </w:t>
            </w:r>
            <w:r w:rsidR="00517227">
              <w:t>and subscriber Payment type</w:t>
            </w:r>
          </w:p>
          <w:p w14:paraId="2BEA5D94" w14:textId="1527E486" w:rsidR="0012249D" w:rsidRPr="008C2448" w:rsidRDefault="0012249D" w:rsidP="006A734A">
            <w:pPr>
              <w:pStyle w:val="ListParagraph"/>
              <w:numPr>
                <w:ilvl w:val="2"/>
                <w:numId w:val="41"/>
              </w:numPr>
              <w:rPr>
                <w:lang w:val="en-US"/>
              </w:rPr>
            </w:pPr>
            <w:r w:rsidRPr="008C62C9">
              <w:rPr>
                <w:lang w:val="en-US"/>
              </w:rPr>
              <w:t xml:space="preserve">Additionally, the Block/Unblock status of the </w:t>
            </w:r>
            <w:r>
              <w:rPr>
                <w:lang w:val="en-US"/>
              </w:rPr>
              <w:t>desired</w:t>
            </w:r>
            <w:r w:rsidRPr="008C62C9">
              <w:rPr>
                <w:lang w:val="en-US"/>
              </w:rPr>
              <w:t xml:space="preserve"> service in the PCM </w:t>
            </w:r>
            <w:r w:rsidRPr="008C62C9">
              <w:rPr>
                <w:lang w:val="en-US"/>
              </w:rPr>
              <w:lastRenderedPageBreak/>
              <w:t>must be “Unblocked”</w:t>
            </w:r>
            <w:r>
              <w:rPr>
                <w:lang w:val="en-US"/>
              </w:rPr>
              <w:t>.</w:t>
            </w:r>
          </w:p>
          <w:p w14:paraId="3A794630" w14:textId="77777777" w:rsidR="006B3D71" w:rsidRPr="0071296A" w:rsidRDefault="006B3D71" w:rsidP="006A734A">
            <w:pPr>
              <w:pStyle w:val="ListParagraph"/>
              <w:numPr>
                <w:ilvl w:val="1"/>
                <w:numId w:val="41"/>
              </w:numPr>
              <w:outlineLvl w:val="7"/>
              <w:rPr>
                <w:i/>
                <w:iCs/>
                <w:lang w:val="en-US"/>
              </w:rPr>
            </w:pPr>
            <w:r>
              <w:rPr>
                <w:lang w:val="en-US"/>
              </w:rPr>
              <w:t>PSEP d</w:t>
            </w:r>
            <w:r w:rsidRPr="0071296A">
              <w:rPr>
                <w:lang w:val="en-US"/>
              </w:rPr>
              <w:t xml:space="preserve">etermines </w:t>
            </w:r>
            <w:r>
              <w:rPr>
                <w:lang w:val="en-US"/>
              </w:rPr>
              <w:t xml:space="preserve">the </w:t>
            </w:r>
            <w:r w:rsidRPr="0071296A">
              <w:rPr>
                <w:lang w:val="en-US"/>
              </w:rPr>
              <w:t>operation contains the ‘Discount’ element (LineItem Object)</w:t>
            </w:r>
            <w:r>
              <w:rPr>
                <w:lang w:val="en-US"/>
              </w:rPr>
              <w:t xml:space="preserve"> per Reference [</w:t>
            </w:r>
            <w:r>
              <w:rPr>
                <w:lang w:val="en-US"/>
              </w:rPr>
              <w:fldChar w:fldCharType="begin"/>
            </w:r>
            <w:r>
              <w:rPr>
                <w:lang w:val="en-US"/>
              </w:rPr>
              <w:instrText xml:space="preserve"> REF _Ref236922764 \w \h </w:instrText>
            </w:r>
            <w:r>
              <w:rPr>
                <w:lang w:val="en-US"/>
              </w:rPr>
            </w:r>
            <w:r>
              <w:rPr>
                <w:lang w:val="en-US"/>
              </w:rPr>
              <w:fldChar w:fldCharType="separate"/>
            </w:r>
            <w:r>
              <w:rPr>
                <w:lang w:val="en-US"/>
              </w:rPr>
              <w:t>16</w:t>
            </w:r>
            <w:r>
              <w:rPr>
                <w:lang w:val="en-US"/>
              </w:rPr>
              <w:fldChar w:fldCharType="end"/>
            </w:r>
            <w:r>
              <w:rPr>
                <w:lang w:val="en-US"/>
              </w:rPr>
              <w:t>]</w:t>
            </w:r>
            <w:r w:rsidRPr="0071296A">
              <w:rPr>
                <w:lang w:val="en-US"/>
              </w:rPr>
              <w:t xml:space="preserve"> and validates the ‘Discount’ element (LineItem Object) contains the following the following elements </w:t>
            </w:r>
          </w:p>
          <w:p w14:paraId="598668A4" w14:textId="77777777" w:rsidR="006B3D71" w:rsidRPr="0071296A" w:rsidRDefault="006B3D71" w:rsidP="006A734A">
            <w:pPr>
              <w:pStyle w:val="ListParagraph"/>
              <w:numPr>
                <w:ilvl w:val="2"/>
                <w:numId w:val="41"/>
              </w:numPr>
              <w:outlineLvl w:val="7"/>
              <w:rPr>
                <w:i/>
                <w:iCs/>
                <w:lang w:val="en-US"/>
              </w:rPr>
            </w:pPr>
            <w:r w:rsidRPr="0071296A">
              <w:rPr>
                <w:lang w:val="en-US"/>
              </w:rPr>
              <w:t xml:space="preserve">‘promotionId’ element contains “MyhtosRewardsDiscount” and </w:t>
            </w:r>
          </w:p>
          <w:p w14:paraId="1469472E" w14:textId="77777777" w:rsidR="006B3D71" w:rsidRPr="0071296A" w:rsidRDefault="006B3D71" w:rsidP="006A734A">
            <w:pPr>
              <w:pStyle w:val="ListParagraph"/>
              <w:numPr>
                <w:ilvl w:val="2"/>
                <w:numId w:val="41"/>
              </w:numPr>
              <w:outlineLvl w:val="7"/>
              <w:rPr>
                <w:i/>
                <w:iCs/>
                <w:lang w:val="en-US"/>
              </w:rPr>
            </w:pPr>
            <w:r w:rsidRPr="0071296A">
              <w:rPr>
                <w:lang w:val="en-US"/>
              </w:rPr>
              <w:t>‘discountPerCharge’ contains the price to be discounted e.g. should be same as listed price of original charge (same as grossCost value)</w:t>
            </w:r>
          </w:p>
          <w:p w14:paraId="15A5458B" w14:textId="3EA2D552" w:rsidR="008B6C42" w:rsidRPr="00BF59F5" w:rsidRDefault="006B3D71" w:rsidP="006A734A">
            <w:pPr>
              <w:pStyle w:val="ListParagraph"/>
              <w:numPr>
                <w:ilvl w:val="1"/>
                <w:numId w:val="41"/>
              </w:numPr>
            </w:pPr>
            <w:r>
              <w:t>As this is a discount for 100% of the grossCost value there are no changes in</w:t>
            </w:r>
            <w:r w:rsidRPr="00BF59F5">
              <w:t xml:space="preserve"> </w:t>
            </w:r>
            <w:r w:rsidR="008B6C42" w:rsidRPr="00BF59F5">
              <w:t>the subscriber’s spending limits</w:t>
            </w:r>
          </w:p>
          <w:p w14:paraId="69CE7734" w14:textId="77777777" w:rsidR="00517227" w:rsidRPr="00517227" w:rsidRDefault="00517227" w:rsidP="006A734A">
            <w:pPr>
              <w:pStyle w:val="ListParagraph"/>
              <w:numPr>
                <w:ilvl w:val="1"/>
                <w:numId w:val="41"/>
              </w:numPr>
              <w:outlineLvl w:val="7"/>
              <w:rPr>
                <w:i/>
                <w:iCs/>
                <w:lang w:val="en-US"/>
              </w:rPr>
            </w:pPr>
            <w:r w:rsidRPr="0071296A">
              <w:rPr>
                <w:lang w:val="en-US"/>
              </w:rPr>
              <w:t>Validate the Campaign ID represent a valid active campaign and also validate that the short code belongs to this Partner and is ‘active’</w:t>
            </w:r>
          </w:p>
          <w:p w14:paraId="01BB700A" w14:textId="77777777" w:rsidR="00517227" w:rsidRPr="0071296A" w:rsidRDefault="00517227" w:rsidP="00517227">
            <w:pPr>
              <w:ind w:left="720"/>
            </w:pPr>
            <w:r w:rsidRPr="0071296A">
              <w:t xml:space="preserve">Note: in order to valid the subscriber is ‘active’ PSEP makes a call to USCC ESB using the getSubscriberInvetory operation and as required, PSEP uses the </w:t>
            </w:r>
            <w:r>
              <w:t>retrieveInfoB</w:t>
            </w:r>
            <w:r w:rsidRPr="00D929DE">
              <w:t>yFA operation to determine whether the subscriber is Prepaid or Postpaid.</w:t>
            </w:r>
            <w:r>
              <w:t xml:space="preserve">  Also, the GCB FSP Reference [</w:t>
            </w:r>
            <w:r>
              <w:fldChar w:fldCharType="begin"/>
            </w:r>
            <w:r>
              <w:instrText xml:space="preserve"> REF _Ref233204231 \w \h </w:instrText>
            </w:r>
            <w:r>
              <w:fldChar w:fldCharType="separate"/>
            </w:r>
            <w:r>
              <w:t>6</w:t>
            </w:r>
            <w:r>
              <w:fldChar w:fldCharType="end"/>
            </w:r>
            <w:r>
              <w:t>], OpenAPI TSP Reference [</w:t>
            </w:r>
            <w:r>
              <w:fldChar w:fldCharType="begin"/>
            </w:r>
            <w:r>
              <w:instrText xml:space="preserve"> REF _Ref233204070 \w \h </w:instrText>
            </w:r>
            <w:r>
              <w:fldChar w:fldCharType="separate"/>
            </w:r>
            <w:r>
              <w:t>5</w:t>
            </w:r>
            <w:r>
              <w:fldChar w:fldCharType="end"/>
            </w:r>
            <w:r>
              <w:t>] and other documents may refer to retrieveInfoByFA as retrieveCustomerByFA</w:t>
            </w:r>
            <w:r w:rsidRPr="0071296A">
              <w:t>.</w:t>
            </w:r>
          </w:p>
          <w:p w14:paraId="70F2BA94" w14:textId="2AECC2A1" w:rsidR="009B7157" w:rsidRPr="00BF59F5" w:rsidRDefault="00517227" w:rsidP="009B7157">
            <w:pPr>
              <w:pStyle w:val="ListParagraph"/>
              <w:numPr>
                <w:ilvl w:val="0"/>
                <w:numId w:val="41"/>
              </w:numPr>
            </w:pPr>
            <w:r>
              <w:rPr>
                <w:lang w:val="en-US"/>
              </w:rPr>
              <w:t xml:space="preserve">As the TPA is attempting to apply a </w:t>
            </w:r>
            <w:r w:rsidR="006B3D71">
              <w:rPr>
                <w:lang w:val="en-US"/>
              </w:rPr>
              <w:t xml:space="preserve">valid </w:t>
            </w:r>
            <w:r>
              <w:rPr>
                <w:lang w:val="en-US"/>
              </w:rPr>
              <w:t>discount per Reference [</w:t>
            </w:r>
            <w:r>
              <w:rPr>
                <w:lang w:val="en-US"/>
              </w:rPr>
              <w:fldChar w:fldCharType="begin"/>
            </w:r>
            <w:r>
              <w:rPr>
                <w:lang w:val="en-US"/>
              </w:rPr>
              <w:instrText xml:space="preserve"> REF _Ref236922764 \w \h </w:instrText>
            </w:r>
            <w:r>
              <w:rPr>
                <w:lang w:val="en-US"/>
              </w:rPr>
            </w:r>
            <w:r>
              <w:rPr>
                <w:lang w:val="en-US"/>
              </w:rPr>
              <w:fldChar w:fldCharType="separate"/>
            </w:r>
            <w:r>
              <w:rPr>
                <w:lang w:val="en-US"/>
              </w:rPr>
              <w:t>16</w:t>
            </w:r>
            <w:r>
              <w:rPr>
                <w:lang w:val="en-US"/>
              </w:rPr>
              <w:fldChar w:fldCharType="end"/>
            </w:r>
            <w:r>
              <w:rPr>
                <w:lang w:val="en-US"/>
              </w:rPr>
              <w:t xml:space="preserve">] for a Prepaid subscriber, </w:t>
            </w:r>
            <w:r w:rsidR="00A776CC">
              <w:t>PSEP</w:t>
            </w:r>
            <w:r w:rsidR="00A776CC" w:rsidRPr="006C380B">
              <w:t xml:space="preserve"> sends a Diameter Direct Debit CCR message with Used-Service-Unit-CC-Money-Unit-Value Value-Digits </w:t>
            </w:r>
            <w:r w:rsidR="00A776CC" w:rsidRPr="006C380B">
              <w:rPr>
                <w:b/>
              </w:rPr>
              <w:t>equal to zero</w:t>
            </w:r>
            <w:r w:rsidR="00A776CC" w:rsidRPr="006C380B">
              <w:t xml:space="preserve"> to the OCS.</w:t>
            </w:r>
            <w:r w:rsidR="009B7157" w:rsidRPr="00BF59F5">
              <w:t xml:space="preserve"> </w:t>
            </w:r>
          </w:p>
          <w:p w14:paraId="316A0189" w14:textId="4AC9C175" w:rsidR="009B7157" w:rsidRPr="00BF59F5" w:rsidRDefault="00A776CC" w:rsidP="009B7157">
            <w:pPr>
              <w:pStyle w:val="ListParagraph"/>
              <w:numPr>
                <w:ilvl w:val="0"/>
                <w:numId w:val="41"/>
              </w:numPr>
            </w:pPr>
            <w:r w:rsidRPr="006C380B">
              <w:t>OCS returns a successful CCA message.</w:t>
            </w:r>
            <w:r w:rsidR="009B7157" w:rsidRPr="00BF59F5">
              <w:t xml:space="preserve"> </w:t>
            </w:r>
          </w:p>
          <w:p w14:paraId="20CC1935" w14:textId="50EFBC5A" w:rsidR="009B7157" w:rsidRPr="00BF59F5" w:rsidRDefault="00A776CC" w:rsidP="009B7157">
            <w:pPr>
              <w:pStyle w:val="ListParagraph"/>
              <w:numPr>
                <w:ilvl w:val="0"/>
                <w:numId w:val="41"/>
              </w:numPr>
            </w:pPr>
            <w:r w:rsidRPr="006C380B">
              <w:t>PSEP changes the transaction state to CONFIRMED</w:t>
            </w:r>
            <w:r>
              <w:t>.</w:t>
            </w:r>
            <w:r w:rsidRPr="006C380B">
              <w:t xml:space="preserve"> </w:t>
            </w:r>
            <w:r>
              <w:t>However,</w:t>
            </w:r>
            <w:r w:rsidRPr="00D929DE">
              <w:t xml:space="preserve"> the spent amount associated with the Spend Limits</w:t>
            </w:r>
            <w:r>
              <w:t xml:space="preserve"> is not changed</w:t>
            </w:r>
            <w:r w:rsidRPr="006C380B">
              <w:t>.</w:t>
            </w:r>
            <w:r w:rsidR="009B7157" w:rsidRPr="00BF59F5">
              <w:t xml:space="preserve"> </w:t>
            </w:r>
          </w:p>
          <w:p w14:paraId="5794566B" w14:textId="390F736E" w:rsidR="00A776CC" w:rsidRDefault="00A776CC" w:rsidP="006A734A">
            <w:pPr>
              <w:pStyle w:val="ListParagraph"/>
              <w:numPr>
                <w:ilvl w:val="1"/>
                <w:numId w:val="39"/>
              </w:numPr>
              <w:rPr>
                <w:lang w:val="en-US"/>
              </w:rPr>
            </w:pPr>
            <w:r w:rsidRPr="006C380B">
              <w:rPr>
                <w:lang w:val="en-US"/>
              </w:rPr>
              <w:t xml:space="preserve">A Prepaid Feed Transaction Record with a ‘Transaction Type’ value of “Charge” is created for the Partner Payment ‘confirmed’ transaction as described in Section </w:t>
            </w:r>
            <w:r w:rsidRPr="006C380B">
              <w:rPr>
                <w:lang w:val="en-US"/>
              </w:rPr>
              <w:fldChar w:fldCharType="begin"/>
            </w:r>
            <w:r w:rsidRPr="006C380B">
              <w:rPr>
                <w:lang w:val="en-US"/>
              </w:rPr>
              <w:instrText xml:space="preserve"> REF _Ref237620299 \w \p \h </w:instrText>
            </w:r>
            <w:r w:rsidRPr="006C380B">
              <w:rPr>
                <w:lang w:val="en-US"/>
              </w:rPr>
            </w:r>
            <w:r w:rsidRPr="006C380B">
              <w:rPr>
                <w:lang w:val="en-US"/>
              </w:rPr>
              <w:fldChar w:fldCharType="separate"/>
            </w:r>
            <w:r>
              <w:rPr>
                <w:lang w:val="en-US"/>
              </w:rPr>
              <w:t>5.2 below</w:t>
            </w:r>
            <w:r w:rsidRPr="006C380B">
              <w:fldChar w:fldCharType="end"/>
            </w:r>
            <w:r>
              <w:rPr>
                <w:lang w:val="en-US"/>
              </w:rPr>
              <w:t xml:space="preserve">, where the ‘Transaction Amount’ value for this </w:t>
            </w:r>
            <w:r w:rsidRPr="006C380B">
              <w:rPr>
                <w:lang w:val="en-US"/>
              </w:rPr>
              <w:t xml:space="preserve">Transaction Record </w:t>
            </w:r>
            <w:r>
              <w:rPr>
                <w:lang w:val="en-US"/>
              </w:rPr>
              <w:t>is $0.</w:t>
            </w:r>
          </w:p>
          <w:p w14:paraId="0EC5DCE5" w14:textId="65944D32" w:rsidR="00517227" w:rsidRPr="00A776CC" w:rsidRDefault="00A776CC" w:rsidP="006A734A">
            <w:pPr>
              <w:pStyle w:val="ListParagraph"/>
              <w:numPr>
                <w:ilvl w:val="1"/>
                <w:numId w:val="39"/>
              </w:numPr>
              <w:rPr>
                <w:lang w:val="en-US"/>
              </w:rPr>
            </w:pPr>
            <w:r>
              <w:rPr>
                <w:lang w:val="en-US"/>
              </w:rPr>
              <w:t xml:space="preserve">Note: Similar to the way a discount is displayed for a PostPaid subscriber, the PSEP PCM shows the gross amount and discounted amount for a Prepaid subscriber </w:t>
            </w:r>
          </w:p>
          <w:p w14:paraId="7FA928D4" w14:textId="11B3D346" w:rsidR="008B6C42" w:rsidRPr="006A734A" w:rsidRDefault="006B3D71" w:rsidP="006A734A">
            <w:pPr>
              <w:pStyle w:val="ListParagraph"/>
              <w:numPr>
                <w:ilvl w:val="0"/>
                <w:numId w:val="41"/>
              </w:numPr>
            </w:pPr>
            <w:r>
              <w:t>PSEP</w:t>
            </w:r>
            <w:r w:rsidRPr="00D929DE">
              <w:t xml:space="preserve"> returns the </w:t>
            </w:r>
            <w:r>
              <w:t>SMS Aggregator</w:t>
            </w:r>
            <w:r w:rsidRPr="00D929DE">
              <w:t xml:space="preserve"> a </w:t>
            </w:r>
            <w:r>
              <w:t xml:space="preserve">successful </w:t>
            </w:r>
            <w:r w:rsidRPr="00D929DE">
              <w:t>response to the Charge message that contains a transaction id and the transaction state equal to CONFIRMED</w:t>
            </w:r>
            <w:r w:rsidR="00517227" w:rsidRPr="00A776CC">
              <w:t>.</w:t>
            </w:r>
            <w:r w:rsidR="009B7157" w:rsidRPr="00BF59F5">
              <w:t xml:space="preserve"> </w:t>
            </w:r>
          </w:p>
        </w:tc>
      </w:tr>
      <w:tr w:rsidR="008B6C42" w:rsidRPr="00D929DE" w14:paraId="458E79FF" w14:textId="77777777" w:rsidTr="00B56702">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13A1E9AE" w14:textId="77777777" w:rsidR="008B6C42" w:rsidRPr="00D929DE" w:rsidRDefault="008B6C42" w:rsidP="00B56702"/>
        </w:tc>
      </w:tr>
    </w:tbl>
    <w:p w14:paraId="05EB17E9" w14:textId="77777777" w:rsidR="008B6C42" w:rsidRPr="00D929DE" w:rsidRDefault="008B6C42" w:rsidP="008B6C42"/>
    <w:p w14:paraId="5890940D" w14:textId="77777777" w:rsidR="003F5FC0" w:rsidRPr="00D929DE" w:rsidRDefault="003F5FC0" w:rsidP="00ED2292">
      <w:pPr>
        <w:pStyle w:val="Heading4"/>
      </w:pPr>
      <w:bookmarkStart w:id="1150" w:name="_Toc367633787"/>
      <w:r w:rsidRPr="00D929DE">
        <w:lastRenderedPageBreak/>
        <w:t>Successful Refund Flow</w:t>
      </w:r>
      <w:bookmarkEnd w:id="1150"/>
    </w:p>
    <w:p w14:paraId="3D8C8D7D" w14:textId="77777777" w:rsidR="003F5FC0" w:rsidRPr="00D929DE" w:rsidRDefault="003F5FC0" w:rsidP="005E1B40">
      <w:pPr>
        <w:keepNext/>
      </w:pPr>
    </w:p>
    <w:p w14:paraId="541CDB49" w14:textId="11579E06" w:rsidR="003F5FC0" w:rsidRPr="00D929DE" w:rsidRDefault="00E60BEF" w:rsidP="005E1B40">
      <w:pPr>
        <w:keepNext/>
        <w:jc w:val="center"/>
      </w:pPr>
      <w:r w:rsidRPr="00E60BEF">
        <w:rPr>
          <w:noProof/>
        </w:rPr>
        <w:drawing>
          <wp:inline distT="0" distB="0" distL="0" distR="0" wp14:anchorId="2FBD1DCD" wp14:editId="65B654E6">
            <wp:extent cx="5486400" cy="4114800"/>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215686B" w14:textId="6956057F" w:rsidR="003F5FC0" w:rsidRPr="00D929DE" w:rsidRDefault="003F5FC0" w:rsidP="005E1B40">
      <w:pPr>
        <w:pStyle w:val="Caption"/>
        <w:ind w:hanging="3403"/>
        <w:jc w:val="center"/>
      </w:pPr>
      <w:r w:rsidRPr="00D929DE">
        <w:t xml:space="preserve">Figure </w:t>
      </w:r>
      <w:fldSimple w:instr=" SEQ Figure \* ARABIC ">
        <w:r w:rsidR="00517227">
          <w:rPr>
            <w:noProof/>
          </w:rPr>
          <w:t>23</w:t>
        </w:r>
      </w:fldSimple>
      <w:r w:rsidRPr="00D929DE">
        <w:t>: Successful Refund Flow</w:t>
      </w:r>
    </w:p>
    <w:p w14:paraId="3A53B61A" w14:textId="77777777" w:rsidR="003F5FC0" w:rsidRPr="00D929DE" w:rsidRDefault="003F5FC0" w:rsidP="00DE3E21"/>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3F5FC0" w:rsidRPr="00D929DE" w14:paraId="4C29B306" w14:textId="77777777" w:rsidTr="003F5FC0">
        <w:tc>
          <w:tcPr>
            <w:tcW w:w="9540" w:type="dxa"/>
            <w:gridSpan w:val="2"/>
            <w:tcBorders>
              <w:top w:val="single" w:sz="4" w:space="0" w:color="auto"/>
              <w:bottom w:val="single" w:sz="4" w:space="0" w:color="auto"/>
            </w:tcBorders>
            <w:shd w:val="clear" w:color="auto" w:fill="CCCCCC"/>
            <w:vAlign w:val="bottom"/>
          </w:tcPr>
          <w:p w14:paraId="387DC635" w14:textId="77777777" w:rsidR="003F5FC0" w:rsidRPr="00D929DE" w:rsidRDefault="003F5FC0" w:rsidP="005E1B40">
            <w:pPr>
              <w:pageBreakBefore/>
              <w:jc w:val="center"/>
              <w:rPr>
                <w:rFonts w:ascii="Arial" w:hAnsi="Arial"/>
              </w:rPr>
            </w:pPr>
            <w:r w:rsidRPr="00D929DE">
              <w:lastRenderedPageBreak/>
              <w:t xml:space="preserve">Successful Refund Flow </w:t>
            </w:r>
          </w:p>
        </w:tc>
      </w:tr>
      <w:tr w:rsidR="003F5FC0" w:rsidRPr="00D929DE" w14:paraId="7A7DAB7D"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76C5C9DD" w14:textId="405FAE50" w:rsidR="003F5FC0" w:rsidRPr="00D929DE" w:rsidRDefault="003F5FC0" w:rsidP="00AF6D65">
            <w:pPr>
              <w:numPr>
                <w:ilvl w:val="0"/>
                <w:numId w:val="37"/>
              </w:numPr>
              <w:spacing w:after="120"/>
            </w:pPr>
            <w:r w:rsidRPr="00D929DE">
              <w:t xml:space="preserve">As a </w:t>
            </w:r>
            <w:r w:rsidR="004E1750">
              <w:t>SMS Aggregator</w:t>
            </w:r>
            <w:r w:rsidR="004E1750" w:rsidRPr="00D929DE">
              <w:t xml:space="preserve"> </w:t>
            </w:r>
            <w:r w:rsidRPr="00D929DE">
              <w:t xml:space="preserve">has previously successfully generated a Confirm or Charge operation for the subscriber, the transaction state within PSEP is ‘confirmed’, where the transaction’s ID was returned in the response to the Confirm/Charge operation. </w:t>
            </w:r>
          </w:p>
          <w:p w14:paraId="1CDE1794" w14:textId="0EC5E486" w:rsidR="003F5FC0" w:rsidRPr="00D929DE" w:rsidRDefault="003F5FC0" w:rsidP="00AF6D65">
            <w:pPr>
              <w:pStyle w:val="ListParagraph"/>
              <w:numPr>
                <w:ilvl w:val="1"/>
                <w:numId w:val="37"/>
              </w:numPr>
            </w:pPr>
            <w:r w:rsidRPr="00D929DE">
              <w:t xml:space="preserve">See steps 1-7 in Section </w:t>
            </w:r>
            <w:r w:rsidR="00E60BEF">
              <w:fldChar w:fldCharType="begin"/>
            </w:r>
            <w:r w:rsidR="00E60BEF">
              <w:instrText xml:space="preserve"> REF _Ref236924236 \w \p \h </w:instrText>
            </w:r>
            <w:r w:rsidR="00E60BEF">
              <w:fldChar w:fldCharType="separate"/>
            </w:r>
            <w:r w:rsidR="00E60BEF">
              <w:t>3.3.5.3 above</w:t>
            </w:r>
            <w:r w:rsidR="00E60BEF">
              <w:fldChar w:fldCharType="end"/>
            </w:r>
            <w:r w:rsidRPr="00D929DE">
              <w:t xml:space="preserve"> for the Confirm operation and see step</w:t>
            </w:r>
            <w:r w:rsidR="00E60BEF">
              <w:t xml:space="preserve">s </w:t>
            </w:r>
            <w:r w:rsidRPr="00D929DE">
              <w:t xml:space="preserve">1-6 in Section </w:t>
            </w:r>
            <w:r w:rsidR="004E1750">
              <w:fldChar w:fldCharType="begin"/>
            </w:r>
            <w:r w:rsidR="004E1750">
              <w:instrText xml:space="preserve"> REF _Ref235087323 \w \p \h </w:instrText>
            </w:r>
            <w:r w:rsidR="004E1750">
              <w:fldChar w:fldCharType="separate"/>
            </w:r>
            <w:r w:rsidR="00517227">
              <w:t>3.3.5.5 above</w:t>
            </w:r>
            <w:r w:rsidR="004E1750">
              <w:fldChar w:fldCharType="end"/>
            </w:r>
            <w:r w:rsidR="004E1750">
              <w:t xml:space="preserve"> </w:t>
            </w:r>
            <w:r w:rsidRPr="00D929DE">
              <w:t>for the Charge operation</w:t>
            </w:r>
          </w:p>
          <w:p w14:paraId="0F3B38A6" w14:textId="17E89F44" w:rsidR="003F5FC0" w:rsidRPr="00D929DE" w:rsidRDefault="003F5FC0" w:rsidP="00AF6D65">
            <w:pPr>
              <w:pStyle w:val="ListParagraph"/>
              <w:numPr>
                <w:ilvl w:val="0"/>
                <w:numId w:val="37"/>
              </w:numPr>
            </w:pPr>
            <w:r w:rsidRPr="00D929DE">
              <w:t xml:space="preserve">The </w:t>
            </w:r>
            <w:r w:rsidR="004E1750">
              <w:t>SMS Aggregator</w:t>
            </w:r>
            <w:r w:rsidR="004E1750" w:rsidRPr="00D929DE">
              <w:t xml:space="preserve"> </w:t>
            </w:r>
            <w:r w:rsidRPr="00D929DE">
              <w:t xml:space="preserve">sends the Refund method to </w:t>
            </w:r>
            <w:r w:rsidR="004E1750">
              <w:t>PSEP</w:t>
            </w:r>
            <w:r w:rsidRPr="00D929DE">
              <w:t xml:space="preserve"> with the ‘confirmed’ transaction </w:t>
            </w:r>
            <w:r w:rsidR="004E1750">
              <w:t>I</w:t>
            </w:r>
            <w:r w:rsidRPr="00D929DE">
              <w:t xml:space="preserve">d. </w:t>
            </w:r>
          </w:p>
          <w:p w14:paraId="6DF8EE67" w14:textId="5232B890" w:rsidR="003F5FC0" w:rsidRPr="00D929DE" w:rsidRDefault="003F5FC0" w:rsidP="00AF6D65">
            <w:pPr>
              <w:pStyle w:val="ListParagraph"/>
              <w:numPr>
                <w:ilvl w:val="0"/>
                <w:numId w:val="37"/>
              </w:numPr>
            </w:pPr>
            <w:r w:rsidRPr="00D929DE">
              <w:t>PSEP performs the following</w:t>
            </w:r>
          </w:p>
          <w:p w14:paraId="6B9B2FD9" w14:textId="77777777" w:rsidR="004E1750" w:rsidRPr="00D929DE" w:rsidRDefault="004E1750" w:rsidP="00AF6D65">
            <w:pPr>
              <w:pStyle w:val="ListParagraph"/>
              <w:numPr>
                <w:ilvl w:val="1"/>
                <w:numId w:val="37"/>
              </w:numPr>
            </w:pPr>
            <w:r w:rsidRPr="00D929DE">
              <w:t xml:space="preserve">The Partner </w:t>
            </w:r>
            <w:r>
              <w:t>is</w:t>
            </w:r>
            <w:r w:rsidRPr="00D929DE">
              <w:t xml:space="preserve"> validated to ensure </w:t>
            </w:r>
            <w:r>
              <w:t>it</w:t>
            </w:r>
            <w:r w:rsidRPr="00D929DE">
              <w:t xml:space="preserve"> exist</w:t>
            </w:r>
            <w:r>
              <w:t>s</w:t>
            </w:r>
            <w:r w:rsidRPr="00D929DE">
              <w:t xml:space="preserve"> and </w:t>
            </w:r>
            <w:r>
              <w:t>is</w:t>
            </w:r>
            <w:r w:rsidRPr="00D929DE">
              <w:t xml:space="preserve"> ‘active’</w:t>
            </w:r>
          </w:p>
          <w:p w14:paraId="1D87ED7B" w14:textId="77777777" w:rsidR="003F5FC0" w:rsidRPr="00D929DE" w:rsidRDefault="003F5FC0" w:rsidP="00AF6D65">
            <w:pPr>
              <w:pStyle w:val="ListParagraph"/>
              <w:numPr>
                <w:ilvl w:val="1"/>
                <w:numId w:val="37"/>
              </w:numPr>
            </w:pPr>
            <w:r w:rsidRPr="00D929DE">
              <w:t>Validates that the subscriber is ‘active’</w:t>
            </w:r>
            <w:r w:rsidRPr="00D929DE" w:rsidDel="00040484">
              <w:t xml:space="preserve"> </w:t>
            </w:r>
            <w:r w:rsidRPr="00D929DE">
              <w:t>and determines whether the subscriber is Prepaid or Postpaid.</w:t>
            </w:r>
          </w:p>
          <w:p w14:paraId="02AE37CB" w14:textId="77777777" w:rsidR="003F5FC0" w:rsidRPr="00D929DE" w:rsidRDefault="003F5FC0" w:rsidP="00AF6D65">
            <w:pPr>
              <w:pStyle w:val="ListParagraph"/>
              <w:numPr>
                <w:ilvl w:val="1"/>
                <w:numId w:val="37"/>
              </w:numPr>
            </w:pPr>
            <w:r w:rsidRPr="00D929DE">
              <w:t>Validates the payment operation parameters and that the payment account is ‘active’</w:t>
            </w:r>
          </w:p>
          <w:p w14:paraId="709F0B62" w14:textId="77777777" w:rsidR="003F5FC0" w:rsidRDefault="003F5FC0" w:rsidP="00AF6D65">
            <w:pPr>
              <w:pStyle w:val="ListParagraph"/>
              <w:numPr>
                <w:ilvl w:val="1"/>
                <w:numId w:val="37"/>
              </w:numPr>
            </w:pPr>
            <w:r w:rsidRPr="00D929DE">
              <w:t>Validates the payment account holder is ‘active’</w:t>
            </w:r>
          </w:p>
          <w:p w14:paraId="498E035A" w14:textId="0BEA6F35" w:rsidR="00716665" w:rsidRDefault="00716665" w:rsidP="00AF6D65">
            <w:pPr>
              <w:pStyle w:val="ListParagraph"/>
              <w:numPr>
                <w:ilvl w:val="1"/>
                <w:numId w:val="37"/>
              </w:numPr>
            </w:pPr>
            <w:r w:rsidRPr="00716665">
              <w:t>A</w:t>
            </w:r>
            <w:r w:rsidR="00911F43">
              <w:t xml:space="preserve"> valid reason</w:t>
            </w:r>
            <w:r w:rsidRPr="00716665">
              <w:t xml:space="preserve"> code specifying the reason for the Refund must be provide</w:t>
            </w:r>
            <w:r>
              <w:t>d</w:t>
            </w:r>
          </w:p>
          <w:p w14:paraId="2084A7FD" w14:textId="77777777" w:rsidR="003F5FC0" w:rsidRPr="00D929DE" w:rsidRDefault="003F5FC0" w:rsidP="00AF6D65">
            <w:pPr>
              <w:pStyle w:val="ListParagraph"/>
              <w:numPr>
                <w:ilvl w:val="1"/>
                <w:numId w:val="37"/>
              </w:numPr>
            </w:pPr>
            <w:r>
              <w:t xml:space="preserve">Ensure that the Refund is received within the allowed period to perform a Refund </w:t>
            </w:r>
          </w:p>
          <w:p w14:paraId="1C2D695B" w14:textId="4284A2CA" w:rsidR="003F5FC0" w:rsidRPr="00D929DE" w:rsidRDefault="003F5FC0" w:rsidP="005E1B40">
            <w:pPr>
              <w:ind w:left="720"/>
            </w:pPr>
            <w:r w:rsidRPr="00D929DE">
              <w:t xml:space="preserve">Note: in order to valid the subscriber is ‘active’ PSEP makes a call to USCC ESB using the getSubscriberInvetory operation and as required, PSEP uses the </w:t>
            </w:r>
            <w:r w:rsidR="00E60BEF">
              <w:t>retrieveInfoB</w:t>
            </w:r>
            <w:r w:rsidR="00E60BEF" w:rsidRPr="00D929DE">
              <w:t>yFA operation to determine whether the subscriber is Prepaid or Postpaid.</w:t>
            </w:r>
            <w:r w:rsidR="00E60BEF">
              <w:t xml:space="preserve">  Also, the GCB FSP Reference [</w:t>
            </w:r>
            <w:r w:rsidR="00E60BEF">
              <w:fldChar w:fldCharType="begin"/>
            </w:r>
            <w:r w:rsidR="00E60BEF">
              <w:instrText xml:space="preserve"> REF _Ref233204231 \w \h </w:instrText>
            </w:r>
            <w:r w:rsidR="00E60BEF">
              <w:fldChar w:fldCharType="separate"/>
            </w:r>
            <w:r w:rsidR="00E60BEF">
              <w:t>6</w:t>
            </w:r>
            <w:r w:rsidR="00E60BEF">
              <w:fldChar w:fldCharType="end"/>
            </w:r>
            <w:r w:rsidR="00E60BEF">
              <w:t>], OpenAPI TSP Reference [</w:t>
            </w:r>
            <w:r w:rsidR="00E60BEF">
              <w:fldChar w:fldCharType="begin"/>
            </w:r>
            <w:r w:rsidR="00E60BEF">
              <w:instrText xml:space="preserve"> REF _Ref233204070 \w \h </w:instrText>
            </w:r>
            <w:r w:rsidR="00E60BEF">
              <w:fldChar w:fldCharType="separate"/>
            </w:r>
            <w:r w:rsidR="00E60BEF">
              <w:t>5</w:t>
            </w:r>
            <w:r w:rsidR="00E60BEF">
              <w:fldChar w:fldCharType="end"/>
            </w:r>
            <w:r w:rsidR="00E60BEF">
              <w:t>] and other documents may refer to retrieveInfoByFA as retrieveCustomerByFA</w:t>
            </w:r>
            <w:r w:rsidRPr="00D929DE">
              <w:t>.</w:t>
            </w:r>
          </w:p>
          <w:p w14:paraId="152F96BC" w14:textId="77777777" w:rsidR="003F5FC0" w:rsidRPr="00D929DE" w:rsidRDefault="003F5FC0" w:rsidP="00AF6D65">
            <w:pPr>
              <w:pStyle w:val="ListParagraph"/>
              <w:numPr>
                <w:ilvl w:val="0"/>
                <w:numId w:val="37"/>
              </w:numPr>
            </w:pPr>
            <w:r w:rsidRPr="00D929DE">
              <w:t>As the ‘confirmed’ payment transaction was for a Prepaid subscriber, PSEP sends a Diameter Refund CCR message with Requested-Service-Unit-CC-Money-Unit-Value Value-Digits that must be equal to or less than the ‘confirmed’ amount to the OCS.</w:t>
            </w:r>
          </w:p>
          <w:p w14:paraId="5DB6797F" w14:textId="77777777" w:rsidR="003F5FC0" w:rsidRPr="00D929DE" w:rsidRDefault="003F5FC0" w:rsidP="00AF6D65">
            <w:pPr>
              <w:pStyle w:val="ListParagraph"/>
              <w:numPr>
                <w:ilvl w:val="0"/>
                <w:numId w:val="37"/>
              </w:numPr>
            </w:pPr>
            <w:r w:rsidRPr="00D929DE">
              <w:t>OCS returns a successful CCA message.</w:t>
            </w:r>
          </w:p>
          <w:p w14:paraId="3C5FD6C0" w14:textId="77777777" w:rsidR="003F5FC0" w:rsidRPr="00D929DE" w:rsidRDefault="003F5FC0" w:rsidP="00AF6D65">
            <w:pPr>
              <w:pStyle w:val="ListParagraph"/>
              <w:numPr>
                <w:ilvl w:val="0"/>
                <w:numId w:val="37"/>
              </w:numPr>
            </w:pPr>
            <w:r w:rsidRPr="00D929DE">
              <w:t>PSEP changes the transaction state to CONFIRMED and revises the spent amount associated with the Spend Limits.</w:t>
            </w:r>
          </w:p>
          <w:p w14:paraId="023A44EC" w14:textId="1F4C2B8D" w:rsidR="00766E4B" w:rsidRPr="007435DA" w:rsidRDefault="00766E4B" w:rsidP="00AF6D65">
            <w:pPr>
              <w:pStyle w:val="ListParagraph"/>
              <w:numPr>
                <w:ilvl w:val="1"/>
                <w:numId w:val="37"/>
              </w:numPr>
              <w:rPr>
                <w:lang w:val="en-US"/>
              </w:rPr>
            </w:pPr>
            <w:r>
              <w:rPr>
                <w:lang w:val="en-US"/>
              </w:rPr>
              <w:t xml:space="preserve">A Prepaid Feed Transaction Record with a ‘Transaction Type’ value of “Adjustment” is created for the Partner Payment ‘confirmed’ transaction as described in Section </w:t>
            </w:r>
            <w:r>
              <w:rPr>
                <w:lang w:val="en-US"/>
              </w:rPr>
              <w:fldChar w:fldCharType="begin"/>
            </w:r>
            <w:r>
              <w:rPr>
                <w:lang w:val="en-US"/>
              </w:rPr>
              <w:instrText xml:space="preserve"> REF _Ref237620299 \w \p \h </w:instrText>
            </w:r>
            <w:r>
              <w:rPr>
                <w:lang w:val="en-US"/>
              </w:rPr>
            </w:r>
            <w:r>
              <w:rPr>
                <w:lang w:val="en-US"/>
              </w:rPr>
              <w:fldChar w:fldCharType="separate"/>
            </w:r>
            <w:r>
              <w:rPr>
                <w:lang w:val="en-US"/>
              </w:rPr>
              <w:t>5.2 below</w:t>
            </w:r>
            <w:r>
              <w:rPr>
                <w:lang w:val="en-US"/>
              </w:rPr>
              <w:fldChar w:fldCharType="end"/>
            </w:r>
            <w:r>
              <w:rPr>
                <w:lang w:val="en-US"/>
              </w:rPr>
              <w:t>.</w:t>
            </w:r>
          </w:p>
          <w:p w14:paraId="43BE66E1" w14:textId="08F94CD6" w:rsidR="003F5FC0" w:rsidRPr="00D929DE" w:rsidRDefault="004E1750" w:rsidP="00AF6D65">
            <w:pPr>
              <w:pStyle w:val="ListParagraph"/>
              <w:numPr>
                <w:ilvl w:val="0"/>
                <w:numId w:val="37"/>
              </w:numPr>
            </w:pPr>
            <w:r>
              <w:t>PSEP</w:t>
            </w:r>
            <w:r w:rsidR="003F5FC0" w:rsidRPr="00D929DE">
              <w:t xml:space="preserve"> returns a successful response to the Refund call to the </w:t>
            </w:r>
            <w:r>
              <w:t>SMS Aggregator</w:t>
            </w:r>
            <w:r w:rsidRPr="00D929DE">
              <w:t xml:space="preserve"> </w:t>
            </w:r>
            <w:r w:rsidR="003F5FC0" w:rsidRPr="00D929DE">
              <w:t>that contains the transaction id of the refund transaction and the transaction state equal to ‘CONFIRMED’.</w:t>
            </w:r>
          </w:p>
        </w:tc>
      </w:tr>
      <w:tr w:rsidR="003F5FC0" w:rsidRPr="00D929DE" w14:paraId="326EE0C5"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4228CDE0" w14:textId="77777777" w:rsidR="003F5FC0" w:rsidRPr="00D929DE" w:rsidRDefault="003F5FC0" w:rsidP="00DE3E21"/>
        </w:tc>
      </w:tr>
    </w:tbl>
    <w:p w14:paraId="62B1A999" w14:textId="77777777" w:rsidR="003F5FC0" w:rsidRPr="00D929DE" w:rsidRDefault="003F5FC0" w:rsidP="00DE3E21">
      <w:pPr>
        <w:pStyle w:val="Heading4"/>
      </w:pPr>
      <w:bookmarkStart w:id="1151" w:name="_Toc367633788"/>
      <w:r>
        <w:lastRenderedPageBreak/>
        <w:t xml:space="preserve">‘Authorized’ Transaction </w:t>
      </w:r>
      <w:r w:rsidRPr="00D929DE">
        <w:t xml:space="preserve">Authorization </w:t>
      </w:r>
      <w:r>
        <w:t xml:space="preserve">Period </w:t>
      </w:r>
      <w:r w:rsidRPr="00D929DE">
        <w:t>Timeout</w:t>
      </w:r>
      <w:r>
        <w:t xml:space="preserve"> Flow</w:t>
      </w:r>
      <w:bookmarkEnd w:id="1151"/>
    </w:p>
    <w:p w14:paraId="54C45016" w14:textId="31BCA779" w:rsidR="003F5FC0" w:rsidRPr="00D929DE" w:rsidRDefault="003F5FC0" w:rsidP="005E1B40">
      <w:pPr>
        <w:keepNext/>
        <w:jc w:val="center"/>
      </w:pPr>
      <w:r w:rsidRPr="00D929DE">
        <w:t xml:space="preserve"> </w:t>
      </w:r>
      <w:r w:rsidR="00FD7838" w:rsidRPr="00FD7838">
        <w:rPr>
          <w:noProof/>
        </w:rPr>
        <w:drawing>
          <wp:inline distT="0" distB="0" distL="0" distR="0" wp14:anchorId="069A7A31" wp14:editId="7884F664">
            <wp:extent cx="5486400" cy="411480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A413F5A" w14:textId="7565F46C" w:rsidR="003F5FC0" w:rsidRPr="00D929DE" w:rsidRDefault="003F5FC0" w:rsidP="005E1B40">
      <w:pPr>
        <w:pStyle w:val="Caption"/>
        <w:ind w:hanging="3403"/>
        <w:jc w:val="center"/>
        <w:rPr>
          <w:strike/>
        </w:rPr>
      </w:pPr>
      <w:r w:rsidRPr="00D929DE">
        <w:t xml:space="preserve">Figure </w:t>
      </w:r>
      <w:fldSimple w:instr=" SEQ Figure \* ARABIC ">
        <w:r w:rsidR="00517227">
          <w:rPr>
            <w:noProof/>
          </w:rPr>
          <w:t>24</w:t>
        </w:r>
      </w:fldSimple>
      <w:r w:rsidRPr="00D929DE">
        <w:t xml:space="preserve">: </w:t>
      </w:r>
      <w:r>
        <w:t xml:space="preserve">‘Authorized’ Transaction </w:t>
      </w:r>
      <w:r w:rsidRPr="00D929DE">
        <w:t xml:space="preserve">Authorization </w:t>
      </w:r>
      <w:r>
        <w:t xml:space="preserve">Period </w:t>
      </w:r>
      <w:r w:rsidRPr="00D929DE">
        <w:t>Timeout</w:t>
      </w:r>
      <w:r>
        <w:t xml:space="preserve"> Flow</w:t>
      </w:r>
    </w:p>
    <w:tbl>
      <w:tblPr>
        <w:tblW w:w="954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31"/>
        <w:gridCol w:w="9"/>
      </w:tblGrid>
      <w:tr w:rsidR="003F5FC0" w:rsidRPr="00D929DE" w14:paraId="0F9F9A3B" w14:textId="77777777" w:rsidTr="003F5FC0">
        <w:tc>
          <w:tcPr>
            <w:tcW w:w="9540" w:type="dxa"/>
            <w:gridSpan w:val="2"/>
            <w:tcBorders>
              <w:top w:val="single" w:sz="4" w:space="0" w:color="auto"/>
              <w:bottom w:val="single" w:sz="4" w:space="0" w:color="auto"/>
            </w:tcBorders>
            <w:shd w:val="clear" w:color="auto" w:fill="CCCCCC"/>
            <w:vAlign w:val="bottom"/>
          </w:tcPr>
          <w:p w14:paraId="04280DA1" w14:textId="77777777" w:rsidR="003F5FC0" w:rsidRPr="00D929DE" w:rsidRDefault="003F5FC0" w:rsidP="005E1B40">
            <w:pPr>
              <w:jc w:val="center"/>
              <w:rPr>
                <w:rFonts w:ascii="Arial" w:hAnsi="Arial"/>
              </w:rPr>
            </w:pPr>
            <w:r w:rsidRPr="004C6C26">
              <w:t>‘Authorized’ Transaction Authorization Period Timeout</w:t>
            </w:r>
            <w:r w:rsidRPr="004C6C26" w:rsidDel="004C6C26">
              <w:t xml:space="preserve"> </w:t>
            </w:r>
            <w:r w:rsidRPr="00D929DE">
              <w:t xml:space="preserve">Flow </w:t>
            </w:r>
          </w:p>
        </w:tc>
      </w:tr>
      <w:tr w:rsidR="003F5FC0" w:rsidRPr="00D929DE" w14:paraId="5C2214BD"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right w:val="single" w:sz="4" w:space="0" w:color="auto"/>
            </w:tcBorders>
            <w:shd w:val="clear" w:color="auto" w:fill="FFFFC3"/>
          </w:tcPr>
          <w:p w14:paraId="78EC7A82" w14:textId="6567BC05" w:rsidR="003F5FC0" w:rsidRPr="00D929DE" w:rsidRDefault="003F5FC0" w:rsidP="00AF6D65">
            <w:pPr>
              <w:numPr>
                <w:ilvl w:val="0"/>
                <w:numId w:val="38"/>
              </w:numPr>
              <w:spacing w:after="120"/>
            </w:pPr>
            <w:r w:rsidRPr="00D929DE">
              <w:t xml:space="preserve">As a </w:t>
            </w:r>
            <w:r w:rsidR="00FD7838">
              <w:t>SMS Aggregator</w:t>
            </w:r>
            <w:r w:rsidR="00FD7838" w:rsidRPr="00D929DE">
              <w:t xml:space="preserve"> </w:t>
            </w:r>
            <w:r w:rsidRPr="00D929DE">
              <w:t xml:space="preserve">has previously successfully generated an Authorize operation for the subscriber, the transaction state within </w:t>
            </w:r>
            <w:r w:rsidR="00FD7838">
              <w:t>PSEP</w:t>
            </w:r>
            <w:r w:rsidRPr="00D929DE">
              <w:t xml:space="preserve"> is ‘authorized’, where the transaction’s ID and the state of AUTHORIZED was returned in the response to the Authorize operation. </w:t>
            </w:r>
          </w:p>
          <w:p w14:paraId="2324CC75" w14:textId="14C29697" w:rsidR="003F5FC0" w:rsidRPr="00D929DE" w:rsidRDefault="003F5FC0" w:rsidP="00AF6D65">
            <w:pPr>
              <w:pStyle w:val="ListParagraph"/>
              <w:numPr>
                <w:ilvl w:val="1"/>
                <w:numId w:val="38"/>
              </w:numPr>
            </w:pPr>
            <w:r w:rsidRPr="00D929DE">
              <w:t xml:space="preserve">See steps 1-6 in </w:t>
            </w:r>
            <w:r w:rsidR="00FD7838" w:rsidRPr="00D929DE">
              <w:t xml:space="preserve">Section </w:t>
            </w:r>
            <w:r w:rsidR="00FD7838">
              <w:fldChar w:fldCharType="begin"/>
            </w:r>
            <w:r w:rsidR="00FD7838">
              <w:instrText xml:space="preserve"> REF _Ref235085460 \w \p \h </w:instrText>
            </w:r>
            <w:r w:rsidR="00FD7838">
              <w:fldChar w:fldCharType="separate"/>
            </w:r>
            <w:r w:rsidR="00517227">
              <w:t>3.3.5.1 above</w:t>
            </w:r>
            <w:r w:rsidR="00FD7838">
              <w:fldChar w:fldCharType="end"/>
            </w:r>
            <w:r w:rsidRPr="00D929DE">
              <w:t>.</w:t>
            </w:r>
          </w:p>
          <w:p w14:paraId="55C46876" w14:textId="77777777" w:rsidR="003F5FC0" w:rsidRPr="00D929DE" w:rsidRDefault="003F5FC0" w:rsidP="00AF6D65">
            <w:pPr>
              <w:pStyle w:val="ListParagraph"/>
              <w:numPr>
                <w:ilvl w:val="0"/>
                <w:numId w:val="38"/>
              </w:numPr>
            </w:pPr>
            <w:r w:rsidRPr="00D929DE">
              <w:t>If a Cancel</w:t>
            </w:r>
            <w:r>
              <w:t xml:space="preserve"> operation</w:t>
            </w:r>
            <w:r w:rsidRPr="00D929DE">
              <w:t xml:space="preserve"> or Confirm Operation is not received for an ‘authorized’ transaction </w:t>
            </w:r>
            <w:r>
              <w:t>before the authorization period timer expires</w:t>
            </w:r>
            <w:r w:rsidRPr="00D929DE">
              <w:t xml:space="preserve">, the PSEP will </w:t>
            </w:r>
            <w:r w:rsidRPr="00C9677D">
              <w:rPr>
                <w:i/>
              </w:rPr>
              <w:t>‘</w:t>
            </w:r>
            <w:r>
              <w:rPr>
                <w:i/>
              </w:rPr>
              <w:t>decline</w:t>
            </w:r>
            <w:r w:rsidRPr="00C9677D">
              <w:rPr>
                <w:i/>
              </w:rPr>
              <w:t>’</w:t>
            </w:r>
            <w:r w:rsidRPr="00D929DE">
              <w:t xml:space="preserve"> the ‘authorized’ transaction, where PSEP changes the transaction state to </w:t>
            </w:r>
            <w:r w:rsidRPr="007D16C1">
              <w:t>AUTHORIZATION_</w:t>
            </w:r>
            <w:r w:rsidRPr="00D067F7">
              <w:t>DECLINED</w:t>
            </w:r>
            <w:r w:rsidRPr="00D929DE">
              <w:t xml:space="preserve">. </w:t>
            </w:r>
          </w:p>
          <w:p w14:paraId="6AE86D67" w14:textId="715DB266" w:rsidR="003F5FC0" w:rsidRPr="00D929DE" w:rsidRDefault="003F5FC0" w:rsidP="00AF6D65">
            <w:pPr>
              <w:pStyle w:val="ListParagraph"/>
              <w:numPr>
                <w:ilvl w:val="1"/>
                <w:numId w:val="38"/>
              </w:numPr>
            </w:pPr>
            <w:r w:rsidRPr="00D929DE">
              <w:t xml:space="preserve">If a </w:t>
            </w:r>
            <w:r w:rsidR="00FD7838">
              <w:t>SMS Aggregator</w:t>
            </w:r>
            <w:r w:rsidR="00FD7838" w:rsidRPr="00D929DE">
              <w:t xml:space="preserve"> </w:t>
            </w:r>
            <w:r w:rsidRPr="00D929DE">
              <w:t xml:space="preserve">sends a Confirm </w:t>
            </w:r>
            <w:r>
              <w:t xml:space="preserve">operation </w:t>
            </w:r>
            <w:r w:rsidRPr="00D929DE">
              <w:t xml:space="preserve">or Cancel operation with the transaction ID of an ‘authorized’ transaction whose authorization period has expired, an appropriate error is thrown.  </w:t>
            </w:r>
          </w:p>
          <w:p w14:paraId="71B9EFE4" w14:textId="7A672913" w:rsidR="003F5FC0" w:rsidRDefault="003F5FC0" w:rsidP="00AF6D65">
            <w:pPr>
              <w:pStyle w:val="ListParagraph"/>
              <w:numPr>
                <w:ilvl w:val="1"/>
                <w:numId w:val="38"/>
              </w:numPr>
            </w:pPr>
            <w:r w:rsidRPr="00D929DE">
              <w:t xml:space="preserve">Until the ‘authorized’ transaction is </w:t>
            </w:r>
            <w:r w:rsidRPr="00D929DE">
              <w:rPr>
                <w:i/>
              </w:rPr>
              <w:t>‘</w:t>
            </w:r>
            <w:r>
              <w:rPr>
                <w:i/>
              </w:rPr>
              <w:t>declined</w:t>
            </w:r>
            <w:r w:rsidRPr="00D929DE">
              <w:rPr>
                <w:i/>
              </w:rPr>
              <w:t>’</w:t>
            </w:r>
            <w:r w:rsidRPr="00D929DE">
              <w:t xml:space="preserve">, the ‘ Spending Limits for the </w:t>
            </w:r>
            <w:r w:rsidRPr="00D929DE">
              <w:lastRenderedPageBreak/>
              <w:t xml:space="preserve">Subscriber ID contained in the ‘authorized’ operation counts this transaction against the Spent amount.  If an Authorize operation is </w:t>
            </w:r>
            <w:r w:rsidRPr="00C9677D">
              <w:rPr>
                <w:i/>
              </w:rPr>
              <w:t>‘</w:t>
            </w:r>
            <w:r>
              <w:rPr>
                <w:i/>
              </w:rPr>
              <w:t>declined’</w:t>
            </w:r>
            <w:r w:rsidRPr="00D929DE">
              <w:t xml:space="preserve">, then the Spending Limits amount for the impacted MDN is updated accordingly. </w:t>
            </w:r>
            <w:r w:rsidR="00321111">
              <w:t>Note: if the payment transaction contained a 100% discount, there is no need to revise the Spending Limits amount.</w:t>
            </w:r>
          </w:p>
          <w:p w14:paraId="0534F831" w14:textId="77777777" w:rsidR="003F5FC0" w:rsidRPr="00D929DE" w:rsidRDefault="003F5FC0" w:rsidP="00AF6D65">
            <w:pPr>
              <w:pStyle w:val="ListParagraph"/>
              <w:numPr>
                <w:ilvl w:val="1"/>
                <w:numId w:val="38"/>
              </w:numPr>
            </w:pPr>
            <w:r>
              <w:t>Note: a Diameter Terminate-Cancel is not sent to OCS</w:t>
            </w:r>
          </w:p>
        </w:tc>
      </w:tr>
      <w:tr w:rsidR="003F5FC0" w:rsidRPr="00D929DE" w14:paraId="044A6BD6" w14:textId="77777777" w:rsidTr="003F5FC0">
        <w:tblPrEx>
          <w:tblBorders>
            <w:top w:val="none" w:sz="0" w:space="0" w:color="auto"/>
            <w:left w:val="none" w:sz="0" w:space="0" w:color="auto"/>
            <w:bottom w:val="none" w:sz="0" w:space="0" w:color="auto"/>
            <w:right w:val="none" w:sz="0" w:space="0" w:color="auto"/>
          </w:tblBorders>
        </w:tblPrEx>
        <w:trPr>
          <w:gridAfter w:val="1"/>
          <w:wAfter w:w="9" w:type="dxa"/>
        </w:trPr>
        <w:tc>
          <w:tcPr>
            <w:tcW w:w="9531" w:type="dxa"/>
            <w:tcBorders>
              <w:left w:val="single" w:sz="4" w:space="0" w:color="auto"/>
              <w:bottom w:val="single" w:sz="4" w:space="0" w:color="auto"/>
              <w:right w:val="single" w:sz="4" w:space="0" w:color="auto"/>
            </w:tcBorders>
            <w:shd w:val="clear" w:color="auto" w:fill="FFFFC3"/>
          </w:tcPr>
          <w:p w14:paraId="2282858E" w14:textId="77777777" w:rsidR="003F5FC0" w:rsidRPr="00D929DE" w:rsidRDefault="003F5FC0" w:rsidP="00DE3E21"/>
        </w:tc>
      </w:tr>
    </w:tbl>
    <w:p w14:paraId="36179CA7" w14:textId="03BF921C" w:rsidR="003F5FC0" w:rsidRPr="00D929DE" w:rsidRDefault="00FD7838" w:rsidP="00DE3E21">
      <w:pPr>
        <w:pStyle w:val="Heading4"/>
      </w:pPr>
      <w:bookmarkStart w:id="1152" w:name="_Toc367633789"/>
      <w:r>
        <w:t>Partner</w:t>
      </w:r>
      <w:r w:rsidR="003F5FC0" w:rsidRPr="00D929DE">
        <w:t xml:space="preserve"> Payment Web Services SOAP Exceptions</w:t>
      </w:r>
      <w:bookmarkEnd w:id="1152"/>
    </w:p>
    <w:p w14:paraId="42E17714" w14:textId="4F4EFBB7" w:rsidR="003F5FC0" w:rsidRPr="00D929DE" w:rsidRDefault="003F5FC0" w:rsidP="00ED2292">
      <w:pPr>
        <w:pStyle w:val="NormalWeb"/>
        <w:rPr>
          <w:shd w:val="clear" w:color="auto" w:fill="FFFFFF"/>
        </w:rPr>
      </w:pPr>
      <w:r w:rsidRPr="00D929DE">
        <w:rPr>
          <w:shd w:val="clear" w:color="auto" w:fill="FFFFFF"/>
        </w:rPr>
        <w:t xml:space="preserve">The SOAP Exceptions can be found in </w:t>
      </w:r>
      <w:r w:rsidR="00FD7838">
        <w:t>reference [</w:t>
      </w:r>
      <w:r w:rsidR="00FD7838">
        <w:fldChar w:fldCharType="begin"/>
      </w:r>
      <w:r w:rsidR="00FD7838">
        <w:instrText xml:space="preserve"> REF _Ref235081884 \w \h </w:instrText>
      </w:r>
      <w:r w:rsidR="00FD7838">
        <w:fldChar w:fldCharType="separate"/>
      </w:r>
      <w:r w:rsidR="00517227">
        <w:t>13</w:t>
      </w:r>
      <w:r w:rsidR="00FD7838">
        <w:fldChar w:fldCharType="end"/>
      </w:r>
      <w:r w:rsidR="00FD7838">
        <w:t>]</w:t>
      </w:r>
      <w:r w:rsidRPr="00D929DE">
        <w:t>.</w:t>
      </w:r>
    </w:p>
    <w:p w14:paraId="3397DE69" w14:textId="77777777" w:rsidR="005947F3" w:rsidRPr="00D929DE" w:rsidRDefault="003C105E" w:rsidP="00ED2292">
      <w:pPr>
        <w:pStyle w:val="Heading1"/>
      </w:pPr>
      <w:bookmarkStart w:id="1153" w:name="_Toc367633790"/>
      <w:r w:rsidRPr="00D929DE">
        <w:lastRenderedPageBreak/>
        <w:t>Amdocs OCS Integration</w:t>
      </w:r>
      <w:bookmarkEnd w:id="1134"/>
      <w:bookmarkEnd w:id="1153"/>
    </w:p>
    <w:p w14:paraId="50473E48" w14:textId="48D0D6C6" w:rsidR="00A64C67" w:rsidRPr="00D929DE" w:rsidRDefault="00CA36DA" w:rsidP="00ED2292">
      <w:r w:rsidRPr="00D929DE">
        <w:t xml:space="preserve">As shown in </w:t>
      </w:r>
      <w:r w:rsidRPr="00D929DE">
        <w:fldChar w:fldCharType="begin"/>
      </w:r>
      <w:r w:rsidRPr="00D929DE">
        <w:instrText xml:space="preserve"> REF _Ref233690443 \h </w:instrText>
      </w:r>
      <w:r w:rsidRPr="00D929DE">
        <w:fldChar w:fldCharType="separate"/>
      </w:r>
      <w:r w:rsidR="00517227" w:rsidRPr="00D929DE">
        <w:t xml:space="preserve">Figure </w:t>
      </w:r>
      <w:r w:rsidR="00517227">
        <w:rPr>
          <w:noProof/>
        </w:rPr>
        <w:t>1</w:t>
      </w:r>
      <w:r w:rsidRPr="00D929DE">
        <w:fldChar w:fldCharType="end"/>
      </w:r>
      <w:r w:rsidRPr="00D929DE">
        <w:t xml:space="preserve"> </w:t>
      </w:r>
      <w:r w:rsidRPr="00D929DE">
        <w:fldChar w:fldCharType="begin"/>
      </w:r>
      <w:r w:rsidRPr="00D929DE">
        <w:instrText xml:space="preserve"> REF _Ref233690449 \p \h </w:instrText>
      </w:r>
      <w:r w:rsidRPr="00D929DE">
        <w:fldChar w:fldCharType="separate"/>
      </w:r>
      <w:r w:rsidR="00517227">
        <w:t>above</w:t>
      </w:r>
      <w:r w:rsidRPr="00D929DE">
        <w:fldChar w:fldCharType="end"/>
      </w:r>
      <w:r w:rsidRPr="00D929DE">
        <w:t>, the AMP exposes the BoBo Payment and GCB Payment services to the TPAs, where the PSEP processes the GCB Batch files</w:t>
      </w:r>
      <w:r w:rsidR="003732CD" w:rsidRPr="00D929DE">
        <w:t xml:space="preserve"> for the GCB Payment service.  As described in </w:t>
      </w:r>
      <w:r w:rsidR="00EA26D2" w:rsidRPr="00D929DE">
        <w:t xml:space="preserve">Section 5.2 of </w:t>
      </w:r>
      <w:r w:rsidR="003732CD" w:rsidRPr="00D929DE">
        <w:t>Reference [</w:t>
      </w:r>
      <w:r w:rsidR="003732CD" w:rsidRPr="00D929DE">
        <w:fldChar w:fldCharType="begin"/>
      </w:r>
      <w:r w:rsidR="003732CD" w:rsidRPr="00D929DE">
        <w:instrText xml:space="preserve"> REF _Ref233204433 \w \h </w:instrText>
      </w:r>
      <w:r w:rsidR="003732CD" w:rsidRPr="00D929DE">
        <w:fldChar w:fldCharType="separate"/>
      </w:r>
      <w:r w:rsidR="00517227">
        <w:t>3</w:t>
      </w:r>
      <w:r w:rsidR="003732CD" w:rsidRPr="00D929DE">
        <w:fldChar w:fldCharType="end"/>
      </w:r>
      <w:r w:rsidR="003732CD" w:rsidRPr="00D929DE">
        <w:t>], PSEP load balances the Diameter client request across the three OCS nodes</w:t>
      </w:r>
      <w:r w:rsidR="00A64C67" w:rsidRPr="00D929DE">
        <w:t xml:space="preserve"> in Knoxville, where a given node in Knoxville is considered the primary server and as required, a primary will transparently failover to a secondary node in Middleton</w:t>
      </w:r>
      <w:r w:rsidR="003732CD" w:rsidRPr="00D929DE">
        <w:t>.</w:t>
      </w:r>
      <w:r w:rsidRPr="00D929DE">
        <w:t xml:space="preserve">  </w:t>
      </w:r>
    </w:p>
    <w:p w14:paraId="55D0E2E8" w14:textId="77777777" w:rsidR="00A64C67" w:rsidRPr="00D929DE" w:rsidRDefault="00A64C67" w:rsidP="00ED2292"/>
    <w:p w14:paraId="7CAA5681" w14:textId="77777777" w:rsidR="00CC4FD1" w:rsidRDefault="00316C2C" w:rsidP="00CC4FD1">
      <w:r w:rsidRPr="00D929DE">
        <w:t xml:space="preserve">The interface requirements </w:t>
      </w:r>
      <w:r w:rsidR="00037965" w:rsidRPr="00D929DE">
        <w:t xml:space="preserve">between </w:t>
      </w:r>
      <w:r w:rsidR="0024603B" w:rsidRPr="00D929DE">
        <w:t xml:space="preserve">PSEP </w:t>
      </w:r>
      <w:r w:rsidR="00037965" w:rsidRPr="00D929DE">
        <w:t xml:space="preserve">and the Amdocs OCS can be </w:t>
      </w:r>
      <w:r w:rsidRPr="00D929DE">
        <w:t xml:space="preserve">found in </w:t>
      </w:r>
      <w:r w:rsidR="00A45333" w:rsidRPr="00D929DE">
        <w:t xml:space="preserve">USCC Phase 2 DCCA for Content Service (Aepona) document, which is </w:t>
      </w:r>
      <w:r w:rsidRPr="00D929DE">
        <w:t>Reference [</w:t>
      </w:r>
      <w:r w:rsidR="00D27BAD" w:rsidRPr="00D929DE">
        <w:fldChar w:fldCharType="begin"/>
      </w:r>
      <w:r w:rsidR="00D27BAD" w:rsidRPr="00D929DE">
        <w:instrText xml:space="preserve"> REF _Ref233544203 \w \h </w:instrText>
      </w:r>
      <w:r w:rsidR="00D27BAD" w:rsidRPr="00D929DE">
        <w:fldChar w:fldCharType="separate"/>
      </w:r>
      <w:r w:rsidR="00517227">
        <w:t>4</w:t>
      </w:r>
      <w:r w:rsidR="00D27BAD" w:rsidRPr="00D929DE">
        <w:fldChar w:fldCharType="end"/>
      </w:r>
      <w:r w:rsidRPr="00D929DE">
        <w:t>]</w:t>
      </w:r>
      <w:r w:rsidR="00CC4FD1">
        <w:t>.</w:t>
      </w:r>
    </w:p>
    <w:p w14:paraId="0B971980" w14:textId="6462EFCC" w:rsidR="00150714" w:rsidRPr="00D929DE" w:rsidRDefault="00150714" w:rsidP="00CC4FD1"/>
    <w:p w14:paraId="0E21868A" w14:textId="58948412" w:rsidR="00C52F32" w:rsidRPr="00D929DE" w:rsidRDefault="00C52F32" w:rsidP="00ED2292">
      <w:r w:rsidRPr="00D929DE">
        <w:t xml:space="preserve">Please note that this document has </w:t>
      </w:r>
      <w:r w:rsidR="00197E06" w:rsidRPr="00D929DE">
        <w:t>precedence</w:t>
      </w:r>
      <w:r w:rsidRPr="00D929DE">
        <w:t xml:space="preserve"> over the </w:t>
      </w:r>
      <w:r w:rsidR="001B6F7C" w:rsidRPr="00D929DE">
        <w:t>“</w:t>
      </w:r>
      <w:r w:rsidR="00A45333" w:rsidRPr="00D929DE">
        <w:t>USCC Phase 2 DCCA for Content Service (Aepona)</w:t>
      </w:r>
      <w:r w:rsidR="001B6F7C" w:rsidRPr="00D929DE">
        <w:t>”</w:t>
      </w:r>
      <w:r w:rsidR="00A45333" w:rsidRPr="00D929DE">
        <w:t xml:space="preserve"> document - Reference [</w:t>
      </w:r>
      <w:r w:rsidR="00A45333" w:rsidRPr="00D929DE">
        <w:fldChar w:fldCharType="begin"/>
      </w:r>
      <w:r w:rsidR="00A45333" w:rsidRPr="00D929DE">
        <w:instrText xml:space="preserve"> REF _Ref233544203 \w \h </w:instrText>
      </w:r>
      <w:r w:rsidR="00A45333" w:rsidRPr="00D929DE">
        <w:fldChar w:fldCharType="separate"/>
      </w:r>
      <w:r w:rsidR="00517227">
        <w:t>4</w:t>
      </w:r>
      <w:r w:rsidR="00A45333" w:rsidRPr="00D929DE">
        <w:fldChar w:fldCharType="end"/>
      </w:r>
      <w:r w:rsidR="00A45333" w:rsidRPr="00D929DE">
        <w:t>].</w:t>
      </w:r>
    </w:p>
    <w:p w14:paraId="373304D2" w14:textId="77777777" w:rsidR="00C52F32" w:rsidRPr="00D929DE" w:rsidRDefault="00C52F32" w:rsidP="00ED2292"/>
    <w:p w14:paraId="3EB9EA3D" w14:textId="526AE6FB" w:rsidR="000D3021" w:rsidRPr="00D929DE" w:rsidRDefault="00150714" w:rsidP="00ED2292">
      <w:pPr>
        <w:pStyle w:val="Heading2"/>
      </w:pPr>
      <w:bookmarkStart w:id="1154" w:name="_Ref233698093"/>
      <w:bookmarkStart w:id="1155" w:name="_Toc367633791"/>
      <w:r w:rsidRPr="00D929DE">
        <w:t xml:space="preserve">Mapping of </w:t>
      </w:r>
      <w:r w:rsidR="00D11A03" w:rsidRPr="00D929DE">
        <w:t xml:space="preserve">BoBo &amp; GCB </w:t>
      </w:r>
      <w:r w:rsidRPr="00D929DE">
        <w:t xml:space="preserve">Payment </w:t>
      </w:r>
      <w:r w:rsidR="00D11A03" w:rsidRPr="00D929DE">
        <w:t xml:space="preserve">Methods </w:t>
      </w:r>
      <w:r w:rsidRPr="00D929DE">
        <w:t xml:space="preserve">to OCS </w:t>
      </w:r>
      <w:r w:rsidR="00A57C30" w:rsidRPr="00D929DE">
        <w:t>Diameter</w:t>
      </w:r>
      <w:r w:rsidR="00D11A03" w:rsidRPr="00D929DE">
        <w:t xml:space="preserve"> Methods</w:t>
      </w:r>
      <w:bookmarkEnd w:id="1154"/>
      <w:bookmarkEnd w:id="1155"/>
    </w:p>
    <w:p w14:paraId="54F8DF39" w14:textId="64016E4C" w:rsidR="00A35DD6" w:rsidRPr="00D929DE" w:rsidRDefault="00A35DD6" w:rsidP="00ED2292">
      <w:r w:rsidRPr="00D929DE">
        <w:t>Although different names are used for the BoBo Payment, GCB Payment and Diameter methods, the functionality associated with the method is common among the different interfaces</w:t>
      </w:r>
      <w:r w:rsidR="008E4B10" w:rsidRPr="00D929DE">
        <w:t xml:space="preserve"> and described in the following table.</w:t>
      </w:r>
    </w:p>
    <w:p w14:paraId="72F92EAA" w14:textId="77777777" w:rsidR="00C10352" w:rsidRPr="00D929DE" w:rsidRDefault="00C10352" w:rsidP="00ED2292"/>
    <w:tbl>
      <w:tblPr>
        <w:tblStyle w:val="TableGrid"/>
        <w:tblW w:w="9230" w:type="dxa"/>
        <w:tblLayout w:type="fixed"/>
        <w:tblCellMar>
          <w:left w:w="115" w:type="dxa"/>
          <w:right w:w="115" w:type="dxa"/>
        </w:tblCellMar>
        <w:tblLook w:val="04A0" w:firstRow="1" w:lastRow="0" w:firstColumn="1" w:lastColumn="0" w:noHBand="0" w:noVBand="1"/>
      </w:tblPr>
      <w:tblGrid>
        <w:gridCol w:w="1375"/>
        <w:gridCol w:w="1080"/>
        <w:gridCol w:w="1080"/>
        <w:gridCol w:w="1080"/>
        <w:gridCol w:w="90"/>
        <w:gridCol w:w="4525"/>
      </w:tblGrid>
      <w:tr w:rsidR="00173816" w:rsidRPr="008729BB" w14:paraId="59E11A8C" w14:textId="4E673175" w:rsidTr="008729BB">
        <w:trPr>
          <w:cantSplit/>
          <w:tblHeader/>
        </w:trPr>
        <w:tc>
          <w:tcPr>
            <w:tcW w:w="1375" w:type="dxa"/>
            <w:shd w:val="clear" w:color="auto" w:fill="BFBFBF" w:themeFill="background1" w:themeFillShade="BF"/>
          </w:tcPr>
          <w:p w14:paraId="19AFA9A9" w14:textId="50D0DD04" w:rsidR="00BE112B" w:rsidRPr="008729BB" w:rsidRDefault="00BE112B" w:rsidP="00173816">
            <w:pPr>
              <w:jc w:val="center"/>
              <w:rPr>
                <w:rFonts w:ascii="Arial" w:hAnsi="Arial" w:cs="Arial"/>
                <w:b/>
                <w:sz w:val="20"/>
              </w:rPr>
            </w:pPr>
            <w:r w:rsidRPr="008729BB">
              <w:rPr>
                <w:rFonts w:ascii="Arial" w:hAnsi="Arial" w:cs="Arial"/>
                <w:b/>
                <w:sz w:val="20"/>
              </w:rPr>
              <w:t>Common Method Name Used in This Section</w:t>
            </w:r>
          </w:p>
        </w:tc>
        <w:tc>
          <w:tcPr>
            <w:tcW w:w="1080" w:type="dxa"/>
            <w:shd w:val="clear" w:color="auto" w:fill="BFBFBF" w:themeFill="background1" w:themeFillShade="BF"/>
          </w:tcPr>
          <w:p w14:paraId="281BF956" w14:textId="2A2F0846" w:rsidR="00BE112B" w:rsidRPr="008729BB" w:rsidRDefault="00BE112B" w:rsidP="00173816">
            <w:pPr>
              <w:jc w:val="center"/>
              <w:rPr>
                <w:rFonts w:ascii="Arial" w:hAnsi="Arial" w:cs="Arial"/>
                <w:b/>
                <w:sz w:val="20"/>
              </w:rPr>
            </w:pPr>
            <w:r w:rsidRPr="008729BB">
              <w:rPr>
                <w:rFonts w:ascii="Arial" w:hAnsi="Arial" w:cs="Arial"/>
                <w:b/>
                <w:sz w:val="20"/>
              </w:rPr>
              <w:t xml:space="preserve">BoBo </w:t>
            </w:r>
            <w:r w:rsidR="004E2974" w:rsidRPr="008729BB">
              <w:rPr>
                <w:rFonts w:ascii="Arial" w:hAnsi="Arial" w:cs="Arial"/>
                <w:b/>
                <w:sz w:val="20"/>
              </w:rPr>
              <w:t xml:space="preserve">&amp; Partner </w:t>
            </w:r>
            <w:r w:rsidRPr="008729BB">
              <w:rPr>
                <w:rFonts w:ascii="Arial" w:hAnsi="Arial" w:cs="Arial"/>
                <w:b/>
                <w:sz w:val="20"/>
              </w:rPr>
              <w:t>Payment Method</w:t>
            </w:r>
          </w:p>
        </w:tc>
        <w:tc>
          <w:tcPr>
            <w:tcW w:w="1080" w:type="dxa"/>
            <w:shd w:val="clear" w:color="auto" w:fill="BFBFBF" w:themeFill="background1" w:themeFillShade="BF"/>
          </w:tcPr>
          <w:p w14:paraId="54393095" w14:textId="549B8C5E" w:rsidR="00BE112B" w:rsidRPr="008729BB" w:rsidRDefault="00BE112B" w:rsidP="00173816">
            <w:pPr>
              <w:jc w:val="center"/>
              <w:rPr>
                <w:rFonts w:ascii="Arial" w:hAnsi="Arial" w:cs="Arial"/>
                <w:b/>
                <w:sz w:val="20"/>
              </w:rPr>
            </w:pPr>
            <w:r w:rsidRPr="008729BB">
              <w:rPr>
                <w:rFonts w:ascii="Arial" w:hAnsi="Arial" w:cs="Arial"/>
                <w:b/>
                <w:sz w:val="20"/>
              </w:rPr>
              <w:t>GCB Payment Method</w:t>
            </w:r>
          </w:p>
        </w:tc>
        <w:tc>
          <w:tcPr>
            <w:tcW w:w="1170" w:type="dxa"/>
            <w:gridSpan w:val="2"/>
            <w:shd w:val="clear" w:color="auto" w:fill="BFBFBF" w:themeFill="background1" w:themeFillShade="BF"/>
          </w:tcPr>
          <w:p w14:paraId="3109A3E3" w14:textId="4DED2E96" w:rsidR="00BE112B" w:rsidRPr="008729BB" w:rsidRDefault="00BE112B" w:rsidP="00173816">
            <w:pPr>
              <w:jc w:val="center"/>
              <w:rPr>
                <w:rFonts w:ascii="Arial" w:hAnsi="Arial" w:cs="Arial"/>
                <w:b/>
                <w:sz w:val="20"/>
              </w:rPr>
            </w:pPr>
            <w:r w:rsidRPr="008729BB">
              <w:rPr>
                <w:rFonts w:ascii="Arial" w:hAnsi="Arial" w:cs="Arial"/>
                <w:b/>
                <w:sz w:val="20"/>
              </w:rPr>
              <w:t>Diameter Method</w:t>
            </w:r>
          </w:p>
        </w:tc>
        <w:tc>
          <w:tcPr>
            <w:tcW w:w="4525" w:type="dxa"/>
            <w:shd w:val="clear" w:color="auto" w:fill="BFBFBF" w:themeFill="background1" w:themeFillShade="BF"/>
          </w:tcPr>
          <w:p w14:paraId="67E135EF" w14:textId="38F012FE" w:rsidR="00BE112B" w:rsidRPr="008729BB" w:rsidRDefault="00BE112B" w:rsidP="00173816">
            <w:pPr>
              <w:jc w:val="center"/>
              <w:rPr>
                <w:rFonts w:ascii="Arial" w:hAnsi="Arial" w:cs="Arial"/>
                <w:b/>
                <w:sz w:val="20"/>
              </w:rPr>
            </w:pPr>
            <w:r w:rsidRPr="008729BB">
              <w:rPr>
                <w:rFonts w:ascii="Arial" w:hAnsi="Arial" w:cs="Arial"/>
                <w:b/>
                <w:sz w:val="20"/>
              </w:rPr>
              <w:t>Description</w:t>
            </w:r>
          </w:p>
        </w:tc>
      </w:tr>
      <w:tr w:rsidR="00173816" w:rsidRPr="00D929DE" w14:paraId="0163F936" w14:textId="45DF0943" w:rsidTr="001838F8">
        <w:trPr>
          <w:cantSplit/>
        </w:trPr>
        <w:tc>
          <w:tcPr>
            <w:tcW w:w="1375" w:type="dxa"/>
          </w:tcPr>
          <w:p w14:paraId="10116A7D" w14:textId="77BBB41F" w:rsidR="00BE112B" w:rsidRPr="008729BB" w:rsidDel="000B531C" w:rsidRDefault="00BE112B" w:rsidP="00173816">
            <w:pPr>
              <w:rPr>
                <w:sz w:val="20"/>
              </w:rPr>
            </w:pPr>
            <w:r w:rsidRPr="008729BB">
              <w:rPr>
                <w:sz w:val="20"/>
              </w:rPr>
              <w:t>Charge</w:t>
            </w:r>
          </w:p>
        </w:tc>
        <w:tc>
          <w:tcPr>
            <w:tcW w:w="1080" w:type="dxa"/>
          </w:tcPr>
          <w:p w14:paraId="2BC459F5" w14:textId="23A518C5" w:rsidR="00BE112B" w:rsidRPr="008729BB" w:rsidRDefault="00BE112B" w:rsidP="00173816">
            <w:pPr>
              <w:rPr>
                <w:sz w:val="20"/>
              </w:rPr>
            </w:pPr>
            <w:r w:rsidRPr="008729BB">
              <w:rPr>
                <w:sz w:val="20"/>
              </w:rPr>
              <w:t>Charge</w:t>
            </w:r>
          </w:p>
        </w:tc>
        <w:tc>
          <w:tcPr>
            <w:tcW w:w="1080" w:type="dxa"/>
          </w:tcPr>
          <w:p w14:paraId="26BBD177" w14:textId="0FB412C3" w:rsidR="00BE112B" w:rsidRPr="008729BB" w:rsidRDefault="00BE112B" w:rsidP="00173816">
            <w:pPr>
              <w:rPr>
                <w:sz w:val="20"/>
              </w:rPr>
            </w:pPr>
            <w:r w:rsidRPr="008729BB">
              <w:rPr>
                <w:sz w:val="20"/>
              </w:rPr>
              <w:t>-</w:t>
            </w:r>
          </w:p>
        </w:tc>
        <w:tc>
          <w:tcPr>
            <w:tcW w:w="1080" w:type="dxa"/>
          </w:tcPr>
          <w:p w14:paraId="0E5F8452" w14:textId="26EA8D85" w:rsidR="00BE112B" w:rsidRPr="008729BB" w:rsidRDefault="00BE112B" w:rsidP="00173816">
            <w:pPr>
              <w:rPr>
                <w:sz w:val="20"/>
              </w:rPr>
            </w:pPr>
            <w:r w:rsidRPr="008729BB">
              <w:rPr>
                <w:sz w:val="20"/>
              </w:rPr>
              <w:t>Direct Debit</w:t>
            </w:r>
          </w:p>
        </w:tc>
        <w:tc>
          <w:tcPr>
            <w:tcW w:w="4615" w:type="dxa"/>
            <w:gridSpan w:val="2"/>
          </w:tcPr>
          <w:p w14:paraId="18731759" w14:textId="011ACACB" w:rsidR="00BE112B" w:rsidRPr="008729BB" w:rsidRDefault="00BE112B" w:rsidP="00DE3E21">
            <w:pPr>
              <w:rPr>
                <w:sz w:val="20"/>
              </w:rPr>
            </w:pPr>
            <w:r w:rsidRPr="008729BB">
              <w:rPr>
                <w:sz w:val="20"/>
              </w:rPr>
              <w:t xml:space="preserve">This method authorizes a </w:t>
            </w:r>
            <w:r w:rsidR="00674419" w:rsidRPr="008729BB">
              <w:rPr>
                <w:sz w:val="20"/>
              </w:rPr>
              <w:t>purchase</w:t>
            </w:r>
            <w:r w:rsidRPr="008729BB">
              <w:rPr>
                <w:sz w:val="20"/>
              </w:rPr>
              <w:t xml:space="preserve"> </w:t>
            </w:r>
            <w:r w:rsidR="00080CB9" w:rsidRPr="008729BB">
              <w:rPr>
                <w:sz w:val="20"/>
              </w:rPr>
              <w:t xml:space="preserve">for a single content/service </w:t>
            </w:r>
            <w:r w:rsidRPr="008729BB">
              <w:rPr>
                <w:sz w:val="20"/>
              </w:rPr>
              <w:t>res</w:t>
            </w:r>
            <w:r w:rsidR="00674419" w:rsidRPr="008729BB">
              <w:rPr>
                <w:sz w:val="20"/>
              </w:rPr>
              <w:t>ulting in funds being reserved</w:t>
            </w:r>
            <w:r w:rsidRPr="008729BB">
              <w:rPr>
                <w:sz w:val="20"/>
              </w:rPr>
              <w:t xml:space="preserve"> and then confirms the </w:t>
            </w:r>
            <w:r w:rsidR="00674419" w:rsidRPr="008729BB">
              <w:rPr>
                <w:sz w:val="20"/>
              </w:rPr>
              <w:t>purchase</w:t>
            </w:r>
            <w:r w:rsidRPr="008729BB">
              <w:rPr>
                <w:sz w:val="20"/>
              </w:rPr>
              <w:t xml:space="preserve"> in one step.</w:t>
            </w:r>
          </w:p>
        </w:tc>
      </w:tr>
      <w:tr w:rsidR="00173816" w:rsidRPr="001838F8" w14:paraId="63D55C48" w14:textId="12537A2A" w:rsidTr="001838F8">
        <w:trPr>
          <w:cantSplit/>
        </w:trPr>
        <w:tc>
          <w:tcPr>
            <w:tcW w:w="1375" w:type="dxa"/>
          </w:tcPr>
          <w:p w14:paraId="2D2450EE" w14:textId="76FA0903" w:rsidR="00BE112B" w:rsidRPr="001838F8" w:rsidRDefault="00BE112B" w:rsidP="00173816">
            <w:pPr>
              <w:rPr>
                <w:sz w:val="20"/>
              </w:rPr>
            </w:pPr>
            <w:r w:rsidRPr="001838F8">
              <w:rPr>
                <w:sz w:val="20"/>
              </w:rPr>
              <w:t>Refund</w:t>
            </w:r>
          </w:p>
        </w:tc>
        <w:tc>
          <w:tcPr>
            <w:tcW w:w="1080" w:type="dxa"/>
          </w:tcPr>
          <w:p w14:paraId="735C41AA" w14:textId="0A408A7A" w:rsidR="00BE112B" w:rsidRPr="001838F8" w:rsidRDefault="00BE112B" w:rsidP="00173816">
            <w:pPr>
              <w:rPr>
                <w:sz w:val="20"/>
              </w:rPr>
            </w:pPr>
            <w:r w:rsidRPr="001838F8">
              <w:rPr>
                <w:sz w:val="20"/>
              </w:rPr>
              <w:t>Refund</w:t>
            </w:r>
          </w:p>
        </w:tc>
        <w:tc>
          <w:tcPr>
            <w:tcW w:w="1080" w:type="dxa"/>
          </w:tcPr>
          <w:p w14:paraId="355007AD" w14:textId="19D7EF84" w:rsidR="00BE112B" w:rsidRPr="001838F8" w:rsidRDefault="00BE112B" w:rsidP="00DE3E21">
            <w:pPr>
              <w:rPr>
                <w:sz w:val="20"/>
              </w:rPr>
            </w:pPr>
            <w:r w:rsidRPr="001838F8">
              <w:rPr>
                <w:sz w:val="20"/>
              </w:rPr>
              <w:t>Refund that is contained in Request batch file</w:t>
            </w:r>
          </w:p>
        </w:tc>
        <w:tc>
          <w:tcPr>
            <w:tcW w:w="1080" w:type="dxa"/>
          </w:tcPr>
          <w:p w14:paraId="5A435309" w14:textId="60B21527" w:rsidR="00BE112B" w:rsidRPr="001838F8" w:rsidRDefault="00BE112B" w:rsidP="00173816">
            <w:pPr>
              <w:rPr>
                <w:sz w:val="20"/>
              </w:rPr>
            </w:pPr>
            <w:r w:rsidRPr="001838F8">
              <w:rPr>
                <w:sz w:val="20"/>
              </w:rPr>
              <w:t>Refund</w:t>
            </w:r>
          </w:p>
        </w:tc>
        <w:tc>
          <w:tcPr>
            <w:tcW w:w="4615" w:type="dxa"/>
            <w:gridSpan w:val="2"/>
          </w:tcPr>
          <w:p w14:paraId="27826604" w14:textId="4975A607" w:rsidR="00BE112B" w:rsidRPr="001838F8" w:rsidRDefault="00674419" w:rsidP="008729BB">
            <w:pPr>
              <w:rPr>
                <w:sz w:val="20"/>
              </w:rPr>
            </w:pPr>
            <w:r w:rsidRPr="001838F8">
              <w:rPr>
                <w:sz w:val="20"/>
              </w:rPr>
              <w:t xml:space="preserve">This method refunds a confirmed purchase from the customer, where a refund is a single-stage process. The </w:t>
            </w:r>
            <w:r w:rsidR="00080CB9" w:rsidRPr="001838F8">
              <w:rPr>
                <w:sz w:val="20"/>
              </w:rPr>
              <w:t>method</w:t>
            </w:r>
            <w:r w:rsidRPr="001838F8">
              <w:rPr>
                <w:sz w:val="20"/>
              </w:rPr>
              <w:t xml:space="preserve"> must identify the original transaction being refunded</w:t>
            </w:r>
            <w:r w:rsidR="00080CB9" w:rsidRPr="001838F8">
              <w:rPr>
                <w:sz w:val="20"/>
              </w:rPr>
              <w:t>.  Partial and full refunds are supported.</w:t>
            </w:r>
          </w:p>
        </w:tc>
      </w:tr>
      <w:tr w:rsidR="00173816" w:rsidRPr="001838F8" w14:paraId="2A7C8943" w14:textId="5090693D" w:rsidTr="001838F8">
        <w:trPr>
          <w:cantSplit/>
        </w:trPr>
        <w:tc>
          <w:tcPr>
            <w:tcW w:w="1375" w:type="dxa"/>
          </w:tcPr>
          <w:p w14:paraId="1B375572" w14:textId="7138ACC0" w:rsidR="00BE112B" w:rsidRPr="001838F8" w:rsidDel="000B531C" w:rsidRDefault="00BE112B" w:rsidP="00173816">
            <w:pPr>
              <w:rPr>
                <w:sz w:val="20"/>
              </w:rPr>
            </w:pPr>
            <w:r w:rsidRPr="001838F8">
              <w:rPr>
                <w:sz w:val="20"/>
              </w:rPr>
              <w:t>Authorize</w:t>
            </w:r>
          </w:p>
        </w:tc>
        <w:tc>
          <w:tcPr>
            <w:tcW w:w="1080" w:type="dxa"/>
          </w:tcPr>
          <w:p w14:paraId="0B421219" w14:textId="2AE260CC" w:rsidR="00BE112B" w:rsidRPr="001838F8" w:rsidRDefault="00BE112B" w:rsidP="00173816">
            <w:pPr>
              <w:rPr>
                <w:sz w:val="20"/>
              </w:rPr>
            </w:pPr>
            <w:r w:rsidRPr="001838F8">
              <w:rPr>
                <w:sz w:val="20"/>
              </w:rPr>
              <w:t>Authorize</w:t>
            </w:r>
          </w:p>
        </w:tc>
        <w:tc>
          <w:tcPr>
            <w:tcW w:w="1080" w:type="dxa"/>
          </w:tcPr>
          <w:p w14:paraId="00BCF7B1" w14:textId="25F57019" w:rsidR="00BE112B" w:rsidRPr="001838F8" w:rsidRDefault="00BE112B" w:rsidP="00DE3E21">
            <w:pPr>
              <w:rPr>
                <w:sz w:val="20"/>
              </w:rPr>
            </w:pPr>
            <w:r w:rsidRPr="001838F8">
              <w:rPr>
                <w:sz w:val="20"/>
              </w:rPr>
              <w:t>Auth over SOAP API</w:t>
            </w:r>
          </w:p>
        </w:tc>
        <w:tc>
          <w:tcPr>
            <w:tcW w:w="1080" w:type="dxa"/>
          </w:tcPr>
          <w:p w14:paraId="6C76F406" w14:textId="2B0D7489" w:rsidR="00BE112B" w:rsidRPr="001838F8" w:rsidRDefault="00BE112B" w:rsidP="00173816">
            <w:pPr>
              <w:rPr>
                <w:sz w:val="20"/>
              </w:rPr>
            </w:pPr>
            <w:r w:rsidRPr="001838F8">
              <w:rPr>
                <w:sz w:val="20"/>
              </w:rPr>
              <w:t>Initial</w:t>
            </w:r>
          </w:p>
        </w:tc>
        <w:tc>
          <w:tcPr>
            <w:tcW w:w="4615" w:type="dxa"/>
            <w:gridSpan w:val="2"/>
          </w:tcPr>
          <w:p w14:paraId="4F22356E" w14:textId="79B51F19" w:rsidR="00BE112B" w:rsidRPr="001838F8" w:rsidRDefault="00080CB9" w:rsidP="00DE3E21">
            <w:pPr>
              <w:rPr>
                <w:sz w:val="20"/>
              </w:rPr>
            </w:pPr>
            <w:r w:rsidRPr="001838F8">
              <w:rPr>
                <w:sz w:val="20"/>
              </w:rPr>
              <w:t>This method authorizes a purchase from a customer for a single content/service, resulting in funds being reserved.</w:t>
            </w:r>
          </w:p>
        </w:tc>
      </w:tr>
      <w:tr w:rsidR="00173816" w:rsidRPr="001838F8" w14:paraId="316A5766" w14:textId="6E68A8DB" w:rsidTr="001838F8">
        <w:trPr>
          <w:cantSplit/>
        </w:trPr>
        <w:tc>
          <w:tcPr>
            <w:tcW w:w="1375" w:type="dxa"/>
          </w:tcPr>
          <w:p w14:paraId="07C5F4C2" w14:textId="26483AE9" w:rsidR="00BE112B" w:rsidRPr="001838F8" w:rsidRDefault="00BE112B" w:rsidP="00173816">
            <w:pPr>
              <w:rPr>
                <w:sz w:val="20"/>
              </w:rPr>
            </w:pPr>
            <w:r w:rsidRPr="001838F8">
              <w:rPr>
                <w:sz w:val="20"/>
              </w:rPr>
              <w:t>Confirm</w:t>
            </w:r>
          </w:p>
        </w:tc>
        <w:tc>
          <w:tcPr>
            <w:tcW w:w="1080" w:type="dxa"/>
          </w:tcPr>
          <w:p w14:paraId="06AA90C2" w14:textId="73E3B40A" w:rsidR="00BE112B" w:rsidRPr="001838F8" w:rsidRDefault="00BE112B" w:rsidP="00173816">
            <w:pPr>
              <w:rPr>
                <w:sz w:val="20"/>
              </w:rPr>
            </w:pPr>
            <w:r w:rsidRPr="001838F8">
              <w:rPr>
                <w:sz w:val="20"/>
              </w:rPr>
              <w:t>Confirm</w:t>
            </w:r>
          </w:p>
        </w:tc>
        <w:tc>
          <w:tcPr>
            <w:tcW w:w="1080" w:type="dxa"/>
          </w:tcPr>
          <w:p w14:paraId="5880058B" w14:textId="70258AF5" w:rsidR="00BE112B" w:rsidRPr="001838F8" w:rsidRDefault="00BE112B" w:rsidP="00DE3E21">
            <w:pPr>
              <w:rPr>
                <w:sz w:val="20"/>
              </w:rPr>
            </w:pPr>
            <w:r w:rsidRPr="001838F8">
              <w:rPr>
                <w:sz w:val="20"/>
              </w:rPr>
              <w:t>Charge that is contained in Request batch file</w:t>
            </w:r>
          </w:p>
        </w:tc>
        <w:tc>
          <w:tcPr>
            <w:tcW w:w="1080" w:type="dxa"/>
          </w:tcPr>
          <w:p w14:paraId="42617FA3" w14:textId="3A4FC25B" w:rsidR="00BE112B" w:rsidRPr="001838F8" w:rsidRDefault="00BE112B" w:rsidP="00173816">
            <w:pPr>
              <w:rPr>
                <w:sz w:val="20"/>
              </w:rPr>
            </w:pPr>
            <w:r w:rsidRPr="001838F8">
              <w:rPr>
                <w:sz w:val="20"/>
              </w:rPr>
              <w:t>Terminate Confirm</w:t>
            </w:r>
          </w:p>
        </w:tc>
        <w:tc>
          <w:tcPr>
            <w:tcW w:w="4615" w:type="dxa"/>
            <w:gridSpan w:val="2"/>
          </w:tcPr>
          <w:p w14:paraId="4022C8FA" w14:textId="46CFA4A7" w:rsidR="00BE112B" w:rsidRPr="001838F8" w:rsidRDefault="00080CB9" w:rsidP="00DE3E21">
            <w:pPr>
              <w:rPr>
                <w:sz w:val="20"/>
              </w:rPr>
            </w:pPr>
            <w:r w:rsidRPr="001838F8">
              <w:rPr>
                <w:sz w:val="20"/>
              </w:rPr>
              <w:t xml:space="preserve">This method confirms a previously authorized </w:t>
            </w:r>
            <w:r w:rsidR="008C0509" w:rsidRPr="001838F8">
              <w:rPr>
                <w:sz w:val="20"/>
              </w:rPr>
              <w:t>purchase</w:t>
            </w:r>
            <w:r w:rsidRPr="001838F8">
              <w:rPr>
                <w:sz w:val="20"/>
              </w:rPr>
              <w:t xml:space="preserve"> from a customer </w:t>
            </w:r>
            <w:r w:rsidR="008E4B10" w:rsidRPr="001838F8">
              <w:rPr>
                <w:sz w:val="20"/>
              </w:rPr>
              <w:t>for a single content/service</w:t>
            </w:r>
            <w:r w:rsidRPr="001838F8">
              <w:rPr>
                <w:sz w:val="20"/>
              </w:rPr>
              <w:t>. This results in funds being captured.</w:t>
            </w:r>
            <w:r w:rsidR="008E4B10" w:rsidRPr="001838F8">
              <w:rPr>
                <w:sz w:val="20"/>
              </w:rPr>
              <w:t xml:space="preserve"> The method must identify the original transaction being confirmed e.g. use of Diameter SessionId or GCB CorrelationId.</w:t>
            </w:r>
            <w:r w:rsidR="008C0509" w:rsidRPr="001838F8">
              <w:rPr>
                <w:sz w:val="20"/>
              </w:rPr>
              <w:t xml:space="preserve"> The default behavior is to confirm the authorized amount in full but less than the authorized amount is allowed.</w:t>
            </w:r>
          </w:p>
        </w:tc>
      </w:tr>
      <w:tr w:rsidR="00173816" w:rsidRPr="001838F8" w14:paraId="1C9A28B5" w14:textId="1184FC8F" w:rsidTr="001838F8">
        <w:trPr>
          <w:cantSplit/>
        </w:trPr>
        <w:tc>
          <w:tcPr>
            <w:tcW w:w="1375" w:type="dxa"/>
          </w:tcPr>
          <w:p w14:paraId="77241335" w14:textId="3C08CB8B" w:rsidR="00BE112B" w:rsidRPr="001838F8" w:rsidRDefault="00BE112B" w:rsidP="00CD193A">
            <w:pPr>
              <w:rPr>
                <w:sz w:val="20"/>
              </w:rPr>
            </w:pPr>
            <w:r w:rsidRPr="001838F8">
              <w:rPr>
                <w:sz w:val="20"/>
              </w:rPr>
              <w:lastRenderedPageBreak/>
              <w:t>Cancel</w:t>
            </w:r>
          </w:p>
        </w:tc>
        <w:tc>
          <w:tcPr>
            <w:tcW w:w="1080" w:type="dxa"/>
          </w:tcPr>
          <w:p w14:paraId="6A8012BD" w14:textId="7C9E12FC" w:rsidR="00BE112B" w:rsidRPr="001838F8" w:rsidRDefault="00BE112B" w:rsidP="00CD193A">
            <w:pPr>
              <w:rPr>
                <w:sz w:val="20"/>
              </w:rPr>
            </w:pPr>
            <w:r w:rsidRPr="001838F8">
              <w:rPr>
                <w:sz w:val="20"/>
              </w:rPr>
              <w:t>Cancel</w:t>
            </w:r>
          </w:p>
        </w:tc>
        <w:tc>
          <w:tcPr>
            <w:tcW w:w="1080" w:type="dxa"/>
          </w:tcPr>
          <w:p w14:paraId="4E5BDBF6" w14:textId="6E64C637" w:rsidR="00BE112B" w:rsidRPr="001838F8" w:rsidRDefault="00BE112B" w:rsidP="00DE3E21">
            <w:pPr>
              <w:rPr>
                <w:sz w:val="20"/>
              </w:rPr>
            </w:pPr>
            <w:r w:rsidRPr="001838F8">
              <w:rPr>
                <w:sz w:val="20"/>
              </w:rPr>
              <w:t>Cancel that is contained in Request batch file or CancelNotification received over SOAP API or both</w:t>
            </w:r>
            <w:r w:rsidRPr="001838F8" w:rsidDel="000B531C">
              <w:rPr>
                <w:sz w:val="20"/>
              </w:rPr>
              <w:t xml:space="preserve"> </w:t>
            </w:r>
          </w:p>
        </w:tc>
        <w:tc>
          <w:tcPr>
            <w:tcW w:w="1080" w:type="dxa"/>
          </w:tcPr>
          <w:p w14:paraId="35125D83" w14:textId="20DFFC38" w:rsidR="00BE112B" w:rsidRPr="001838F8" w:rsidRDefault="00BE112B" w:rsidP="00CD193A">
            <w:pPr>
              <w:rPr>
                <w:sz w:val="20"/>
              </w:rPr>
            </w:pPr>
            <w:r w:rsidRPr="001838F8">
              <w:rPr>
                <w:sz w:val="20"/>
              </w:rPr>
              <w:t>Terminate Cancel</w:t>
            </w:r>
          </w:p>
        </w:tc>
        <w:tc>
          <w:tcPr>
            <w:tcW w:w="4615" w:type="dxa"/>
            <w:gridSpan w:val="2"/>
          </w:tcPr>
          <w:p w14:paraId="35D9B658" w14:textId="0A0DFDD3" w:rsidR="00BE112B" w:rsidRPr="001838F8" w:rsidRDefault="008C0509" w:rsidP="00DE3E21">
            <w:pPr>
              <w:rPr>
                <w:sz w:val="20"/>
              </w:rPr>
            </w:pPr>
            <w:r w:rsidRPr="001838F8">
              <w:rPr>
                <w:sz w:val="20"/>
              </w:rPr>
              <w:t>This method cancels a previously authorized purchase from a customer to the TPA, releasing any reserved funds.</w:t>
            </w:r>
          </w:p>
        </w:tc>
      </w:tr>
    </w:tbl>
    <w:p w14:paraId="7D5BFC79" w14:textId="77777777" w:rsidR="00A57C30" w:rsidRPr="00D929DE" w:rsidRDefault="00A57C30" w:rsidP="00DE3E21"/>
    <w:p w14:paraId="0D9A5156" w14:textId="45DB310D" w:rsidR="008F0D30" w:rsidRPr="00D929DE" w:rsidRDefault="008F0D30" w:rsidP="001838F8">
      <w:pPr>
        <w:pStyle w:val="Heading2"/>
        <w:pageBreakBefore/>
      </w:pPr>
      <w:bookmarkStart w:id="1156" w:name="_Toc267479933"/>
      <w:bookmarkStart w:id="1157" w:name="_Ref190576687"/>
      <w:bookmarkStart w:id="1158" w:name="_Ref190677262"/>
      <w:bookmarkStart w:id="1159" w:name="_Ref190782446"/>
      <w:bookmarkStart w:id="1160" w:name="_Ref225145386"/>
      <w:bookmarkStart w:id="1161" w:name="_Ref225145391"/>
      <w:bookmarkStart w:id="1162" w:name="_Toc232344787"/>
      <w:bookmarkStart w:id="1163" w:name="_Toc367633792"/>
      <w:r w:rsidRPr="00D929DE">
        <w:lastRenderedPageBreak/>
        <w:t xml:space="preserve">Diameter Methods Exposed to AMP by </w:t>
      </w:r>
      <w:bookmarkEnd w:id="1156"/>
      <w:bookmarkEnd w:id="1157"/>
      <w:bookmarkEnd w:id="1158"/>
      <w:bookmarkEnd w:id="1159"/>
      <w:bookmarkEnd w:id="1160"/>
      <w:bookmarkEnd w:id="1161"/>
      <w:bookmarkEnd w:id="1162"/>
      <w:r w:rsidRPr="00D929DE">
        <w:t>OCS</w:t>
      </w:r>
      <w:bookmarkEnd w:id="1163"/>
    </w:p>
    <w:p w14:paraId="742F02D1" w14:textId="77777777" w:rsidR="008F0D30" w:rsidRPr="00D929DE" w:rsidRDefault="008F0D30" w:rsidP="00DE3E21"/>
    <w:tbl>
      <w:tblPr>
        <w:tblW w:w="909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900"/>
        <w:gridCol w:w="360"/>
        <w:gridCol w:w="630"/>
        <w:gridCol w:w="450"/>
        <w:gridCol w:w="1080"/>
        <w:gridCol w:w="4050"/>
      </w:tblGrid>
      <w:tr w:rsidR="008F0D30" w:rsidRPr="001838F8" w14:paraId="5F1A0B80" w14:textId="77777777" w:rsidTr="008F0D30">
        <w:trPr>
          <w:trHeight w:val="278"/>
          <w:tblHeader/>
        </w:trPr>
        <w:tc>
          <w:tcPr>
            <w:tcW w:w="5040" w:type="dxa"/>
            <w:gridSpan w:val="6"/>
            <w:shd w:val="clear" w:color="auto" w:fill="C0C0C0"/>
          </w:tcPr>
          <w:p w14:paraId="4A8BFD11" w14:textId="77B57E97" w:rsidR="008F0D30" w:rsidRPr="001838F8" w:rsidRDefault="006E214F" w:rsidP="00CD193A">
            <w:pPr>
              <w:rPr>
                <w:rFonts w:ascii="Arial" w:hAnsi="Arial" w:cs="Arial"/>
                <w:sz w:val="20"/>
              </w:rPr>
            </w:pPr>
            <w:r w:rsidRPr="001838F8">
              <w:rPr>
                <w:rFonts w:ascii="Arial" w:hAnsi="Arial" w:cs="Arial"/>
                <w:sz w:val="20"/>
              </w:rPr>
              <w:t xml:space="preserve">OCS </w:t>
            </w:r>
            <w:r w:rsidR="008F0D30" w:rsidRPr="001838F8">
              <w:rPr>
                <w:rFonts w:ascii="Arial" w:hAnsi="Arial" w:cs="Arial"/>
                <w:sz w:val="20"/>
              </w:rPr>
              <w:t>Diameter Interface</w:t>
            </w:r>
          </w:p>
        </w:tc>
        <w:tc>
          <w:tcPr>
            <w:tcW w:w="4050" w:type="dxa"/>
            <w:vMerge w:val="restart"/>
            <w:shd w:val="clear" w:color="auto" w:fill="C0C0C0"/>
            <w:vAlign w:val="center"/>
          </w:tcPr>
          <w:p w14:paraId="777859CD" w14:textId="77777777" w:rsidR="008F0D30" w:rsidRPr="001838F8" w:rsidRDefault="008F0D30" w:rsidP="00DE3E21">
            <w:pPr>
              <w:rPr>
                <w:rFonts w:ascii="Arial" w:hAnsi="Arial" w:cs="Arial"/>
                <w:sz w:val="20"/>
              </w:rPr>
            </w:pPr>
            <w:r w:rsidRPr="001838F8">
              <w:rPr>
                <w:rFonts w:ascii="Arial" w:hAnsi="Arial" w:cs="Arial"/>
                <w:sz w:val="20"/>
              </w:rPr>
              <w:t>Description</w:t>
            </w:r>
          </w:p>
        </w:tc>
      </w:tr>
      <w:tr w:rsidR="008F0D30" w:rsidRPr="001838F8" w14:paraId="13F85BF6" w14:textId="77777777" w:rsidTr="00D707FA">
        <w:trPr>
          <w:trHeight w:val="2438"/>
          <w:tblHeader/>
        </w:trPr>
        <w:tc>
          <w:tcPr>
            <w:tcW w:w="1620" w:type="dxa"/>
            <w:shd w:val="clear" w:color="auto" w:fill="C0C0C0"/>
          </w:tcPr>
          <w:p w14:paraId="05381B6C" w14:textId="77777777" w:rsidR="008F0D30" w:rsidRPr="001838F8" w:rsidRDefault="008F0D30" w:rsidP="00CD193A">
            <w:pPr>
              <w:rPr>
                <w:rFonts w:ascii="Arial" w:hAnsi="Arial" w:cs="Arial"/>
                <w:sz w:val="20"/>
              </w:rPr>
            </w:pPr>
            <w:r w:rsidRPr="001838F8">
              <w:rPr>
                <w:rFonts w:ascii="Arial" w:hAnsi="Arial" w:cs="Arial"/>
                <w:sz w:val="20"/>
              </w:rPr>
              <w:t>Operation/</w:t>
            </w:r>
            <w:r w:rsidRPr="001838F8">
              <w:rPr>
                <w:rFonts w:ascii="Arial" w:hAnsi="Arial" w:cs="Arial"/>
                <w:sz w:val="20"/>
              </w:rPr>
              <w:br/>
              <w:t>Method</w:t>
            </w:r>
          </w:p>
        </w:tc>
        <w:tc>
          <w:tcPr>
            <w:tcW w:w="900" w:type="dxa"/>
            <w:shd w:val="clear" w:color="auto" w:fill="C0C0C0"/>
          </w:tcPr>
          <w:p w14:paraId="5480C39E" w14:textId="77777777" w:rsidR="008F0D30" w:rsidRPr="001838F8" w:rsidRDefault="008F0D30" w:rsidP="00CD193A">
            <w:pPr>
              <w:rPr>
                <w:rFonts w:ascii="Arial" w:hAnsi="Arial" w:cs="Arial"/>
                <w:sz w:val="20"/>
              </w:rPr>
            </w:pPr>
            <w:r w:rsidRPr="001838F8">
              <w:rPr>
                <w:rFonts w:ascii="Arial" w:hAnsi="Arial" w:cs="Arial"/>
                <w:sz w:val="20"/>
              </w:rPr>
              <w:t>Model</w:t>
            </w:r>
          </w:p>
        </w:tc>
        <w:tc>
          <w:tcPr>
            <w:tcW w:w="360" w:type="dxa"/>
            <w:shd w:val="clear" w:color="auto" w:fill="C0C0C0"/>
            <w:textDirection w:val="btLr"/>
          </w:tcPr>
          <w:p w14:paraId="6ADD65E1" w14:textId="77777777" w:rsidR="008F0D30" w:rsidRPr="001838F8" w:rsidRDefault="008F0D30" w:rsidP="00CD193A">
            <w:pPr>
              <w:rPr>
                <w:rFonts w:ascii="Arial" w:hAnsi="Arial" w:cs="Arial"/>
                <w:sz w:val="20"/>
              </w:rPr>
            </w:pPr>
            <w:r w:rsidRPr="001838F8">
              <w:rPr>
                <w:rFonts w:ascii="Arial" w:hAnsi="Arial" w:cs="Arial"/>
                <w:sz w:val="20"/>
              </w:rPr>
              <w:t>CC-Request-Type AVP</w:t>
            </w:r>
          </w:p>
        </w:tc>
        <w:tc>
          <w:tcPr>
            <w:tcW w:w="630" w:type="dxa"/>
            <w:shd w:val="clear" w:color="auto" w:fill="C0C0C0"/>
            <w:textDirection w:val="btLr"/>
          </w:tcPr>
          <w:p w14:paraId="4A9A4EA4" w14:textId="77777777" w:rsidR="008F0D30" w:rsidRPr="001838F8" w:rsidRDefault="008F0D30" w:rsidP="00CD193A">
            <w:pPr>
              <w:rPr>
                <w:rFonts w:ascii="Arial" w:hAnsi="Arial" w:cs="Arial"/>
                <w:sz w:val="20"/>
              </w:rPr>
            </w:pPr>
            <w:r w:rsidRPr="001838F8">
              <w:rPr>
                <w:rFonts w:ascii="Arial" w:hAnsi="Arial" w:cs="Arial"/>
                <w:sz w:val="20"/>
              </w:rPr>
              <w:t>CC-Request-Number AVP</w:t>
            </w:r>
          </w:p>
        </w:tc>
        <w:tc>
          <w:tcPr>
            <w:tcW w:w="450" w:type="dxa"/>
            <w:shd w:val="clear" w:color="auto" w:fill="C0C0C0"/>
            <w:textDirection w:val="btLr"/>
          </w:tcPr>
          <w:p w14:paraId="1CC7C49E" w14:textId="77777777" w:rsidR="008F0D30" w:rsidRPr="001838F8" w:rsidRDefault="008F0D30" w:rsidP="00CD193A">
            <w:pPr>
              <w:rPr>
                <w:rFonts w:ascii="Arial" w:hAnsi="Arial" w:cs="Arial"/>
                <w:sz w:val="20"/>
              </w:rPr>
            </w:pPr>
            <w:r w:rsidRPr="001838F8">
              <w:rPr>
                <w:rFonts w:ascii="Arial" w:hAnsi="Arial" w:cs="Arial"/>
                <w:sz w:val="20"/>
              </w:rPr>
              <w:t>Requested-Action AVP</w:t>
            </w:r>
          </w:p>
        </w:tc>
        <w:tc>
          <w:tcPr>
            <w:tcW w:w="1080" w:type="dxa"/>
            <w:shd w:val="clear" w:color="auto" w:fill="C0C0C0"/>
          </w:tcPr>
          <w:p w14:paraId="36CEAF79" w14:textId="59337752" w:rsidR="008F0D30" w:rsidRPr="001838F8" w:rsidRDefault="008F0D30" w:rsidP="00CD193A">
            <w:pPr>
              <w:rPr>
                <w:rFonts w:ascii="Arial" w:hAnsi="Arial" w:cs="Arial"/>
                <w:sz w:val="20"/>
              </w:rPr>
            </w:pPr>
            <w:r w:rsidRPr="001838F8">
              <w:rPr>
                <w:rFonts w:ascii="Arial" w:hAnsi="Arial" w:cs="Arial"/>
                <w:sz w:val="20"/>
              </w:rPr>
              <w:t>Used-Service</w:t>
            </w:r>
            <w:r w:rsidR="00FF5F30" w:rsidRPr="001838F8">
              <w:rPr>
                <w:rFonts w:ascii="Arial" w:hAnsi="Arial" w:cs="Arial"/>
                <w:sz w:val="20"/>
              </w:rPr>
              <w:t>-</w:t>
            </w:r>
            <w:r w:rsidRPr="001838F8">
              <w:rPr>
                <w:rFonts w:ascii="Arial" w:hAnsi="Arial" w:cs="Arial"/>
                <w:sz w:val="20"/>
              </w:rPr>
              <w:t>Unit.CC-Money.</w:t>
            </w:r>
            <w:r w:rsidRPr="001838F8">
              <w:rPr>
                <w:rFonts w:ascii="Arial" w:hAnsi="Arial" w:cs="Arial"/>
                <w:sz w:val="20"/>
              </w:rPr>
              <w:br/>
              <w:t>Unit-Value. Value-Digits</w:t>
            </w:r>
          </w:p>
          <w:p w14:paraId="322E9923" w14:textId="77777777" w:rsidR="008F0D30" w:rsidRPr="001838F8" w:rsidRDefault="008F0D30" w:rsidP="00CD193A">
            <w:pPr>
              <w:rPr>
                <w:rFonts w:ascii="Arial" w:hAnsi="Arial" w:cs="Arial"/>
                <w:sz w:val="20"/>
              </w:rPr>
            </w:pPr>
            <w:r w:rsidRPr="001838F8">
              <w:rPr>
                <w:rFonts w:ascii="Arial" w:hAnsi="Arial" w:cs="Arial"/>
                <w:sz w:val="20"/>
              </w:rPr>
              <w:t>AVP</w:t>
            </w:r>
          </w:p>
        </w:tc>
        <w:tc>
          <w:tcPr>
            <w:tcW w:w="4050" w:type="dxa"/>
            <w:vMerge/>
            <w:shd w:val="clear" w:color="auto" w:fill="C0C0C0"/>
          </w:tcPr>
          <w:p w14:paraId="40B5A7EF" w14:textId="77777777" w:rsidR="008F0D30" w:rsidRPr="005C2F0E" w:rsidRDefault="008F0D30" w:rsidP="00CD193A">
            <w:pPr>
              <w:rPr>
                <w:rFonts w:ascii="Arial" w:hAnsi="Arial" w:cs="Arial"/>
                <w:sz w:val="20"/>
              </w:rPr>
            </w:pPr>
          </w:p>
        </w:tc>
      </w:tr>
      <w:tr w:rsidR="008F0D30" w:rsidRPr="001838F8" w14:paraId="13D9AED2" w14:textId="77777777" w:rsidTr="00D707FA">
        <w:tc>
          <w:tcPr>
            <w:tcW w:w="1620" w:type="dxa"/>
          </w:tcPr>
          <w:p w14:paraId="39ECA191" w14:textId="6695F318" w:rsidR="008F0D30" w:rsidRPr="001838F8" w:rsidRDefault="008F0D30" w:rsidP="00DE3E21">
            <w:pPr>
              <w:rPr>
                <w:sz w:val="20"/>
              </w:rPr>
            </w:pPr>
            <w:r w:rsidRPr="001838F8">
              <w:rPr>
                <w:sz w:val="20"/>
              </w:rPr>
              <w:t>Initial (Reserve)</w:t>
            </w:r>
            <w:r w:rsidR="00226B58" w:rsidRPr="001838F8">
              <w:rPr>
                <w:sz w:val="20"/>
                <w:vertAlign w:val="superscript"/>
              </w:rPr>
              <w:t>1</w:t>
            </w:r>
          </w:p>
        </w:tc>
        <w:tc>
          <w:tcPr>
            <w:tcW w:w="900" w:type="dxa"/>
          </w:tcPr>
          <w:p w14:paraId="45FF102B" w14:textId="77777777" w:rsidR="008F0D30" w:rsidRPr="001838F8" w:rsidRDefault="008F0D30" w:rsidP="00ED2292">
            <w:pPr>
              <w:rPr>
                <w:sz w:val="20"/>
              </w:rPr>
            </w:pPr>
            <w:r w:rsidRPr="001838F8">
              <w:rPr>
                <w:sz w:val="20"/>
              </w:rPr>
              <w:t xml:space="preserve">Session </w:t>
            </w:r>
          </w:p>
        </w:tc>
        <w:tc>
          <w:tcPr>
            <w:tcW w:w="360" w:type="dxa"/>
          </w:tcPr>
          <w:p w14:paraId="651C08F3" w14:textId="77777777" w:rsidR="008F0D30" w:rsidRPr="001838F8" w:rsidRDefault="008F0D30" w:rsidP="00ED2292">
            <w:pPr>
              <w:rPr>
                <w:sz w:val="20"/>
              </w:rPr>
            </w:pPr>
            <w:r w:rsidRPr="001838F8">
              <w:rPr>
                <w:sz w:val="20"/>
              </w:rPr>
              <w:t>1</w:t>
            </w:r>
          </w:p>
        </w:tc>
        <w:tc>
          <w:tcPr>
            <w:tcW w:w="630" w:type="dxa"/>
          </w:tcPr>
          <w:p w14:paraId="7F904F7B" w14:textId="47B6E89A" w:rsidR="008F0D30" w:rsidRPr="001838F8" w:rsidRDefault="00567CD6" w:rsidP="00ED2292">
            <w:pPr>
              <w:rPr>
                <w:sz w:val="20"/>
              </w:rPr>
            </w:pPr>
            <w:r w:rsidRPr="001838F8">
              <w:rPr>
                <w:sz w:val="20"/>
              </w:rPr>
              <w:t>0</w:t>
            </w:r>
          </w:p>
        </w:tc>
        <w:tc>
          <w:tcPr>
            <w:tcW w:w="450" w:type="dxa"/>
          </w:tcPr>
          <w:p w14:paraId="5E460F87" w14:textId="20E99B33" w:rsidR="008F0D30" w:rsidRPr="001838F8" w:rsidRDefault="0015433C" w:rsidP="00ED2292">
            <w:pPr>
              <w:rPr>
                <w:sz w:val="20"/>
              </w:rPr>
            </w:pPr>
            <w:r w:rsidRPr="001838F8">
              <w:rPr>
                <w:sz w:val="20"/>
              </w:rPr>
              <w:t>-</w:t>
            </w:r>
          </w:p>
        </w:tc>
        <w:tc>
          <w:tcPr>
            <w:tcW w:w="1080" w:type="dxa"/>
          </w:tcPr>
          <w:p w14:paraId="40CE92F9" w14:textId="77777777" w:rsidR="008F0D30" w:rsidRPr="001838F8" w:rsidRDefault="008F0D30" w:rsidP="00ED2292">
            <w:pPr>
              <w:rPr>
                <w:sz w:val="20"/>
              </w:rPr>
            </w:pPr>
          </w:p>
        </w:tc>
        <w:tc>
          <w:tcPr>
            <w:tcW w:w="4050" w:type="dxa"/>
          </w:tcPr>
          <w:p w14:paraId="4FE927A2" w14:textId="77777777" w:rsidR="008F0D30" w:rsidRPr="001838F8" w:rsidRDefault="008F0D30" w:rsidP="00ED2292">
            <w:pPr>
              <w:rPr>
                <w:sz w:val="20"/>
              </w:rPr>
            </w:pPr>
            <w:r w:rsidRPr="001838F8">
              <w:rPr>
                <w:sz w:val="20"/>
              </w:rPr>
              <w:t>Authorizes and reserve funds</w:t>
            </w:r>
          </w:p>
          <w:p w14:paraId="3EA24F23" w14:textId="695D1BC0" w:rsidR="008F0D30" w:rsidRPr="001838F8" w:rsidRDefault="008F0D30" w:rsidP="00ED2292">
            <w:pPr>
              <w:rPr>
                <w:sz w:val="20"/>
              </w:rPr>
            </w:pPr>
            <w:r w:rsidRPr="001838F8">
              <w:rPr>
                <w:sz w:val="20"/>
              </w:rPr>
              <w:t>BoBo</w:t>
            </w:r>
            <w:r w:rsidR="004E2974" w:rsidRPr="001838F8">
              <w:rPr>
                <w:sz w:val="20"/>
              </w:rPr>
              <w:t xml:space="preserve"> &amp; Partner</w:t>
            </w:r>
            <w:r w:rsidRPr="001838F8">
              <w:rPr>
                <w:sz w:val="20"/>
              </w:rPr>
              <w:t>: Authorize</w:t>
            </w:r>
          </w:p>
          <w:p w14:paraId="73C2D105" w14:textId="61BED024" w:rsidR="008F0D30" w:rsidRPr="001838F8" w:rsidRDefault="00CE7F78" w:rsidP="00ED2292">
            <w:pPr>
              <w:rPr>
                <w:sz w:val="20"/>
              </w:rPr>
            </w:pPr>
            <w:r w:rsidRPr="001838F8">
              <w:rPr>
                <w:sz w:val="20"/>
              </w:rPr>
              <w:t>GCB: Auth</w:t>
            </w:r>
          </w:p>
        </w:tc>
      </w:tr>
      <w:tr w:rsidR="008F0D30" w:rsidRPr="001838F8" w14:paraId="3ECB2583" w14:textId="77777777" w:rsidTr="00D707FA">
        <w:tc>
          <w:tcPr>
            <w:tcW w:w="1620" w:type="dxa"/>
          </w:tcPr>
          <w:p w14:paraId="21146776" w14:textId="22E38F8C" w:rsidR="008F0D30" w:rsidRPr="001838F8" w:rsidRDefault="008F0D30" w:rsidP="00DE3E21">
            <w:pPr>
              <w:rPr>
                <w:sz w:val="20"/>
              </w:rPr>
            </w:pPr>
            <w:r w:rsidRPr="001838F8">
              <w:rPr>
                <w:sz w:val="20"/>
              </w:rPr>
              <w:t>Terminate Confirm</w:t>
            </w:r>
            <w:r w:rsidR="00226B58" w:rsidRPr="001838F8">
              <w:rPr>
                <w:sz w:val="20"/>
                <w:vertAlign w:val="superscript"/>
              </w:rPr>
              <w:t>2</w:t>
            </w:r>
          </w:p>
        </w:tc>
        <w:tc>
          <w:tcPr>
            <w:tcW w:w="900" w:type="dxa"/>
          </w:tcPr>
          <w:p w14:paraId="26D1E40C" w14:textId="77777777" w:rsidR="008F0D30" w:rsidRPr="001838F8" w:rsidRDefault="008F0D30" w:rsidP="00ED2292">
            <w:pPr>
              <w:rPr>
                <w:sz w:val="20"/>
              </w:rPr>
            </w:pPr>
            <w:r w:rsidRPr="001838F8">
              <w:rPr>
                <w:sz w:val="20"/>
              </w:rPr>
              <w:t xml:space="preserve">Session </w:t>
            </w:r>
          </w:p>
        </w:tc>
        <w:tc>
          <w:tcPr>
            <w:tcW w:w="360" w:type="dxa"/>
          </w:tcPr>
          <w:p w14:paraId="5D267374" w14:textId="77777777" w:rsidR="008F0D30" w:rsidRPr="001838F8" w:rsidRDefault="008F0D30" w:rsidP="00ED2292">
            <w:pPr>
              <w:rPr>
                <w:sz w:val="20"/>
              </w:rPr>
            </w:pPr>
            <w:r w:rsidRPr="001838F8">
              <w:rPr>
                <w:sz w:val="20"/>
              </w:rPr>
              <w:t>3</w:t>
            </w:r>
          </w:p>
        </w:tc>
        <w:tc>
          <w:tcPr>
            <w:tcW w:w="630" w:type="dxa"/>
          </w:tcPr>
          <w:p w14:paraId="272813D7" w14:textId="06F75D64" w:rsidR="008F0D30" w:rsidRPr="001838F8" w:rsidRDefault="008F0D30" w:rsidP="00ED2292">
            <w:pPr>
              <w:rPr>
                <w:sz w:val="20"/>
              </w:rPr>
            </w:pPr>
            <w:r w:rsidRPr="001838F8">
              <w:rPr>
                <w:sz w:val="20"/>
              </w:rPr>
              <w:t>1</w:t>
            </w:r>
          </w:p>
        </w:tc>
        <w:tc>
          <w:tcPr>
            <w:tcW w:w="450" w:type="dxa"/>
          </w:tcPr>
          <w:p w14:paraId="478DEBC2" w14:textId="6120D178" w:rsidR="008F0D30" w:rsidRPr="001838F8" w:rsidRDefault="0015433C" w:rsidP="00ED2292">
            <w:pPr>
              <w:rPr>
                <w:sz w:val="20"/>
              </w:rPr>
            </w:pPr>
            <w:r w:rsidRPr="001838F8">
              <w:rPr>
                <w:sz w:val="20"/>
              </w:rPr>
              <w:t>-</w:t>
            </w:r>
          </w:p>
        </w:tc>
        <w:tc>
          <w:tcPr>
            <w:tcW w:w="1080" w:type="dxa"/>
          </w:tcPr>
          <w:p w14:paraId="2A9A4459" w14:textId="77777777" w:rsidR="008F0D30" w:rsidRPr="001838F8" w:rsidRDefault="008F0D30" w:rsidP="00ED2292">
            <w:pPr>
              <w:rPr>
                <w:sz w:val="20"/>
              </w:rPr>
            </w:pPr>
            <w:r w:rsidRPr="001838F8">
              <w:rPr>
                <w:sz w:val="20"/>
              </w:rPr>
              <w:t>Non 0</w:t>
            </w:r>
          </w:p>
        </w:tc>
        <w:tc>
          <w:tcPr>
            <w:tcW w:w="4050" w:type="dxa"/>
          </w:tcPr>
          <w:p w14:paraId="7B3CE01F" w14:textId="77777777" w:rsidR="008F0D30" w:rsidRPr="001838F8" w:rsidRDefault="008F0D30" w:rsidP="00ED2292">
            <w:pPr>
              <w:rPr>
                <w:sz w:val="20"/>
              </w:rPr>
            </w:pPr>
            <w:r w:rsidRPr="001838F8">
              <w:rPr>
                <w:sz w:val="20"/>
              </w:rPr>
              <w:t>Confirms a transaction</w:t>
            </w:r>
          </w:p>
          <w:p w14:paraId="696F04A3" w14:textId="6CFC924F" w:rsidR="008F0D30" w:rsidRPr="001838F8" w:rsidRDefault="008F0D30" w:rsidP="00ED2292">
            <w:pPr>
              <w:rPr>
                <w:sz w:val="20"/>
              </w:rPr>
            </w:pPr>
            <w:r w:rsidRPr="001838F8">
              <w:rPr>
                <w:sz w:val="20"/>
              </w:rPr>
              <w:t>BoBo</w:t>
            </w:r>
            <w:r w:rsidR="004E2974" w:rsidRPr="001838F8">
              <w:rPr>
                <w:sz w:val="20"/>
              </w:rPr>
              <w:t xml:space="preserve"> &amp; Partner</w:t>
            </w:r>
            <w:r w:rsidRPr="001838F8">
              <w:rPr>
                <w:sz w:val="20"/>
              </w:rPr>
              <w:t>: Confirm</w:t>
            </w:r>
          </w:p>
          <w:p w14:paraId="6311D953" w14:textId="69E9F96E" w:rsidR="008F0D30" w:rsidRPr="001838F8" w:rsidRDefault="00CE7F78" w:rsidP="00ED2292">
            <w:pPr>
              <w:rPr>
                <w:sz w:val="20"/>
              </w:rPr>
            </w:pPr>
            <w:r w:rsidRPr="001838F8">
              <w:rPr>
                <w:sz w:val="20"/>
              </w:rPr>
              <w:t xml:space="preserve">GCB: </w:t>
            </w:r>
            <w:r w:rsidR="00567CD6" w:rsidRPr="001838F8">
              <w:rPr>
                <w:sz w:val="20"/>
              </w:rPr>
              <w:t>Charge</w:t>
            </w:r>
          </w:p>
        </w:tc>
      </w:tr>
      <w:tr w:rsidR="008F0D30" w:rsidRPr="001838F8" w14:paraId="37A15A8D" w14:textId="77777777" w:rsidTr="00D707FA">
        <w:tc>
          <w:tcPr>
            <w:tcW w:w="1620" w:type="dxa"/>
          </w:tcPr>
          <w:p w14:paraId="126ADCB2" w14:textId="2B9EDC98" w:rsidR="008F0D30" w:rsidRPr="001838F8" w:rsidRDefault="008F0D30" w:rsidP="00DE3E21">
            <w:pPr>
              <w:rPr>
                <w:sz w:val="20"/>
              </w:rPr>
            </w:pPr>
            <w:r w:rsidRPr="001838F8">
              <w:rPr>
                <w:sz w:val="20"/>
              </w:rPr>
              <w:t>Terminate Cancel</w:t>
            </w:r>
            <w:r w:rsidR="00226B58" w:rsidRPr="001838F8">
              <w:rPr>
                <w:sz w:val="20"/>
                <w:vertAlign w:val="superscript"/>
              </w:rPr>
              <w:t>2</w:t>
            </w:r>
          </w:p>
        </w:tc>
        <w:tc>
          <w:tcPr>
            <w:tcW w:w="900" w:type="dxa"/>
          </w:tcPr>
          <w:p w14:paraId="28A164CB" w14:textId="77777777" w:rsidR="008F0D30" w:rsidRPr="001838F8" w:rsidRDefault="008F0D30" w:rsidP="00ED2292">
            <w:pPr>
              <w:rPr>
                <w:sz w:val="20"/>
              </w:rPr>
            </w:pPr>
            <w:r w:rsidRPr="001838F8">
              <w:rPr>
                <w:sz w:val="20"/>
              </w:rPr>
              <w:t xml:space="preserve">Session </w:t>
            </w:r>
          </w:p>
        </w:tc>
        <w:tc>
          <w:tcPr>
            <w:tcW w:w="360" w:type="dxa"/>
          </w:tcPr>
          <w:p w14:paraId="52A48833" w14:textId="77777777" w:rsidR="008F0D30" w:rsidRPr="001838F8" w:rsidRDefault="008F0D30" w:rsidP="00ED2292">
            <w:pPr>
              <w:rPr>
                <w:sz w:val="20"/>
              </w:rPr>
            </w:pPr>
            <w:r w:rsidRPr="001838F8">
              <w:rPr>
                <w:sz w:val="20"/>
              </w:rPr>
              <w:t>3</w:t>
            </w:r>
          </w:p>
        </w:tc>
        <w:tc>
          <w:tcPr>
            <w:tcW w:w="630" w:type="dxa"/>
          </w:tcPr>
          <w:p w14:paraId="0D09FF2C" w14:textId="5AC67EB9" w:rsidR="008F0D30" w:rsidRPr="001838F8" w:rsidRDefault="008F0D30" w:rsidP="00ED2292">
            <w:pPr>
              <w:rPr>
                <w:sz w:val="20"/>
              </w:rPr>
            </w:pPr>
            <w:r w:rsidRPr="001838F8">
              <w:rPr>
                <w:sz w:val="20"/>
              </w:rPr>
              <w:t>1</w:t>
            </w:r>
          </w:p>
        </w:tc>
        <w:tc>
          <w:tcPr>
            <w:tcW w:w="450" w:type="dxa"/>
          </w:tcPr>
          <w:p w14:paraId="538EEB03" w14:textId="760B41F7" w:rsidR="008F0D30" w:rsidRPr="001838F8" w:rsidRDefault="0015433C" w:rsidP="00ED2292">
            <w:pPr>
              <w:rPr>
                <w:sz w:val="20"/>
              </w:rPr>
            </w:pPr>
            <w:r w:rsidRPr="001838F8">
              <w:rPr>
                <w:sz w:val="20"/>
              </w:rPr>
              <w:t>-</w:t>
            </w:r>
          </w:p>
        </w:tc>
        <w:tc>
          <w:tcPr>
            <w:tcW w:w="1080" w:type="dxa"/>
          </w:tcPr>
          <w:p w14:paraId="2CDABC7D" w14:textId="77777777" w:rsidR="008F0D30" w:rsidRPr="001838F8" w:rsidRDefault="008F0D30" w:rsidP="00ED2292">
            <w:pPr>
              <w:rPr>
                <w:sz w:val="20"/>
              </w:rPr>
            </w:pPr>
            <w:r w:rsidRPr="001838F8">
              <w:rPr>
                <w:sz w:val="20"/>
              </w:rPr>
              <w:t>0</w:t>
            </w:r>
          </w:p>
        </w:tc>
        <w:tc>
          <w:tcPr>
            <w:tcW w:w="4050" w:type="dxa"/>
          </w:tcPr>
          <w:p w14:paraId="5E7DDE8D" w14:textId="77777777" w:rsidR="008F0D30" w:rsidRPr="001838F8" w:rsidRDefault="008F0D30" w:rsidP="00ED2292">
            <w:pPr>
              <w:rPr>
                <w:sz w:val="20"/>
              </w:rPr>
            </w:pPr>
            <w:r w:rsidRPr="001838F8">
              <w:rPr>
                <w:sz w:val="20"/>
              </w:rPr>
              <w:t>Cancels a transaction</w:t>
            </w:r>
          </w:p>
          <w:p w14:paraId="1DCFAA94" w14:textId="60F789B7" w:rsidR="008F0D30" w:rsidRPr="001838F8" w:rsidRDefault="008F0D30" w:rsidP="00ED2292">
            <w:pPr>
              <w:rPr>
                <w:sz w:val="20"/>
              </w:rPr>
            </w:pPr>
            <w:r w:rsidRPr="001838F8">
              <w:rPr>
                <w:sz w:val="20"/>
              </w:rPr>
              <w:t>BoBo</w:t>
            </w:r>
            <w:r w:rsidR="004E2974" w:rsidRPr="001838F8">
              <w:rPr>
                <w:sz w:val="20"/>
              </w:rPr>
              <w:t xml:space="preserve"> &amp; Partner</w:t>
            </w:r>
            <w:r w:rsidRPr="001838F8">
              <w:rPr>
                <w:sz w:val="20"/>
              </w:rPr>
              <w:t>: Cancel</w:t>
            </w:r>
          </w:p>
          <w:p w14:paraId="42CFC40F" w14:textId="66299662" w:rsidR="008F0D30" w:rsidRPr="001838F8" w:rsidRDefault="00CE7F78" w:rsidP="00ED2292">
            <w:pPr>
              <w:rPr>
                <w:sz w:val="20"/>
              </w:rPr>
            </w:pPr>
            <w:r w:rsidRPr="001838F8">
              <w:rPr>
                <w:sz w:val="20"/>
              </w:rPr>
              <w:t>GCB: Cancel</w:t>
            </w:r>
            <w:r w:rsidR="00D707FA" w:rsidRPr="001838F8">
              <w:rPr>
                <w:sz w:val="20"/>
              </w:rPr>
              <w:t xml:space="preserve"> or CancelNotification</w:t>
            </w:r>
          </w:p>
        </w:tc>
      </w:tr>
      <w:tr w:rsidR="008F0D30" w:rsidRPr="001838F8" w14:paraId="29AE866E" w14:textId="77777777" w:rsidTr="00D707FA">
        <w:tc>
          <w:tcPr>
            <w:tcW w:w="1620" w:type="dxa"/>
          </w:tcPr>
          <w:p w14:paraId="441BAAAA" w14:textId="715FA54E" w:rsidR="008F0D30" w:rsidRPr="001838F8" w:rsidRDefault="006E1CF1" w:rsidP="00DE3E21">
            <w:pPr>
              <w:rPr>
                <w:sz w:val="20"/>
              </w:rPr>
            </w:pPr>
            <w:r w:rsidRPr="001838F8">
              <w:rPr>
                <w:sz w:val="20"/>
              </w:rPr>
              <w:t xml:space="preserve">Direct </w:t>
            </w:r>
            <w:r w:rsidR="008F0D30" w:rsidRPr="001838F8">
              <w:rPr>
                <w:sz w:val="20"/>
              </w:rPr>
              <w:t>Debit</w:t>
            </w:r>
            <w:r w:rsidRPr="001838F8">
              <w:rPr>
                <w:sz w:val="20"/>
              </w:rPr>
              <w:t xml:space="preserve"> (Charge)</w:t>
            </w:r>
            <w:r w:rsidR="00226B58" w:rsidRPr="001838F8">
              <w:rPr>
                <w:sz w:val="20"/>
                <w:vertAlign w:val="superscript"/>
              </w:rPr>
              <w:t>3</w:t>
            </w:r>
          </w:p>
        </w:tc>
        <w:tc>
          <w:tcPr>
            <w:tcW w:w="900" w:type="dxa"/>
          </w:tcPr>
          <w:p w14:paraId="746F149F" w14:textId="77777777" w:rsidR="008F0D30" w:rsidRPr="001838F8" w:rsidRDefault="008F0D30" w:rsidP="00ED2292">
            <w:pPr>
              <w:rPr>
                <w:sz w:val="20"/>
              </w:rPr>
            </w:pPr>
            <w:r w:rsidRPr="001838F8">
              <w:rPr>
                <w:sz w:val="20"/>
              </w:rPr>
              <w:t>Event</w:t>
            </w:r>
          </w:p>
        </w:tc>
        <w:tc>
          <w:tcPr>
            <w:tcW w:w="360" w:type="dxa"/>
          </w:tcPr>
          <w:p w14:paraId="647701EF" w14:textId="77777777" w:rsidR="008F0D30" w:rsidRPr="001838F8" w:rsidRDefault="008F0D30" w:rsidP="00ED2292">
            <w:pPr>
              <w:rPr>
                <w:sz w:val="20"/>
              </w:rPr>
            </w:pPr>
            <w:r w:rsidRPr="001838F8">
              <w:rPr>
                <w:sz w:val="20"/>
              </w:rPr>
              <w:t>4</w:t>
            </w:r>
          </w:p>
        </w:tc>
        <w:tc>
          <w:tcPr>
            <w:tcW w:w="630" w:type="dxa"/>
          </w:tcPr>
          <w:p w14:paraId="44921680" w14:textId="5F59E1E6" w:rsidR="008F0D30" w:rsidRPr="001838F8" w:rsidRDefault="00567CD6" w:rsidP="00ED2292">
            <w:pPr>
              <w:rPr>
                <w:sz w:val="20"/>
              </w:rPr>
            </w:pPr>
            <w:r w:rsidRPr="001838F8">
              <w:rPr>
                <w:sz w:val="20"/>
              </w:rPr>
              <w:t>0</w:t>
            </w:r>
          </w:p>
        </w:tc>
        <w:tc>
          <w:tcPr>
            <w:tcW w:w="450" w:type="dxa"/>
          </w:tcPr>
          <w:p w14:paraId="3375FCD3" w14:textId="77777777" w:rsidR="008F0D30" w:rsidRPr="001838F8" w:rsidRDefault="008F0D30" w:rsidP="00ED2292">
            <w:pPr>
              <w:rPr>
                <w:sz w:val="20"/>
              </w:rPr>
            </w:pPr>
            <w:r w:rsidRPr="001838F8">
              <w:rPr>
                <w:sz w:val="20"/>
              </w:rPr>
              <w:t>0</w:t>
            </w:r>
          </w:p>
        </w:tc>
        <w:tc>
          <w:tcPr>
            <w:tcW w:w="1080" w:type="dxa"/>
          </w:tcPr>
          <w:p w14:paraId="5070F9B3" w14:textId="2FF5AF96" w:rsidR="008F0D30" w:rsidRPr="001838F8" w:rsidRDefault="0080220C" w:rsidP="00ED2292">
            <w:pPr>
              <w:rPr>
                <w:sz w:val="20"/>
              </w:rPr>
            </w:pPr>
            <w:r w:rsidRPr="001838F8">
              <w:rPr>
                <w:sz w:val="20"/>
              </w:rPr>
              <w:t>Value ≥ 0</w:t>
            </w:r>
          </w:p>
        </w:tc>
        <w:tc>
          <w:tcPr>
            <w:tcW w:w="4050" w:type="dxa"/>
          </w:tcPr>
          <w:p w14:paraId="19283A12" w14:textId="77777777" w:rsidR="008F0D30" w:rsidRPr="001838F8" w:rsidRDefault="008F0D30" w:rsidP="00ED2292">
            <w:pPr>
              <w:rPr>
                <w:sz w:val="20"/>
              </w:rPr>
            </w:pPr>
            <w:r w:rsidRPr="001838F8">
              <w:rPr>
                <w:sz w:val="20"/>
              </w:rPr>
              <w:t xml:space="preserve">Charge request directly debits the transaction amount </w:t>
            </w:r>
          </w:p>
          <w:p w14:paraId="3748898D" w14:textId="4A3C6709" w:rsidR="008F0D30" w:rsidRPr="001838F8" w:rsidRDefault="008F0D30" w:rsidP="00ED2292">
            <w:pPr>
              <w:rPr>
                <w:sz w:val="20"/>
              </w:rPr>
            </w:pPr>
            <w:r w:rsidRPr="001838F8">
              <w:rPr>
                <w:sz w:val="20"/>
              </w:rPr>
              <w:t>BoBo</w:t>
            </w:r>
            <w:r w:rsidR="004E2974" w:rsidRPr="001838F8">
              <w:rPr>
                <w:sz w:val="20"/>
              </w:rPr>
              <w:t xml:space="preserve"> &amp; Partner</w:t>
            </w:r>
            <w:r w:rsidRPr="001838F8">
              <w:rPr>
                <w:sz w:val="20"/>
              </w:rPr>
              <w:t>: Charge</w:t>
            </w:r>
          </w:p>
          <w:p w14:paraId="74D1A4DC" w14:textId="5012E446" w:rsidR="008F0D30" w:rsidRPr="001838F8" w:rsidRDefault="00CE7F78" w:rsidP="00ED2292">
            <w:pPr>
              <w:rPr>
                <w:sz w:val="20"/>
              </w:rPr>
            </w:pPr>
            <w:r w:rsidRPr="001838F8">
              <w:rPr>
                <w:sz w:val="20"/>
              </w:rPr>
              <w:t>GCB:</w:t>
            </w:r>
            <w:r w:rsidR="00567CD6" w:rsidRPr="001838F8">
              <w:rPr>
                <w:sz w:val="20"/>
              </w:rPr>
              <w:t>N/A</w:t>
            </w:r>
            <w:r w:rsidRPr="001838F8">
              <w:rPr>
                <w:sz w:val="20"/>
              </w:rPr>
              <w:t xml:space="preserve"> </w:t>
            </w:r>
          </w:p>
        </w:tc>
      </w:tr>
      <w:tr w:rsidR="008F0D30" w:rsidRPr="001838F8" w14:paraId="69BDF56E" w14:textId="77777777" w:rsidTr="00D707FA">
        <w:tc>
          <w:tcPr>
            <w:tcW w:w="1620" w:type="dxa"/>
          </w:tcPr>
          <w:p w14:paraId="27680334" w14:textId="267573E9" w:rsidR="008F0D30" w:rsidRPr="001838F8" w:rsidRDefault="006E1CF1" w:rsidP="00DE3E21">
            <w:pPr>
              <w:rPr>
                <w:sz w:val="20"/>
              </w:rPr>
            </w:pPr>
            <w:r w:rsidRPr="001838F8">
              <w:rPr>
                <w:sz w:val="20"/>
              </w:rPr>
              <w:t xml:space="preserve">Refund </w:t>
            </w:r>
            <w:r w:rsidR="008F0D30" w:rsidRPr="001838F8">
              <w:rPr>
                <w:sz w:val="20"/>
              </w:rPr>
              <w:t>(</w:t>
            </w:r>
            <w:r w:rsidRPr="001838F8">
              <w:rPr>
                <w:sz w:val="20"/>
              </w:rPr>
              <w:t>Adjustment or Credit</w:t>
            </w:r>
            <w:r w:rsidR="008F0D30" w:rsidRPr="001838F8">
              <w:rPr>
                <w:sz w:val="20"/>
              </w:rPr>
              <w:t>)</w:t>
            </w:r>
            <w:r w:rsidR="00226B58" w:rsidRPr="001838F8">
              <w:rPr>
                <w:sz w:val="20"/>
                <w:vertAlign w:val="superscript"/>
              </w:rPr>
              <w:t>4</w:t>
            </w:r>
          </w:p>
        </w:tc>
        <w:tc>
          <w:tcPr>
            <w:tcW w:w="900" w:type="dxa"/>
          </w:tcPr>
          <w:p w14:paraId="5C4FA22D" w14:textId="77777777" w:rsidR="008F0D30" w:rsidRPr="001838F8" w:rsidRDefault="008F0D30" w:rsidP="00ED2292">
            <w:pPr>
              <w:rPr>
                <w:sz w:val="20"/>
              </w:rPr>
            </w:pPr>
            <w:r w:rsidRPr="001838F8">
              <w:rPr>
                <w:sz w:val="20"/>
              </w:rPr>
              <w:t>Event</w:t>
            </w:r>
          </w:p>
        </w:tc>
        <w:tc>
          <w:tcPr>
            <w:tcW w:w="360" w:type="dxa"/>
          </w:tcPr>
          <w:p w14:paraId="760D92B4" w14:textId="77777777" w:rsidR="008F0D30" w:rsidRPr="001838F8" w:rsidRDefault="008F0D30" w:rsidP="00ED2292">
            <w:pPr>
              <w:rPr>
                <w:sz w:val="20"/>
              </w:rPr>
            </w:pPr>
            <w:r w:rsidRPr="001838F8">
              <w:rPr>
                <w:sz w:val="20"/>
              </w:rPr>
              <w:t>4</w:t>
            </w:r>
          </w:p>
        </w:tc>
        <w:tc>
          <w:tcPr>
            <w:tcW w:w="630" w:type="dxa"/>
          </w:tcPr>
          <w:p w14:paraId="01C1F4FC" w14:textId="163C0B06" w:rsidR="008F0D30" w:rsidRPr="001838F8" w:rsidRDefault="00567CD6" w:rsidP="00ED2292">
            <w:pPr>
              <w:rPr>
                <w:sz w:val="20"/>
              </w:rPr>
            </w:pPr>
            <w:r w:rsidRPr="001838F8">
              <w:rPr>
                <w:sz w:val="20"/>
              </w:rPr>
              <w:t>0</w:t>
            </w:r>
          </w:p>
        </w:tc>
        <w:tc>
          <w:tcPr>
            <w:tcW w:w="450" w:type="dxa"/>
          </w:tcPr>
          <w:p w14:paraId="08E0291D" w14:textId="77777777" w:rsidR="008F0D30" w:rsidRPr="001838F8" w:rsidRDefault="008F0D30" w:rsidP="00ED2292">
            <w:pPr>
              <w:rPr>
                <w:sz w:val="20"/>
              </w:rPr>
            </w:pPr>
            <w:r w:rsidRPr="001838F8">
              <w:rPr>
                <w:sz w:val="20"/>
              </w:rPr>
              <w:t>1</w:t>
            </w:r>
          </w:p>
        </w:tc>
        <w:tc>
          <w:tcPr>
            <w:tcW w:w="1080" w:type="dxa"/>
          </w:tcPr>
          <w:p w14:paraId="1A95EE8B" w14:textId="77777777" w:rsidR="008F0D30" w:rsidRPr="001838F8" w:rsidRDefault="008F0D30" w:rsidP="00ED2292">
            <w:pPr>
              <w:rPr>
                <w:sz w:val="20"/>
              </w:rPr>
            </w:pPr>
          </w:p>
        </w:tc>
        <w:tc>
          <w:tcPr>
            <w:tcW w:w="4050" w:type="dxa"/>
          </w:tcPr>
          <w:p w14:paraId="04ED0D07" w14:textId="77777777" w:rsidR="008F0D30" w:rsidRPr="001838F8" w:rsidRDefault="008F0D30" w:rsidP="00ED2292">
            <w:pPr>
              <w:rPr>
                <w:sz w:val="20"/>
              </w:rPr>
            </w:pPr>
            <w:r w:rsidRPr="001838F8">
              <w:rPr>
                <w:sz w:val="20"/>
              </w:rPr>
              <w:t>Refunds a transaction</w:t>
            </w:r>
          </w:p>
          <w:p w14:paraId="1519752A" w14:textId="367E0FD2" w:rsidR="008F0D30" w:rsidRPr="001838F8" w:rsidRDefault="008F0D30" w:rsidP="00ED2292">
            <w:pPr>
              <w:rPr>
                <w:sz w:val="20"/>
              </w:rPr>
            </w:pPr>
            <w:r w:rsidRPr="001838F8">
              <w:rPr>
                <w:sz w:val="20"/>
              </w:rPr>
              <w:t>BoBo</w:t>
            </w:r>
            <w:r w:rsidR="004E2974" w:rsidRPr="001838F8">
              <w:rPr>
                <w:sz w:val="20"/>
              </w:rPr>
              <w:t xml:space="preserve"> &amp; Partner</w:t>
            </w:r>
            <w:r w:rsidRPr="001838F8">
              <w:rPr>
                <w:sz w:val="20"/>
              </w:rPr>
              <w:t>: Refund</w:t>
            </w:r>
          </w:p>
          <w:p w14:paraId="0CB07D27" w14:textId="7FCC402C" w:rsidR="008F0D30" w:rsidRPr="001838F8" w:rsidRDefault="006C18C1" w:rsidP="00ED2292">
            <w:pPr>
              <w:rPr>
                <w:sz w:val="20"/>
              </w:rPr>
            </w:pPr>
            <w:r w:rsidRPr="001838F8">
              <w:rPr>
                <w:sz w:val="20"/>
              </w:rPr>
              <w:t xml:space="preserve">GCB: </w:t>
            </w:r>
            <w:r w:rsidR="00567CD6" w:rsidRPr="001838F8">
              <w:rPr>
                <w:sz w:val="20"/>
              </w:rPr>
              <w:t>Refund</w:t>
            </w:r>
          </w:p>
        </w:tc>
      </w:tr>
    </w:tbl>
    <w:p w14:paraId="0B4E5889" w14:textId="77777777" w:rsidR="00C83293" w:rsidRPr="00D929DE" w:rsidRDefault="00C83293" w:rsidP="00DE3E21"/>
    <w:p w14:paraId="23E9E2DE" w14:textId="77777777" w:rsidR="00C83293" w:rsidRPr="00D929DE" w:rsidRDefault="00C83293" w:rsidP="00ED2292"/>
    <w:p w14:paraId="696E9627" w14:textId="77777777" w:rsidR="006E214F" w:rsidRPr="00D929DE" w:rsidRDefault="006E214F" w:rsidP="00ED2292">
      <w:r w:rsidRPr="00D929DE">
        <w:t xml:space="preserve">Notes: </w:t>
      </w:r>
    </w:p>
    <w:p w14:paraId="52834EBA" w14:textId="777ECBC9" w:rsidR="006E214F" w:rsidRPr="00D929DE" w:rsidRDefault="006E214F" w:rsidP="00AF6D65">
      <w:pPr>
        <w:numPr>
          <w:ilvl w:val="0"/>
          <w:numId w:val="9"/>
        </w:numPr>
        <w:spacing w:before="120" w:after="120"/>
      </w:pPr>
      <w:r w:rsidRPr="00D929DE">
        <w:t>Initial (Reserve). For a Pre-Paid subscriber, this method maps to the Authorize operation exposed in the BoBo</w:t>
      </w:r>
      <w:r w:rsidR="004E2974">
        <w:t xml:space="preserve"> </w:t>
      </w:r>
      <w:r w:rsidR="004E2974" w:rsidRPr="004E2974">
        <w:t>&amp; Partner</w:t>
      </w:r>
      <w:r w:rsidRPr="00D929DE">
        <w:t xml:space="preserve"> Payment API and it maps to the Auth operation exposed in the GCB Payment API.</w:t>
      </w:r>
    </w:p>
    <w:p w14:paraId="2ED0C9BC" w14:textId="0E065171" w:rsidR="003E0246" w:rsidRPr="00D929DE" w:rsidRDefault="006E214F" w:rsidP="00AF6D65">
      <w:pPr>
        <w:numPr>
          <w:ilvl w:val="0"/>
          <w:numId w:val="9"/>
        </w:numPr>
        <w:spacing w:before="120" w:after="120"/>
      </w:pPr>
      <w:r w:rsidRPr="00D929DE">
        <w:t xml:space="preserve">Terminate. For a Pre-Paid subscriber, this method maps to the Confirm or Cancel operations exposed in the BoBo </w:t>
      </w:r>
      <w:r w:rsidR="004E2974" w:rsidRPr="004E2974">
        <w:t xml:space="preserve">&amp; Partner </w:t>
      </w:r>
      <w:r w:rsidRPr="00D929DE">
        <w:t xml:space="preserve">Payment API and it maps to the Charge </w:t>
      </w:r>
      <w:r w:rsidR="003B2EE5" w:rsidRPr="00D929DE">
        <w:t>operation</w:t>
      </w:r>
      <w:r w:rsidR="00C869FA" w:rsidRPr="00D929DE">
        <w:t xml:space="preserve"> and the Cancel </w:t>
      </w:r>
      <w:r w:rsidRPr="00D929DE">
        <w:t xml:space="preserve">and </w:t>
      </w:r>
      <w:r w:rsidR="003B2EE5" w:rsidRPr="00D929DE">
        <w:t xml:space="preserve">the </w:t>
      </w:r>
      <w:r w:rsidR="00C869FA" w:rsidRPr="00D929DE">
        <w:t xml:space="preserve">CancelNotification </w:t>
      </w:r>
      <w:r w:rsidRPr="00D929DE">
        <w:t>operation</w:t>
      </w:r>
      <w:r w:rsidR="003B2EE5" w:rsidRPr="00D929DE">
        <w:t>s</w:t>
      </w:r>
      <w:r w:rsidRPr="00D929DE">
        <w:t xml:space="preserve"> in the GCB Payment, where the</w:t>
      </w:r>
      <w:r w:rsidR="003E0246" w:rsidRPr="00D929DE">
        <w:t xml:space="preserve"> Charge operation is contained in the Request batch file and Cancel</w:t>
      </w:r>
      <w:r w:rsidR="00C869FA" w:rsidRPr="00D929DE">
        <w:t xml:space="preserve"> operation</w:t>
      </w:r>
      <w:r w:rsidR="003E0246" w:rsidRPr="00D929DE">
        <w:t xml:space="preserve"> can be found in the Request file and/or delivered over the SOAP API</w:t>
      </w:r>
      <w:r w:rsidR="00C869FA" w:rsidRPr="00D929DE">
        <w:t xml:space="preserve"> as CancelNotification</w:t>
      </w:r>
      <w:r w:rsidRPr="00D929DE">
        <w:t xml:space="preserve">. </w:t>
      </w:r>
    </w:p>
    <w:p w14:paraId="718A4F9D" w14:textId="5699F1BA" w:rsidR="006E214F" w:rsidRPr="00D929DE" w:rsidRDefault="006E214F" w:rsidP="00706D15">
      <w:pPr>
        <w:spacing w:before="120" w:after="120"/>
        <w:ind w:left="720"/>
      </w:pPr>
      <w:r w:rsidRPr="00D929DE">
        <w:t xml:space="preserve">The Used-Service-Unit AVP of the Diameter </w:t>
      </w:r>
      <w:r w:rsidR="003E0246" w:rsidRPr="00D929DE">
        <w:t xml:space="preserve">Terminate </w:t>
      </w:r>
      <w:r w:rsidRPr="00D929DE">
        <w:t xml:space="preserve">CCR message will be used to differentiate method requested. </w:t>
      </w:r>
    </w:p>
    <w:p w14:paraId="58133ED9" w14:textId="77777777" w:rsidR="003E0246" w:rsidRPr="00D929DE" w:rsidRDefault="006E214F" w:rsidP="00AF6D65">
      <w:pPr>
        <w:numPr>
          <w:ilvl w:val="1"/>
          <w:numId w:val="10"/>
        </w:numPr>
        <w:tabs>
          <w:tab w:val="clear" w:pos="1440"/>
          <w:tab w:val="num" w:pos="1170"/>
        </w:tabs>
        <w:spacing w:after="60"/>
        <w:ind w:left="1170" w:hanging="450"/>
      </w:pPr>
      <w:r w:rsidRPr="00D929DE">
        <w:t xml:space="preserve">CCR message for Confirm: </w:t>
      </w:r>
    </w:p>
    <w:p w14:paraId="14983BC6" w14:textId="17E57056" w:rsidR="006E214F" w:rsidRPr="00D929DE" w:rsidRDefault="006E214F" w:rsidP="00706D15">
      <w:pPr>
        <w:spacing w:after="60"/>
        <w:ind w:left="1440"/>
      </w:pPr>
      <w:r w:rsidRPr="00D929DE">
        <w:t xml:space="preserve">CC-Request-Type = 3 </w:t>
      </w:r>
    </w:p>
    <w:p w14:paraId="2F39C63D" w14:textId="4D5585BC" w:rsidR="006E214F" w:rsidRPr="00D929DE" w:rsidRDefault="006E214F" w:rsidP="00706D15">
      <w:pPr>
        <w:tabs>
          <w:tab w:val="num" w:pos="1170"/>
        </w:tabs>
        <w:spacing w:after="60"/>
        <w:ind w:left="1890" w:hanging="450"/>
      </w:pPr>
      <w:r w:rsidRPr="00D929DE">
        <w:t xml:space="preserve">Request-Number </w:t>
      </w:r>
      <w:r w:rsidRPr="0015433C">
        <w:t xml:space="preserve">= </w:t>
      </w:r>
      <w:r w:rsidR="003E0246" w:rsidRPr="0015433C">
        <w:t>1</w:t>
      </w:r>
    </w:p>
    <w:p w14:paraId="5676EB8C" w14:textId="420514E0" w:rsidR="006E214F" w:rsidRPr="00D929DE" w:rsidRDefault="006E214F" w:rsidP="00706D15">
      <w:pPr>
        <w:tabs>
          <w:tab w:val="num" w:pos="1170"/>
        </w:tabs>
        <w:spacing w:after="60"/>
        <w:ind w:left="1890" w:hanging="450"/>
      </w:pPr>
      <w:r w:rsidRPr="00D929DE">
        <w:lastRenderedPageBreak/>
        <w:t xml:space="preserve">Used-Service-Unit.CC-Money.Unit-Value.Value-Digits is less than or equal to the Requested-Service-Unit.CC-Money.Unit-Value.Value-Digits </w:t>
      </w:r>
      <w:r w:rsidR="003E0246" w:rsidRPr="00D929DE">
        <w:t>in the Diameter Reserve message</w:t>
      </w:r>
      <w:r w:rsidRPr="00D929DE">
        <w:t xml:space="preserve"> but can’t be zero.</w:t>
      </w:r>
    </w:p>
    <w:p w14:paraId="2B374E73" w14:textId="77777777" w:rsidR="006E214F" w:rsidRPr="00D929DE" w:rsidRDefault="006E214F" w:rsidP="00AF6D65">
      <w:pPr>
        <w:numPr>
          <w:ilvl w:val="1"/>
          <w:numId w:val="10"/>
        </w:numPr>
        <w:tabs>
          <w:tab w:val="clear" w:pos="1440"/>
          <w:tab w:val="num" w:pos="1170"/>
        </w:tabs>
        <w:spacing w:after="60"/>
        <w:ind w:left="1170" w:hanging="450"/>
      </w:pPr>
      <w:r w:rsidRPr="00D929DE">
        <w:t xml:space="preserve">CCR message for Cancel: </w:t>
      </w:r>
    </w:p>
    <w:p w14:paraId="03C95D89" w14:textId="77777777" w:rsidR="006E214F" w:rsidRPr="00D929DE" w:rsidRDefault="006E214F" w:rsidP="00706D15">
      <w:pPr>
        <w:tabs>
          <w:tab w:val="num" w:pos="1170"/>
        </w:tabs>
        <w:spacing w:after="60"/>
        <w:ind w:left="1890" w:hanging="450"/>
      </w:pPr>
      <w:r w:rsidRPr="00D929DE">
        <w:t xml:space="preserve">CC-Request-Type = 3 </w:t>
      </w:r>
    </w:p>
    <w:p w14:paraId="5F15F662" w14:textId="51F8AD39" w:rsidR="006E214F" w:rsidRPr="00D929DE" w:rsidRDefault="006E214F" w:rsidP="00706D15">
      <w:pPr>
        <w:tabs>
          <w:tab w:val="num" w:pos="1170"/>
        </w:tabs>
        <w:spacing w:after="60"/>
        <w:ind w:left="1890" w:hanging="450"/>
      </w:pPr>
      <w:r w:rsidRPr="00D929DE">
        <w:t xml:space="preserve">Request-Number = </w:t>
      </w:r>
      <w:r w:rsidR="003E0246" w:rsidRPr="00D929DE">
        <w:t>1</w:t>
      </w:r>
    </w:p>
    <w:p w14:paraId="6899EE7B" w14:textId="77777777" w:rsidR="006E214F" w:rsidRPr="00D929DE" w:rsidRDefault="006E214F" w:rsidP="00706D15">
      <w:pPr>
        <w:tabs>
          <w:tab w:val="num" w:pos="1170"/>
        </w:tabs>
        <w:spacing w:after="60"/>
        <w:ind w:left="1890" w:hanging="450"/>
      </w:pPr>
      <w:r w:rsidRPr="00D929DE">
        <w:t xml:space="preserve">Used-Service-Unit.CC-Money.Unit-Value.Value-Digits = 0 </w:t>
      </w:r>
    </w:p>
    <w:p w14:paraId="745EDF90" w14:textId="77777777" w:rsidR="006E214F" w:rsidRPr="00D929DE" w:rsidRDefault="006E214F" w:rsidP="00706D15">
      <w:pPr>
        <w:spacing w:after="60"/>
        <w:ind w:left="720"/>
      </w:pPr>
    </w:p>
    <w:p w14:paraId="76B39351" w14:textId="236F0E7B" w:rsidR="006E214F" w:rsidRPr="00D929DE" w:rsidRDefault="006E214F" w:rsidP="00706D15">
      <w:pPr>
        <w:spacing w:before="120"/>
        <w:ind w:left="720"/>
      </w:pPr>
      <w:r w:rsidRPr="00D929DE">
        <w:t>NOTE: In the examples above, Request-</w:t>
      </w:r>
      <w:r w:rsidRPr="0015433C">
        <w:t xml:space="preserve">Number = </w:t>
      </w:r>
      <w:r w:rsidR="006E1CF1" w:rsidRPr="0015433C">
        <w:t>1</w:t>
      </w:r>
      <w:r w:rsidRPr="00D929DE">
        <w:t xml:space="preserve"> </w:t>
      </w:r>
      <w:r w:rsidR="006E1CF1" w:rsidRPr="00D929DE">
        <w:t xml:space="preserve">as </w:t>
      </w:r>
      <w:r w:rsidRPr="00D929DE">
        <w:t xml:space="preserve">no Diameter Update request </w:t>
      </w:r>
      <w:r w:rsidR="006E1CF1" w:rsidRPr="00D929DE">
        <w:t>can be</w:t>
      </w:r>
      <w:r w:rsidRPr="00D929DE">
        <w:t xml:space="preserve"> sent </w:t>
      </w:r>
      <w:r w:rsidR="006E1CF1" w:rsidRPr="00D929DE">
        <w:t>in a</w:t>
      </w:r>
      <w:r w:rsidRPr="00D929DE">
        <w:t xml:space="preserve"> session</w:t>
      </w:r>
      <w:r w:rsidR="006E1CF1" w:rsidRPr="00D929DE">
        <w:t xml:space="preserve">, where Diameter Update equates to a Reauthorize message and this </w:t>
      </w:r>
      <w:r w:rsidR="003B2EE5" w:rsidRPr="00D929DE">
        <w:t xml:space="preserve">method </w:t>
      </w:r>
      <w:r w:rsidR="006E1CF1" w:rsidRPr="00D929DE">
        <w:t>isn’t</w:t>
      </w:r>
      <w:r w:rsidR="003B2EE5" w:rsidRPr="00D929DE">
        <w:t xml:space="preserve"> </w:t>
      </w:r>
      <w:r w:rsidR="006E1CF1" w:rsidRPr="00D929DE">
        <w:t>supported in either BoBo</w:t>
      </w:r>
      <w:r w:rsidR="004E2974">
        <w:t>, Partner</w:t>
      </w:r>
      <w:r w:rsidR="006E1CF1" w:rsidRPr="00D929DE">
        <w:t xml:space="preserve"> or GCB payment</w:t>
      </w:r>
      <w:r w:rsidRPr="00D929DE">
        <w:t>.</w:t>
      </w:r>
    </w:p>
    <w:p w14:paraId="62277BF1" w14:textId="15984D05" w:rsidR="006E214F" w:rsidRPr="00D929DE" w:rsidRDefault="003B2EE5" w:rsidP="00AF6D65">
      <w:pPr>
        <w:numPr>
          <w:ilvl w:val="0"/>
          <w:numId w:val="9"/>
        </w:numPr>
        <w:spacing w:before="120" w:after="120"/>
      </w:pPr>
      <w:r w:rsidRPr="00D929DE">
        <w:t>Direct Debit</w:t>
      </w:r>
      <w:r w:rsidR="006E214F" w:rsidRPr="00D929DE">
        <w:t xml:space="preserve">. For a Pre-Paid subscriber, this method maps to the Charge operation exposed in the BoBo </w:t>
      </w:r>
      <w:r w:rsidR="004E2974" w:rsidRPr="004E2974">
        <w:t xml:space="preserve">&amp; Partner </w:t>
      </w:r>
      <w:r w:rsidR="006E214F" w:rsidRPr="00D929DE">
        <w:t>Payment API</w:t>
      </w:r>
      <w:r w:rsidRPr="00D929DE">
        <w:t xml:space="preserve"> and GCB payment doesn’t support an </w:t>
      </w:r>
      <w:r w:rsidR="0080220C" w:rsidRPr="00D929DE">
        <w:t>equivalent</w:t>
      </w:r>
      <w:r w:rsidRPr="00D929DE">
        <w:t xml:space="preserve"> operation</w:t>
      </w:r>
      <w:r w:rsidR="006E214F" w:rsidRPr="00D929DE">
        <w:t>.</w:t>
      </w:r>
    </w:p>
    <w:p w14:paraId="1FCAAD96" w14:textId="30BE4DCE" w:rsidR="006E214F" w:rsidRPr="00D929DE" w:rsidRDefault="003B2EE5" w:rsidP="00AF6D65">
      <w:pPr>
        <w:numPr>
          <w:ilvl w:val="0"/>
          <w:numId w:val="9"/>
        </w:numPr>
        <w:spacing w:before="120" w:after="120"/>
      </w:pPr>
      <w:r w:rsidRPr="00D929DE">
        <w:t>Refund</w:t>
      </w:r>
      <w:r w:rsidR="006E214F" w:rsidRPr="00D929DE">
        <w:t xml:space="preserve"> For a Pre-Paid, this method maps to the Refund operation exposed in the BoBo </w:t>
      </w:r>
      <w:r w:rsidR="004E2974" w:rsidRPr="004E2974">
        <w:t xml:space="preserve">&amp; Partner </w:t>
      </w:r>
      <w:r w:rsidR="006E214F" w:rsidRPr="00D929DE">
        <w:t>Payment API</w:t>
      </w:r>
      <w:r w:rsidRPr="00D929DE">
        <w:t xml:space="preserve"> and it maps to the Refund operation in the GCB Payment, where the the Refund operation is contained in the Request batch file</w:t>
      </w:r>
      <w:r w:rsidR="006E214F" w:rsidRPr="00D929DE">
        <w:t xml:space="preserve">. </w:t>
      </w:r>
    </w:p>
    <w:p w14:paraId="377D5E42" w14:textId="77777777" w:rsidR="008F0D30" w:rsidRPr="00D929DE" w:rsidRDefault="008F0D30" w:rsidP="00DE3E21"/>
    <w:p w14:paraId="735402B4" w14:textId="77777777" w:rsidR="00197E06" w:rsidRPr="00D929DE" w:rsidRDefault="00197E06" w:rsidP="00ED2292">
      <w:pPr>
        <w:pStyle w:val="Heading2"/>
        <w:rPr>
          <w:rFonts w:eastAsia="MS Mincho"/>
        </w:rPr>
      </w:pPr>
      <w:bookmarkStart w:id="1164" w:name="_Toc267479956"/>
      <w:bookmarkStart w:id="1165" w:name="_Toc233385281"/>
      <w:bookmarkStart w:id="1166" w:name="_Toc267479957"/>
      <w:bookmarkStart w:id="1167" w:name="_Ref190667865"/>
      <w:bookmarkStart w:id="1168" w:name="_Toc232344791"/>
      <w:bookmarkStart w:id="1169" w:name="_Toc367633793"/>
      <w:r w:rsidRPr="00D929DE">
        <w:rPr>
          <w:rFonts w:eastAsia="MS Mincho"/>
        </w:rPr>
        <w:t>Diameter Message</w:t>
      </w:r>
      <w:bookmarkEnd w:id="1164"/>
      <w:r w:rsidRPr="00D929DE">
        <w:rPr>
          <w:rFonts w:eastAsia="MS Mincho"/>
        </w:rPr>
        <w:t>s</w:t>
      </w:r>
      <w:bookmarkEnd w:id="1165"/>
      <w:bookmarkEnd w:id="1169"/>
    </w:p>
    <w:p w14:paraId="7BA55989" w14:textId="7E41701D" w:rsidR="005467DC" w:rsidRPr="00D929DE" w:rsidRDefault="005467DC" w:rsidP="00ED2292">
      <w:r w:rsidRPr="00D929DE">
        <w:t xml:space="preserve">Appendix </w:t>
      </w:r>
      <w:r w:rsidRPr="00D929DE">
        <w:fldChar w:fldCharType="begin"/>
      </w:r>
      <w:r w:rsidRPr="00D929DE">
        <w:instrText xml:space="preserve"> REF _Ref233591586 \w \p \h </w:instrText>
      </w:r>
      <w:r w:rsidRPr="00D929DE">
        <w:fldChar w:fldCharType="separate"/>
      </w:r>
      <w:r w:rsidR="00517227">
        <w:t>5 below</w:t>
      </w:r>
      <w:r w:rsidRPr="00D929DE">
        <w:fldChar w:fldCharType="end"/>
      </w:r>
      <w:r w:rsidRPr="00D929DE">
        <w:t xml:space="preserve"> provides a summary of all of the Diameter messages that are exchanged between PSEP and OCS. Additional information on the Diameter messages can be found in Reference [</w:t>
      </w:r>
      <w:r w:rsidRPr="00D929DE">
        <w:fldChar w:fldCharType="begin"/>
      </w:r>
      <w:r w:rsidRPr="00D929DE">
        <w:instrText xml:space="preserve"> REF _Ref233544203 \w \h </w:instrText>
      </w:r>
      <w:r w:rsidRPr="00D929DE">
        <w:fldChar w:fldCharType="separate"/>
      </w:r>
      <w:r w:rsidR="00517227">
        <w:t>4</w:t>
      </w:r>
      <w:r w:rsidRPr="00D929DE">
        <w:fldChar w:fldCharType="end"/>
      </w:r>
      <w:r w:rsidRPr="00D929DE">
        <w:t>].</w:t>
      </w:r>
    </w:p>
    <w:p w14:paraId="3BE6C0EA" w14:textId="77777777" w:rsidR="005467DC" w:rsidRPr="00D929DE" w:rsidRDefault="005467DC" w:rsidP="00ED2292"/>
    <w:p w14:paraId="775CD166" w14:textId="734D736B" w:rsidR="00197E06" w:rsidRPr="00D929DE" w:rsidRDefault="00197E06" w:rsidP="00ED2292">
      <w:r w:rsidRPr="00D929DE">
        <w:t xml:space="preserve">This section describes the Credit Control Messages exchanged between </w:t>
      </w:r>
      <w:r w:rsidR="008777FA" w:rsidRPr="00D929DE">
        <w:t>PSEP</w:t>
      </w:r>
      <w:r w:rsidRPr="00D929DE">
        <w:t xml:space="preserve"> and </w:t>
      </w:r>
      <w:r w:rsidR="008777FA" w:rsidRPr="00D929DE">
        <w:t>OCS</w:t>
      </w:r>
      <w:r w:rsidRPr="00D929DE">
        <w:t>. The Credit-Control-Request (CCR) message is used between the PSE</w:t>
      </w:r>
      <w:r w:rsidR="008777FA" w:rsidRPr="00D929DE">
        <w:t>P</w:t>
      </w:r>
      <w:r w:rsidRPr="00D929DE">
        <w:t xml:space="preserve"> Diameter Adapter Credit-Control Client and </w:t>
      </w:r>
      <w:r w:rsidR="008777FA" w:rsidRPr="00D929DE">
        <w:t>OCS’s</w:t>
      </w:r>
      <w:r w:rsidRPr="00D929DE">
        <w:t xml:space="preserve"> Credit-Control Server to request session based and event based services supported by </w:t>
      </w:r>
      <w:r w:rsidR="008777FA" w:rsidRPr="00D929DE">
        <w:t>OCS</w:t>
      </w:r>
      <w:r w:rsidRPr="00D929DE">
        <w:t xml:space="preserve"> for </w:t>
      </w:r>
      <w:r w:rsidR="008777FA" w:rsidRPr="00D929DE">
        <w:t>USCC</w:t>
      </w:r>
      <w:r w:rsidRPr="00D929DE">
        <w:t xml:space="preserve">. The Credit-Control-Answer (CCA) message is used between the </w:t>
      </w:r>
      <w:r w:rsidR="008777FA" w:rsidRPr="00D929DE">
        <w:t>OCS’s</w:t>
      </w:r>
      <w:r w:rsidRPr="00D929DE">
        <w:t xml:space="preserve"> Credit-Control Server and PSE</w:t>
      </w:r>
      <w:r w:rsidR="008777FA" w:rsidRPr="00D929DE">
        <w:t>P</w:t>
      </w:r>
      <w:r w:rsidRPr="00D929DE">
        <w:t xml:space="preserve"> Diameter Adapter Credit-Control Client to acknowledge a CCR command.</w:t>
      </w:r>
    </w:p>
    <w:p w14:paraId="7A05114E" w14:textId="77777777" w:rsidR="005467DC" w:rsidRPr="00D929DE" w:rsidRDefault="005467DC" w:rsidP="00ED2292"/>
    <w:p w14:paraId="3EDA2D91" w14:textId="77777777" w:rsidR="00197E06" w:rsidRPr="00D929DE" w:rsidRDefault="00197E06" w:rsidP="00ED2292">
      <w:r w:rsidRPr="00D929DE">
        <w:t>The CCR message is indicated by the command-code field being set to ‘272’ and the ‘R’ bit being set in the Command Flags field. The CCA message is indicated by the command-code field being set to ‘272’ and the ‘R’ bit being cleared in the Command Flags field.</w:t>
      </w:r>
    </w:p>
    <w:p w14:paraId="64B4BB5B" w14:textId="77777777" w:rsidR="00197E06" w:rsidRPr="00D929DE" w:rsidRDefault="00197E06" w:rsidP="00ED2292"/>
    <w:p w14:paraId="10A5A4E4" w14:textId="14E417BC" w:rsidR="00953F7B" w:rsidRPr="00D929DE" w:rsidRDefault="008F0D30" w:rsidP="00ED2292">
      <w:pPr>
        <w:pStyle w:val="Heading3"/>
      </w:pPr>
      <w:bookmarkStart w:id="1170" w:name="_Ref233699479"/>
      <w:bookmarkStart w:id="1171" w:name="_Ref233799040"/>
      <w:bookmarkStart w:id="1172" w:name="_Toc367633794"/>
      <w:r w:rsidRPr="00D929DE">
        <w:rPr>
          <w:rFonts w:eastAsia="MS Mincho"/>
        </w:rPr>
        <w:t>Diameter Base Protocol and Credit-Control Application AVPs</w:t>
      </w:r>
      <w:bookmarkEnd w:id="1166"/>
      <w:r w:rsidRPr="00D929DE">
        <w:rPr>
          <w:rFonts w:eastAsia="MS Mincho"/>
        </w:rPr>
        <w:t xml:space="preserve"> Used by BoBo</w:t>
      </w:r>
      <w:r w:rsidR="0035397A">
        <w:rPr>
          <w:rFonts w:eastAsia="MS Mincho"/>
        </w:rPr>
        <w:t>, Partner and GCB</w:t>
      </w:r>
      <w:r w:rsidRPr="00D929DE">
        <w:rPr>
          <w:rFonts w:eastAsia="MS Mincho"/>
        </w:rPr>
        <w:t xml:space="preserve"> Payment Service</w:t>
      </w:r>
      <w:bookmarkEnd w:id="1167"/>
      <w:bookmarkEnd w:id="1168"/>
      <w:bookmarkEnd w:id="1170"/>
      <w:bookmarkEnd w:id="1171"/>
      <w:r w:rsidR="0035397A">
        <w:rPr>
          <w:rFonts w:eastAsia="MS Mincho"/>
        </w:rPr>
        <w:t>s</w:t>
      </w:r>
      <w:bookmarkEnd w:id="1172"/>
    </w:p>
    <w:p w14:paraId="702116BC" w14:textId="34E61C64" w:rsidR="00020EB0" w:rsidRPr="00D929DE" w:rsidRDefault="00020EB0" w:rsidP="00ED2292">
      <w:pPr>
        <w:rPr>
          <w:rFonts w:eastAsia="MS Mincho"/>
        </w:rPr>
      </w:pPr>
      <w:r w:rsidRPr="00D929DE">
        <w:rPr>
          <w:rFonts w:eastAsia="MS Mincho"/>
        </w:rPr>
        <w:t>This section describes the Diameter Base Protocol</w:t>
      </w:r>
      <w:r w:rsidR="0035397A">
        <w:rPr>
          <w:rFonts w:eastAsia="MS Mincho"/>
        </w:rPr>
        <w:t xml:space="preserve"> and</w:t>
      </w:r>
      <w:r w:rsidR="0035397A" w:rsidRPr="00D929DE">
        <w:rPr>
          <w:rFonts w:eastAsia="MS Mincho"/>
        </w:rPr>
        <w:t xml:space="preserve"> </w:t>
      </w:r>
      <w:r w:rsidRPr="00D929DE">
        <w:rPr>
          <w:rFonts w:eastAsia="MS Mincho"/>
        </w:rPr>
        <w:t>Credit-Control Application AVPs that will be used when communicating with OCS</w:t>
      </w:r>
      <w:r w:rsidR="00F23F50" w:rsidRPr="00D929DE">
        <w:rPr>
          <w:rFonts w:eastAsia="MS Mincho"/>
        </w:rPr>
        <w:t xml:space="preserve"> to support </w:t>
      </w:r>
      <w:r w:rsidR="00924E90" w:rsidRPr="00D929DE">
        <w:rPr>
          <w:rFonts w:eastAsia="MS Mincho"/>
        </w:rPr>
        <w:t xml:space="preserve">a </w:t>
      </w:r>
      <w:r w:rsidR="00F23F50" w:rsidRPr="00D929DE">
        <w:rPr>
          <w:rFonts w:eastAsia="MS Mincho"/>
        </w:rPr>
        <w:t>USCC Prepaid subscriber’s payment operations</w:t>
      </w:r>
      <w:r w:rsidRPr="00D929DE">
        <w:rPr>
          <w:rFonts w:eastAsia="MS Mincho"/>
        </w:rPr>
        <w:t xml:space="preserve">.  These </w:t>
      </w:r>
      <w:r w:rsidR="00944181" w:rsidRPr="00D929DE">
        <w:rPr>
          <w:rFonts w:eastAsia="MS Mincho"/>
        </w:rPr>
        <w:t>AVPs</w:t>
      </w:r>
      <w:r w:rsidRPr="00D929DE">
        <w:rPr>
          <w:rFonts w:eastAsia="MS Mincho"/>
        </w:rPr>
        <w:t xml:space="preserve"> are defined in RFC 3588</w:t>
      </w:r>
      <w:r w:rsidR="00944181" w:rsidRPr="00D929DE">
        <w:rPr>
          <w:rFonts w:eastAsia="MS Mincho"/>
        </w:rPr>
        <w:t xml:space="preserve"> </w:t>
      </w:r>
      <w:r w:rsidR="001B6F7C" w:rsidRPr="00D929DE">
        <w:rPr>
          <w:rFonts w:eastAsia="MS Mincho"/>
        </w:rPr>
        <w:t>and</w:t>
      </w:r>
      <w:r w:rsidR="00944181" w:rsidRPr="00D929DE">
        <w:rPr>
          <w:rFonts w:eastAsia="MS Mincho"/>
        </w:rPr>
        <w:t xml:space="preserve"> </w:t>
      </w:r>
      <w:r w:rsidRPr="00D929DE">
        <w:rPr>
          <w:rFonts w:eastAsia="MS Mincho"/>
        </w:rPr>
        <w:t>RFC 4006– See References [</w:t>
      </w:r>
      <w:r w:rsidRPr="00D929DE">
        <w:rPr>
          <w:rFonts w:eastAsia="MS Mincho"/>
        </w:rPr>
        <w:fldChar w:fldCharType="begin"/>
      </w:r>
      <w:r w:rsidRPr="00D929DE">
        <w:rPr>
          <w:rFonts w:eastAsia="MS Mincho"/>
        </w:rPr>
        <w:instrText xml:space="preserve"> REF _Ref233609609 \w \h </w:instrText>
      </w:r>
      <w:r w:rsidRPr="00D929DE">
        <w:rPr>
          <w:rFonts w:eastAsia="MS Mincho"/>
        </w:rPr>
      </w:r>
      <w:r w:rsidRPr="00D929DE">
        <w:rPr>
          <w:rFonts w:eastAsia="MS Mincho"/>
        </w:rPr>
        <w:fldChar w:fldCharType="separate"/>
      </w:r>
      <w:r w:rsidR="00517227">
        <w:rPr>
          <w:rFonts w:eastAsia="MS Mincho"/>
        </w:rPr>
        <w:t>1</w:t>
      </w:r>
      <w:r w:rsidRPr="00D929DE">
        <w:rPr>
          <w:rFonts w:eastAsia="MS Mincho"/>
        </w:rPr>
        <w:fldChar w:fldCharType="end"/>
      </w:r>
      <w:r w:rsidRPr="00D929DE">
        <w:rPr>
          <w:rFonts w:eastAsia="MS Mincho"/>
        </w:rPr>
        <w:t>]</w:t>
      </w:r>
      <w:r w:rsidR="001B6F7C" w:rsidRPr="00D929DE">
        <w:rPr>
          <w:rFonts w:eastAsia="MS Mincho"/>
        </w:rPr>
        <w:t xml:space="preserve"> and </w:t>
      </w:r>
      <w:r w:rsidRPr="00D929DE">
        <w:rPr>
          <w:rFonts w:eastAsia="MS Mincho"/>
        </w:rPr>
        <w:t>[</w:t>
      </w:r>
      <w:r w:rsidRPr="00D929DE">
        <w:rPr>
          <w:rFonts w:eastAsia="MS Mincho"/>
        </w:rPr>
        <w:fldChar w:fldCharType="begin"/>
      </w:r>
      <w:r w:rsidRPr="00D929DE">
        <w:rPr>
          <w:rFonts w:eastAsia="MS Mincho"/>
        </w:rPr>
        <w:instrText xml:space="preserve"> REF _Ref233609621 \w \h </w:instrText>
      </w:r>
      <w:r w:rsidRPr="00D929DE">
        <w:rPr>
          <w:rFonts w:eastAsia="MS Mincho"/>
        </w:rPr>
      </w:r>
      <w:r w:rsidRPr="00D929DE">
        <w:rPr>
          <w:rFonts w:eastAsia="MS Mincho"/>
        </w:rPr>
        <w:fldChar w:fldCharType="separate"/>
      </w:r>
      <w:r w:rsidR="00517227">
        <w:rPr>
          <w:rFonts w:eastAsia="MS Mincho"/>
        </w:rPr>
        <w:t>2</w:t>
      </w:r>
      <w:r w:rsidRPr="00D929DE">
        <w:rPr>
          <w:rFonts w:eastAsia="MS Mincho"/>
        </w:rPr>
        <w:fldChar w:fldCharType="end"/>
      </w:r>
      <w:r w:rsidRPr="00D929DE">
        <w:rPr>
          <w:rFonts w:eastAsia="MS Mincho"/>
        </w:rPr>
        <w:t xml:space="preserve">] respectively.  </w:t>
      </w:r>
    </w:p>
    <w:p w14:paraId="360E6349" w14:textId="77777777" w:rsidR="00020EB0" w:rsidRPr="00D929DE" w:rsidRDefault="00020EB0" w:rsidP="00ED2292"/>
    <w:p w14:paraId="7C1B5DE8" w14:textId="17806F9B" w:rsidR="00197E06" w:rsidRPr="00D929DE" w:rsidRDefault="00197E06" w:rsidP="00ED2292">
      <w:r w:rsidRPr="00D929DE">
        <w:lastRenderedPageBreak/>
        <w:t>The ‘V’, ‘M’, and ‘P’ flags for an AVP described in this section are defined in Section 5 of Reference [</w:t>
      </w:r>
      <w:r w:rsidRPr="00D929DE">
        <w:fldChar w:fldCharType="begin"/>
      </w:r>
      <w:r w:rsidRPr="00D929DE">
        <w:instrText xml:space="preserve"> REF _Ref233544203 \w \h </w:instrText>
      </w:r>
      <w:r w:rsidRPr="00D929DE">
        <w:fldChar w:fldCharType="separate"/>
      </w:r>
      <w:r w:rsidR="00517227">
        <w:t>4</w:t>
      </w:r>
      <w:r w:rsidRPr="00D929DE">
        <w:fldChar w:fldCharType="end"/>
      </w:r>
      <w:r w:rsidRPr="00D929DE">
        <w:t>].  Also the data type for a given AVP is defined in Section 5 of Reference [</w:t>
      </w:r>
      <w:r w:rsidRPr="00D929DE">
        <w:fldChar w:fldCharType="begin"/>
      </w:r>
      <w:r w:rsidRPr="00D929DE">
        <w:instrText xml:space="preserve"> REF _Ref233544203 \w \h </w:instrText>
      </w:r>
      <w:r w:rsidRPr="00D929DE">
        <w:fldChar w:fldCharType="separate"/>
      </w:r>
      <w:r w:rsidR="00517227">
        <w:t>4</w:t>
      </w:r>
      <w:r w:rsidRPr="00D929DE">
        <w:fldChar w:fldCharType="end"/>
      </w:r>
      <w:r w:rsidRPr="00D929DE">
        <w:t>].</w:t>
      </w:r>
    </w:p>
    <w:p w14:paraId="28DE8461" w14:textId="77777777" w:rsidR="00953F7B" w:rsidRPr="00D929DE" w:rsidRDefault="00953F7B" w:rsidP="00ED2292"/>
    <w:tbl>
      <w:tblPr>
        <w:tblStyle w:val="TableGrid"/>
        <w:tblW w:w="0" w:type="auto"/>
        <w:tblLook w:val="04A0" w:firstRow="1" w:lastRow="0" w:firstColumn="1" w:lastColumn="0" w:noHBand="0" w:noVBand="1"/>
      </w:tblPr>
      <w:tblGrid>
        <w:gridCol w:w="2268"/>
        <w:gridCol w:w="1080"/>
        <w:gridCol w:w="5508"/>
      </w:tblGrid>
      <w:tr w:rsidR="00827104" w:rsidRPr="001838F8" w14:paraId="73065A90" w14:textId="77777777" w:rsidTr="00023B56">
        <w:trPr>
          <w:cantSplit/>
          <w:trHeight w:val="188"/>
          <w:tblHeader/>
        </w:trPr>
        <w:tc>
          <w:tcPr>
            <w:tcW w:w="2268" w:type="dxa"/>
            <w:shd w:val="clear" w:color="auto" w:fill="CCCCCC"/>
          </w:tcPr>
          <w:p w14:paraId="7B8949A9" w14:textId="77777777" w:rsidR="00827104" w:rsidRPr="001838F8" w:rsidRDefault="00827104" w:rsidP="00706D15">
            <w:pPr>
              <w:jc w:val="center"/>
              <w:rPr>
                <w:rFonts w:ascii="Arial" w:hAnsi="Arial" w:cs="Arial"/>
                <w:sz w:val="20"/>
              </w:rPr>
            </w:pPr>
            <w:r w:rsidRPr="001838F8">
              <w:rPr>
                <w:rFonts w:ascii="Arial" w:hAnsi="Arial" w:cs="Arial"/>
                <w:sz w:val="20"/>
              </w:rPr>
              <w:t>Diameter AVP</w:t>
            </w:r>
          </w:p>
        </w:tc>
        <w:tc>
          <w:tcPr>
            <w:tcW w:w="1080" w:type="dxa"/>
            <w:shd w:val="clear" w:color="auto" w:fill="CCCCCC"/>
          </w:tcPr>
          <w:p w14:paraId="5CDBE316" w14:textId="77777777" w:rsidR="00827104" w:rsidRPr="001838F8" w:rsidRDefault="00827104" w:rsidP="00706D15">
            <w:pPr>
              <w:jc w:val="center"/>
              <w:rPr>
                <w:rFonts w:ascii="Arial" w:hAnsi="Arial" w:cs="Arial"/>
                <w:sz w:val="20"/>
              </w:rPr>
            </w:pPr>
            <w:r w:rsidRPr="001838F8">
              <w:rPr>
                <w:rFonts w:ascii="Arial" w:hAnsi="Arial" w:cs="Arial"/>
                <w:sz w:val="20"/>
              </w:rPr>
              <w:t>AVP Code</w:t>
            </w:r>
          </w:p>
        </w:tc>
        <w:tc>
          <w:tcPr>
            <w:tcW w:w="5508" w:type="dxa"/>
            <w:shd w:val="clear" w:color="auto" w:fill="CCCCCC"/>
          </w:tcPr>
          <w:p w14:paraId="7AA3A538" w14:textId="77777777" w:rsidR="00827104" w:rsidRPr="001838F8" w:rsidRDefault="00827104" w:rsidP="00706D15">
            <w:pPr>
              <w:jc w:val="center"/>
              <w:rPr>
                <w:rFonts w:ascii="Arial" w:hAnsi="Arial" w:cs="Arial"/>
                <w:sz w:val="20"/>
              </w:rPr>
            </w:pPr>
            <w:r w:rsidRPr="001838F8">
              <w:rPr>
                <w:rFonts w:ascii="Arial" w:hAnsi="Arial" w:cs="Arial"/>
                <w:sz w:val="20"/>
              </w:rPr>
              <w:t>Value</w:t>
            </w:r>
          </w:p>
        </w:tc>
      </w:tr>
      <w:tr w:rsidR="001A5B0B" w:rsidRPr="001838F8" w14:paraId="4F19643C" w14:textId="77777777" w:rsidTr="00023B56">
        <w:trPr>
          <w:cantSplit/>
        </w:trPr>
        <w:tc>
          <w:tcPr>
            <w:tcW w:w="2268" w:type="dxa"/>
          </w:tcPr>
          <w:p w14:paraId="7CF3B74E" w14:textId="77777777" w:rsidR="001A5B0B" w:rsidRPr="001838F8" w:rsidRDefault="001A5B0B" w:rsidP="00DE3E21">
            <w:pPr>
              <w:rPr>
                <w:sz w:val="20"/>
              </w:rPr>
            </w:pPr>
            <w:r w:rsidRPr="001838F8">
              <w:rPr>
                <w:sz w:val="20"/>
              </w:rPr>
              <w:t>Session-ID</w:t>
            </w:r>
          </w:p>
        </w:tc>
        <w:tc>
          <w:tcPr>
            <w:tcW w:w="1080" w:type="dxa"/>
          </w:tcPr>
          <w:p w14:paraId="2CCC277E" w14:textId="77777777" w:rsidR="001A5B0B" w:rsidRPr="001838F8" w:rsidRDefault="001A5B0B" w:rsidP="00ED2292">
            <w:pPr>
              <w:rPr>
                <w:sz w:val="20"/>
              </w:rPr>
            </w:pPr>
            <w:r w:rsidRPr="001838F8">
              <w:rPr>
                <w:sz w:val="20"/>
              </w:rPr>
              <w:t>263</w:t>
            </w:r>
          </w:p>
        </w:tc>
        <w:tc>
          <w:tcPr>
            <w:tcW w:w="5508" w:type="dxa"/>
          </w:tcPr>
          <w:p w14:paraId="2F13E5DD" w14:textId="225C975F" w:rsidR="001A5B0B" w:rsidRPr="001838F8" w:rsidRDefault="001A5B0B" w:rsidP="00ED2292">
            <w:pPr>
              <w:rPr>
                <w:sz w:val="20"/>
              </w:rPr>
            </w:pPr>
            <w:r w:rsidRPr="001838F8">
              <w:rPr>
                <w:sz w:val="20"/>
              </w:rPr>
              <w:t xml:space="preserve">All messages pertaining to a specific session MUST include only one </w:t>
            </w:r>
            <w:r w:rsidR="005B3430" w:rsidRPr="001838F8">
              <w:rPr>
                <w:sz w:val="20"/>
              </w:rPr>
              <w:t xml:space="preserve">unique </w:t>
            </w:r>
            <w:r w:rsidRPr="001838F8">
              <w:rPr>
                <w:sz w:val="20"/>
              </w:rPr>
              <w:t>Session-Id AVP and the same value MUST be used throughout the life of a session. The format is as follows:</w:t>
            </w:r>
          </w:p>
          <w:p w14:paraId="29662801" w14:textId="77777777" w:rsidR="001A5B0B" w:rsidRPr="001838F8" w:rsidRDefault="001A5B0B" w:rsidP="00ED2292">
            <w:pPr>
              <w:rPr>
                <w:sz w:val="20"/>
              </w:rPr>
            </w:pPr>
            <w:r w:rsidRPr="001838F8">
              <w:rPr>
                <w:sz w:val="20"/>
              </w:rPr>
              <w:t xml:space="preserve"> &lt;DiameterIdentity&gt;;&lt;high 32 bits&gt;;&lt;low 32 bits&gt;[;&lt;optional value&gt;], where high 32-bit and low 32-bit parts represent the 64-bit session identifier.</w:t>
            </w:r>
          </w:p>
        </w:tc>
      </w:tr>
      <w:tr w:rsidR="001A5B0B" w:rsidRPr="001838F8" w14:paraId="23377783" w14:textId="77777777" w:rsidTr="00023B56">
        <w:trPr>
          <w:cantSplit/>
        </w:trPr>
        <w:tc>
          <w:tcPr>
            <w:tcW w:w="2268" w:type="dxa"/>
          </w:tcPr>
          <w:p w14:paraId="4D6E06FC" w14:textId="77777777" w:rsidR="001A5B0B" w:rsidRPr="001838F8" w:rsidRDefault="001A5B0B" w:rsidP="00DE3E21">
            <w:pPr>
              <w:rPr>
                <w:sz w:val="20"/>
              </w:rPr>
            </w:pPr>
            <w:r w:rsidRPr="001838F8">
              <w:rPr>
                <w:sz w:val="20"/>
              </w:rPr>
              <w:t>Origin-Host</w:t>
            </w:r>
          </w:p>
        </w:tc>
        <w:tc>
          <w:tcPr>
            <w:tcW w:w="1080" w:type="dxa"/>
          </w:tcPr>
          <w:p w14:paraId="110ECC23" w14:textId="77777777" w:rsidR="001A5B0B" w:rsidRPr="001838F8" w:rsidRDefault="001A5B0B" w:rsidP="00ED2292">
            <w:pPr>
              <w:rPr>
                <w:sz w:val="20"/>
              </w:rPr>
            </w:pPr>
            <w:r w:rsidRPr="001838F8">
              <w:rPr>
                <w:sz w:val="20"/>
              </w:rPr>
              <w:t>264</w:t>
            </w:r>
          </w:p>
        </w:tc>
        <w:tc>
          <w:tcPr>
            <w:tcW w:w="5508" w:type="dxa"/>
          </w:tcPr>
          <w:p w14:paraId="46BDE504" w14:textId="3A6A9520" w:rsidR="005B3430" w:rsidRPr="001838F8" w:rsidRDefault="001A5B0B" w:rsidP="00ED2292">
            <w:pPr>
              <w:rPr>
                <w:sz w:val="20"/>
              </w:rPr>
            </w:pPr>
            <w:r w:rsidRPr="001838F8">
              <w:rPr>
                <w:sz w:val="20"/>
              </w:rPr>
              <w:t>Configurable value in PSEP</w:t>
            </w:r>
            <w:r w:rsidR="00F60AA2">
              <w:rPr>
                <w:sz w:val="20"/>
              </w:rPr>
              <w:t xml:space="preserve">.  The final format may vary but will </w:t>
            </w:r>
            <w:r w:rsidR="005C5F75">
              <w:rPr>
                <w:sz w:val="20"/>
              </w:rPr>
              <w:t xml:space="preserve">likely consist of </w:t>
            </w:r>
            <w:r w:rsidR="00F60AA2">
              <w:rPr>
                <w:sz w:val="20"/>
              </w:rPr>
              <w:t xml:space="preserve">something </w:t>
            </w:r>
            <w:r w:rsidR="005C5F75">
              <w:rPr>
                <w:sz w:val="20"/>
              </w:rPr>
              <w:t xml:space="preserve">similar to the following </w:t>
            </w:r>
            <w:r w:rsidR="00F60AA2">
              <w:rPr>
                <w:sz w:val="20"/>
              </w:rPr>
              <w:t>‘Host Name: App ID: Client ID’ where the “Host Name” is the name of the PSEP host, the “App ID”</w:t>
            </w:r>
            <w:r w:rsidR="005C5F75">
              <w:rPr>
                <w:sz w:val="20"/>
              </w:rPr>
              <w:t xml:space="preserve"> is used to distinguish the application performing a refund and the “Client ID” identifies a given Diameter Client with a PSEP Host.</w:t>
            </w:r>
          </w:p>
          <w:p w14:paraId="7FBA2557" w14:textId="5E070262" w:rsidR="001A5B0B" w:rsidRPr="001838F8" w:rsidRDefault="005B3430" w:rsidP="00ED2292">
            <w:pPr>
              <w:rPr>
                <w:sz w:val="20"/>
              </w:rPr>
            </w:pPr>
            <w:r w:rsidRPr="001838F8">
              <w:rPr>
                <w:sz w:val="20"/>
              </w:rPr>
              <w:t xml:space="preserve">This AVP is the </w:t>
            </w:r>
            <w:r w:rsidR="001A5B0B" w:rsidRPr="001838F8">
              <w:rPr>
                <w:sz w:val="20"/>
              </w:rPr>
              <w:t xml:space="preserve">host name of the DCCA where the request originated, as seen by Amdocs </w:t>
            </w:r>
            <w:r w:rsidR="007902E1" w:rsidRPr="001838F8">
              <w:rPr>
                <w:sz w:val="20"/>
              </w:rPr>
              <w:t>OCS</w:t>
            </w:r>
            <w:r w:rsidR="001A5B0B" w:rsidRPr="001838F8">
              <w:rPr>
                <w:sz w:val="20"/>
              </w:rPr>
              <w:t>. A different value can be configured for every diameter server. The origin host name is constructed by prefixing the configured host name with the name of the node.</w:t>
            </w:r>
          </w:p>
        </w:tc>
      </w:tr>
      <w:tr w:rsidR="001A5B0B" w:rsidRPr="001838F8" w14:paraId="1C8DA675" w14:textId="77777777" w:rsidTr="00023B56">
        <w:trPr>
          <w:cantSplit/>
        </w:trPr>
        <w:tc>
          <w:tcPr>
            <w:tcW w:w="2268" w:type="dxa"/>
          </w:tcPr>
          <w:p w14:paraId="4E73C235" w14:textId="77777777" w:rsidR="001A5B0B" w:rsidRPr="001838F8" w:rsidRDefault="001A5B0B" w:rsidP="00DE3E21">
            <w:pPr>
              <w:rPr>
                <w:sz w:val="20"/>
              </w:rPr>
            </w:pPr>
            <w:r w:rsidRPr="001838F8">
              <w:rPr>
                <w:sz w:val="20"/>
              </w:rPr>
              <w:t>Origin-Realm</w:t>
            </w:r>
          </w:p>
        </w:tc>
        <w:tc>
          <w:tcPr>
            <w:tcW w:w="1080" w:type="dxa"/>
          </w:tcPr>
          <w:p w14:paraId="49EE4804" w14:textId="77777777" w:rsidR="001A5B0B" w:rsidRPr="001838F8" w:rsidRDefault="001A5B0B" w:rsidP="00ED2292">
            <w:pPr>
              <w:rPr>
                <w:sz w:val="20"/>
              </w:rPr>
            </w:pPr>
            <w:r w:rsidRPr="001838F8">
              <w:rPr>
                <w:sz w:val="20"/>
              </w:rPr>
              <w:t>296</w:t>
            </w:r>
          </w:p>
        </w:tc>
        <w:tc>
          <w:tcPr>
            <w:tcW w:w="5508" w:type="dxa"/>
          </w:tcPr>
          <w:p w14:paraId="2F9E627C" w14:textId="67F1874A" w:rsidR="001A5B0B" w:rsidRPr="001838F8" w:rsidRDefault="001A5B0B" w:rsidP="00ED2292">
            <w:pPr>
              <w:rPr>
                <w:sz w:val="20"/>
              </w:rPr>
            </w:pPr>
            <w:r w:rsidRPr="001838F8">
              <w:rPr>
                <w:sz w:val="20"/>
              </w:rPr>
              <w:t>Configurable value in PSEP</w:t>
            </w:r>
            <w:r w:rsidR="00040B5E" w:rsidRPr="001838F8">
              <w:rPr>
                <w:sz w:val="20"/>
              </w:rPr>
              <w:t>,</w:t>
            </w:r>
            <w:r w:rsidR="008A56DB" w:rsidRPr="001838F8">
              <w:rPr>
                <w:sz w:val="20"/>
              </w:rPr>
              <w:t xml:space="preserve"> which will be set to</w:t>
            </w:r>
            <w:r w:rsidR="0092054D" w:rsidRPr="001838F8">
              <w:rPr>
                <w:sz w:val="20"/>
              </w:rPr>
              <w:t xml:space="preserve"> </w:t>
            </w:r>
            <w:r w:rsidR="00415662" w:rsidRPr="001838F8">
              <w:rPr>
                <w:sz w:val="20"/>
              </w:rPr>
              <w:t>‘</w:t>
            </w:r>
            <w:r w:rsidR="00040B5E" w:rsidRPr="001838F8">
              <w:rPr>
                <w:sz w:val="20"/>
              </w:rPr>
              <w:t xml:space="preserve">uscellular.com’.  </w:t>
            </w:r>
            <w:r w:rsidR="008A56DB" w:rsidRPr="001838F8">
              <w:rPr>
                <w:sz w:val="20"/>
              </w:rPr>
              <w:t xml:space="preserve">This AVP is the </w:t>
            </w:r>
            <w:r w:rsidRPr="001838F8">
              <w:rPr>
                <w:sz w:val="20"/>
              </w:rPr>
              <w:t xml:space="preserve">Realm of the originator of any Diameter message. </w:t>
            </w:r>
          </w:p>
          <w:p w14:paraId="554D9659" w14:textId="2E1B21AC" w:rsidR="0080220C" w:rsidRPr="001838F8" w:rsidRDefault="0080220C" w:rsidP="00ED2292">
            <w:pPr>
              <w:rPr>
                <w:sz w:val="20"/>
              </w:rPr>
            </w:pPr>
            <w:r w:rsidRPr="001838F8">
              <w:rPr>
                <w:sz w:val="20"/>
              </w:rPr>
              <w:t>In the response the value will be “amdocs.com”.</w:t>
            </w:r>
          </w:p>
        </w:tc>
      </w:tr>
      <w:tr w:rsidR="007D520A" w:rsidRPr="001838F8" w14:paraId="09CECB51" w14:textId="77777777" w:rsidTr="00023B56">
        <w:trPr>
          <w:cantSplit/>
        </w:trPr>
        <w:tc>
          <w:tcPr>
            <w:tcW w:w="2268" w:type="dxa"/>
          </w:tcPr>
          <w:p w14:paraId="47A1CB35" w14:textId="77777777" w:rsidR="007D520A" w:rsidRPr="001838F8" w:rsidRDefault="007D520A" w:rsidP="00DE3E21">
            <w:pPr>
              <w:rPr>
                <w:sz w:val="20"/>
              </w:rPr>
            </w:pPr>
            <w:r w:rsidRPr="001838F8">
              <w:rPr>
                <w:sz w:val="20"/>
              </w:rPr>
              <w:t>Destination-Realm</w:t>
            </w:r>
          </w:p>
        </w:tc>
        <w:tc>
          <w:tcPr>
            <w:tcW w:w="1080" w:type="dxa"/>
          </w:tcPr>
          <w:p w14:paraId="24FD8BBE" w14:textId="77777777" w:rsidR="007D520A" w:rsidRPr="001838F8" w:rsidRDefault="007D520A" w:rsidP="00ED2292">
            <w:pPr>
              <w:rPr>
                <w:sz w:val="20"/>
              </w:rPr>
            </w:pPr>
            <w:r w:rsidRPr="001838F8">
              <w:rPr>
                <w:sz w:val="20"/>
              </w:rPr>
              <w:t>283</w:t>
            </w:r>
          </w:p>
        </w:tc>
        <w:tc>
          <w:tcPr>
            <w:tcW w:w="5508" w:type="dxa"/>
          </w:tcPr>
          <w:p w14:paraId="2DE6C98C" w14:textId="7C1A3E7A" w:rsidR="007D520A" w:rsidRPr="001838F8" w:rsidRDefault="007D520A" w:rsidP="00ED2292">
            <w:pPr>
              <w:rPr>
                <w:sz w:val="20"/>
              </w:rPr>
            </w:pPr>
            <w:r w:rsidRPr="001838F8">
              <w:rPr>
                <w:sz w:val="20"/>
              </w:rPr>
              <w:t>Configurable value in PSE</w:t>
            </w:r>
            <w:r w:rsidR="009356F0" w:rsidRPr="001838F8">
              <w:rPr>
                <w:sz w:val="20"/>
              </w:rPr>
              <w:t>,</w:t>
            </w:r>
            <w:r w:rsidR="008A56DB" w:rsidRPr="001838F8">
              <w:rPr>
                <w:sz w:val="20"/>
              </w:rPr>
              <w:t xml:space="preserve"> which will be set to</w:t>
            </w:r>
            <w:r w:rsidR="00415662" w:rsidRPr="001838F8">
              <w:rPr>
                <w:sz w:val="20"/>
              </w:rPr>
              <w:t xml:space="preserve"> </w:t>
            </w:r>
            <w:r w:rsidR="009356F0" w:rsidRPr="001838F8">
              <w:rPr>
                <w:sz w:val="20"/>
              </w:rPr>
              <w:t>“amdocs.com”</w:t>
            </w:r>
            <w:r w:rsidR="008A56DB" w:rsidRPr="001838F8">
              <w:rPr>
                <w:sz w:val="20"/>
              </w:rPr>
              <w:t>.</w:t>
            </w:r>
            <w:r w:rsidR="00324D6C" w:rsidRPr="001838F8">
              <w:rPr>
                <w:sz w:val="20"/>
              </w:rPr>
              <w:t xml:space="preserve"> This AVP contains the realm the message is to be routed to.</w:t>
            </w:r>
          </w:p>
        </w:tc>
      </w:tr>
      <w:tr w:rsidR="007D520A" w:rsidRPr="001838F8" w14:paraId="474CF4D9" w14:textId="77777777" w:rsidTr="00023B56">
        <w:trPr>
          <w:cantSplit/>
        </w:trPr>
        <w:tc>
          <w:tcPr>
            <w:tcW w:w="2268" w:type="dxa"/>
          </w:tcPr>
          <w:p w14:paraId="1B0F9AEC" w14:textId="77777777" w:rsidR="007D520A" w:rsidRPr="001838F8" w:rsidRDefault="007D520A" w:rsidP="00DE3E21">
            <w:pPr>
              <w:rPr>
                <w:sz w:val="20"/>
              </w:rPr>
            </w:pPr>
            <w:r w:rsidRPr="001838F8">
              <w:rPr>
                <w:sz w:val="20"/>
              </w:rPr>
              <w:t>Auth-Application-ID</w:t>
            </w:r>
          </w:p>
        </w:tc>
        <w:tc>
          <w:tcPr>
            <w:tcW w:w="1080" w:type="dxa"/>
          </w:tcPr>
          <w:p w14:paraId="40B71B7D" w14:textId="77777777" w:rsidR="007D520A" w:rsidRPr="001838F8" w:rsidRDefault="007D520A" w:rsidP="00ED2292">
            <w:pPr>
              <w:rPr>
                <w:sz w:val="20"/>
              </w:rPr>
            </w:pPr>
            <w:r w:rsidRPr="001838F8">
              <w:rPr>
                <w:sz w:val="20"/>
              </w:rPr>
              <w:t>258</w:t>
            </w:r>
          </w:p>
        </w:tc>
        <w:tc>
          <w:tcPr>
            <w:tcW w:w="5508" w:type="dxa"/>
          </w:tcPr>
          <w:p w14:paraId="4BA65663" w14:textId="77777777" w:rsidR="007D520A" w:rsidRPr="001838F8" w:rsidRDefault="007D520A" w:rsidP="00ED2292">
            <w:pPr>
              <w:rPr>
                <w:sz w:val="20"/>
              </w:rPr>
            </w:pPr>
            <w:r w:rsidRPr="001838F8">
              <w:rPr>
                <w:sz w:val="20"/>
              </w:rPr>
              <w:t xml:space="preserve">Configurable value in PSEP that will be set to the value of ‘4’, indicating the Diameter credit-control application. This AVP advertises support of the Authentication and Authorization portion of an application. </w:t>
            </w:r>
          </w:p>
        </w:tc>
      </w:tr>
      <w:tr w:rsidR="007D520A" w:rsidRPr="001838F8" w14:paraId="72C2B0F6" w14:textId="77777777" w:rsidTr="00023B56">
        <w:trPr>
          <w:cantSplit/>
        </w:trPr>
        <w:tc>
          <w:tcPr>
            <w:tcW w:w="2268" w:type="dxa"/>
          </w:tcPr>
          <w:p w14:paraId="2D031CF5" w14:textId="77777777" w:rsidR="007D520A" w:rsidRPr="001838F8" w:rsidRDefault="007D520A" w:rsidP="00DE3E21">
            <w:pPr>
              <w:rPr>
                <w:sz w:val="20"/>
              </w:rPr>
            </w:pPr>
            <w:r w:rsidRPr="001838F8">
              <w:rPr>
                <w:sz w:val="20"/>
              </w:rPr>
              <w:t>CC-Request-Type</w:t>
            </w:r>
          </w:p>
        </w:tc>
        <w:tc>
          <w:tcPr>
            <w:tcW w:w="1080" w:type="dxa"/>
          </w:tcPr>
          <w:p w14:paraId="6B7AC156" w14:textId="77777777" w:rsidR="007D520A" w:rsidRPr="001838F8" w:rsidRDefault="007D520A" w:rsidP="00ED2292">
            <w:pPr>
              <w:rPr>
                <w:sz w:val="20"/>
              </w:rPr>
            </w:pPr>
            <w:r w:rsidRPr="001838F8">
              <w:rPr>
                <w:sz w:val="20"/>
              </w:rPr>
              <w:t>416</w:t>
            </w:r>
          </w:p>
        </w:tc>
        <w:tc>
          <w:tcPr>
            <w:tcW w:w="5508" w:type="dxa"/>
          </w:tcPr>
          <w:p w14:paraId="1AB3BEDF" w14:textId="0E1AE523" w:rsidR="00681A52" w:rsidRPr="001838F8" w:rsidRDefault="00681A52" w:rsidP="00ED2292">
            <w:pPr>
              <w:rPr>
                <w:sz w:val="20"/>
              </w:rPr>
            </w:pPr>
            <w:r w:rsidRPr="001838F8">
              <w:rPr>
                <w:sz w:val="20"/>
              </w:rPr>
              <w:t>This AVP is an enumeration with the following values, where the Diameter method applicable to a given value is stated</w:t>
            </w:r>
            <w:r w:rsidR="00B80E33" w:rsidRPr="001838F8">
              <w:rPr>
                <w:sz w:val="20"/>
              </w:rPr>
              <w:t>:</w:t>
            </w:r>
          </w:p>
          <w:p w14:paraId="5F57F461" w14:textId="77777777" w:rsidR="007D520A" w:rsidRPr="001838F8" w:rsidRDefault="007D520A" w:rsidP="00ED2292">
            <w:pPr>
              <w:rPr>
                <w:sz w:val="20"/>
              </w:rPr>
            </w:pPr>
            <w:r w:rsidRPr="001838F8">
              <w:rPr>
                <w:sz w:val="20"/>
              </w:rPr>
              <w:t>1 – Initial (Reserve)</w:t>
            </w:r>
          </w:p>
          <w:p w14:paraId="4C471C0F" w14:textId="28A3048B" w:rsidR="007D520A" w:rsidRPr="001838F8" w:rsidRDefault="007D520A" w:rsidP="00ED2292">
            <w:pPr>
              <w:rPr>
                <w:sz w:val="20"/>
              </w:rPr>
            </w:pPr>
            <w:r w:rsidRPr="001838F8">
              <w:rPr>
                <w:sz w:val="20"/>
              </w:rPr>
              <w:t>3 – Terminate (</w:t>
            </w:r>
            <w:r w:rsidR="00F144AE" w:rsidRPr="001838F8">
              <w:rPr>
                <w:sz w:val="20"/>
              </w:rPr>
              <w:t>both Terminate-</w:t>
            </w:r>
            <w:r w:rsidRPr="001838F8">
              <w:rPr>
                <w:sz w:val="20"/>
              </w:rPr>
              <w:t xml:space="preserve">Cancel </w:t>
            </w:r>
            <w:r w:rsidR="00F144AE" w:rsidRPr="001838F8">
              <w:rPr>
                <w:sz w:val="20"/>
              </w:rPr>
              <w:t>and Terminate-</w:t>
            </w:r>
            <w:r w:rsidRPr="001838F8">
              <w:rPr>
                <w:sz w:val="20"/>
              </w:rPr>
              <w:t>Confirm)</w:t>
            </w:r>
          </w:p>
          <w:p w14:paraId="5F0C37BA" w14:textId="08C19CFD" w:rsidR="007D520A" w:rsidRPr="001838F8" w:rsidRDefault="007D520A" w:rsidP="00ED2292">
            <w:pPr>
              <w:rPr>
                <w:sz w:val="20"/>
              </w:rPr>
            </w:pPr>
            <w:r w:rsidRPr="001838F8">
              <w:rPr>
                <w:sz w:val="20"/>
              </w:rPr>
              <w:t xml:space="preserve">4 – Direct Debit </w:t>
            </w:r>
            <w:r w:rsidR="008A56DB" w:rsidRPr="001838F8">
              <w:rPr>
                <w:sz w:val="20"/>
              </w:rPr>
              <w:t xml:space="preserve">(Charge) </w:t>
            </w:r>
            <w:r w:rsidRPr="001838F8">
              <w:rPr>
                <w:sz w:val="20"/>
              </w:rPr>
              <w:t xml:space="preserve">and </w:t>
            </w:r>
            <w:r w:rsidR="008A56DB" w:rsidRPr="001838F8">
              <w:rPr>
                <w:sz w:val="20"/>
              </w:rPr>
              <w:t>Refund (</w:t>
            </w:r>
            <w:r w:rsidRPr="001838F8">
              <w:rPr>
                <w:sz w:val="20"/>
              </w:rPr>
              <w:t>Adjustment</w:t>
            </w:r>
            <w:r w:rsidR="008A56DB" w:rsidRPr="001838F8">
              <w:rPr>
                <w:sz w:val="20"/>
              </w:rPr>
              <w:t>)</w:t>
            </w:r>
          </w:p>
        </w:tc>
      </w:tr>
      <w:tr w:rsidR="007D520A" w:rsidRPr="001838F8" w14:paraId="46969B41" w14:textId="77777777" w:rsidTr="00023B56">
        <w:trPr>
          <w:cantSplit/>
        </w:trPr>
        <w:tc>
          <w:tcPr>
            <w:tcW w:w="2268" w:type="dxa"/>
          </w:tcPr>
          <w:p w14:paraId="76748DE7" w14:textId="7CAE229C" w:rsidR="007D520A" w:rsidRPr="001838F8" w:rsidRDefault="007D520A" w:rsidP="00DE3E21">
            <w:pPr>
              <w:rPr>
                <w:sz w:val="20"/>
              </w:rPr>
            </w:pPr>
            <w:r w:rsidRPr="001838F8">
              <w:rPr>
                <w:sz w:val="20"/>
              </w:rPr>
              <w:t>CC-Request-Number</w:t>
            </w:r>
          </w:p>
        </w:tc>
        <w:tc>
          <w:tcPr>
            <w:tcW w:w="1080" w:type="dxa"/>
          </w:tcPr>
          <w:p w14:paraId="7074C8BB" w14:textId="77777777" w:rsidR="007D520A" w:rsidRPr="001838F8" w:rsidRDefault="007D520A" w:rsidP="00ED2292">
            <w:pPr>
              <w:rPr>
                <w:sz w:val="20"/>
              </w:rPr>
            </w:pPr>
            <w:r w:rsidRPr="001838F8">
              <w:rPr>
                <w:sz w:val="20"/>
              </w:rPr>
              <w:t>415</w:t>
            </w:r>
          </w:p>
        </w:tc>
        <w:tc>
          <w:tcPr>
            <w:tcW w:w="5508" w:type="dxa"/>
          </w:tcPr>
          <w:p w14:paraId="0B0A1A4E" w14:textId="02FA2E4E" w:rsidR="00681A52" w:rsidRPr="001838F8" w:rsidRDefault="00681A52" w:rsidP="00ED2292">
            <w:pPr>
              <w:rPr>
                <w:sz w:val="20"/>
              </w:rPr>
            </w:pPr>
            <w:r w:rsidRPr="001838F8">
              <w:rPr>
                <w:sz w:val="20"/>
              </w:rPr>
              <w:t>This AVP has the following values, where the Diameter method applicable to a given value is stated</w:t>
            </w:r>
            <w:r w:rsidR="00B80E33" w:rsidRPr="001838F8">
              <w:rPr>
                <w:sz w:val="20"/>
              </w:rPr>
              <w:t>:</w:t>
            </w:r>
          </w:p>
          <w:p w14:paraId="4B45AAD7" w14:textId="0358CE1D" w:rsidR="007D520A" w:rsidRPr="001838F8" w:rsidRDefault="007D520A" w:rsidP="00ED2292">
            <w:pPr>
              <w:rPr>
                <w:sz w:val="20"/>
              </w:rPr>
            </w:pPr>
            <w:r w:rsidRPr="001838F8">
              <w:rPr>
                <w:sz w:val="20"/>
              </w:rPr>
              <w:t>0- Initial (Reserve)</w:t>
            </w:r>
            <w:r w:rsidR="008A56DB" w:rsidRPr="001838F8">
              <w:rPr>
                <w:sz w:val="20"/>
              </w:rPr>
              <w:t>, Direct Debit (Charge) and Refund (Adjustment)</w:t>
            </w:r>
          </w:p>
          <w:p w14:paraId="081FCA0A" w14:textId="31E2D8D8" w:rsidR="007D520A" w:rsidRPr="001838F8" w:rsidRDefault="007D520A" w:rsidP="00ED2292">
            <w:pPr>
              <w:rPr>
                <w:sz w:val="20"/>
              </w:rPr>
            </w:pPr>
            <w:r w:rsidRPr="001838F8">
              <w:rPr>
                <w:sz w:val="20"/>
              </w:rPr>
              <w:t>1 - Terminate (</w:t>
            </w:r>
            <w:r w:rsidR="00F144AE" w:rsidRPr="001838F8">
              <w:rPr>
                <w:sz w:val="20"/>
              </w:rPr>
              <w:t>both Terminate-Cancel and Terminate-Confirm</w:t>
            </w:r>
            <w:r w:rsidRPr="001838F8">
              <w:rPr>
                <w:sz w:val="20"/>
              </w:rPr>
              <w:t>)</w:t>
            </w:r>
          </w:p>
        </w:tc>
      </w:tr>
      <w:tr w:rsidR="00081F5C" w:rsidRPr="001838F8" w14:paraId="2FBB9C93" w14:textId="77777777" w:rsidTr="00023B56">
        <w:trPr>
          <w:cantSplit/>
        </w:trPr>
        <w:tc>
          <w:tcPr>
            <w:tcW w:w="2268" w:type="dxa"/>
          </w:tcPr>
          <w:p w14:paraId="7F155C12" w14:textId="1D9FE819" w:rsidR="00081F5C" w:rsidRPr="001838F8" w:rsidRDefault="00081F5C" w:rsidP="00DE3E21">
            <w:pPr>
              <w:rPr>
                <w:sz w:val="20"/>
              </w:rPr>
            </w:pPr>
            <w:r w:rsidRPr="001838F8">
              <w:rPr>
                <w:sz w:val="20"/>
              </w:rPr>
              <w:t>Destination-Host</w:t>
            </w:r>
          </w:p>
        </w:tc>
        <w:tc>
          <w:tcPr>
            <w:tcW w:w="1080" w:type="dxa"/>
          </w:tcPr>
          <w:p w14:paraId="717A10BA" w14:textId="77777777" w:rsidR="00081F5C" w:rsidRPr="001838F8" w:rsidRDefault="00081F5C" w:rsidP="00ED2292">
            <w:pPr>
              <w:rPr>
                <w:sz w:val="20"/>
              </w:rPr>
            </w:pPr>
            <w:r w:rsidRPr="001838F8">
              <w:rPr>
                <w:sz w:val="20"/>
              </w:rPr>
              <w:t>293</w:t>
            </w:r>
          </w:p>
        </w:tc>
        <w:tc>
          <w:tcPr>
            <w:tcW w:w="5508" w:type="dxa"/>
          </w:tcPr>
          <w:p w14:paraId="72E0A8E0" w14:textId="2352E670" w:rsidR="00081F5C" w:rsidRPr="001838F8" w:rsidRDefault="00081F5C" w:rsidP="00ED2292">
            <w:pPr>
              <w:rPr>
                <w:sz w:val="20"/>
              </w:rPr>
            </w:pPr>
            <w:r w:rsidRPr="001838F8">
              <w:rPr>
                <w:sz w:val="20"/>
              </w:rPr>
              <w:t>Configurable value in PSE</w:t>
            </w:r>
            <w:r w:rsidR="00B73834" w:rsidRPr="001838F8">
              <w:rPr>
                <w:sz w:val="20"/>
              </w:rPr>
              <w:t xml:space="preserve"> </w:t>
            </w:r>
          </w:p>
        </w:tc>
      </w:tr>
      <w:tr w:rsidR="007163E0" w:rsidRPr="001838F8" w14:paraId="5D62E203" w14:textId="77777777" w:rsidTr="00023B56">
        <w:trPr>
          <w:cantSplit/>
        </w:trPr>
        <w:tc>
          <w:tcPr>
            <w:tcW w:w="2268" w:type="dxa"/>
          </w:tcPr>
          <w:p w14:paraId="55CD4504" w14:textId="77777777" w:rsidR="007163E0" w:rsidRPr="001838F8" w:rsidRDefault="007163E0" w:rsidP="00DE3E21">
            <w:pPr>
              <w:rPr>
                <w:sz w:val="20"/>
              </w:rPr>
            </w:pPr>
            <w:r w:rsidRPr="001838F8">
              <w:rPr>
                <w:sz w:val="20"/>
              </w:rPr>
              <w:t>Event-Timestamp</w:t>
            </w:r>
          </w:p>
        </w:tc>
        <w:tc>
          <w:tcPr>
            <w:tcW w:w="1080" w:type="dxa"/>
          </w:tcPr>
          <w:p w14:paraId="3EDD8A49" w14:textId="77777777" w:rsidR="007163E0" w:rsidRPr="001838F8" w:rsidRDefault="007163E0" w:rsidP="00ED2292">
            <w:pPr>
              <w:rPr>
                <w:sz w:val="20"/>
              </w:rPr>
            </w:pPr>
            <w:r w:rsidRPr="001838F8">
              <w:rPr>
                <w:sz w:val="20"/>
              </w:rPr>
              <w:t>55</w:t>
            </w:r>
          </w:p>
        </w:tc>
        <w:tc>
          <w:tcPr>
            <w:tcW w:w="5508" w:type="dxa"/>
          </w:tcPr>
          <w:p w14:paraId="540EF892" w14:textId="288B85C2" w:rsidR="007163E0" w:rsidRPr="001838F8" w:rsidRDefault="00D27BAD" w:rsidP="00ED2292">
            <w:pPr>
              <w:rPr>
                <w:sz w:val="20"/>
              </w:rPr>
            </w:pPr>
            <w:r w:rsidRPr="001838F8">
              <w:rPr>
                <w:sz w:val="20"/>
              </w:rPr>
              <w:t>When the CCR is sent by PSEP, it generates this</w:t>
            </w:r>
            <w:r w:rsidR="00096EBA" w:rsidRPr="001838F8">
              <w:rPr>
                <w:sz w:val="20"/>
              </w:rPr>
              <w:t xml:space="preserve"> </w:t>
            </w:r>
            <w:r w:rsidR="007163E0" w:rsidRPr="001838F8">
              <w:rPr>
                <w:sz w:val="20"/>
              </w:rPr>
              <w:t>Timestamp for the Payment transaction. The Event-Timestamp records the time that the payment event occurred in seconds since January 1, 1900 00:00 UTC.</w:t>
            </w:r>
            <w:r w:rsidR="009D2F59" w:rsidRPr="001838F8">
              <w:rPr>
                <w:sz w:val="20"/>
              </w:rPr>
              <w:t xml:space="preserve"> </w:t>
            </w:r>
          </w:p>
        </w:tc>
      </w:tr>
      <w:tr w:rsidR="00081F5C" w:rsidRPr="001838F8" w14:paraId="4700B452" w14:textId="77777777" w:rsidTr="00023B56">
        <w:trPr>
          <w:cantSplit/>
        </w:trPr>
        <w:tc>
          <w:tcPr>
            <w:tcW w:w="2268" w:type="dxa"/>
          </w:tcPr>
          <w:p w14:paraId="1E2CB220" w14:textId="77777777" w:rsidR="00081F5C" w:rsidRPr="001838F8" w:rsidRDefault="00081F5C" w:rsidP="00DE3E21">
            <w:pPr>
              <w:rPr>
                <w:sz w:val="20"/>
              </w:rPr>
            </w:pPr>
            <w:r w:rsidRPr="001838F8">
              <w:rPr>
                <w:sz w:val="20"/>
              </w:rPr>
              <w:lastRenderedPageBreak/>
              <w:t>Subscription-ID</w:t>
            </w:r>
          </w:p>
        </w:tc>
        <w:tc>
          <w:tcPr>
            <w:tcW w:w="1080" w:type="dxa"/>
          </w:tcPr>
          <w:p w14:paraId="33BA364A" w14:textId="77777777" w:rsidR="00081F5C" w:rsidRPr="001838F8" w:rsidRDefault="00081F5C" w:rsidP="00ED2292">
            <w:pPr>
              <w:rPr>
                <w:sz w:val="20"/>
              </w:rPr>
            </w:pPr>
            <w:r w:rsidRPr="001838F8">
              <w:rPr>
                <w:sz w:val="20"/>
              </w:rPr>
              <w:t>443</w:t>
            </w:r>
          </w:p>
        </w:tc>
        <w:tc>
          <w:tcPr>
            <w:tcW w:w="5508" w:type="dxa"/>
          </w:tcPr>
          <w:p w14:paraId="09C1855C" w14:textId="77777777" w:rsidR="00081F5C" w:rsidRPr="001838F8" w:rsidRDefault="00081F5C" w:rsidP="00ED2292">
            <w:pPr>
              <w:rPr>
                <w:sz w:val="20"/>
              </w:rPr>
            </w:pPr>
            <w:r w:rsidRPr="001838F8">
              <w:rPr>
                <w:sz w:val="20"/>
              </w:rPr>
              <w:t>Used to identify the end user’s subscription. The Subscription-Id AVP includes a Subscription-Id-Data AVP that holds the identifier, and a Subscription-Id-Type AVP that defines the identifier type.</w:t>
            </w:r>
          </w:p>
          <w:p w14:paraId="25D17CCC" w14:textId="11237FA5" w:rsidR="00081F5C" w:rsidRPr="001838F8" w:rsidRDefault="00081F5C" w:rsidP="00ED2292">
            <w:pPr>
              <w:rPr>
                <w:sz w:val="20"/>
              </w:rPr>
            </w:pPr>
            <w:r w:rsidRPr="001838F8">
              <w:rPr>
                <w:sz w:val="20"/>
              </w:rPr>
              <w:t xml:space="preserve">This Grouped AVP contains Subscription-ID-Type (AVP code 450) of type Enumerated and contains the default value of ‘0’.  This Grouped AVP also contains Subscription-ID-Data (AVP code 444) is of type UTF8String and contains the </w:t>
            </w:r>
            <w:r w:rsidR="00CC43C0" w:rsidRPr="001838F8">
              <w:rPr>
                <w:sz w:val="20"/>
              </w:rPr>
              <w:t xml:space="preserve">MDN </w:t>
            </w:r>
            <w:r w:rsidRPr="001838F8">
              <w:rPr>
                <w:sz w:val="20"/>
              </w:rPr>
              <w:t>(</w:t>
            </w:r>
            <w:r w:rsidR="00CC43C0" w:rsidRPr="001838F8">
              <w:rPr>
                <w:sz w:val="20"/>
              </w:rPr>
              <w:t>‘phoneNumber’</w:t>
            </w:r>
            <w:r w:rsidRPr="001838F8">
              <w:rPr>
                <w:sz w:val="20"/>
              </w:rPr>
              <w:t xml:space="preserve">) where </w:t>
            </w:r>
            <w:r w:rsidR="00CC43C0" w:rsidRPr="001838F8">
              <w:rPr>
                <w:sz w:val="20"/>
              </w:rPr>
              <w:t xml:space="preserve">the MDN </w:t>
            </w:r>
            <w:r w:rsidRPr="001838F8">
              <w:rPr>
                <w:sz w:val="20"/>
              </w:rPr>
              <w:t>syntax will</w:t>
            </w:r>
            <w:r w:rsidR="00083478" w:rsidRPr="001838F8">
              <w:rPr>
                <w:sz w:val="20"/>
              </w:rPr>
              <w:t xml:space="preserve"> NOT</w:t>
            </w:r>
            <w:r w:rsidRPr="001838F8">
              <w:rPr>
                <w:sz w:val="20"/>
              </w:rPr>
              <w:t xml:space="preserve"> include country code</w:t>
            </w:r>
            <w:r w:rsidR="00083478" w:rsidRPr="001838F8">
              <w:rPr>
                <w:sz w:val="20"/>
              </w:rPr>
              <w:t>, is 10 digit number</w:t>
            </w:r>
            <w:r w:rsidRPr="001838F8">
              <w:rPr>
                <w:sz w:val="20"/>
              </w:rPr>
              <w:t xml:space="preserve"> and does not contain TON and NPI bit values: </w:t>
            </w:r>
          </w:p>
          <w:p w14:paraId="46DD199C" w14:textId="19E4913E" w:rsidR="00081F5C" w:rsidRPr="001838F8" w:rsidRDefault="00CC43C0" w:rsidP="00ED2292">
            <w:pPr>
              <w:rPr>
                <w:sz w:val="20"/>
                <w:highlight w:val="green"/>
              </w:rPr>
            </w:pPr>
            <w:r w:rsidRPr="001838F8" w:rsidDel="00CC43C0">
              <w:rPr>
                <w:sz w:val="20"/>
              </w:rPr>
              <w:t xml:space="preserve"> </w:t>
            </w:r>
            <w:r w:rsidR="00081F5C" w:rsidRPr="001838F8">
              <w:rPr>
                <w:sz w:val="20"/>
              </w:rPr>
              <w:t>[NPS – 3 digits][NXX – 3 digits][LR – 4 digits]</w:t>
            </w:r>
          </w:p>
          <w:p w14:paraId="07BF0A74" w14:textId="2F800C38" w:rsidR="00081F5C" w:rsidRPr="001838F8" w:rsidRDefault="00083478" w:rsidP="00ED2292">
            <w:pPr>
              <w:rPr>
                <w:sz w:val="20"/>
              </w:rPr>
            </w:pPr>
            <w:r w:rsidRPr="001838F8">
              <w:rPr>
                <w:sz w:val="20"/>
              </w:rPr>
              <w:t>Sample</w:t>
            </w:r>
            <w:r w:rsidR="00081F5C" w:rsidRPr="001838F8">
              <w:rPr>
                <w:sz w:val="20"/>
              </w:rPr>
              <w:t xml:space="preserve"> syntax for the ‘Subscription-ID-Data’ is “</w:t>
            </w:r>
            <w:r w:rsidR="00DE3E21" w:rsidRPr="001838F8">
              <w:rPr>
                <w:sz w:val="20"/>
              </w:rPr>
              <w:t>3125559234</w:t>
            </w:r>
            <w:r w:rsidR="00081F5C" w:rsidRPr="001838F8">
              <w:rPr>
                <w:sz w:val="20"/>
              </w:rPr>
              <w:t>.”</w:t>
            </w:r>
          </w:p>
        </w:tc>
      </w:tr>
      <w:tr w:rsidR="00081F5C" w:rsidRPr="001838F8" w14:paraId="03DA73E3" w14:textId="77777777" w:rsidTr="00023B56">
        <w:trPr>
          <w:cantSplit/>
        </w:trPr>
        <w:tc>
          <w:tcPr>
            <w:tcW w:w="2268" w:type="dxa"/>
          </w:tcPr>
          <w:p w14:paraId="2BF4D6E9" w14:textId="77777777" w:rsidR="00081F5C" w:rsidRPr="001838F8" w:rsidRDefault="00081F5C" w:rsidP="00DE3E21">
            <w:pPr>
              <w:rPr>
                <w:sz w:val="20"/>
              </w:rPr>
            </w:pPr>
            <w:r w:rsidRPr="001838F8">
              <w:rPr>
                <w:sz w:val="20"/>
              </w:rPr>
              <w:t>Service Identifier</w:t>
            </w:r>
          </w:p>
        </w:tc>
        <w:tc>
          <w:tcPr>
            <w:tcW w:w="1080" w:type="dxa"/>
          </w:tcPr>
          <w:p w14:paraId="6AE57EA9" w14:textId="77777777" w:rsidR="00081F5C" w:rsidRPr="001838F8" w:rsidRDefault="00081F5C" w:rsidP="00ED2292">
            <w:pPr>
              <w:rPr>
                <w:sz w:val="20"/>
              </w:rPr>
            </w:pPr>
            <w:r w:rsidRPr="001838F8">
              <w:rPr>
                <w:sz w:val="20"/>
              </w:rPr>
              <w:t>439</w:t>
            </w:r>
          </w:p>
        </w:tc>
        <w:tc>
          <w:tcPr>
            <w:tcW w:w="5508" w:type="dxa"/>
          </w:tcPr>
          <w:p w14:paraId="01390752" w14:textId="0485338A" w:rsidR="00081F5C" w:rsidRPr="001838F8" w:rsidRDefault="00081F5C" w:rsidP="00ED2292">
            <w:pPr>
              <w:rPr>
                <w:sz w:val="20"/>
              </w:rPr>
            </w:pPr>
            <w:r w:rsidRPr="001838F8">
              <w:rPr>
                <w:sz w:val="20"/>
              </w:rPr>
              <w:t>Contains a numeric identifier for a service. Only one service identifier may be present</w:t>
            </w:r>
            <w:r w:rsidR="00E6263C" w:rsidRPr="001838F8">
              <w:rPr>
                <w:sz w:val="20"/>
              </w:rPr>
              <w:t xml:space="preserve"> and t</w:t>
            </w:r>
            <w:r w:rsidRPr="001838F8">
              <w:rPr>
                <w:sz w:val="20"/>
              </w:rPr>
              <w:t xml:space="preserve">he value is </w:t>
            </w:r>
            <w:r w:rsidR="00E6263C" w:rsidRPr="001838F8">
              <w:rPr>
                <w:sz w:val="20"/>
              </w:rPr>
              <w:t>set to ‘</w:t>
            </w:r>
            <w:r w:rsidRPr="001838F8">
              <w:rPr>
                <w:sz w:val="20"/>
              </w:rPr>
              <w:t>9</w:t>
            </w:r>
            <w:r w:rsidR="00E6263C" w:rsidRPr="001838F8">
              <w:rPr>
                <w:sz w:val="20"/>
              </w:rPr>
              <w:t>’</w:t>
            </w:r>
          </w:p>
        </w:tc>
      </w:tr>
      <w:tr w:rsidR="00081F5C" w:rsidRPr="001838F8" w14:paraId="1972F9CB" w14:textId="77777777" w:rsidTr="00023B56">
        <w:trPr>
          <w:cantSplit/>
        </w:trPr>
        <w:tc>
          <w:tcPr>
            <w:tcW w:w="2268" w:type="dxa"/>
          </w:tcPr>
          <w:p w14:paraId="0D909E9E" w14:textId="77777777" w:rsidR="00081F5C" w:rsidRPr="001838F8" w:rsidRDefault="00081F5C" w:rsidP="00DE3E21">
            <w:pPr>
              <w:rPr>
                <w:sz w:val="20"/>
              </w:rPr>
            </w:pPr>
            <w:r w:rsidRPr="001838F8">
              <w:rPr>
                <w:sz w:val="20"/>
              </w:rPr>
              <w:t>Termination-Cause</w:t>
            </w:r>
          </w:p>
        </w:tc>
        <w:tc>
          <w:tcPr>
            <w:tcW w:w="1080" w:type="dxa"/>
          </w:tcPr>
          <w:p w14:paraId="0021D5CA" w14:textId="77777777" w:rsidR="00081F5C" w:rsidRPr="001838F8" w:rsidRDefault="00081F5C" w:rsidP="00ED2292">
            <w:pPr>
              <w:rPr>
                <w:sz w:val="20"/>
              </w:rPr>
            </w:pPr>
            <w:r w:rsidRPr="001838F8">
              <w:rPr>
                <w:sz w:val="20"/>
              </w:rPr>
              <w:t>295</w:t>
            </w:r>
          </w:p>
        </w:tc>
        <w:tc>
          <w:tcPr>
            <w:tcW w:w="5508" w:type="dxa"/>
          </w:tcPr>
          <w:p w14:paraId="5A0962FE" w14:textId="691901C6" w:rsidR="00081F5C" w:rsidRPr="001838F8" w:rsidRDefault="00081F5C" w:rsidP="00ED2292">
            <w:pPr>
              <w:rPr>
                <w:sz w:val="20"/>
              </w:rPr>
            </w:pPr>
            <w:r w:rsidRPr="001838F8">
              <w:rPr>
                <w:sz w:val="20"/>
              </w:rPr>
              <w:t xml:space="preserve">Indicates the reason for session termination. Supported value </w:t>
            </w:r>
            <w:r w:rsidR="00733BC6" w:rsidRPr="001838F8">
              <w:rPr>
                <w:sz w:val="20"/>
              </w:rPr>
              <w:t>is</w:t>
            </w:r>
            <w:r w:rsidRPr="001838F8">
              <w:rPr>
                <w:sz w:val="20"/>
              </w:rPr>
              <w:t xml:space="preserve">: </w:t>
            </w:r>
          </w:p>
          <w:p w14:paraId="4CDE2A5B" w14:textId="77777777" w:rsidR="00F144AE" w:rsidRPr="001838F8" w:rsidRDefault="00482E4F" w:rsidP="00706D15">
            <w:pPr>
              <w:pStyle w:val="ListParagraph"/>
              <w:ind w:left="252" w:hanging="252"/>
              <w:rPr>
                <w:sz w:val="20"/>
              </w:rPr>
            </w:pPr>
            <w:r w:rsidRPr="001838F8">
              <w:rPr>
                <w:sz w:val="20"/>
              </w:rPr>
              <w:t>DIAMETER_</w:t>
            </w:r>
            <w:r w:rsidR="00081F5C" w:rsidRPr="001838F8">
              <w:rPr>
                <w:sz w:val="20"/>
              </w:rPr>
              <w:t xml:space="preserve">LOGOUT (1) – This is the default </w:t>
            </w:r>
            <w:r w:rsidRPr="001838F8">
              <w:rPr>
                <w:sz w:val="20"/>
              </w:rPr>
              <w:t>value</w:t>
            </w:r>
            <w:r w:rsidR="00081F5C" w:rsidRPr="001838F8">
              <w:rPr>
                <w:sz w:val="20"/>
              </w:rPr>
              <w:t xml:space="preserve"> </w:t>
            </w:r>
            <w:r w:rsidRPr="001838F8">
              <w:rPr>
                <w:sz w:val="20"/>
              </w:rPr>
              <w:t xml:space="preserve">that indicates the user initiated a disconnect.  </w:t>
            </w:r>
          </w:p>
          <w:p w14:paraId="533AFFC5" w14:textId="5D0EFE42" w:rsidR="00F144AE" w:rsidRPr="001838F8" w:rsidRDefault="00482E4F" w:rsidP="00DE3E21">
            <w:pPr>
              <w:rPr>
                <w:sz w:val="20"/>
              </w:rPr>
            </w:pPr>
            <w:r w:rsidRPr="001838F8">
              <w:rPr>
                <w:sz w:val="20"/>
              </w:rPr>
              <w:t xml:space="preserve">This </w:t>
            </w:r>
            <w:r w:rsidR="00F15683" w:rsidRPr="001838F8">
              <w:rPr>
                <w:sz w:val="20"/>
              </w:rPr>
              <w:t xml:space="preserve">AVP </w:t>
            </w:r>
            <w:r w:rsidRPr="001838F8">
              <w:rPr>
                <w:sz w:val="20"/>
              </w:rPr>
              <w:t>is</w:t>
            </w:r>
            <w:r w:rsidR="00F15683" w:rsidRPr="001838F8">
              <w:rPr>
                <w:sz w:val="20"/>
              </w:rPr>
              <w:t xml:space="preserve"> only</w:t>
            </w:r>
            <w:r w:rsidRPr="001838F8">
              <w:rPr>
                <w:sz w:val="20"/>
              </w:rPr>
              <w:t xml:space="preserve"> used </w:t>
            </w:r>
            <w:r w:rsidR="00F15683" w:rsidRPr="001838F8">
              <w:rPr>
                <w:sz w:val="20"/>
              </w:rPr>
              <w:t xml:space="preserve">in Diameter </w:t>
            </w:r>
            <w:r w:rsidR="00733BC6" w:rsidRPr="001838F8">
              <w:rPr>
                <w:sz w:val="20"/>
              </w:rPr>
              <w:t>Terminate</w:t>
            </w:r>
            <w:r w:rsidR="00CB42C4" w:rsidRPr="001838F8">
              <w:rPr>
                <w:sz w:val="20"/>
              </w:rPr>
              <w:t xml:space="preserve"> (both Terminate-Cancel and Terminate-Confirm)</w:t>
            </w:r>
            <w:r w:rsidR="00081F5C" w:rsidRPr="001838F8">
              <w:rPr>
                <w:sz w:val="20"/>
              </w:rPr>
              <w:t>.</w:t>
            </w:r>
            <w:r w:rsidR="00F144AE" w:rsidRPr="001838F8">
              <w:rPr>
                <w:sz w:val="20"/>
              </w:rPr>
              <w:t xml:space="preserve"> </w:t>
            </w:r>
          </w:p>
        </w:tc>
      </w:tr>
      <w:tr w:rsidR="00081F5C" w:rsidRPr="001838F8" w14:paraId="3227F9C3" w14:textId="77777777" w:rsidTr="00023B56">
        <w:trPr>
          <w:cantSplit/>
        </w:trPr>
        <w:tc>
          <w:tcPr>
            <w:tcW w:w="2268" w:type="dxa"/>
          </w:tcPr>
          <w:p w14:paraId="7F6AEF46" w14:textId="77777777" w:rsidR="00081F5C" w:rsidRPr="001838F8" w:rsidRDefault="00081F5C" w:rsidP="00DE3E21">
            <w:pPr>
              <w:rPr>
                <w:sz w:val="20"/>
              </w:rPr>
            </w:pPr>
            <w:r w:rsidRPr="001838F8">
              <w:rPr>
                <w:sz w:val="20"/>
              </w:rPr>
              <w:t>Requested-Service-Unit</w:t>
            </w:r>
          </w:p>
        </w:tc>
        <w:tc>
          <w:tcPr>
            <w:tcW w:w="1080" w:type="dxa"/>
          </w:tcPr>
          <w:p w14:paraId="446A3B5A" w14:textId="77777777" w:rsidR="00081F5C" w:rsidRPr="001838F8" w:rsidRDefault="00081F5C" w:rsidP="00ED2292">
            <w:pPr>
              <w:rPr>
                <w:sz w:val="20"/>
              </w:rPr>
            </w:pPr>
            <w:r w:rsidRPr="001838F8">
              <w:rPr>
                <w:sz w:val="20"/>
              </w:rPr>
              <w:t>437</w:t>
            </w:r>
          </w:p>
        </w:tc>
        <w:tc>
          <w:tcPr>
            <w:tcW w:w="5508" w:type="dxa"/>
          </w:tcPr>
          <w:p w14:paraId="3A73CD54" w14:textId="4C5333A2" w:rsidR="00081F5C" w:rsidRPr="001838F8" w:rsidRDefault="00081F5C" w:rsidP="00ED2292">
            <w:pPr>
              <w:rPr>
                <w:sz w:val="20"/>
              </w:rPr>
            </w:pPr>
            <w:r w:rsidRPr="001838F8">
              <w:rPr>
                <w:sz w:val="20"/>
              </w:rPr>
              <w:t xml:space="preserve">This AVP is used for </w:t>
            </w:r>
            <w:r w:rsidR="00007093" w:rsidRPr="001838F8">
              <w:rPr>
                <w:sz w:val="20"/>
              </w:rPr>
              <w:t xml:space="preserve">Initial </w:t>
            </w:r>
            <w:r w:rsidRPr="001838F8">
              <w:rPr>
                <w:sz w:val="20"/>
              </w:rPr>
              <w:t>(</w:t>
            </w:r>
            <w:r w:rsidR="00007093" w:rsidRPr="001838F8">
              <w:rPr>
                <w:sz w:val="20"/>
              </w:rPr>
              <w:t>Reserve</w:t>
            </w:r>
            <w:r w:rsidRPr="001838F8">
              <w:rPr>
                <w:sz w:val="20"/>
              </w:rPr>
              <w:t>)</w:t>
            </w:r>
            <w:r w:rsidR="00083478" w:rsidRPr="001838F8">
              <w:rPr>
                <w:sz w:val="20"/>
              </w:rPr>
              <w:t xml:space="preserve"> </w:t>
            </w:r>
            <w:r w:rsidRPr="001838F8">
              <w:rPr>
                <w:sz w:val="20"/>
              </w:rPr>
              <w:t>and Refund (</w:t>
            </w:r>
            <w:r w:rsidR="00007093" w:rsidRPr="001838F8">
              <w:rPr>
                <w:sz w:val="20"/>
              </w:rPr>
              <w:t>Adjustment</w:t>
            </w:r>
            <w:r w:rsidRPr="001838F8">
              <w:rPr>
                <w:sz w:val="20"/>
              </w:rPr>
              <w:t xml:space="preserve">) </w:t>
            </w:r>
            <w:r w:rsidR="00CC43C0" w:rsidRPr="001838F8">
              <w:rPr>
                <w:sz w:val="20"/>
              </w:rPr>
              <w:t>payment</w:t>
            </w:r>
            <w:r w:rsidRPr="001838F8">
              <w:rPr>
                <w:sz w:val="20"/>
              </w:rPr>
              <w:t xml:space="preserve"> requests. </w:t>
            </w:r>
          </w:p>
          <w:p w14:paraId="0798DCFF" w14:textId="17BA27AD" w:rsidR="00081F5C" w:rsidRPr="001838F8" w:rsidRDefault="00081F5C" w:rsidP="00ED2292">
            <w:pPr>
              <w:rPr>
                <w:sz w:val="20"/>
              </w:rPr>
            </w:pPr>
            <w:r w:rsidRPr="001838F8">
              <w:rPr>
                <w:sz w:val="20"/>
              </w:rPr>
              <w:t xml:space="preserve">This grouped AVP contains CC-Money (AVP code 413) that is of type Grouped where it contains the Unit-Value attribute (AVP code 445) that is of type Grouped and also the </w:t>
            </w:r>
            <w:r w:rsidR="009B3AC3" w:rsidRPr="001838F8">
              <w:rPr>
                <w:sz w:val="20"/>
              </w:rPr>
              <w:t xml:space="preserve">optional </w:t>
            </w:r>
            <w:r w:rsidRPr="001838F8">
              <w:rPr>
                <w:sz w:val="20"/>
              </w:rPr>
              <w:t>Currency-Code attribute (AVP code 425) that is of type Unsigned 32</w:t>
            </w:r>
            <w:r w:rsidR="00007093" w:rsidRPr="001838F8">
              <w:rPr>
                <w:sz w:val="20"/>
              </w:rPr>
              <w:t xml:space="preserve"> with a value of ‘840’ for US Dollars (USD)</w:t>
            </w:r>
            <w:r w:rsidRPr="001838F8">
              <w:rPr>
                <w:sz w:val="20"/>
              </w:rPr>
              <w:t xml:space="preserve">. </w:t>
            </w:r>
          </w:p>
          <w:p w14:paraId="2410C37B" w14:textId="46CEE46E" w:rsidR="00081F5C" w:rsidRPr="001838F8" w:rsidRDefault="00081F5C" w:rsidP="00ED2292">
            <w:pPr>
              <w:rPr>
                <w:sz w:val="20"/>
              </w:rPr>
            </w:pPr>
            <w:r w:rsidRPr="001838F8">
              <w:rPr>
                <w:sz w:val="20"/>
              </w:rPr>
              <w:t xml:space="preserve">The Unit-Value Grouped AVP contains Value-Digits attribute (AVP code 447) of type Integer64 that contains the </w:t>
            </w:r>
            <w:r w:rsidR="00F15683" w:rsidRPr="001838F8">
              <w:rPr>
                <w:sz w:val="20"/>
              </w:rPr>
              <w:t>‘</w:t>
            </w:r>
            <w:r w:rsidRPr="001838F8">
              <w:rPr>
                <w:sz w:val="20"/>
              </w:rPr>
              <w:t>total amount</w:t>
            </w:r>
            <w:r w:rsidR="00F15683" w:rsidRPr="001838F8">
              <w:rPr>
                <w:sz w:val="20"/>
              </w:rPr>
              <w:t>’</w:t>
            </w:r>
            <w:r w:rsidRPr="001838F8">
              <w:rPr>
                <w:sz w:val="20"/>
              </w:rPr>
              <w:t xml:space="preserve"> to be purchased or refunded inclusive of taxes and is express in cents</w:t>
            </w:r>
            <w:r w:rsidR="00297B04" w:rsidRPr="001838F8">
              <w:rPr>
                <w:sz w:val="20"/>
              </w:rPr>
              <w:t xml:space="preserve">, where for </w:t>
            </w:r>
            <w:r w:rsidR="00A2414F" w:rsidRPr="001838F8">
              <w:rPr>
                <w:sz w:val="20"/>
              </w:rPr>
              <w:t>an</w:t>
            </w:r>
            <w:r w:rsidR="00297B04" w:rsidRPr="001838F8">
              <w:rPr>
                <w:sz w:val="20"/>
              </w:rPr>
              <w:t xml:space="preserve"> Initial operation, this value must be greater than zero</w:t>
            </w:r>
            <w:r w:rsidRPr="001838F8">
              <w:rPr>
                <w:sz w:val="20"/>
              </w:rPr>
              <w:t>. The Unit-Value Grouped AVP also contains Exponent attribute (AVP code 429) of type Interger32 and contains the exponent value to be applied for the Value-Digits AVP within the Unit-Value AVP, which is set to ‘-2’.</w:t>
            </w:r>
          </w:p>
        </w:tc>
      </w:tr>
      <w:tr w:rsidR="00081F5C" w:rsidRPr="001838F8" w14:paraId="0E9CA67E" w14:textId="77777777" w:rsidTr="00023B56">
        <w:trPr>
          <w:cantSplit/>
        </w:trPr>
        <w:tc>
          <w:tcPr>
            <w:tcW w:w="2268" w:type="dxa"/>
          </w:tcPr>
          <w:p w14:paraId="483D411D" w14:textId="77777777" w:rsidR="00081F5C" w:rsidRPr="001838F8" w:rsidRDefault="00081F5C" w:rsidP="00DE3E21">
            <w:pPr>
              <w:rPr>
                <w:sz w:val="20"/>
              </w:rPr>
            </w:pPr>
            <w:r w:rsidRPr="001838F8">
              <w:rPr>
                <w:sz w:val="20"/>
              </w:rPr>
              <w:t>Requested-Action</w:t>
            </w:r>
          </w:p>
        </w:tc>
        <w:tc>
          <w:tcPr>
            <w:tcW w:w="1080" w:type="dxa"/>
          </w:tcPr>
          <w:p w14:paraId="70F7D225" w14:textId="77777777" w:rsidR="00081F5C" w:rsidRPr="001838F8" w:rsidRDefault="00081F5C" w:rsidP="00ED2292">
            <w:pPr>
              <w:rPr>
                <w:sz w:val="20"/>
              </w:rPr>
            </w:pPr>
            <w:r w:rsidRPr="001838F8">
              <w:rPr>
                <w:sz w:val="20"/>
              </w:rPr>
              <w:t>436</w:t>
            </w:r>
          </w:p>
        </w:tc>
        <w:tc>
          <w:tcPr>
            <w:tcW w:w="5508" w:type="dxa"/>
          </w:tcPr>
          <w:p w14:paraId="6E45C2C2" w14:textId="5687A249" w:rsidR="00081F5C" w:rsidRPr="001838F8" w:rsidRDefault="00B80E33" w:rsidP="00ED2292">
            <w:pPr>
              <w:rPr>
                <w:sz w:val="20"/>
              </w:rPr>
            </w:pPr>
            <w:r w:rsidRPr="001838F8">
              <w:rPr>
                <w:sz w:val="20"/>
              </w:rPr>
              <w:t>This AVP is an enumeration with the following values, where the Diameter method applicable to a given value is stated</w:t>
            </w:r>
            <w:r w:rsidR="00081F5C" w:rsidRPr="001838F8">
              <w:rPr>
                <w:sz w:val="20"/>
              </w:rPr>
              <w:t>:</w:t>
            </w:r>
          </w:p>
          <w:p w14:paraId="054D8D48" w14:textId="0780B692" w:rsidR="00081F5C" w:rsidRPr="001838F8" w:rsidRDefault="00081F5C" w:rsidP="00ED2292">
            <w:pPr>
              <w:rPr>
                <w:sz w:val="20"/>
              </w:rPr>
            </w:pPr>
            <w:r w:rsidRPr="001838F8">
              <w:rPr>
                <w:sz w:val="20"/>
              </w:rPr>
              <w:t xml:space="preserve">0 – </w:t>
            </w:r>
            <w:r w:rsidR="00FC2741" w:rsidRPr="001838F8">
              <w:rPr>
                <w:sz w:val="20"/>
              </w:rPr>
              <w:t>in</w:t>
            </w:r>
            <w:r w:rsidRPr="001838F8">
              <w:rPr>
                <w:sz w:val="20"/>
              </w:rPr>
              <w:t xml:space="preserve"> Diameter </w:t>
            </w:r>
            <w:r w:rsidR="00FC2741" w:rsidRPr="001838F8">
              <w:rPr>
                <w:sz w:val="20"/>
              </w:rPr>
              <w:t xml:space="preserve">Direct </w:t>
            </w:r>
            <w:r w:rsidRPr="001838F8">
              <w:rPr>
                <w:sz w:val="20"/>
              </w:rPr>
              <w:t>Debit</w:t>
            </w:r>
            <w:r w:rsidR="00E6263C" w:rsidRPr="001838F8">
              <w:rPr>
                <w:sz w:val="20"/>
              </w:rPr>
              <w:t xml:space="preserve"> (Charge)</w:t>
            </w:r>
            <w:r w:rsidR="00B80E33" w:rsidRPr="001838F8">
              <w:rPr>
                <w:sz w:val="20"/>
              </w:rPr>
              <w:t xml:space="preserve"> </w:t>
            </w:r>
            <w:r w:rsidRPr="001838F8">
              <w:rPr>
                <w:sz w:val="20"/>
              </w:rPr>
              <w:t>operation</w:t>
            </w:r>
          </w:p>
          <w:p w14:paraId="0B31BFED" w14:textId="6ECE58B2" w:rsidR="00081F5C" w:rsidRPr="001838F8" w:rsidRDefault="00081F5C" w:rsidP="00ED2292">
            <w:pPr>
              <w:rPr>
                <w:sz w:val="20"/>
              </w:rPr>
            </w:pPr>
            <w:r w:rsidRPr="001838F8">
              <w:rPr>
                <w:sz w:val="20"/>
              </w:rPr>
              <w:t xml:space="preserve">1 – </w:t>
            </w:r>
            <w:r w:rsidR="00FC2741" w:rsidRPr="001838F8">
              <w:rPr>
                <w:sz w:val="20"/>
              </w:rPr>
              <w:t>in</w:t>
            </w:r>
            <w:r w:rsidRPr="001838F8">
              <w:rPr>
                <w:sz w:val="20"/>
              </w:rPr>
              <w:t xml:space="preserve"> Diameter </w:t>
            </w:r>
            <w:r w:rsidR="00FC2741" w:rsidRPr="001838F8">
              <w:rPr>
                <w:sz w:val="20"/>
              </w:rPr>
              <w:t>Refund (</w:t>
            </w:r>
            <w:r w:rsidRPr="001838F8">
              <w:rPr>
                <w:sz w:val="20"/>
              </w:rPr>
              <w:t>Adjustment) operation</w:t>
            </w:r>
          </w:p>
        </w:tc>
      </w:tr>
      <w:tr w:rsidR="00081F5C" w:rsidRPr="001838F8" w14:paraId="3FC17450" w14:textId="77777777" w:rsidTr="00023B56">
        <w:trPr>
          <w:cantSplit/>
        </w:trPr>
        <w:tc>
          <w:tcPr>
            <w:tcW w:w="2268" w:type="dxa"/>
          </w:tcPr>
          <w:p w14:paraId="49974D33" w14:textId="77777777" w:rsidR="00081F5C" w:rsidRPr="001838F8" w:rsidRDefault="00081F5C" w:rsidP="00DE3E21">
            <w:pPr>
              <w:rPr>
                <w:sz w:val="20"/>
              </w:rPr>
            </w:pPr>
            <w:r w:rsidRPr="001838F8">
              <w:rPr>
                <w:sz w:val="20"/>
              </w:rPr>
              <w:lastRenderedPageBreak/>
              <w:t>Used-Service Unit</w:t>
            </w:r>
          </w:p>
        </w:tc>
        <w:tc>
          <w:tcPr>
            <w:tcW w:w="1080" w:type="dxa"/>
          </w:tcPr>
          <w:p w14:paraId="4C7969BB" w14:textId="77777777" w:rsidR="00081F5C" w:rsidRPr="001838F8" w:rsidRDefault="00081F5C" w:rsidP="00ED2292">
            <w:pPr>
              <w:rPr>
                <w:sz w:val="20"/>
              </w:rPr>
            </w:pPr>
            <w:r w:rsidRPr="001838F8">
              <w:rPr>
                <w:sz w:val="20"/>
              </w:rPr>
              <w:t>446</w:t>
            </w:r>
          </w:p>
        </w:tc>
        <w:tc>
          <w:tcPr>
            <w:tcW w:w="5508" w:type="dxa"/>
          </w:tcPr>
          <w:p w14:paraId="68D9FA5B" w14:textId="56FEE154" w:rsidR="00081F5C" w:rsidRPr="001838F8" w:rsidRDefault="00081F5C" w:rsidP="00ED2292">
            <w:pPr>
              <w:rPr>
                <w:sz w:val="20"/>
              </w:rPr>
            </w:pPr>
            <w:r w:rsidRPr="001838F8">
              <w:rPr>
                <w:sz w:val="20"/>
              </w:rPr>
              <w:t xml:space="preserve">This AVP is used </w:t>
            </w:r>
            <w:r w:rsidR="00B10E48" w:rsidRPr="001838F8">
              <w:rPr>
                <w:sz w:val="20"/>
              </w:rPr>
              <w:t>in</w:t>
            </w:r>
            <w:r w:rsidRPr="001838F8">
              <w:rPr>
                <w:sz w:val="20"/>
              </w:rPr>
              <w:t xml:space="preserve"> </w:t>
            </w:r>
            <w:r w:rsidR="00B10E48" w:rsidRPr="001838F8">
              <w:rPr>
                <w:sz w:val="20"/>
              </w:rPr>
              <w:t xml:space="preserve">Diameter </w:t>
            </w:r>
            <w:r w:rsidRPr="001838F8">
              <w:rPr>
                <w:sz w:val="20"/>
              </w:rPr>
              <w:t>Terminate request</w:t>
            </w:r>
            <w:r w:rsidR="00C7699B" w:rsidRPr="001838F8">
              <w:rPr>
                <w:sz w:val="20"/>
              </w:rPr>
              <w:t xml:space="preserve"> and Direct Debit (Charge)</w:t>
            </w:r>
            <w:r w:rsidR="0038343A" w:rsidRPr="001838F8">
              <w:rPr>
                <w:sz w:val="20"/>
              </w:rPr>
              <w:t xml:space="preserve">. </w:t>
            </w:r>
            <w:r w:rsidRPr="001838F8">
              <w:rPr>
                <w:sz w:val="20"/>
              </w:rPr>
              <w:t xml:space="preserve"> </w:t>
            </w:r>
            <w:r w:rsidR="0038343A" w:rsidRPr="001838F8">
              <w:rPr>
                <w:sz w:val="20"/>
              </w:rPr>
              <w:t>W</w:t>
            </w:r>
            <w:r w:rsidR="00B10E48" w:rsidRPr="001838F8">
              <w:rPr>
                <w:sz w:val="20"/>
              </w:rPr>
              <w:t>hen</w:t>
            </w:r>
            <w:r w:rsidR="0038343A" w:rsidRPr="001838F8">
              <w:rPr>
                <w:sz w:val="20"/>
              </w:rPr>
              <w:t xml:space="preserve"> Terminate is</w:t>
            </w:r>
            <w:r w:rsidR="00B10E48" w:rsidRPr="001838F8">
              <w:rPr>
                <w:sz w:val="20"/>
              </w:rPr>
              <w:t xml:space="preserve"> mapped to </w:t>
            </w:r>
            <w:r w:rsidRPr="001838F8">
              <w:rPr>
                <w:sz w:val="20"/>
              </w:rPr>
              <w:t xml:space="preserve">the BoBo </w:t>
            </w:r>
            <w:r w:rsidR="001F3776">
              <w:rPr>
                <w:sz w:val="20"/>
              </w:rPr>
              <w:t>&amp;</w:t>
            </w:r>
            <w:r w:rsidR="008729BB">
              <w:rPr>
                <w:sz w:val="20"/>
              </w:rPr>
              <w:t xml:space="preserve"> </w:t>
            </w:r>
            <w:r w:rsidR="001F3776">
              <w:rPr>
                <w:sz w:val="20"/>
              </w:rPr>
              <w:t xml:space="preserve">Partner </w:t>
            </w:r>
            <w:r w:rsidRPr="001838F8">
              <w:rPr>
                <w:sz w:val="20"/>
              </w:rPr>
              <w:t xml:space="preserve">Payment Confirm </w:t>
            </w:r>
            <w:r w:rsidR="00B10E48" w:rsidRPr="001838F8">
              <w:rPr>
                <w:sz w:val="20"/>
              </w:rPr>
              <w:t xml:space="preserve">and to the GCB Charge </w:t>
            </w:r>
            <w:r w:rsidRPr="001838F8">
              <w:rPr>
                <w:sz w:val="20"/>
              </w:rPr>
              <w:t>operation</w:t>
            </w:r>
            <w:r w:rsidR="00B10E48" w:rsidRPr="001838F8">
              <w:rPr>
                <w:sz w:val="20"/>
              </w:rPr>
              <w:t>s</w:t>
            </w:r>
            <w:r w:rsidRPr="001838F8">
              <w:rPr>
                <w:sz w:val="20"/>
              </w:rPr>
              <w:t xml:space="preserve">, it </w:t>
            </w:r>
            <w:r w:rsidR="0038343A" w:rsidRPr="001838F8">
              <w:rPr>
                <w:sz w:val="20"/>
              </w:rPr>
              <w:t xml:space="preserve">is called Terminate-Confirm and </w:t>
            </w:r>
            <w:r w:rsidRPr="001838F8">
              <w:rPr>
                <w:sz w:val="20"/>
              </w:rPr>
              <w:t>must be a non-zero positive value</w:t>
            </w:r>
            <w:r w:rsidR="0038343A" w:rsidRPr="001838F8">
              <w:rPr>
                <w:sz w:val="20"/>
              </w:rPr>
              <w:t>.</w:t>
            </w:r>
            <w:r w:rsidRPr="001838F8">
              <w:rPr>
                <w:sz w:val="20"/>
              </w:rPr>
              <w:t xml:space="preserve"> </w:t>
            </w:r>
            <w:r w:rsidR="0038343A" w:rsidRPr="001838F8">
              <w:rPr>
                <w:sz w:val="20"/>
              </w:rPr>
              <w:t>W</w:t>
            </w:r>
            <w:r w:rsidR="00B10E48" w:rsidRPr="001838F8">
              <w:rPr>
                <w:sz w:val="20"/>
              </w:rPr>
              <w:t xml:space="preserve">hen </w:t>
            </w:r>
            <w:r w:rsidR="0038343A" w:rsidRPr="001838F8">
              <w:rPr>
                <w:sz w:val="20"/>
              </w:rPr>
              <w:t xml:space="preserve">Terminate is </w:t>
            </w:r>
            <w:r w:rsidR="00B10E48" w:rsidRPr="001838F8">
              <w:rPr>
                <w:sz w:val="20"/>
              </w:rPr>
              <w:t>mapped to the</w:t>
            </w:r>
            <w:r w:rsidRPr="001838F8">
              <w:rPr>
                <w:sz w:val="20"/>
              </w:rPr>
              <w:t xml:space="preserve"> BoBo </w:t>
            </w:r>
            <w:r w:rsidR="001F3776">
              <w:rPr>
                <w:sz w:val="20"/>
              </w:rPr>
              <w:t xml:space="preserve">&amp; Partner </w:t>
            </w:r>
            <w:r w:rsidRPr="001838F8">
              <w:rPr>
                <w:sz w:val="20"/>
              </w:rPr>
              <w:t xml:space="preserve">Payment Cancel </w:t>
            </w:r>
            <w:r w:rsidR="00B10E48" w:rsidRPr="001838F8">
              <w:rPr>
                <w:sz w:val="20"/>
              </w:rPr>
              <w:t>and to the GCB Cancel</w:t>
            </w:r>
            <w:r w:rsidR="009B3AC3" w:rsidRPr="001838F8">
              <w:rPr>
                <w:sz w:val="20"/>
              </w:rPr>
              <w:t>/CancelNotifications</w:t>
            </w:r>
            <w:r w:rsidR="00B10E48" w:rsidRPr="001838F8">
              <w:rPr>
                <w:sz w:val="20"/>
              </w:rPr>
              <w:t xml:space="preserve"> </w:t>
            </w:r>
            <w:r w:rsidRPr="001838F8">
              <w:rPr>
                <w:sz w:val="20"/>
              </w:rPr>
              <w:t>operation</w:t>
            </w:r>
            <w:r w:rsidR="00B10E48" w:rsidRPr="001838F8">
              <w:rPr>
                <w:sz w:val="20"/>
              </w:rPr>
              <w:t>s</w:t>
            </w:r>
            <w:r w:rsidRPr="001838F8">
              <w:rPr>
                <w:sz w:val="20"/>
              </w:rPr>
              <w:t xml:space="preserve">, it </w:t>
            </w:r>
            <w:r w:rsidR="0038343A" w:rsidRPr="001838F8">
              <w:rPr>
                <w:sz w:val="20"/>
              </w:rPr>
              <w:t xml:space="preserve">is called Terminate-Cancel and </w:t>
            </w:r>
            <w:r w:rsidRPr="001838F8">
              <w:rPr>
                <w:sz w:val="20"/>
              </w:rPr>
              <w:t xml:space="preserve">must contain a value of zero. </w:t>
            </w:r>
          </w:p>
          <w:p w14:paraId="2C06FB89" w14:textId="0BBB3FCB" w:rsidR="00081F5C" w:rsidRPr="001838F8" w:rsidRDefault="00081F5C" w:rsidP="00ED2292">
            <w:pPr>
              <w:rPr>
                <w:sz w:val="20"/>
              </w:rPr>
            </w:pPr>
            <w:r w:rsidRPr="001838F8">
              <w:rPr>
                <w:sz w:val="20"/>
              </w:rPr>
              <w:t xml:space="preserve">This grouped AVP contains CC-Money (AVP code 413) that is of type Grouped where it contains the Unit-Value attribute (AVP code 445) that is of type Grouped and also </w:t>
            </w:r>
            <w:r w:rsidR="009B3AC3" w:rsidRPr="001838F8">
              <w:rPr>
                <w:sz w:val="20"/>
              </w:rPr>
              <w:t xml:space="preserve">optional </w:t>
            </w:r>
            <w:r w:rsidRPr="001838F8">
              <w:rPr>
                <w:sz w:val="20"/>
              </w:rPr>
              <w:t>the Currency-Code attribute (AVP code 425) that is of type Unsigned 32</w:t>
            </w:r>
            <w:r w:rsidR="00DB3FA1" w:rsidRPr="001838F8">
              <w:rPr>
                <w:sz w:val="20"/>
              </w:rPr>
              <w:t xml:space="preserve"> with a</w:t>
            </w:r>
            <w:r w:rsidR="00007093" w:rsidRPr="001838F8">
              <w:rPr>
                <w:sz w:val="20"/>
              </w:rPr>
              <w:t xml:space="preserve"> value of ‘840’ for </w:t>
            </w:r>
            <w:r w:rsidR="00DB3FA1" w:rsidRPr="001838F8">
              <w:rPr>
                <w:sz w:val="20"/>
              </w:rPr>
              <w:t>USD</w:t>
            </w:r>
            <w:r w:rsidRPr="001838F8">
              <w:rPr>
                <w:sz w:val="20"/>
              </w:rPr>
              <w:t xml:space="preserve">. </w:t>
            </w:r>
          </w:p>
          <w:p w14:paraId="64A8EE0E" w14:textId="77DFBF1B" w:rsidR="00081F5C" w:rsidRPr="001838F8" w:rsidRDefault="00081F5C" w:rsidP="00ED2292">
            <w:pPr>
              <w:rPr>
                <w:sz w:val="20"/>
              </w:rPr>
            </w:pPr>
            <w:r w:rsidRPr="001838F8">
              <w:rPr>
                <w:sz w:val="20"/>
              </w:rPr>
              <w:t xml:space="preserve">For a </w:t>
            </w:r>
            <w:r w:rsidR="009B3AC3" w:rsidRPr="001838F8">
              <w:rPr>
                <w:sz w:val="20"/>
              </w:rPr>
              <w:t>Terminate-</w:t>
            </w:r>
            <w:r w:rsidRPr="001838F8">
              <w:rPr>
                <w:sz w:val="20"/>
              </w:rPr>
              <w:t xml:space="preserve">Confirm operation, the Unit-Value Grouped AVP contains Value-Digits attribute (AVP code 447) of type Integer64 that contains the </w:t>
            </w:r>
            <w:r w:rsidR="00F15683" w:rsidRPr="001838F8">
              <w:rPr>
                <w:sz w:val="20"/>
              </w:rPr>
              <w:t>‘</w:t>
            </w:r>
            <w:r w:rsidRPr="001838F8">
              <w:rPr>
                <w:sz w:val="20"/>
              </w:rPr>
              <w:t>total amount</w:t>
            </w:r>
            <w:r w:rsidR="00F15683" w:rsidRPr="001838F8">
              <w:rPr>
                <w:sz w:val="20"/>
              </w:rPr>
              <w:t>’</w:t>
            </w:r>
            <w:r w:rsidRPr="001838F8">
              <w:rPr>
                <w:sz w:val="20"/>
              </w:rPr>
              <w:t xml:space="preserve"> for the purchase inclusive of taxes and is express</w:t>
            </w:r>
            <w:r w:rsidR="00DB3FA1" w:rsidRPr="001838F8">
              <w:rPr>
                <w:sz w:val="20"/>
              </w:rPr>
              <w:t>ed</w:t>
            </w:r>
            <w:r w:rsidRPr="001838F8">
              <w:rPr>
                <w:sz w:val="20"/>
              </w:rPr>
              <w:t xml:space="preserve"> in cents</w:t>
            </w:r>
            <w:r w:rsidR="00297B04" w:rsidRPr="001838F8">
              <w:rPr>
                <w:sz w:val="20"/>
              </w:rPr>
              <w:t>, where this value must be greater than zero</w:t>
            </w:r>
            <w:r w:rsidRPr="001838F8">
              <w:rPr>
                <w:sz w:val="20"/>
              </w:rPr>
              <w:t xml:space="preserve">. For a </w:t>
            </w:r>
            <w:r w:rsidR="009B3AC3" w:rsidRPr="001838F8">
              <w:rPr>
                <w:sz w:val="20"/>
              </w:rPr>
              <w:t>Terminate-</w:t>
            </w:r>
            <w:r w:rsidRPr="001838F8">
              <w:rPr>
                <w:sz w:val="20"/>
              </w:rPr>
              <w:t xml:space="preserve">Cancel operation, the Unit-Value Grouped AVP contains Value-Digits attribute (AVP code 447) of type Integer64 that contains zero and is express in cents. </w:t>
            </w:r>
            <w:r w:rsidR="00297B04" w:rsidRPr="001838F8">
              <w:rPr>
                <w:sz w:val="20"/>
              </w:rPr>
              <w:t xml:space="preserve">For a Direct Debit operation, the Unit-Value Grouped AVP contains Value-Digits attribute (AVP code 447) of type Integer64 that contains the </w:t>
            </w:r>
            <w:r w:rsidR="00F15683" w:rsidRPr="001838F8">
              <w:rPr>
                <w:sz w:val="20"/>
              </w:rPr>
              <w:t>‘</w:t>
            </w:r>
            <w:r w:rsidR="00297B04" w:rsidRPr="001838F8">
              <w:rPr>
                <w:sz w:val="20"/>
              </w:rPr>
              <w:t>total amount</w:t>
            </w:r>
            <w:r w:rsidR="00F15683" w:rsidRPr="001838F8">
              <w:rPr>
                <w:sz w:val="20"/>
              </w:rPr>
              <w:t>’</w:t>
            </w:r>
            <w:r w:rsidR="00297B04" w:rsidRPr="001838F8">
              <w:rPr>
                <w:sz w:val="20"/>
              </w:rPr>
              <w:t xml:space="preserve"> for the purchase inclusive of taxes and is expressed in cents, where this value must be greater than or equal to zero. </w:t>
            </w:r>
            <w:r w:rsidRPr="001838F8">
              <w:rPr>
                <w:sz w:val="20"/>
              </w:rPr>
              <w:t xml:space="preserve">The Unit-Value Grouped AVP also contains </w:t>
            </w:r>
            <w:r w:rsidR="0038343A" w:rsidRPr="001838F8">
              <w:rPr>
                <w:sz w:val="20"/>
              </w:rPr>
              <w:t xml:space="preserve">the </w:t>
            </w:r>
            <w:r w:rsidRPr="001838F8">
              <w:rPr>
                <w:sz w:val="20"/>
              </w:rPr>
              <w:t>Exponent attribute (AVP code 429) of type Interger32 and contains the exponent value to be applied for the Value-Digits AVP within the Unit-Value AVP, which is set to ‘-2’.</w:t>
            </w:r>
          </w:p>
        </w:tc>
      </w:tr>
      <w:tr w:rsidR="006E132A" w:rsidRPr="001838F8" w14:paraId="639BE3DB" w14:textId="77777777" w:rsidTr="00023B56">
        <w:trPr>
          <w:cantSplit/>
        </w:trPr>
        <w:tc>
          <w:tcPr>
            <w:tcW w:w="2268" w:type="dxa"/>
          </w:tcPr>
          <w:p w14:paraId="2D191F62" w14:textId="77777777" w:rsidR="006E132A" w:rsidRPr="001838F8" w:rsidRDefault="006E132A" w:rsidP="00DE3E21">
            <w:pPr>
              <w:rPr>
                <w:sz w:val="20"/>
              </w:rPr>
            </w:pPr>
            <w:r w:rsidRPr="001838F8">
              <w:rPr>
                <w:sz w:val="20"/>
              </w:rPr>
              <w:t>Result-Code</w:t>
            </w:r>
          </w:p>
        </w:tc>
        <w:tc>
          <w:tcPr>
            <w:tcW w:w="1080" w:type="dxa"/>
          </w:tcPr>
          <w:p w14:paraId="37D5C4B9" w14:textId="77777777" w:rsidR="006E132A" w:rsidRPr="001838F8" w:rsidRDefault="006E132A" w:rsidP="00ED2292">
            <w:pPr>
              <w:rPr>
                <w:sz w:val="20"/>
              </w:rPr>
            </w:pPr>
            <w:r w:rsidRPr="001838F8">
              <w:rPr>
                <w:sz w:val="20"/>
              </w:rPr>
              <w:t>268</w:t>
            </w:r>
          </w:p>
        </w:tc>
        <w:tc>
          <w:tcPr>
            <w:tcW w:w="5508" w:type="dxa"/>
          </w:tcPr>
          <w:p w14:paraId="1EE8CA0C" w14:textId="6E7F8D90" w:rsidR="006E132A" w:rsidRPr="001838F8" w:rsidRDefault="006E132A" w:rsidP="00ED2292">
            <w:pPr>
              <w:rPr>
                <w:sz w:val="20"/>
              </w:rPr>
            </w:pPr>
            <w:r w:rsidRPr="001838F8">
              <w:rPr>
                <w:sz w:val="20"/>
              </w:rPr>
              <w:t xml:space="preserve">Indicates the result of </w:t>
            </w:r>
            <w:r w:rsidR="00E6263C" w:rsidRPr="001838F8">
              <w:rPr>
                <w:sz w:val="20"/>
              </w:rPr>
              <w:t>CCR</w:t>
            </w:r>
            <w:r w:rsidRPr="001838F8">
              <w:rPr>
                <w:sz w:val="20"/>
              </w:rPr>
              <w:t xml:space="preserve">. This AVP is a mandatory field in the CCA.  </w:t>
            </w:r>
          </w:p>
        </w:tc>
      </w:tr>
    </w:tbl>
    <w:p w14:paraId="570D5811" w14:textId="19D51EFC" w:rsidR="00D27BAD" w:rsidRPr="00D929DE" w:rsidRDefault="00D27BAD" w:rsidP="00DE3E21">
      <w:pPr>
        <w:pStyle w:val="Heading3"/>
      </w:pPr>
      <w:bookmarkStart w:id="1173" w:name="_Ref233699913"/>
      <w:bookmarkStart w:id="1174" w:name="_Ref233699916"/>
      <w:bookmarkStart w:id="1175" w:name="_Toc367633795"/>
      <w:r w:rsidRPr="00D929DE">
        <w:rPr>
          <w:rFonts w:eastAsia="MS Mincho"/>
        </w:rPr>
        <w:t>Custom AVPs</w:t>
      </w:r>
      <w:bookmarkEnd w:id="1173"/>
      <w:bookmarkEnd w:id="1174"/>
      <w:bookmarkEnd w:id="1175"/>
    </w:p>
    <w:p w14:paraId="6D0F031A" w14:textId="3940CD5F" w:rsidR="00F23F50" w:rsidRPr="00D929DE" w:rsidRDefault="00F23F50" w:rsidP="00ED2292">
      <w:r w:rsidRPr="00D929DE">
        <w:rPr>
          <w:rFonts w:eastAsia="MS Mincho"/>
        </w:rPr>
        <w:t xml:space="preserve">This section describes the custom AVPs that will be used when communicating with OCS to support USCC Prepaid subscriber’s payment operations.  </w:t>
      </w:r>
      <w:r w:rsidR="002F70E6" w:rsidRPr="00D929DE">
        <w:t xml:space="preserve">There </w:t>
      </w:r>
      <w:r w:rsidR="00944181" w:rsidRPr="00D929DE">
        <w:t>are</w:t>
      </w:r>
      <w:r w:rsidR="002F70E6" w:rsidRPr="00D929DE">
        <w:t xml:space="preserve"> </w:t>
      </w:r>
      <w:r w:rsidR="00944181" w:rsidRPr="00D929DE">
        <w:t>two</w:t>
      </w:r>
      <w:r w:rsidR="002F70E6" w:rsidRPr="00D929DE">
        <w:t xml:space="preserve"> custom AVP</w:t>
      </w:r>
      <w:r w:rsidR="00944181" w:rsidRPr="00D929DE">
        <w:t>s</w:t>
      </w:r>
      <w:r w:rsidR="002F70E6" w:rsidRPr="00D929DE">
        <w:t xml:space="preserve">, which </w:t>
      </w:r>
      <w:r w:rsidR="00944181" w:rsidRPr="00D929DE">
        <w:t>are</w:t>
      </w:r>
      <w:r w:rsidR="002F70E6" w:rsidRPr="00D929DE">
        <w:t xml:space="preserve"> </w:t>
      </w:r>
      <w:r w:rsidR="00944181" w:rsidRPr="00D929DE">
        <w:t xml:space="preserve">CC-Correlation-ID and </w:t>
      </w:r>
      <w:r w:rsidR="000A2797" w:rsidRPr="00D929DE">
        <w:t>Content-</w:t>
      </w:r>
      <w:r w:rsidR="009D6F0A" w:rsidRPr="00D929DE">
        <w:t>Description</w:t>
      </w:r>
      <w:r w:rsidR="009D6F0A">
        <w:t>, which</w:t>
      </w:r>
      <w:r w:rsidR="009D6F0A" w:rsidRPr="00D929DE">
        <w:t xml:space="preserve"> </w:t>
      </w:r>
      <w:r w:rsidR="00944181" w:rsidRPr="00D929DE">
        <w:t>are only contained in CCR messages</w:t>
      </w:r>
      <w:r w:rsidR="002F70E6" w:rsidRPr="00D929DE">
        <w:t xml:space="preserve">. </w:t>
      </w:r>
    </w:p>
    <w:p w14:paraId="6095B41C" w14:textId="77777777" w:rsidR="00F23F50" w:rsidRPr="00D929DE" w:rsidRDefault="00F23F50" w:rsidP="00ED2292"/>
    <w:p w14:paraId="2BCC3169" w14:textId="79766C03" w:rsidR="000D0D69" w:rsidRPr="00D929DE" w:rsidRDefault="00944181" w:rsidP="00ED2292">
      <w:r w:rsidRPr="00D929DE">
        <w:t>The ‘V’, ‘M’, and ‘P’ flags for an AVP described in this section are defined in Section 5 of Reference [</w:t>
      </w:r>
      <w:r w:rsidRPr="00D929DE">
        <w:fldChar w:fldCharType="begin"/>
      </w:r>
      <w:r w:rsidRPr="00D929DE">
        <w:instrText xml:space="preserve"> REF _Ref233544203 \w \h </w:instrText>
      </w:r>
      <w:r w:rsidRPr="00D929DE">
        <w:fldChar w:fldCharType="separate"/>
      </w:r>
      <w:r w:rsidR="00517227">
        <w:t>4</w:t>
      </w:r>
      <w:r w:rsidRPr="00D929DE">
        <w:fldChar w:fldCharType="end"/>
      </w:r>
      <w:r w:rsidRPr="00D929DE">
        <w:t>].  Also the data type for a given AVP is defined in Section 5 of Reference [</w:t>
      </w:r>
      <w:r w:rsidRPr="00D929DE">
        <w:fldChar w:fldCharType="begin"/>
      </w:r>
      <w:r w:rsidRPr="00D929DE">
        <w:instrText xml:space="preserve"> REF _Ref233544203 \w \h </w:instrText>
      </w:r>
      <w:r w:rsidRPr="00D929DE">
        <w:fldChar w:fldCharType="separate"/>
      </w:r>
      <w:r w:rsidR="00517227">
        <w:t>4</w:t>
      </w:r>
      <w:r w:rsidRPr="00D929DE">
        <w:fldChar w:fldCharType="end"/>
      </w:r>
      <w:r w:rsidRPr="00D929DE">
        <w:t xml:space="preserve">]. </w:t>
      </w:r>
      <w:r w:rsidR="002F70E6" w:rsidRPr="00D929DE">
        <w:t xml:space="preserve">As described in Section 5 of </w:t>
      </w:r>
      <w:r w:rsidR="00615F2A" w:rsidRPr="00D929DE">
        <w:t>Reference [</w:t>
      </w:r>
      <w:r w:rsidR="00615F2A" w:rsidRPr="00D929DE">
        <w:fldChar w:fldCharType="begin"/>
      </w:r>
      <w:r w:rsidR="00615F2A" w:rsidRPr="00D929DE">
        <w:instrText xml:space="preserve"> REF _Ref233544203 \w \h </w:instrText>
      </w:r>
      <w:r w:rsidR="00615F2A" w:rsidRPr="00D929DE">
        <w:fldChar w:fldCharType="separate"/>
      </w:r>
      <w:r w:rsidR="00517227">
        <w:t>4</w:t>
      </w:r>
      <w:r w:rsidR="00615F2A" w:rsidRPr="00D929DE">
        <w:fldChar w:fldCharType="end"/>
      </w:r>
      <w:r w:rsidR="00615F2A" w:rsidRPr="00D929DE">
        <w:t>]</w:t>
      </w:r>
      <w:r w:rsidR="002F70E6" w:rsidRPr="00D929DE">
        <w:t xml:space="preserve">, </w:t>
      </w:r>
      <w:r w:rsidRPr="00D929DE">
        <w:t>the</w:t>
      </w:r>
      <w:r w:rsidR="002F70E6" w:rsidRPr="00D929DE">
        <w:t xml:space="preserve"> AVP Vendor ID</w:t>
      </w:r>
      <w:r w:rsidRPr="00D929DE">
        <w:t xml:space="preserve"> for these custom AVPs</w:t>
      </w:r>
      <w:r w:rsidR="002F70E6" w:rsidRPr="00D929DE">
        <w:t xml:space="preserve"> is ‘</w:t>
      </w:r>
      <w:r w:rsidR="00B9081F" w:rsidRPr="00D929DE">
        <w:t xml:space="preserve">11580’.  </w:t>
      </w:r>
    </w:p>
    <w:p w14:paraId="174F2DB1" w14:textId="77777777" w:rsidR="00D27BAD" w:rsidRPr="00D929DE" w:rsidRDefault="00D27BAD" w:rsidP="00ED2292"/>
    <w:tbl>
      <w:tblPr>
        <w:tblStyle w:val="TableGrid"/>
        <w:tblW w:w="0" w:type="auto"/>
        <w:tblLook w:val="04A0" w:firstRow="1" w:lastRow="0" w:firstColumn="1" w:lastColumn="0" w:noHBand="0" w:noVBand="1"/>
      </w:tblPr>
      <w:tblGrid>
        <w:gridCol w:w="2268"/>
        <w:gridCol w:w="1080"/>
        <w:gridCol w:w="5508"/>
      </w:tblGrid>
      <w:tr w:rsidR="00D27BAD" w:rsidRPr="00EA56D5" w14:paraId="21818B13" w14:textId="77777777" w:rsidTr="00624E74">
        <w:trPr>
          <w:cantSplit/>
          <w:trHeight w:val="188"/>
        </w:trPr>
        <w:tc>
          <w:tcPr>
            <w:tcW w:w="2268" w:type="dxa"/>
            <w:shd w:val="clear" w:color="auto" w:fill="CCCCCC"/>
          </w:tcPr>
          <w:p w14:paraId="5398A80E" w14:textId="77777777" w:rsidR="00D27BAD" w:rsidRPr="00EA56D5" w:rsidRDefault="00D27BAD" w:rsidP="00B90883">
            <w:pPr>
              <w:keepNext/>
              <w:keepLines/>
              <w:jc w:val="center"/>
              <w:rPr>
                <w:rFonts w:ascii="Arial" w:hAnsi="Arial" w:cs="Arial"/>
                <w:sz w:val="20"/>
              </w:rPr>
            </w:pPr>
            <w:r w:rsidRPr="00EA56D5">
              <w:rPr>
                <w:rFonts w:ascii="Arial" w:hAnsi="Arial" w:cs="Arial"/>
                <w:sz w:val="20"/>
              </w:rPr>
              <w:lastRenderedPageBreak/>
              <w:t>Diameter AVP</w:t>
            </w:r>
          </w:p>
        </w:tc>
        <w:tc>
          <w:tcPr>
            <w:tcW w:w="1080" w:type="dxa"/>
            <w:shd w:val="clear" w:color="auto" w:fill="CCCCCC"/>
          </w:tcPr>
          <w:p w14:paraId="2274093D" w14:textId="77777777" w:rsidR="00D27BAD" w:rsidRPr="00EA56D5" w:rsidRDefault="00D27BAD" w:rsidP="00B90883">
            <w:pPr>
              <w:keepNext/>
              <w:keepLines/>
              <w:jc w:val="center"/>
              <w:rPr>
                <w:rFonts w:ascii="Arial" w:hAnsi="Arial" w:cs="Arial"/>
                <w:sz w:val="20"/>
              </w:rPr>
            </w:pPr>
            <w:r w:rsidRPr="00EA56D5">
              <w:rPr>
                <w:rFonts w:ascii="Arial" w:hAnsi="Arial" w:cs="Arial"/>
                <w:sz w:val="20"/>
              </w:rPr>
              <w:t>AVP Code</w:t>
            </w:r>
          </w:p>
        </w:tc>
        <w:tc>
          <w:tcPr>
            <w:tcW w:w="5508" w:type="dxa"/>
            <w:shd w:val="clear" w:color="auto" w:fill="CCCCCC"/>
          </w:tcPr>
          <w:p w14:paraId="58932F11" w14:textId="77777777" w:rsidR="00D27BAD" w:rsidRPr="00EA56D5" w:rsidRDefault="00D27BAD" w:rsidP="00B90883">
            <w:pPr>
              <w:keepNext/>
              <w:keepLines/>
              <w:jc w:val="center"/>
              <w:rPr>
                <w:rFonts w:ascii="Arial" w:hAnsi="Arial" w:cs="Arial"/>
                <w:sz w:val="20"/>
              </w:rPr>
            </w:pPr>
            <w:r w:rsidRPr="00EA56D5">
              <w:rPr>
                <w:rFonts w:ascii="Arial" w:hAnsi="Arial" w:cs="Arial"/>
                <w:sz w:val="20"/>
              </w:rPr>
              <w:t>Value</w:t>
            </w:r>
          </w:p>
        </w:tc>
      </w:tr>
      <w:tr w:rsidR="000236CF" w:rsidRPr="00EA56D5" w14:paraId="2ED03EDD" w14:textId="77777777" w:rsidTr="00624E74">
        <w:trPr>
          <w:cantSplit/>
        </w:trPr>
        <w:tc>
          <w:tcPr>
            <w:tcW w:w="2268" w:type="dxa"/>
          </w:tcPr>
          <w:p w14:paraId="4892395D" w14:textId="167109B6" w:rsidR="000236CF" w:rsidRPr="00EA56D5" w:rsidRDefault="000236CF" w:rsidP="00B90883">
            <w:pPr>
              <w:keepNext/>
              <w:keepLines/>
              <w:rPr>
                <w:sz w:val="20"/>
              </w:rPr>
            </w:pPr>
            <w:r w:rsidRPr="00EA56D5">
              <w:rPr>
                <w:sz w:val="20"/>
              </w:rPr>
              <w:t>Content-Description</w:t>
            </w:r>
          </w:p>
        </w:tc>
        <w:tc>
          <w:tcPr>
            <w:tcW w:w="1080" w:type="dxa"/>
          </w:tcPr>
          <w:p w14:paraId="2CAF8957" w14:textId="34AC3C65" w:rsidR="000236CF" w:rsidRPr="00EA56D5" w:rsidRDefault="000236CF" w:rsidP="00B90883">
            <w:pPr>
              <w:keepNext/>
              <w:keepLines/>
              <w:rPr>
                <w:sz w:val="20"/>
              </w:rPr>
            </w:pPr>
            <w:r w:rsidRPr="00EA56D5">
              <w:rPr>
                <w:sz w:val="20"/>
              </w:rPr>
              <w:t>1102</w:t>
            </w:r>
          </w:p>
        </w:tc>
        <w:tc>
          <w:tcPr>
            <w:tcW w:w="5508" w:type="dxa"/>
          </w:tcPr>
          <w:p w14:paraId="1F73643F" w14:textId="2271D818" w:rsidR="004F6559" w:rsidRDefault="000A2797" w:rsidP="00B90883">
            <w:pPr>
              <w:keepNext/>
              <w:keepLines/>
              <w:rPr>
                <w:ins w:id="1176" w:author="Andrew Wulff" w:date="2017-06-26T10:26:00Z"/>
                <w:sz w:val="20"/>
              </w:rPr>
            </w:pPr>
            <w:r w:rsidRPr="00EA56D5">
              <w:rPr>
                <w:sz w:val="20"/>
              </w:rPr>
              <w:t xml:space="preserve">This </w:t>
            </w:r>
            <w:r w:rsidR="003D54C8" w:rsidRPr="00EA56D5">
              <w:rPr>
                <w:sz w:val="20"/>
              </w:rPr>
              <w:t>AVP</w:t>
            </w:r>
            <w:r w:rsidRPr="00EA56D5">
              <w:rPr>
                <w:sz w:val="20"/>
              </w:rPr>
              <w:t xml:space="preserve"> will hold the purchase description field</w:t>
            </w:r>
            <w:r w:rsidR="00932C7B" w:rsidRPr="00EA56D5">
              <w:rPr>
                <w:sz w:val="20"/>
              </w:rPr>
              <w:t>, which provides a description of the product or service</w:t>
            </w:r>
            <w:r w:rsidRPr="00EA56D5">
              <w:rPr>
                <w:sz w:val="20"/>
              </w:rPr>
              <w:t xml:space="preserve">.  </w:t>
            </w:r>
          </w:p>
          <w:p w14:paraId="047BDD86" w14:textId="5AC41254" w:rsidR="000236CF" w:rsidRDefault="00D27E50" w:rsidP="00843F3E">
            <w:pPr>
              <w:keepNext/>
              <w:keepLines/>
              <w:rPr>
                <w:ins w:id="1177" w:author="Andrew Wulff" w:date="2017-06-26T17:12:00Z"/>
                <w:sz w:val="20"/>
              </w:rPr>
            </w:pPr>
            <w:ins w:id="1178" w:author="Andrew Wulff" w:date="2017-06-26T17:12:00Z">
              <w:r>
                <w:rPr>
                  <w:sz w:val="20"/>
                </w:rPr>
                <w:t>T</w:t>
              </w:r>
            </w:ins>
            <w:r w:rsidR="000A2797" w:rsidRPr="00EA56D5">
              <w:rPr>
                <w:sz w:val="20"/>
              </w:rPr>
              <w:t>he maximum value size is 64 alphanumeric characters</w:t>
            </w:r>
            <w:r w:rsidR="00711D4E" w:rsidRPr="00EA56D5">
              <w:rPr>
                <w:sz w:val="20"/>
              </w:rPr>
              <w:t xml:space="preserve"> and therefore, the value may need to be truncated</w:t>
            </w:r>
            <w:ins w:id="1179" w:author="Andrew Wulff" w:date="2017-06-26T10:25:00Z">
              <w:r w:rsidR="004F6559">
                <w:rPr>
                  <w:sz w:val="20"/>
                </w:rPr>
                <w:t xml:space="preserve">.  In particular, </w:t>
              </w:r>
            </w:ins>
            <w:ins w:id="1180" w:author="Andrew Wulff" w:date="2017-06-26T10:28:00Z">
              <w:r w:rsidR="004F6559">
                <w:rPr>
                  <w:sz w:val="20"/>
                </w:rPr>
                <w:t xml:space="preserve">if a given character needs to be represented by </w:t>
              </w:r>
            </w:ins>
            <w:ins w:id="1181" w:author="Andrew Wulff" w:date="2017-06-26T13:12:00Z">
              <w:r w:rsidR="00843F3E">
                <w:rPr>
                  <w:sz w:val="20"/>
                </w:rPr>
                <w:t>more than one</w:t>
              </w:r>
            </w:ins>
            <w:ins w:id="1182" w:author="Andrew Wulff" w:date="2017-06-26T10:28:00Z">
              <w:r w:rsidR="00843F3E">
                <w:rPr>
                  <w:sz w:val="20"/>
                </w:rPr>
                <w:t xml:space="preserve"> byte</w:t>
              </w:r>
              <w:r w:rsidR="004F6559">
                <w:rPr>
                  <w:sz w:val="20"/>
                </w:rPr>
                <w:t>, the conversion into corresponding</w:t>
              </w:r>
            </w:ins>
            <w:ins w:id="1183" w:author="Andrew Wulff" w:date="2017-06-26T13:12:00Z">
              <w:r w:rsidR="00843F3E">
                <w:rPr>
                  <w:sz w:val="20"/>
                </w:rPr>
                <w:t xml:space="preserve"> number of</w:t>
              </w:r>
            </w:ins>
            <w:ins w:id="1184" w:author="Andrew Wulff" w:date="2017-06-26T10:28:00Z">
              <w:r w:rsidR="004F6559">
                <w:rPr>
                  <w:sz w:val="20"/>
                </w:rPr>
                <w:t xml:space="preserve"> bytes</w:t>
              </w:r>
            </w:ins>
            <w:ins w:id="1185" w:author="Andrew Wulff" w:date="2017-06-26T13:12:00Z">
              <w:r w:rsidR="00843F3E">
                <w:rPr>
                  <w:sz w:val="20"/>
                </w:rPr>
                <w:t xml:space="preserve"> for that character</w:t>
              </w:r>
            </w:ins>
            <w:ins w:id="1186" w:author="Andrew Wulff" w:date="2017-06-26T10:28:00Z">
              <w:r w:rsidR="004F6559">
                <w:rPr>
                  <w:sz w:val="20"/>
                </w:rPr>
                <w:t xml:space="preserve"> will</w:t>
              </w:r>
            </w:ins>
            <w:ins w:id="1187" w:author="Andrew Wulff" w:date="2017-06-26T13:12:00Z">
              <w:r w:rsidR="00843F3E">
                <w:rPr>
                  <w:sz w:val="20"/>
                </w:rPr>
                <w:t xml:space="preserve"> be</w:t>
              </w:r>
            </w:ins>
            <w:ins w:id="1188" w:author="Andrew Wulff" w:date="2017-06-26T10:32:00Z">
              <w:r w:rsidR="004F6559">
                <w:rPr>
                  <w:sz w:val="20"/>
                </w:rPr>
                <w:t xml:space="preserve"> performed and then truncation will occur on the converted version at an </w:t>
              </w:r>
            </w:ins>
            <w:ins w:id="1189" w:author="Andrew Wulff" w:date="2017-06-26T10:33:00Z">
              <w:r w:rsidR="004F6559">
                <w:rPr>
                  <w:sz w:val="20"/>
                </w:rPr>
                <w:t>appropriate</w:t>
              </w:r>
            </w:ins>
            <w:ins w:id="1190" w:author="Andrew Wulff" w:date="2017-06-26T10:32:00Z">
              <w:r w:rsidR="004F6559">
                <w:rPr>
                  <w:sz w:val="20"/>
                </w:rPr>
                <w:t xml:space="preserve"> boundary</w:t>
              </w:r>
            </w:ins>
            <w:ins w:id="1191" w:author="Andrew Wulff" w:date="2017-06-26T10:33:00Z">
              <w:r w:rsidR="004F6559">
                <w:rPr>
                  <w:sz w:val="20"/>
                </w:rPr>
                <w:t xml:space="preserve"> (e.g. if converted characters results</w:t>
              </w:r>
            </w:ins>
            <w:ins w:id="1192" w:author="Andrew Wulff" w:date="2017-06-26T10:35:00Z">
              <w:r w:rsidR="008D1BB3">
                <w:rPr>
                  <w:sz w:val="20"/>
                </w:rPr>
                <w:t xml:space="preserve"> in</w:t>
              </w:r>
            </w:ins>
            <w:ins w:id="1193" w:author="Andrew Wulff" w:date="2017-06-26T10:33:00Z">
              <w:r w:rsidR="004F6559">
                <w:rPr>
                  <w:sz w:val="20"/>
                </w:rPr>
                <w:t xml:space="preserve"> </w:t>
              </w:r>
              <w:r w:rsidR="008D1BB3">
                <w:rPr>
                  <w:sz w:val="20"/>
                </w:rPr>
                <w:t>two byte representation at 64 &amp; 65 characters</w:t>
              </w:r>
            </w:ins>
            <w:ins w:id="1194" w:author="Andrew Wulff" w:date="2017-06-26T10:36:00Z">
              <w:r w:rsidR="008D1BB3">
                <w:rPr>
                  <w:sz w:val="20"/>
                </w:rPr>
                <w:t xml:space="preserve"> for this field</w:t>
              </w:r>
            </w:ins>
            <w:ins w:id="1195" w:author="Andrew Wulff" w:date="2017-06-26T10:33:00Z">
              <w:r w:rsidR="008D1BB3">
                <w:rPr>
                  <w:sz w:val="20"/>
                </w:rPr>
                <w:t>, then this character representation won</w:t>
              </w:r>
            </w:ins>
            <w:ins w:id="1196" w:author="Andrew Wulff" w:date="2017-06-26T10:35:00Z">
              <w:r w:rsidR="008D1BB3">
                <w:rPr>
                  <w:sz w:val="20"/>
                </w:rPr>
                <w:t>’t be sent and</w:t>
              </w:r>
            </w:ins>
            <w:ins w:id="1197" w:author="Andrew Wulff" w:date="2017-06-26T10:36:00Z">
              <w:r w:rsidR="008D1BB3">
                <w:rPr>
                  <w:sz w:val="20"/>
                </w:rPr>
                <w:t xml:space="preserve"> only 63 characters are sent).</w:t>
              </w:r>
            </w:ins>
            <w:ins w:id="1198" w:author="Andrew Wulff" w:date="2017-06-26T10:35:00Z">
              <w:r w:rsidR="008D1BB3">
                <w:rPr>
                  <w:sz w:val="20"/>
                </w:rPr>
                <w:t xml:space="preserve"> </w:t>
              </w:r>
            </w:ins>
          </w:p>
          <w:p w14:paraId="65349F4D" w14:textId="39FA00A9" w:rsidR="00D27E50" w:rsidRPr="00EA56D5" w:rsidRDefault="00D27E50" w:rsidP="00226AAE">
            <w:pPr>
              <w:keepNext/>
              <w:keepLines/>
              <w:rPr>
                <w:sz w:val="20"/>
              </w:rPr>
            </w:pPr>
            <w:ins w:id="1199" w:author="Andrew Wulff" w:date="2017-06-26T17:12:00Z">
              <w:r>
                <w:rPr>
                  <w:sz w:val="20"/>
                </w:rPr>
                <w:t>Note: UTF-8 is required encoding, where only 1 byte is need for standard ASCII but 2-4 bytes may be used to encode other characters (</w:t>
              </w:r>
            </w:ins>
            <w:ins w:id="1200" w:author="Andrew Wulff" w:date="2017-06-26T17:17:00Z">
              <w:r w:rsidR="00226AAE">
                <w:rPr>
                  <w:sz w:val="20"/>
                </w:rPr>
                <w:t>i</w:t>
              </w:r>
            </w:ins>
            <w:ins w:id="1201" w:author="Andrew Wulff" w:date="2017-06-26T17:12:00Z">
              <w:r w:rsidR="00226AAE">
                <w:rPr>
                  <w:sz w:val="20"/>
                </w:rPr>
                <w:t>.e</w:t>
              </w:r>
              <w:r>
                <w:rPr>
                  <w:sz w:val="20"/>
                </w:rPr>
                <w:t xml:space="preserve">. 2 bytes is used for </w:t>
              </w:r>
            </w:ins>
            <w:ins w:id="1202" w:author="Andrew Wulff" w:date="2017-06-26T17:14:00Z">
              <w:r w:rsidRPr="00D27E50">
                <w:rPr>
                  <w:sz w:val="20"/>
                </w:rPr>
                <w:t>Arabic, Hebrew</w:t>
              </w:r>
            </w:ins>
            <w:ins w:id="1203" w:author="Andrew Wulff" w:date="2017-06-26T17:18:00Z">
              <w:r w:rsidR="00226AAE">
                <w:rPr>
                  <w:sz w:val="20"/>
                </w:rPr>
                <w:t xml:space="preserve"> and</w:t>
              </w:r>
            </w:ins>
            <w:ins w:id="1204" w:author="Andrew Wulff" w:date="2017-06-26T17:14:00Z">
              <w:r w:rsidRPr="00D27E50">
                <w:rPr>
                  <w:sz w:val="20"/>
                </w:rPr>
                <w:t xml:space="preserve"> most European scripts (most notably excluding Georgian)</w:t>
              </w:r>
            </w:ins>
            <w:ins w:id="1205" w:author="Andrew Wulff" w:date="2017-06-26T17:16:00Z">
              <w:r w:rsidR="00226AAE">
                <w:rPr>
                  <w:sz w:val="20"/>
                </w:rPr>
                <w:t>, 3 bytes for BMP</w:t>
              </w:r>
            </w:ins>
            <w:ins w:id="1206" w:author="Andrew Wulff" w:date="2017-06-26T17:14:00Z">
              <w:r>
                <w:rPr>
                  <w:sz w:val="20"/>
                </w:rPr>
                <w:t xml:space="preserve"> and 4 bytes is used for all Unicode characters)</w:t>
              </w:r>
            </w:ins>
            <w:ins w:id="1207" w:author="Andrew Wulff" w:date="2017-06-26T17:18:00Z">
              <w:r w:rsidR="00226AAE">
                <w:rPr>
                  <w:sz w:val="20"/>
                </w:rPr>
                <w:t>.</w:t>
              </w:r>
            </w:ins>
          </w:p>
        </w:tc>
      </w:tr>
      <w:tr w:rsidR="00CB24EF" w:rsidRPr="00EA56D5" w14:paraId="295956C2" w14:textId="77777777" w:rsidTr="00711D4E">
        <w:trPr>
          <w:cantSplit/>
        </w:trPr>
        <w:tc>
          <w:tcPr>
            <w:tcW w:w="2268" w:type="dxa"/>
          </w:tcPr>
          <w:p w14:paraId="16D71C89" w14:textId="77777777" w:rsidR="00CB24EF" w:rsidRPr="00EA56D5" w:rsidRDefault="00CB24EF" w:rsidP="00706D15">
            <w:pPr>
              <w:keepNext/>
              <w:keepLines/>
              <w:rPr>
                <w:sz w:val="20"/>
              </w:rPr>
            </w:pPr>
            <w:r w:rsidRPr="00EA56D5">
              <w:rPr>
                <w:sz w:val="20"/>
              </w:rPr>
              <w:t>Partner-ID</w:t>
            </w:r>
          </w:p>
        </w:tc>
        <w:tc>
          <w:tcPr>
            <w:tcW w:w="1080" w:type="dxa"/>
          </w:tcPr>
          <w:p w14:paraId="556E6FB6" w14:textId="77777777" w:rsidR="00CB24EF" w:rsidRPr="00EA56D5" w:rsidRDefault="00CB24EF" w:rsidP="00DE3E21">
            <w:pPr>
              <w:rPr>
                <w:sz w:val="20"/>
              </w:rPr>
            </w:pPr>
            <w:r w:rsidRPr="00EA56D5">
              <w:rPr>
                <w:sz w:val="20"/>
              </w:rPr>
              <w:t>1103</w:t>
            </w:r>
          </w:p>
        </w:tc>
        <w:tc>
          <w:tcPr>
            <w:tcW w:w="5508" w:type="dxa"/>
          </w:tcPr>
          <w:p w14:paraId="08C07EF3" w14:textId="330637C6" w:rsidR="00CB24EF" w:rsidRPr="00EA56D5" w:rsidRDefault="00CB24EF" w:rsidP="00ED2292">
            <w:pPr>
              <w:rPr>
                <w:sz w:val="20"/>
              </w:rPr>
            </w:pPr>
            <w:r w:rsidRPr="00EA56D5">
              <w:rPr>
                <w:sz w:val="20"/>
              </w:rPr>
              <w:t xml:space="preserve">This AVP contains a mapping to the unique </w:t>
            </w:r>
            <w:r w:rsidR="008729BB">
              <w:rPr>
                <w:sz w:val="20"/>
              </w:rPr>
              <w:t>Authorization Code</w:t>
            </w:r>
            <w:r w:rsidRPr="00EA56D5">
              <w:rPr>
                <w:sz w:val="20"/>
              </w:rPr>
              <w:t xml:space="preserve"> generated by the PSEP for a given payment transaction</w:t>
            </w:r>
            <w:r w:rsidR="000E5AB6">
              <w:rPr>
                <w:sz w:val="20"/>
              </w:rPr>
              <w:t>, where the Authorization Code value will be less than or equal</w:t>
            </w:r>
            <w:r w:rsidR="000E5AB6" w:rsidRPr="00EA56D5">
              <w:rPr>
                <w:sz w:val="20"/>
              </w:rPr>
              <w:t xml:space="preserve">  </w:t>
            </w:r>
          </w:p>
          <w:p w14:paraId="276002D4" w14:textId="34297BAC" w:rsidR="00CB24EF" w:rsidRPr="00EA56D5" w:rsidRDefault="00CB24EF" w:rsidP="00ED2292">
            <w:pPr>
              <w:rPr>
                <w:sz w:val="20"/>
              </w:rPr>
            </w:pPr>
            <w:r w:rsidRPr="00EA56D5">
              <w:rPr>
                <w:sz w:val="20"/>
              </w:rPr>
              <w:t xml:space="preserve">AVP maximum value </w:t>
            </w:r>
            <w:r w:rsidR="000E5AB6">
              <w:rPr>
                <w:sz w:val="20"/>
              </w:rPr>
              <w:t>of</w:t>
            </w:r>
            <w:r w:rsidRPr="00EA56D5">
              <w:rPr>
                <w:sz w:val="20"/>
              </w:rPr>
              <w:t xml:space="preserve"> 32 alphanumeric characters</w:t>
            </w:r>
            <w:r w:rsidR="000E5AB6">
              <w:rPr>
                <w:sz w:val="20"/>
              </w:rPr>
              <w:t xml:space="preserve">. </w:t>
            </w:r>
            <w:r w:rsidRPr="00EA56D5">
              <w:rPr>
                <w:sz w:val="20"/>
              </w:rPr>
              <w:t xml:space="preserve">This </w:t>
            </w:r>
            <w:r w:rsidR="008729BB">
              <w:rPr>
                <w:sz w:val="20"/>
              </w:rPr>
              <w:t>authorization code</w:t>
            </w:r>
            <w:r w:rsidR="008729BB" w:rsidRPr="00EA56D5">
              <w:rPr>
                <w:sz w:val="20"/>
              </w:rPr>
              <w:t xml:space="preserve"> </w:t>
            </w:r>
            <w:r w:rsidRPr="00EA56D5">
              <w:rPr>
                <w:sz w:val="20"/>
              </w:rPr>
              <w:t xml:space="preserve">is stored in the payment transaction information and used </w:t>
            </w:r>
            <w:r w:rsidR="008729BB">
              <w:rPr>
                <w:sz w:val="20"/>
              </w:rPr>
              <w:t xml:space="preserve">in a Diameter Terminate Confirm and Direct Debit (Charge) </w:t>
            </w:r>
            <w:r w:rsidR="000E5AB6">
              <w:rPr>
                <w:sz w:val="20"/>
              </w:rPr>
              <w:t>CCR</w:t>
            </w:r>
            <w:r w:rsidRPr="00EA56D5">
              <w:rPr>
                <w:sz w:val="20"/>
              </w:rPr>
              <w:t>.</w:t>
            </w:r>
            <w:r w:rsidR="008729BB">
              <w:rPr>
                <w:sz w:val="20"/>
              </w:rPr>
              <w:t xml:space="preserve">  For a Diameter Refund, the Authorization Code of the ‘confirmed’ transaction being refunded is populated in the Partner-ID AVP</w:t>
            </w:r>
            <w:r w:rsidR="000E5AB6">
              <w:rPr>
                <w:sz w:val="20"/>
              </w:rPr>
              <w:t>.</w:t>
            </w:r>
            <w:r w:rsidRPr="00EA56D5">
              <w:rPr>
                <w:sz w:val="20"/>
              </w:rPr>
              <w:t xml:space="preserve"> </w:t>
            </w:r>
          </w:p>
        </w:tc>
      </w:tr>
      <w:tr w:rsidR="00476CB0" w:rsidRPr="00EA56D5" w14:paraId="451712CF" w14:textId="77777777" w:rsidTr="00CB24EF">
        <w:trPr>
          <w:cantSplit/>
        </w:trPr>
        <w:tc>
          <w:tcPr>
            <w:tcW w:w="2268" w:type="dxa"/>
          </w:tcPr>
          <w:p w14:paraId="1FEF5B0A" w14:textId="10EACC84" w:rsidR="00476CB0" w:rsidRPr="00EA56D5" w:rsidRDefault="00476CB0" w:rsidP="00DE3E21">
            <w:pPr>
              <w:rPr>
                <w:sz w:val="20"/>
              </w:rPr>
            </w:pPr>
            <w:r w:rsidRPr="00EA56D5">
              <w:rPr>
                <w:sz w:val="20"/>
              </w:rPr>
              <w:t>Purchase-Category</w:t>
            </w:r>
            <w:r w:rsidR="00983408" w:rsidRPr="00EA56D5">
              <w:rPr>
                <w:sz w:val="20"/>
              </w:rPr>
              <w:t>-Code</w:t>
            </w:r>
          </w:p>
        </w:tc>
        <w:tc>
          <w:tcPr>
            <w:tcW w:w="1080" w:type="dxa"/>
          </w:tcPr>
          <w:p w14:paraId="3C845C2F" w14:textId="43704404" w:rsidR="00476CB0" w:rsidRPr="00EA56D5" w:rsidRDefault="00CB24EF" w:rsidP="00ED2292">
            <w:pPr>
              <w:rPr>
                <w:sz w:val="20"/>
              </w:rPr>
            </w:pPr>
            <w:r w:rsidRPr="00EA56D5">
              <w:rPr>
                <w:sz w:val="20"/>
              </w:rPr>
              <w:t>1104</w:t>
            </w:r>
          </w:p>
        </w:tc>
        <w:tc>
          <w:tcPr>
            <w:tcW w:w="5508" w:type="dxa"/>
          </w:tcPr>
          <w:p w14:paraId="3CD150D7" w14:textId="69042492" w:rsidR="00476CB0" w:rsidRPr="00EA56D5" w:rsidRDefault="000D6AC0" w:rsidP="00ED2292">
            <w:pPr>
              <w:rPr>
                <w:sz w:val="20"/>
              </w:rPr>
            </w:pPr>
            <w:r w:rsidRPr="00EA56D5">
              <w:rPr>
                <w:sz w:val="20"/>
              </w:rPr>
              <w:t>This AVP will hold the Purchase Category Code of the content/service.</w:t>
            </w:r>
            <w:r w:rsidR="00437604" w:rsidRPr="00EA56D5">
              <w:rPr>
                <w:sz w:val="20"/>
              </w:rPr>
              <w:t xml:space="preserve"> Note: the maximum value size is 128 alphanumeric characters</w:t>
            </w:r>
            <w:r w:rsidR="00711D4E" w:rsidRPr="00EA56D5">
              <w:rPr>
                <w:sz w:val="20"/>
              </w:rPr>
              <w:t xml:space="preserve"> and therefore, the value may need to be truncated</w:t>
            </w:r>
          </w:p>
        </w:tc>
      </w:tr>
      <w:tr w:rsidR="00476CB0" w:rsidRPr="00EA56D5" w14:paraId="1737B2B0" w14:textId="77777777" w:rsidTr="00CB24EF">
        <w:trPr>
          <w:cantSplit/>
        </w:trPr>
        <w:tc>
          <w:tcPr>
            <w:tcW w:w="2268" w:type="dxa"/>
          </w:tcPr>
          <w:p w14:paraId="033572BC" w14:textId="25DDB921" w:rsidR="00476CB0" w:rsidRPr="00EA56D5" w:rsidRDefault="00476CB0" w:rsidP="00DE3E21">
            <w:pPr>
              <w:rPr>
                <w:i/>
                <w:iCs/>
                <w:sz w:val="20"/>
              </w:rPr>
            </w:pPr>
            <w:r w:rsidRPr="00EA56D5">
              <w:rPr>
                <w:sz w:val="20"/>
              </w:rPr>
              <w:t>Application-Type</w:t>
            </w:r>
          </w:p>
        </w:tc>
        <w:tc>
          <w:tcPr>
            <w:tcW w:w="1080" w:type="dxa"/>
          </w:tcPr>
          <w:p w14:paraId="347F4F05" w14:textId="014EE3F0" w:rsidR="00476CB0" w:rsidRPr="00EA56D5" w:rsidRDefault="00476CB0" w:rsidP="00ED2292">
            <w:pPr>
              <w:rPr>
                <w:sz w:val="20"/>
              </w:rPr>
            </w:pPr>
            <w:r w:rsidRPr="00EA56D5">
              <w:rPr>
                <w:sz w:val="20"/>
              </w:rPr>
              <w:t>110</w:t>
            </w:r>
            <w:r w:rsidR="00CB24EF" w:rsidRPr="00EA56D5">
              <w:rPr>
                <w:sz w:val="20"/>
              </w:rPr>
              <w:t>5</w:t>
            </w:r>
          </w:p>
        </w:tc>
        <w:tc>
          <w:tcPr>
            <w:tcW w:w="5508" w:type="dxa"/>
          </w:tcPr>
          <w:p w14:paraId="6C6A554D" w14:textId="77777777" w:rsidR="00476CB0" w:rsidRPr="00EA56D5" w:rsidRDefault="000D6AC0" w:rsidP="00ED2292">
            <w:pPr>
              <w:rPr>
                <w:sz w:val="20"/>
              </w:rPr>
            </w:pPr>
            <w:r w:rsidRPr="00EA56D5">
              <w:rPr>
                <w:sz w:val="20"/>
              </w:rPr>
              <w:t xml:space="preserve">This AVP will hold </w:t>
            </w:r>
            <w:r w:rsidR="00983408" w:rsidRPr="00EA56D5">
              <w:rPr>
                <w:sz w:val="20"/>
              </w:rPr>
              <w:t>either a</w:t>
            </w:r>
            <w:r w:rsidRPr="00EA56D5">
              <w:rPr>
                <w:sz w:val="20"/>
              </w:rPr>
              <w:t xml:space="preserve"> value of “One-Off” for a </w:t>
            </w:r>
            <w:r w:rsidR="00983408" w:rsidRPr="00EA56D5">
              <w:rPr>
                <w:sz w:val="20"/>
              </w:rPr>
              <w:t>One-Time</w:t>
            </w:r>
            <w:r w:rsidRPr="00EA56D5">
              <w:rPr>
                <w:sz w:val="20"/>
              </w:rPr>
              <w:t xml:space="preserve"> purchase transactions and </w:t>
            </w:r>
            <w:r w:rsidR="00983408" w:rsidRPr="00EA56D5">
              <w:rPr>
                <w:sz w:val="20"/>
              </w:rPr>
              <w:t xml:space="preserve">a value of </w:t>
            </w:r>
            <w:r w:rsidRPr="00EA56D5">
              <w:rPr>
                <w:sz w:val="20"/>
              </w:rPr>
              <w:t>“Subscription” for a charge against a Mandate</w:t>
            </w:r>
            <w:r w:rsidR="00437604" w:rsidRPr="00EA56D5">
              <w:rPr>
                <w:sz w:val="20"/>
              </w:rPr>
              <w:t>. Note: the maximum value size is 64 alphanumeric characters</w:t>
            </w:r>
            <w:r w:rsidR="00711D4E" w:rsidRPr="00EA56D5">
              <w:rPr>
                <w:sz w:val="20"/>
              </w:rPr>
              <w:t xml:space="preserve"> but given the size of the two supported values, this is not an issue.</w:t>
            </w:r>
          </w:p>
          <w:p w14:paraId="46574AF5" w14:textId="7453FEFD" w:rsidR="001373A1" w:rsidRPr="00EA56D5" w:rsidRDefault="001373A1" w:rsidP="00ED2292">
            <w:pPr>
              <w:rPr>
                <w:sz w:val="20"/>
              </w:rPr>
            </w:pPr>
            <w:r w:rsidRPr="00EA56D5">
              <w:rPr>
                <w:sz w:val="20"/>
              </w:rPr>
              <w:t xml:space="preserve">For BoBo and Partner Payment, if a payment transaction (Authorize, Confirm, Charge and Cancel) includes a ‘mandateId’, the AVP value is “subscription” as this represents a charge against a Mandate and if a payment transaction (Authorize, Confirm, Charge and Cancel) is without a ‘mandateId’, the AVP value “One-Off” as this represent a One-Time purchase.  Note: if a transactionId provided in a Refund is for a “Subscription”, then this field is populated as “Subscription” and if it is for a “One-Off”, then is populated as “One-Off”, </w:t>
            </w:r>
          </w:p>
          <w:p w14:paraId="1307398E" w14:textId="1DE366B5" w:rsidR="001373A1" w:rsidRPr="00EA56D5" w:rsidRDefault="001373A1" w:rsidP="00ED2292">
            <w:pPr>
              <w:rPr>
                <w:sz w:val="20"/>
              </w:rPr>
            </w:pPr>
            <w:r w:rsidRPr="00EA56D5">
              <w:rPr>
                <w:sz w:val="20"/>
              </w:rPr>
              <w:t>For GCB payment, all transactions are considered “One-Off”</w:t>
            </w:r>
          </w:p>
        </w:tc>
      </w:tr>
      <w:tr w:rsidR="00476CB0" w:rsidRPr="00EA56D5" w14:paraId="4F4D42F8" w14:textId="77777777" w:rsidTr="00CB24EF">
        <w:trPr>
          <w:cantSplit/>
        </w:trPr>
        <w:tc>
          <w:tcPr>
            <w:tcW w:w="2268" w:type="dxa"/>
          </w:tcPr>
          <w:p w14:paraId="6E9EEDBF" w14:textId="1AB4934F" w:rsidR="00476CB0" w:rsidRPr="00EA56D5" w:rsidRDefault="00983408" w:rsidP="00DE3E21">
            <w:pPr>
              <w:rPr>
                <w:sz w:val="20"/>
              </w:rPr>
            </w:pPr>
            <w:r w:rsidRPr="00EA56D5">
              <w:rPr>
                <w:sz w:val="20"/>
              </w:rPr>
              <w:t>Adjustment-</w:t>
            </w:r>
            <w:r w:rsidR="00476CB0" w:rsidRPr="00EA56D5">
              <w:rPr>
                <w:sz w:val="20"/>
              </w:rPr>
              <w:t>Reason-Code</w:t>
            </w:r>
          </w:p>
        </w:tc>
        <w:tc>
          <w:tcPr>
            <w:tcW w:w="1080" w:type="dxa"/>
          </w:tcPr>
          <w:p w14:paraId="6213B969" w14:textId="5504DA89" w:rsidR="00476CB0" w:rsidRPr="00EA56D5" w:rsidRDefault="00476CB0" w:rsidP="00ED2292">
            <w:pPr>
              <w:rPr>
                <w:sz w:val="20"/>
              </w:rPr>
            </w:pPr>
            <w:r w:rsidRPr="00EA56D5">
              <w:rPr>
                <w:sz w:val="20"/>
              </w:rPr>
              <w:t>110</w:t>
            </w:r>
            <w:r w:rsidR="00CB24EF" w:rsidRPr="00EA56D5">
              <w:rPr>
                <w:sz w:val="20"/>
              </w:rPr>
              <w:t>6</w:t>
            </w:r>
          </w:p>
        </w:tc>
        <w:tc>
          <w:tcPr>
            <w:tcW w:w="5508" w:type="dxa"/>
          </w:tcPr>
          <w:p w14:paraId="29BCE942" w14:textId="0304BCD0" w:rsidR="00476CB0" w:rsidRPr="00EA56D5" w:rsidRDefault="000D6AC0" w:rsidP="00ED2292">
            <w:pPr>
              <w:rPr>
                <w:sz w:val="20"/>
              </w:rPr>
            </w:pPr>
            <w:r w:rsidRPr="00EA56D5">
              <w:rPr>
                <w:sz w:val="20"/>
              </w:rPr>
              <w:t>This AVP will hold the Reason Code for a Refund</w:t>
            </w:r>
            <w:r w:rsidR="00437604" w:rsidRPr="00EA56D5">
              <w:rPr>
                <w:sz w:val="20"/>
              </w:rPr>
              <w:t>. Note: the maximum value size is 64 alphanumeric characters</w:t>
            </w:r>
            <w:r w:rsidR="00711D4E" w:rsidRPr="00EA56D5">
              <w:rPr>
                <w:sz w:val="20"/>
              </w:rPr>
              <w:t xml:space="preserve"> and therefore, the value may need to be truncated</w:t>
            </w:r>
          </w:p>
        </w:tc>
      </w:tr>
    </w:tbl>
    <w:p w14:paraId="393AC5DB" w14:textId="77777777" w:rsidR="00944181" w:rsidRPr="00D929DE" w:rsidRDefault="00944181" w:rsidP="00DE3E21">
      <w:bookmarkStart w:id="1208" w:name="_Toc233385284"/>
    </w:p>
    <w:p w14:paraId="2DB26577" w14:textId="77777777" w:rsidR="00F23F50" w:rsidRPr="00D929DE" w:rsidRDefault="00F23F50" w:rsidP="00ED2292">
      <w:pPr>
        <w:pStyle w:val="Heading2"/>
      </w:pPr>
      <w:bookmarkStart w:id="1209" w:name="_Toc367633796"/>
      <w:r w:rsidRPr="00D929DE">
        <w:rPr>
          <w:rFonts w:eastAsia="MS Mincho"/>
        </w:rPr>
        <w:t>Field Mappings – Charge Operation</w:t>
      </w:r>
      <w:bookmarkEnd w:id="1208"/>
      <w:bookmarkEnd w:id="1209"/>
    </w:p>
    <w:p w14:paraId="6F9EBE19" w14:textId="26F5AA92" w:rsidR="00F23F50" w:rsidRPr="00D929DE" w:rsidRDefault="00F23F50" w:rsidP="00ED2292">
      <w:r w:rsidRPr="00D929DE">
        <w:lastRenderedPageBreak/>
        <w:t xml:space="preserve">As shown in Section </w:t>
      </w:r>
      <w:r w:rsidR="00BF5920" w:rsidRPr="00D929DE">
        <w:fldChar w:fldCharType="begin"/>
      </w:r>
      <w:r w:rsidR="00BF5920" w:rsidRPr="00D929DE">
        <w:instrText xml:space="preserve"> REF _Ref233698093 \w \p \h </w:instrText>
      </w:r>
      <w:r w:rsidR="00BF5920" w:rsidRPr="00D929DE">
        <w:fldChar w:fldCharType="separate"/>
      </w:r>
      <w:r w:rsidR="00517227">
        <w:t>4.1 above</w:t>
      </w:r>
      <w:r w:rsidR="00BF5920" w:rsidRPr="00D929DE">
        <w:fldChar w:fldCharType="end"/>
      </w:r>
      <w:r w:rsidRPr="00D929DE">
        <w:t xml:space="preserve">, for the BoBo </w:t>
      </w:r>
      <w:r w:rsidR="0035397A" w:rsidRPr="0035397A">
        <w:t xml:space="preserve">&amp; Partner </w:t>
      </w:r>
      <w:r w:rsidRPr="00D929DE">
        <w:t xml:space="preserve">Payment service, the BoBo </w:t>
      </w:r>
      <w:r w:rsidR="0035397A" w:rsidRPr="0035397A">
        <w:t xml:space="preserve">&amp; Partner </w:t>
      </w:r>
      <w:r w:rsidRPr="00D929DE">
        <w:t xml:space="preserve">Charge operation maps to a Diameter </w:t>
      </w:r>
      <w:r w:rsidR="00D37698" w:rsidRPr="00D929DE">
        <w:t xml:space="preserve">Direct Debit (Charge) </w:t>
      </w:r>
      <w:r w:rsidRPr="00D929DE">
        <w:t xml:space="preserve">method and for the GCB Payment service, there is no Charge </w:t>
      </w:r>
      <w:r w:rsidR="00A563A2" w:rsidRPr="00D929DE">
        <w:t>functionality</w:t>
      </w:r>
      <w:r w:rsidRPr="00D929DE">
        <w:t xml:space="preserve">. </w:t>
      </w:r>
    </w:p>
    <w:p w14:paraId="2A5CF0F5" w14:textId="2FEB49F8" w:rsidR="00F23F50" w:rsidRPr="00D929DE" w:rsidRDefault="00F23F50" w:rsidP="00ED2292"/>
    <w:p w14:paraId="1AD3F25B" w14:textId="5DB281DE" w:rsidR="00A7067E" w:rsidRPr="00D929DE" w:rsidRDefault="00F23F50" w:rsidP="00ED2292">
      <w:pPr>
        <w:pStyle w:val="Heading3"/>
      </w:pPr>
      <w:bookmarkStart w:id="1210" w:name="_Toc233385285"/>
      <w:bookmarkStart w:id="1211" w:name="_Toc367633797"/>
      <w:r w:rsidRPr="00D929DE">
        <w:rPr>
          <w:rFonts w:eastAsia="MS Mincho"/>
        </w:rPr>
        <w:t xml:space="preserve">Field Mappings – CCR </w:t>
      </w:r>
      <w:r w:rsidR="0068354A" w:rsidRPr="00D929DE">
        <w:rPr>
          <w:rFonts w:eastAsia="MS Mincho"/>
        </w:rPr>
        <w:t>Method</w:t>
      </w:r>
      <w:r w:rsidRPr="00D929DE">
        <w:rPr>
          <w:rFonts w:eastAsia="MS Mincho"/>
        </w:rPr>
        <w:t xml:space="preserve"> to Charge Request</w:t>
      </w:r>
      <w:bookmarkEnd w:id="1210"/>
      <w:bookmarkEnd w:id="1211"/>
    </w:p>
    <w:p w14:paraId="1C1A4136" w14:textId="387C84EC" w:rsidR="00A65809" w:rsidRPr="00D929DE" w:rsidRDefault="00A65809" w:rsidP="00ED2292">
      <w:r w:rsidRPr="00D929DE">
        <w:t xml:space="preserve">The required Diameter Base protocol and Credit-Control Application AVPs in the CCR message for a Diameter </w:t>
      </w:r>
      <w:r w:rsidR="0068354A" w:rsidRPr="00D929DE">
        <w:t>Direct Debit (Charge)</w:t>
      </w:r>
      <w:r w:rsidRPr="00D929DE">
        <w:t xml:space="preserve"> method are shown in the table below.  Also where applicable, the table indicates where the values of these AVPs are sourced from in the BoBo </w:t>
      </w:r>
      <w:r w:rsidR="0035397A" w:rsidRPr="0035397A">
        <w:t xml:space="preserve">&amp; Partner </w:t>
      </w:r>
      <w:r w:rsidRPr="00D929DE">
        <w:t xml:space="preserve">Payment Charge request fields.  </w:t>
      </w:r>
      <w:r w:rsidR="00A563A2" w:rsidRPr="00D929DE">
        <w:t xml:space="preserve"> </w:t>
      </w:r>
    </w:p>
    <w:p w14:paraId="5E779ED3" w14:textId="77777777" w:rsidR="00A563A2" w:rsidRPr="00D929DE" w:rsidRDefault="00A563A2" w:rsidP="00ED2292"/>
    <w:p w14:paraId="36446C71" w14:textId="185B3A8C" w:rsidR="00A65809" w:rsidRPr="00D929DE" w:rsidRDefault="00A65809" w:rsidP="00ED2292">
      <w:r w:rsidRPr="00D929DE">
        <w:t>Additionally, in the table below, the applicable</w:t>
      </w:r>
      <w:r w:rsidR="00A563A2" w:rsidRPr="00D929DE">
        <w:t xml:space="preserve"> custom AVP</w:t>
      </w:r>
      <w:r w:rsidR="00F144AE" w:rsidRPr="00D929DE">
        <w:t>s</w:t>
      </w:r>
      <w:r w:rsidRPr="00D929DE">
        <w:t xml:space="preserve"> for a Diameter </w:t>
      </w:r>
      <w:r w:rsidR="0068354A" w:rsidRPr="00D929DE">
        <w:t xml:space="preserve">Direct Debit (Charge) </w:t>
      </w:r>
      <w:r w:rsidRPr="00D929DE">
        <w:t xml:space="preserve">method </w:t>
      </w:r>
      <w:r w:rsidR="00F144AE" w:rsidRPr="00D929DE">
        <w:t>are</w:t>
      </w:r>
      <w:r w:rsidRPr="00D929DE">
        <w:t xml:space="preserve"> shown in ‘bold’ to highlight </w:t>
      </w:r>
      <w:r w:rsidR="00A563A2" w:rsidRPr="00D929DE">
        <w:t xml:space="preserve">it as </w:t>
      </w:r>
      <w:r w:rsidR="0068354A" w:rsidRPr="00D929DE">
        <w:t xml:space="preserve">a </w:t>
      </w:r>
      <w:r w:rsidR="00A563A2" w:rsidRPr="00D929DE">
        <w:t>custom AVP</w:t>
      </w:r>
      <w:r w:rsidRPr="00D929DE">
        <w:t>.  Also</w:t>
      </w:r>
      <w:r w:rsidR="00A563A2" w:rsidRPr="00D929DE">
        <w:t>,</w:t>
      </w:r>
      <w:r w:rsidRPr="00D929DE">
        <w:t xml:space="preserve"> </w:t>
      </w:r>
      <w:r w:rsidR="00A76040" w:rsidRPr="00D929DE">
        <w:t xml:space="preserve">if applicable, </w:t>
      </w:r>
      <w:r w:rsidRPr="00D929DE">
        <w:t xml:space="preserve">the </w:t>
      </w:r>
      <w:r w:rsidR="00A563A2" w:rsidRPr="00D929DE">
        <w:t>table indicates where the value</w:t>
      </w:r>
      <w:r w:rsidRPr="00D929DE">
        <w:t xml:space="preserve"> of </w:t>
      </w:r>
      <w:r w:rsidR="00F144AE" w:rsidRPr="00D929DE">
        <w:t>a</w:t>
      </w:r>
      <w:r w:rsidR="003F4F96" w:rsidRPr="00D929DE">
        <w:t xml:space="preserve"> given</w:t>
      </w:r>
      <w:r w:rsidR="00CE18B4" w:rsidRPr="00D929DE">
        <w:t xml:space="preserve"> custom</w:t>
      </w:r>
      <w:r w:rsidR="00A563A2" w:rsidRPr="00D929DE">
        <w:t xml:space="preserve"> AVP</w:t>
      </w:r>
      <w:r w:rsidRPr="00D929DE">
        <w:t xml:space="preserve"> </w:t>
      </w:r>
      <w:r w:rsidR="00A563A2" w:rsidRPr="00D929DE">
        <w:t>is</w:t>
      </w:r>
      <w:r w:rsidRPr="00D929DE">
        <w:t xml:space="preserve"> sourced from in the BoBo </w:t>
      </w:r>
      <w:r w:rsidR="0035397A" w:rsidRPr="0035397A">
        <w:t xml:space="preserve">&amp; Partner </w:t>
      </w:r>
      <w:r w:rsidRPr="00D929DE">
        <w:t xml:space="preserve">Payment </w:t>
      </w:r>
      <w:r w:rsidR="00A563A2" w:rsidRPr="00D929DE">
        <w:t>Charge request fields</w:t>
      </w:r>
      <w:r w:rsidRPr="00D929DE">
        <w:t>.</w:t>
      </w:r>
    </w:p>
    <w:p w14:paraId="6B69337A" w14:textId="77777777" w:rsidR="00CE18B4" w:rsidRPr="00D929DE" w:rsidRDefault="00CE18B4" w:rsidP="00ED2292"/>
    <w:p w14:paraId="25769693" w14:textId="1F4038C8" w:rsidR="00462308" w:rsidRPr="00D929DE" w:rsidRDefault="00462308" w:rsidP="00ED2292">
      <w:r w:rsidRPr="00D929DE">
        <w:t>Unless indicated otherwise, all the AVPs are mandatory.</w:t>
      </w:r>
    </w:p>
    <w:p w14:paraId="5FB76D21" w14:textId="77777777" w:rsidR="00F144AE" w:rsidRPr="00D929DE" w:rsidRDefault="00F144AE" w:rsidP="00ED2292"/>
    <w:p w14:paraId="2939A1FE" w14:textId="77777777" w:rsidR="00F23F50" w:rsidRPr="00D929DE" w:rsidRDefault="00F23F50"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462308" w:rsidRPr="00EE0951" w14:paraId="3FDA4E0E" w14:textId="77777777" w:rsidTr="00462308">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6DBB022E" w14:textId="77777777" w:rsidR="00462308" w:rsidRPr="00EE0951" w:rsidRDefault="00462308" w:rsidP="00457A96">
            <w:pPr>
              <w:jc w:val="center"/>
              <w:rPr>
                <w:rFonts w:ascii="Arial" w:hAnsi="Arial" w:cs="Arial"/>
                <w:sz w:val="20"/>
              </w:rPr>
            </w:pPr>
            <w:r w:rsidRPr="00EE0951">
              <w:rPr>
                <w:rFonts w:ascii="Arial" w:hAnsi="Arial" w:cs="Arial"/>
                <w:sz w:val="20"/>
              </w:rPr>
              <w:t>CCR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3A4FA0DD" w14:textId="6F1A01D8" w:rsidR="00462308" w:rsidRPr="00EE0951" w:rsidRDefault="00462308" w:rsidP="00457A96">
            <w:pPr>
              <w:jc w:val="center"/>
              <w:rPr>
                <w:rFonts w:ascii="Arial" w:hAnsi="Arial" w:cs="Arial"/>
                <w:sz w:val="20"/>
              </w:rPr>
            </w:pPr>
            <w:r w:rsidRPr="00EE0951">
              <w:rPr>
                <w:rFonts w:ascii="Arial" w:hAnsi="Arial" w:cs="Arial"/>
                <w:sz w:val="20"/>
              </w:rPr>
              <w:t xml:space="preserve">Sourced from </w:t>
            </w:r>
            <w:r w:rsidR="00E96CB2" w:rsidRPr="00EE0951">
              <w:rPr>
                <w:rFonts w:ascii="Arial" w:hAnsi="Arial" w:cs="Arial"/>
                <w:sz w:val="20"/>
              </w:rPr>
              <w:t xml:space="preserve">BoBo </w:t>
            </w:r>
            <w:r w:rsidR="0035397A" w:rsidRPr="00EE0951">
              <w:rPr>
                <w:rFonts w:ascii="Arial" w:hAnsi="Arial" w:cs="Arial"/>
                <w:sz w:val="20"/>
              </w:rPr>
              <w:t xml:space="preserve">&amp; Partner </w:t>
            </w:r>
            <w:r w:rsidR="00E96CB2" w:rsidRPr="00EE0951">
              <w:rPr>
                <w:rFonts w:ascii="Arial" w:hAnsi="Arial" w:cs="Arial"/>
                <w:sz w:val="20"/>
              </w:rPr>
              <w:t xml:space="preserve">Payment </w:t>
            </w:r>
            <w:r w:rsidRPr="00EE0951">
              <w:rPr>
                <w:rFonts w:ascii="Arial" w:hAnsi="Arial" w:cs="Arial"/>
                <w:sz w:val="20"/>
              </w:rPr>
              <w:t>Charge Request Field</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1BDB1C53" w14:textId="77777777" w:rsidR="00462308" w:rsidRPr="00EE0951" w:rsidRDefault="00462308" w:rsidP="00457A96">
            <w:pPr>
              <w:jc w:val="center"/>
              <w:rPr>
                <w:rFonts w:ascii="Arial" w:hAnsi="Arial" w:cs="Arial"/>
                <w:sz w:val="20"/>
              </w:rPr>
            </w:pPr>
            <w:r w:rsidRPr="00EE0951">
              <w:rPr>
                <w:rFonts w:ascii="Arial" w:hAnsi="Arial" w:cs="Arial"/>
                <w:sz w:val="20"/>
              </w:rPr>
              <w:t>Notes</w:t>
            </w:r>
          </w:p>
        </w:tc>
      </w:tr>
      <w:tr w:rsidR="00462308" w:rsidRPr="00EE0951" w14:paraId="69076D63" w14:textId="77777777" w:rsidTr="00462308">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4F147E1" w14:textId="77777777" w:rsidR="00462308" w:rsidRPr="00EE0951" w:rsidRDefault="00462308" w:rsidP="00706D15">
            <w:pPr>
              <w:keepNext/>
              <w:rPr>
                <w:sz w:val="20"/>
              </w:rPr>
            </w:pPr>
            <w:r w:rsidRPr="00EE0951">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275F3F95" w14:textId="77777777" w:rsidR="00462308" w:rsidRPr="00EE0951" w:rsidRDefault="00462308" w:rsidP="00DE3E21">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C16FD7D" w14:textId="2C671733" w:rsidR="00462308"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77E0D6EC" w14:textId="77777777" w:rsidTr="00462308">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CFC6C05" w14:textId="77777777" w:rsidR="00E96CB2" w:rsidRPr="00EE0951" w:rsidRDefault="00E96CB2" w:rsidP="00DE3E21">
            <w:pPr>
              <w:rPr>
                <w:sz w:val="20"/>
              </w:rPr>
            </w:pPr>
            <w:r w:rsidRPr="00EE0951">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5AC8DBB9" w14:textId="77777777" w:rsidR="00E96CB2" w:rsidRPr="00EE0951" w:rsidRDefault="00E96CB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6A2353A" w14:textId="23DB115F"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77279C0D" w14:textId="77777777" w:rsidTr="00462308">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7A2084F" w14:textId="77777777" w:rsidR="00E96CB2" w:rsidRPr="00EE0951" w:rsidRDefault="00E96CB2" w:rsidP="00DE3E21">
            <w:pPr>
              <w:rPr>
                <w:sz w:val="20"/>
              </w:rPr>
            </w:pPr>
            <w:r w:rsidRPr="00EE0951">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6E2579D1" w14:textId="77777777" w:rsidR="00E96CB2" w:rsidRPr="00EE0951" w:rsidRDefault="00E96CB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EBF2CD4" w14:textId="263636FD"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6E72222C" w14:textId="77777777" w:rsidTr="00462308">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59A9329" w14:textId="77777777" w:rsidR="00E96CB2" w:rsidRPr="00EE0951" w:rsidRDefault="00E96CB2" w:rsidP="00DE3E21">
            <w:pPr>
              <w:rPr>
                <w:sz w:val="20"/>
              </w:rPr>
            </w:pPr>
            <w:r w:rsidRPr="00EE0951">
              <w:rPr>
                <w:sz w:val="20"/>
              </w:rPr>
              <w:t>Destination-Realm</w:t>
            </w:r>
          </w:p>
        </w:tc>
        <w:tc>
          <w:tcPr>
            <w:tcW w:w="2740" w:type="dxa"/>
            <w:tcBorders>
              <w:top w:val="single" w:sz="4" w:space="0" w:color="auto"/>
              <w:left w:val="single" w:sz="4" w:space="0" w:color="auto"/>
              <w:bottom w:val="single" w:sz="4" w:space="0" w:color="auto"/>
              <w:right w:val="single" w:sz="4" w:space="0" w:color="auto"/>
            </w:tcBorders>
          </w:tcPr>
          <w:p w14:paraId="560C7039" w14:textId="77777777" w:rsidR="00E96CB2" w:rsidRPr="00EE0951" w:rsidRDefault="00E96CB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63A1CDD" w14:textId="08E85AB6"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1FB6CD3B" w14:textId="77777777" w:rsidTr="00462308">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B95F4A9" w14:textId="77777777" w:rsidR="00E96CB2" w:rsidRPr="00EE0951" w:rsidRDefault="00E96CB2" w:rsidP="00DE3E21">
            <w:pPr>
              <w:rPr>
                <w:sz w:val="20"/>
              </w:rPr>
            </w:pPr>
            <w:r w:rsidRPr="00EE0951">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32D7C8D8" w14:textId="77777777" w:rsidR="00E96CB2" w:rsidRPr="00EE0951" w:rsidRDefault="00E96CB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B40CAF5" w14:textId="54ECA094"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192EE580" w14:textId="77777777" w:rsidTr="00462308">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25FF3B0" w14:textId="77777777" w:rsidR="00E96CB2" w:rsidRPr="00EE0951" w:rsidRDefault="00E96CB2" w:rsidP="00DE3E21">
            <w:pPr>
              <w:rPr>
                <w:sz w:val="20"/>
              </w:rPr>
            </w:pPr>
            <w:r w:rsidRPr="00EE0951">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36144596" w14:textId="77777777" w:rsidR="00E96CB2" w:rsidRPr="00EE0951" w:rsidRDefault="00E96CB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2BE4A22" w14:textId="6A4FB14A"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38B19804" w14:textId="77777777" w:rsidTr="00462308">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7272F99" w14:textId="77777777" w:rsidR="00E96CB2" w:rsidRPr="00EE0951" w:rsidRDefault="00E96CB2" w:rsidP="00DE3E21">
            <w:pPr>
              <w:rPr>
                <w:sz w:val="20"/>
              </w:rPr>
            </w:pPr>
            <w:r w:rsidRPr="00EE0951">
              <w:rPr>
                <w:sz w:val="20"/>
              </w:rPr>
              <w:t>CC-Request-Number</w:t>
            </w:r>
          </w:p>
        </w:tc>
        <w:tc>
          <w:tcPr>
            <w:tcW w:w="2740" w:type="dxa"/>
            <w:tcBorders>
              <w:top w:val="single" w:sz="4" w:space="0" w:color="auto"/>
              <w:left w:val="single" w:sz="4" w:space="0" w:color="auto"/>
              <w:bottom w:val="single" w:sz="4" w:space="0" w:color="auto"/>
              <w:right w:val="single" w:sz="4" w:space="0" w:color="auto"/>
            </w:tcBorders>
          </w:tcPr>
          <w:p w14:paraId="7559E116" w14:textId="77777777" w:rsidR="00E96CB2" w:rsidRPr="00EE0951" w:rsidRDefault="00E96CB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41D0766" w14:textId="0E5147C4"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7E04C1E8" w14:textId="77777777" w:rsidTr="004828E7">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021A1A1" w14:textId="77777777" w:rsidR="00E96CB2" w:rsidRPr="00EE0951" w:rsidRDefault="00E96CB2" w:rsidP="00DE3E21">
            <w:pPr>
              <w:rPr>
                <w:sz w:val="20"/>
              </w:rPr>
            </w:pPr>
            <w:r w:rsidRPr="00EE0951">
              <w:rPr>
                <w:sz w:val="20"/>
              </w:rPr>
              <w:t>Destination-Host</w:t>
            </w:r>
          </w:p>
        </w:tc>
        <w:tc>
          <w:tcPr>
            <w:tcW w:w="2740" w:type="dxa"/>
            <w:tcBorders>
              <w:top w:val="single" w:sz="4" w:space="0" w:color="auto"/>
              <w:left w:val="single" w:sz="4" w:space="0" w:color="auto"/>
              <w:bottom w:val="single" w:sz="4" w:space="0" w:color="auto"/>
              <w:right w:val="single" w:sz="4" w:space="0" w:color="auto"/>
            </w:tcBorders>
          </w:tcPr>
          <w:p w14:paraId="75425E99" w14:textId="77777777" w:rsidR="00E96CB2" w:rsidRPr="00EE0951" w:rsidRDefault="00E96CB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E340DDE" w14:textId="5F3AE28C"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2E1907F9" w14:textId="77777777" w:rsidTr="00EB380F">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299BB11" w14:textId="77777777" w:rsidR="00E96CB2" w:rsidRPr="00EE0951" w:rsidRDefault="00E96CB2" w:rsidP="00DE3E21">
            <w:pPr>
              <w:rPr>
                <w:sz w:val="20"/>
              </w:rPr>
            </w:pPr>
            <w:r w:rsidRPr="00EE0951">
              <w:rPr>
                <w:sz w:val="20"/>
              </w:rPr>
              <w:t>Event-Timestamp</w:t>
            </w:r>
          </w:p>
        </w:tc>
        <w:tc>
          <w:tcPr>
            <w:tcW w:w="2740" w:type="dxa"/>
            <w:tcBorders>
              <w:top w:val="single" w:sz="4" w:space="0" w:color="auto"/>
              <w:left w:val="single" w:sz="4" w:space="0" w:color="auto"/>
              <w:bottom w:val="single" w:sz="4" w:space="0" w:color="auto"/>
              <w:right w:val="single" w:sz="4" w:space="0" w:color="auto"/>
            </w:tcBorders>
          </w:tcPr>
          <w:p w14:paraId="1EAA5C96" w14:textId="77777777" w:rsidR="00E96CB2" w:rsidRPr="00EE0951" w:rsidRDefault="00E96CB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8AE9F11" w14:textId="77777777"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96CB2" w:rsidRPr="00EE0951" w14:paraId="4A74D694" w14:textId="77777777" w:rsidTr="00EB380F">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D87D1FB" w14:textId="77777777" w:rsidR="00E96CB2" w:rsidRPr="00EE0951" w:rsidRDefault="00E96CB2" w:rsidP="00DE3E21">
            <w:pPr>
              <w:rPr>
                <w:sz w:val="20"/>
              </w:rPr>
            </w:pPr>
            <w:r w:rsidRPr="00EE0951">
              <w:rPr>
                <w:sz w:val="20"/>
              </w:rPr>
              <w:t>Subscription-Id</w:t>
            </w:r>
          </w:p>
        </w:tc>
        <w:tc>
          <w:tcPr>
            <w:tcW w:w="2740" w:type="dxa"/>
            <w:tcBorders>
              <w:top w:val="single" w:sz="4" w:space="0" w:color="auto"/>
              <w:left w:val="single" w:sz="4" w:space="0" w:color="auto"/>
              <w:bottom w:val="single" w:sz="4" w:space="0" w:color="auto"/>
              <w:right w:val="single" w:sz="4" w:space="0" w:color="auto"/>
            </w:tcBorders>
          </w:tcPr>
          <w:p w14:paraId="5F7C51BE" w14:textId="70F4ED6C" w:rsidR="00E96CB2" w:rsidRPr="00EE0951" w:rsidRDefault="00E96CB2" w:rsidP="00ED2292">
            <w:pPr>
              <w:rPr>
                <w:sz w:val="20"/>
              </w:rPr>
            </w:pPr>
            <w:r w:rsidRPr="00EE0951">
              <w:rPr>
                <w:b/>
                <w:sz w:val="20"/>
              </w:rPr>
              <w:t xml:space="preserve">BoBo </w:t>
            </w:r>
            <w:r w:rsidR="0035397A" w:rsidRPr="00EE0951">
              <w:rPr>
                <w:b/>
                <w:sz w:val="20"/>
              </w:rPr>
              <w:t xml:space="preserve">&amp; Partner </w:t>
            </w:r>
            <w:r w:rsidRPr="00EE0951">
              <w:rPr>
                <w:b/>
                <w:sz w:val="20"/>
              </w:rPr>
              <w:t>Payment:</w:t>
            </w:r>
            <w:r w:rsidRPr="00EE0951">
              <w:rPr>
                <w:sz w:val="20"/>
              </w:rPr>
              <w:t xml:space="preserve"> For a One-Time purchase, the ‘phoneNumber’ (idInfo object) in the Charge operation. For a </w:t>
            </w:r>
            <w:r w:rsidR="00FB3278" w:rsidRPr="00EE0951">
              <w:rPr>
                <w:sz w:val="20"/>
              </w:rPr>
              <w:t>charge</w:t>
            </w:r>
            <w:r w:rsidRPr="00EE0951">
              <w:rPr>
                <w:sz w:val="20"/>
              </w:rPr>
              <w:t xml:space="preserve"> against a Mandate, the value contained in the ‘phoneNumber’ (idInfo object) of the Mandate Setup operation is used</w:t>
            </w:r>
            <w:r w:rsidR="00FB3278" w:rsidRPr="00EE0951">
              <w:rPr>
                <w:sz w:val="20"/>
              </w:rPr>
              <w:t>, which is identified by the Mandate ID</w:t>
            </w:r>
            <w:r w:rsidRPr="00EE0951">
              <w:rPr>
                <w:sz w:val="20"/>
              </w:rPr>
              <w:t>.</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6A6BC75" w14:textId="77777777" w:rsidR="00E96CB2" w:rsidRPr="00EE0951" w:rsidRDefault="00E96CB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p w14:paraId="3F58BDC4" w14:textId="7A84647D" w:rsidR="00E96CB2" w:rsidRPr="00EE0951" w:rsidRDefault="00E96CB2" w:rsidP="00ED2292">
            <w:pPr>
              <w:rPr>
                <w:sz w:val="20"/>
              </w:rPr>
            </w:pPr>
          </w:p>
        </w:tc>
      </w:tr>
      <w:tr w:rsidR="00707C3E" w:rsidRPr="00EE0951" w14:paraId="669855CF" w14:textId="77777777" w:rsidTr="00EB380F">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82C2D48" w14:textId="77777777" w:rsidR="00707C3E" w:rsidRPr="00EE0951" w:rsidRDefault="00707C3E" w:rsidP="00DE3E21">
            <w:pPr>
              <w:rPr>
                <w:sz w:val="20"/>
              </w:rPr>
            </w:pPr>
            <w:r w:rsidRPr="00EE0951">
              <w:rPr>
                <w:sz w:val="20"/>
              </w:rPr>
              <w:lastRenderedPageBreak/>
              <w:t>Service-Identifier</w:t>
            </w:r>
          </w:p>
        </w:tc>
        <w:tc>
          <w:tcPr>
            <w:tcW w:w="2740" w:type="dxa"/>
            <w:tcBorders>
              <w:top w:val="single" w:sz="4" w:space="0" w:color="auto"/>
              <w:left w:val="single" w:sz="4" w:space="0" w:color="auto"/>
              <w:bottom w:val="single" w:sz="4" w:space="0" w:color="auto"/>
              <w:right w:val="single" w:sz="4" w:space="0" w:color="auto"/>
            </w:tcBorders>
          </w:tcPr>
          <w:p w14:paraId="61D20409" w14:textId="77777777" w:rsidR="00707C3E" w:rsidRPr="00EE0951" w:rsidRDefault="00707C3E"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0F1C827" w14:textId="29D95448" w:rsidR="00707C3E" w:rsidRPr="00EE0951" w:rsidRDefault="00707C3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707C3E" w:rsidRPr="00EE0951" w14:paraId="58225E4F" w14:textId="77777777" w:rsidTr="0076010B">
        <w:trPr>
          <w:cantSplit/>
          <w:trHeight w:val="836"/>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F93B785" w14:textId="0BB815CB" w:rsidR="00504324" w:rsidRPr="00EE0951" w:rsidRDefault="00504324" w:rsidP="00DE3E21">
            <w:pPr>
              <w:rPr>
                <w:sz w:val="20"/>
              </w:rPr>
            </w:pPr>
            <w:r w:rsidRPr="00EE0951">
              <w:rPr>
                <w:sz w:val="20"/>
              </w:rPr>
              <w:t>Used-Service-Unit</w:t>
            </w:r>
          </w:p>
        </w:tc>
        <w:tc>
          <w:tcPr>
            <w:tcW w:w="2740" w:type="dxa"/>
            <w:tcBorders>
              <w:top w:val="single" w:sz="4" w:space="0" w:color="auto"/>
              <w:left w:val="single" w:sz="4" w:space="0" w:color="auto"/>
              <w:bottom w:val="single" w:sz="4" w:space="0" w:color="auto"/>
              <w:right w:val="single" w:sz="4" w:space="0" w:color="auto"/>
            </w:tcBorders>
          </w:tcPr>
          <w:p w14:paraId="470454C2" w14:textId="062C8018" w:rsidR="00707C3E" w:rsidRPr="00EE0951" w:rsidRDefault="00707C3E" w:rsidP="00ED2292">
            <w:pPr>
              <w:rPr>
                <w:sz w:val="20"/>
              </w:rPr>
            </w:pPr>
            <w:r w:rsidRPr="00EE0951">
              <w:rPr>
                <w:b/>
                <w:sz w:val="20"/>
              </w:rPr>
              <w:t xml:space="preserve">BoBo </w:t>
            </w:r>
            <w:r w:rsidR="0035397A" w:rsidRPr="00EE0951">
              <w:rPr>
                <w:b/>
                <w:sz w:val="20"/>
              </w:rPr>
              <w:t xml:space="preserve">&amp; Partner </w:t>
            </w:r>
            <w:r w:rsidRPr="00EE0951">
              <w:rPr>
                <w:b/>
                <w:sz w:val="20"/>
              </w:rPr>
              <w:t>Payment:</w:t>
            </w:r>
            <w:r w:rsidRPr="00EE0951">
              <w:rPr>
                <w:sz w:val="20"/>
              </w:rPr>
              <w:t xml:space="preserve"> This AVP contains the “total amount” which is the ‘grossCost’</w:t>
            </w:r>
            <w:r w:rsidR="008D2BB9" w:rsidRPr="00EE0951">
              <w:rPr>
                <w:sz w:val="20"/>
              </w:rPr>
              <w:t xml:space="preserve"> (LineItem object)</w:t>
            </w:r>
            <w:r w:rsidRPr="00EE0951">
              <w:rPr>
                <w:sz w:val="20"/>
              </w:rPr>
              <w:t xml:space="preserve"> value</w:t>
            </w:r>
            <w:r w:rsidR="00DE65D0" w:rsidRPr="00EE0951">
              <w:rPr>
                <w:sz w:val="20"/>
              </w:rPr>
              <w:t>.</w:t>
            </w:r>
            <w:r w:rsidRPr="00EE0951">
              <w:rPr>
                <w:sz w:val="20"/>
              </w:rPr>
              <w:t xml:space="preserve"> </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0E3E0C3" w14:textId="2594D15F" w:rsidR="00707C3E" w:rsidRPr="00EE0951" w:rsidRDefault="00707C3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707C3E" w:rsidRPr="00EE0951" w14:paraId="5487EAD2" w14:textId="77777777" w:rsidTr="004828E7">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D9AB214" w14:textId="77777777" w:rsidR="00707C3E" w:rsidRPr="00EE0951" w:rsidRDefault="00707C3E" w:rsidP="00DE3E21">
            <w:pPr>
              <w:rPr>
                <w:sz w:val="20"/>
              </w:rPr>
            </w:pPr>
            <w:r w:rsidRPr="00EE0951">
              <w:rPr>
                <w:sz w:val="20"/>
              </w:rPr>
              <w:t xml:space="preserve">Requested-Action </w:t>
            </w:r>
          </w:p>
        </w:tc>
        <w:tc>
          <w:tcPr>
            <w:tcW w:w="2740" w:type="dxa"/>
            <w:tcBorders>
              <w:top w:val="single" w:sz="4" w:space="0" w:color="auto"/>
              <w:left w:val="single" w:sz="4" w:space="0" w:color="auto"/>
              <w:bottom w:val="single" w:sz="4" w:space="0" w:color="auto"/>
              <w:right w:val="single" w:sz="4" w:space="0" w:color="auto"/>
            </w:tcBorders>
          </w:tcPr>
          <w:p w14:paraId="12AE9E02" w14:textId="77777777" w:rsidR="00707C3E" w:rsidRPr="00EE0951" w:rsidRDefault="00707C3E"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FF0660D" w14:textId="5B68F362" w:rsidR="00707C3E" w:rsidRPr="00EE0951" w:rsidRDefault="00707C3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504324" w:rsidRPr="00EE0951" w14:paraId="11670A01" w14:textId="77777777" w:rsidTr="00C429CA">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FDF00B5" w14:textId="6DBCB8A9" w:rsidR="00504324" w:rsidRPr="00E00CCC" w:rsidRDefault="00952A0D" w:rsidP="00DE3E21">
            <w:pPr>
              <w:rPr>
                <w:b/>
                <w:sz w:val="20"/>
              </w:rPr>
            </w:pPr>
            <w:r w:rsidRPr="00E00CCC">
              <w:rPr>
                <w:b/>
                <w:sz w:val="20"/>
              </w:rPr>
              <w:t>Partner-ID</w:t>
            </w:r>
          </w:p>
        </w:tc>
        <w:tc>
          <w:tcPr>
            <w:tcW w:w="2740" w:type="dxa"/>
            <w:tcBorders>
              <w:top w:val="single" w:sz="4" w:space="0" w:color="auto"/>
              <w:left w:val="single" w:sz="4" w:space="0" w:color="auto"/>
              <w:bottom w:val="single" w:sz="4" w:space="0" w:color="auto"/>
              <w:right w:val="single" w:sz="4" w:space="0" w:color="auto"/>
            </w:tcBorders>
          </w:tcPr>
          <w:p w14:paraId="392AFE8A" w14:textId="735A7B9E" w:rsidR="00504324" w:rsidRPr="00EE0951" w:rsidRDefault="008729BB"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173C55B" w14:textId="02021083" w:rsidR="00504324" w:rsidRPr="00EE0951" w:rsidRDefault="003F4F96"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r w:rsidR="00EB380F" w:rsidRPr="00EE0951" w14:paraId="0700BDE7" w14:textId="77777777" w:rsidTr="00EB380F">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7A8F096" w14:textId="434E4267" w:rsidR="00EB380F" w:rsidRPr="00E00CCC" w:rsidRDefault="00504324" w:rsidP="00DE3E21">
            <w:pPr>
              <w:rPr>
                <w:b/>
                <w:sz w:val="20"/>
              </w:rPr>
            </w:pPr>
            <w:r w:rsidRPr="00E00CCC">
              <w:rPr>
                <w:b/>
                <w:sz w:val="20"/>
              </w:rPr>
              <w:t>Content-Description</w:t>
            </w:r>
          </w:p>
        </w:tc>
        <w:tc>
          <w:tcPr>
            <w:tcW w:w="2740" w:type="dxa"/>
            <w:tcBorders>
              <w:top w:val="single" w:sz="4" w:space="0" w:color="auto"/>
              <w:left w:val="single" w:sz="4" w:space="0" w:color="auto"/>
              <w:bottom w:val="single" w:sz="4" w:space="0" w:color="auto"/>
              <w:right w:val="single" w:sz="4" w:space="0" w:color="auto"/>
            </w:tcBorders>
          </w:tcPr>
          <w:p w14:paraId="07228BAE" w14:textId="0AA54AD8" w:rsidR="00EB380F" w:rsidRPr="00EE0951" w:rsidRDefault="003D54C8" w:rsidP="00C709EA">
            <w:pPr>
              <w:rPr>
                <w:sz w:val="20"/>
              </w:rPr>
            </w:pPr>
            <w:r w:rsidRPr="00EE0951">
              <w:rPr>
                <w:b/>
                <w:sz w:val="20"/>
              </w:rPr>
              <w:t xml:space="preserve">BoBo </w:t>
            </w:r>
            <w:r w:rsidR="0035397A" w:rsidRPr="00EE0951">
              <w:rPr>
                <w:b/>
                <w:sz w:val="20"/>
              </w:rPr>
              <w:t xml:space="preserve">&amp; Partner </w:t>
            </w:r>
            <w:r w:rsidRPr="00EE0951">
              <w:rPr>
                <w:b/>
                <w:sz w:val="20"/>
              </w:rPr>
              <w:t>Payment:</w:t>
            </w:r>
            <w:r w:rsidRPr="00EE0951">
              <w:rPr>
                <w:sz w:val="20"/>
              </w:rPr>
              <w:t xml:space="preserve"> This AVP contains the </w:t>
            </w:r>
            <w:r w:rsidR="001D097F" w:rsidRPr="00EE0951">
              <w:rPr>
                <w:sz w:val="20"/>
              </w:rPr>
              <w:t>Charge</w:t>
            </w:r>
            <w:del w:id="1212" w:author="Andrew Wulff" w:date="2017-06-27T08:14:00Z">
              <w:r w:rsidR="001D097F" w:rsidRPr="00EE0951" w:rsidDel="00C709EA">
                <w:rPr>
                  <w:sz w:val="20"/>
                </w:rPr>
                <w:delText xml:space="preserve"> operation</w:delText>
              </w:r>
            </w:del>
            <w:del w:id="1213" w:author="Andrew Wulff" w:date="2017-06-27T08:11:00Z">
              <w:r w:rsidR="001D097F" w:rsidRPr="00EE0951" w:rsidDel="00C709EA">
                <w:rPr>
                  <w:sz w:val="20"/>
                </w:rPr>
                <w:delText>’s</w:delText>
              </w:r>
            </w:del>
            <w:r w:rsidR="001D097F" w:rsidRPr="00EE0951">
              <w:rPr>
                <w:sz w:val="20"/>
              </w:rPr>
              <w:t xml:space="preserve"> </w:t>
            </w:r>
            <w:ins w:id="1214" w:author="Andrew Wulff" w:date="2017-06-27T07:40:00Z">
              <w:r w:rsidR="00C709EA">
                <w:rPr>
                  <w:sz w:val="20"/>
                </w:rPr>
                <w:t>transaction</w:t>
              </w:r>
            </w:ins>
            <w:ins w:id="1215" w:author="Andrew Wulff" w:date="2017-06-27T08:14:00Z">
              <w:r w:rsidR="00C709EA">
                <w:rPr>
                  <w:sz w:val="20"/>
                </w:rPr>
                <w:t xml:space="preserve">‘s </w:t>
              </w:r>
            </w:ins>
            <w:r w:rsidRPr="00EE0951">
              <w:rPr>
                <w:sz w:val="20"/>
              </w:rPr>
              <w:t xml:space="preserve">‘description’ </w:t>
            </w:r>
            <w:del w:id="1216" w:author="Andrew Wulff" w:date="2017-06-27T07:40:00Z">
              <w:r w:rsidRPr="00EE0951" w:rsidDel="001F0BD9">
                <w:rPr>
                  <w:sz w:val="20"/>
                </w:rPr>
                <w:delText xml:space="preserve">(LineItem object) </w:delText>
              </w:r>
            </w:del>
            <w:r w:rsidRPr="00EE0951">
              <w:rPr>
                <w:sz w:val="20"/>
              </w:rPr>
              <w:t>value</w:t>
            </w:r>
            <w:ins w:id="1217" w:author="Andrew Wulff" w:date="2017-06-27T10:07:00Z">
              <w:r w:rsidR="00021896">
                <w:rPr>
                  <w:sz w:val="20"/>
                </w:rPr>
                <w:t>,</w:t>
              </w:r>
            </w:ins>
            <w:ins w:id="1218" w:author="Andrew Wulff" w:date="2017-06-27T07:40:00Z">
              <w:r w:rsidR="001F0BD9">
                <w:rPr>
                  <w:sz w:val="20"/>
                </w:rPr>
                <w:t xml:space="preserve"> as defined in Figure 2 of </w:t>
              </w:r>
            </w:ins>
            <w:ins w:id="1219" w:author="Andrew Wulff" w:date="2017-06-27T10:06:00Z">
              <w:r w:rsidR="00021896">
                <w:rPr>
                  <w:sz w:val="20"/>
                </w:rPr>
                <w:t xml:space="preserve">section 3 in </w:t>
              </w:r>
            </w:ins>
            <w:ins w:id="1220" w:author="Andrew Wulff" w:date="2017-06-27T07:40:00Z">
              <w:r w:rsidR="001F0BD9">
                <w:rPr>
                  <w:sz w:val="20"/>
                </w:rPr>
                <w:t>Re</w:t>
              </w:r>
            </w:ins>
            <w:ins w:id="1221" w:author="Andrew Wulff" w:date="2017-06-27T07:41:00Z">
              <w:r w:rsidR="001F0BD9">
                <w:rPr>
                  <w:sz w:val="20"/>
                </w:rPr>
                <w:t>ference [</w:t>
              </w:r>
            </w:ins>
            <w:ins w:id="1222" w:author="Andrew Wulff" w:date="2017-06-27T08:06:00Z">
              <w:r w:rsidR="00C709EA">
                <w:rPr>
                  <w:sz w:val="20"/>
                </w:rPr>
                <w:fldChar w:fldCharType="begin"/>
              </w:r>
              <w:r w:rsidR="00C709EA">
                <w:rPr>
                  <w:sz w:val="20"/>
                </w:rPr>
                <w:instrText xml:space="preserve"> REF _Ref360170103 \w \h </w:instrText>
              </w:r>
            </w:ins>
            <w:r w:rsidR="00C709EA">
              <w:rPr>
                <w:sz w:val="20"/>
              </w:rPr>
            </w:r>
            <w:r w:rsidR="00C709EA">
              <w:rPr>
                <w:sz w:val="20"/>
              </w:rPr>
              <w:fldChar w:fldCharType="separate"/>
            </w:r>
            <w:ins w:id="1223" w:author="Andrew Wulff" w:date="2017-06-27T08:06:00Z">
              <w:r w:rsidR="00C709EA">
                <w:rPr>
                  <w:sz w:val="20"/>
                </w:rPr>
                <w:t>17</w:t>
              </w:r>
              <w:r w:rsidR="00C709EA">
                <w:rPr>
                  <w:sz w:val="20"/>
                </w:rPr>
                <w:fldChar w:fldCharType="end"/>
              </w:r>
            </w:ins>
            <w:ins w:id="1224" w:author="Andrew Wulff" w:date="2017-06-27T07:41:00Z">
              <w:r w:rsidR="001F0BD9">
                <w:rPr>
                  <w:sz w:val="20"/>
                </w:rPr>
                <w:t>]</w:t>
              </w:r>
            </w:ins>
            <w:r w:rsidRPr="00EE0951">
              <w:rPr>
                <w:sz w:val="20"/>
              </w:rPr>
              <w:t>.</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35535E0" w14:textId="096ADE70" w:rsidR="00EB380F" w:rsidRPr="00EE0951" w:rsidRDefault="00EB380F"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r w:rsidR="00711D4E" w:rsidRPr="00EE0951" w14:paraId="2A8CA0A3" w14:textId="77777777" w:rsidTr="00711D4E">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88747E0" w14:textId="092A3B57" w:rsidR="00711D4E" w:rsidRPr="00E00CCC" w:rsidRDefault="00711D4E" w:rsidP="00DE3E21">
            <w:pPr>
              <w:rPr>
                <w:b/>
                <w:sz w:val="20"/>
              </w:rPr>
            </w:pPr>
            <w:r w:rsidRPr="00E00CCC">
              <w:rPr>
                <w:b/>
                <w:sz w:val="20"/>
              </w:rPr>
              <w:t>Purchase-Category-Code</w:t>
            </w:r>
          </w:p>
        </w:tc>
        <w:tc>
          <w:tcPr>
            <w:tcW w:w="2740" w:type="dxa"/>
            <w:tcBorders>
              <w:top w:val="single" w:sz="4" w:space="0" w:color="auto"/>
              <w:left w:val="single" w:sz="4" w:space="0" w:color="auto"/>
              <w:bottom w:val="single" w:sz="4" w:space="0" w:color="auto"/>
              <w:right w:val="single" w:sz="4" w:space="0" w:color="auto"/>
            </w:tcBorders>
          </w:tcPr>
          <w:p w14:paraId="08DD3265" w14:textId="18B8DC43" w:rsidR="00711D4E" w:rsidRPr="00EE0951" w:rsidRDefault="00711D4E" w:rsidP="00ED2292">
            <w:pPr>
              <w:rPr>
                <w:sz w:val="20"/>
              </w:rPr>
            </w:pPr>
            <w:r w:rsidRPr="00EE0951">
              <w:rPr>
                <w:b/>
                <w:sz w:val="20"/>
              </w:rPr>
              <w:t>BoBo &amp; Partner Payment:</w:t>
            </w:r>
            <w:r w:rsidRPr="00EE0951">
              <w:rPr>
                <w:sz w:val="20"/>
              </w:rPr>
              <w:t xml:space="preserve"> This AVP contains the Charge operation’s </w:t>
            </w:r>
            <w:r w:rsidR="007D3586" w:rsidRPr="00EE0951">
              <w:rPr>
                <w:sz w:val="20"/>
              </w:rPr>
              <w:t xml:space="preserve">‘purchaseCategoryCode' (LineItem object) </w:t>
            </w:r>
            <w:r w:rsidRPr="00EE0951">
              <w:rPr>
                <w:sz w:val="20"/>
              </w:rPr>
              <w:t>value.</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8E31440" w14:textId="77777777" w:rsidR="00711D4E" w:rsidRPr="00EE0951" w:rsidRDefault="00711D4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r w:rsidR="00711D4E" w:rsidRPr="00EE0951" w14:paraId="306BE87E" w14:textId="77777777" w:rsidTr="00EB380F">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60E0E3D" w14:textId="73DC1CA4" w:rsidR="00711D4E" w:rsidRPr="00E00CCC" w:rsidRDefault="00711D4E" w:rsidP="00DE3E21">
            <w:pPr>
              <w:rPr>
                <w:b/>
                <w:sz w:val="20"/>
              </w:rPr>
            </w:pPr>
            <w:r w:rsidRPr="00E00CCC">
              <w:rPr>
                <w:b/>
                <w:sz w:val="20"/>
              </w:rPr>
              <w:t>Application-Type</w:t>
            </w:r>
          </w:p>
        </w:tc>
        <w:tc>
          <w:tcPr>
            <w:tcW w:w="2740" w:type="dxa"/>
            <w:tcBorders>
              <w:top w:val="single" w:sz="4" w:space="0" w:color="auto"/>
              <w:left w:val="single" w:sz="4" w:space="0" w:color="auto"/>
              <w:bottom w:val="single" w:sz="4" w:space="0" w:color="auto"/>
              <w:right w:val="single" w:sz="4" w:space="0" w:color="auto"/>
            </w:tcBorders>
          </w:tcPr>
          <w:p w14:paraId="244503D1" w14:textId="47FE7705" w:rsidR="00711D4E" w:rsidRPr="00EE0951" w:rsidRDefault="00711D4E"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6B0319C" w14:textId="51626D0D" w:rsidR="00711D4E" w:rsidRPr="00EE0951" w:rsidRDefault="00711D4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bl>
    <w:p w14:paraId="687DC230" w14:textId="77777777" w:rsidR="00CD34FB" w:rsidRPr="00D929DE" w:rsidRDefault="00A7067E" w:rsidP="00DE3E21">
      <w:r w:rsidRPr="00D929DE">
        <w:t xml:space="preserve">   </w:t>
      </w:r>
    </w:p>
    <w:p w14:paraId="3B8F8C9F" w14:textId="2FAE7665" w:rsidR="00C81D21" w:rsidRPr="00D929DE" w:rsidRDefault="0068354A" w:rsidP="00ED2292">
      <w:pPr>
        <w:pStyle w:val="Heading3"/>
      </w:pPr>
      <w:bookmarkStart w:id="1225" w:name="_Toc367633798"/>
      <w:r w:rsidRPr="00D929DE">
        <w:rPr>
          <w:rFonts w:eastAsia="MS Mincho"/>
        </w:rPr>
        <w:t>Field Mappings – CCA Method to Charge Response</w:t>
      </w:r>
      <w:bookmarkEnd w:id="1225"/>
    </w:p>
    <w:p w14:paraId="6E89B793" w14:textId="381E6F99" w:rsidR="00E1639E" w:rsidRPr="00D929DE" w:rsidRDefault="00E1639E" w:rsidP="00ED2292">
      <w:r w:rsidRPr="00D929DE">
        <w:t xml:space="preserve">The required Diameter Base protocol and Credit-Control Application AVPs in the CCA message for a Diameter </w:t>
      </w:r>
      <w:r w:rsidR="0068354A" w:rsidRPr="00D929DE">
        <w:t xml:space="preserve">Direct Debit (Charge) </w:t>
      </w:r>
      <w:r w:rsidRPr="00D929DE">
        <w:t xml:space="preserve">method are shown in the table below.  Also where applicable, the table indicates where the values of these AVPs are sourced from in the BoBo Payment Charge response fields.   </w:t>
      </w:r>
    </w:p>
    <w:p w14:paraId="34548767" w14:textId="77777777" w:rsidR="00E1639E" w:rsidRPr="00D929DE" w:rsidRDefault="00E1639E" w:rsidP="00ED2292"/>
    <w:p w14:paraId="7D1220D2" w14:textId="782F0863" w:rsidR="00C81D21" w:rsidRPr="00D929DE" w:rsidRDefault="00C81D21" w:rsidP="00ED2292">
      <w:r w:rsidRPr="00D929DE">
        <w:t>Unless indicated otherwise, all the AVPs are mandatory.</w:t>
      </w:r>
    </w:p>
    <w:p w14:paraId="3B821891" w14:textId="77777777" w:rsidR="00C81D21" w:rsidRPr="00D929DE" w:rsidRDefault="00C81D21"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C81D21" w:rsidRPr="00EE0951" w14:paraId="32C5D6EF" w14:textId="77777777" w:rsidTr="00C81D21">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08F54B52" w14:textId="77777777" w:rsidR="00C81D21" w:rsidRPr="00EE0951" w:rsidRDefault="00C81D21" w:rsidP="00457A96">
            <w:pPr>
              <w:jc w:val="center"/>
              <w:rPr>
                <w:rFonts w:ascii="Arial" w:hAnsi="Arial" w:cs="Arial"/>
                <w:sz w:val="20"/>
              </w:rPr>
            </w:pPr>
            <w:r w:rsidRPr="00EE0951">
              <w:rPr>
                <w:rFonts w:ascii="Arial" w:hAnsi="Arial" w:cs="Arial"/>
                <w:sz w:val="20"/>
              </w:rPr>
              <w:t>CCA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455737B2" w14:textId="592D4D35" w:rsidR="00C81D21" w:rsidRPr="00EE0951" w:rsidRDefault="00C81D21" w:rsidP="00457A96">
            <w:pPr>
              <w:jc w:val="center"/>
              <w:rPr>
                <w:rFonts w:ascii="Arial" w:hAnsi="Arial" w:cs="Arial"/>
                <w:sz w:val="20"/>
              </w:rPr>
            </w:pPr>
            <w:r w:rsidRPr="00EE0951">
              <w:rPr>
                <w:rFonts w:ascii="Arial" w:hAnsi="Arial" w:cs="Arial"/>
                <w:sz w:val="20"/>
              </w:rPr>
              <w:t xml:space="preserve">Included in </w:t>
            </w:r>
            <w:r w:rsidR="00C111D0" w:rsidRPr="00EE0951">
              <w:rPr>
                <w:rFonts w:ascii="Arial" w:hAnsi="Arial" w:cs="Arial"/>
                <w:sz w:val="20"/>
              </w:rPr>
              <w:t>BoBo</w:t>
            </w:r>
            <w:r w:rsidR="0035397A" w:rsidRPr="00EE0951">
              <w:rPr>
                <w:rFonts w:ascii="Arial" w:hAnsi="Arial" w:cs="Arial"/>
                <w:sz w:val="20"/>
              </w:rPr>
              <w:t xml:space="preserve"> &amp; Partner</w:t>
            </w:r>
            <w:r w:rsidR="00C111D0" w:rsidRPr="00EE0951">
              <w:rPr>
                <w:rFonts w:ascii="Arial" w:hAnsi="Arial" w:cs="Arial"/>
                <w:sz w:val="20"/>
              </w:rPr>
              <w:t xml:space="preserve"> Payment </w:t>
            </w:r>
            <w:r w:rsidRPr="00EE0951">
              <w:rPr>
                <w:rFonts w:ascii="Arial" w:hAnsi="Arial" w:cs="Arial"/>
                <w:sz w:val="20"/>
              </w:rPr>
              <w:t>Charge Response Field</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3E007644" w14:textId="77777777" w:rsidR="00C81D21" w:rsidRPr="00EE0951" w:rsidRDefault="00C81D21" w:rsidP="00457A96">
            <w:pPr>
              <w:jc w:val="center"/>
              <w:rPr>
                <w:rFonts w:ascii="Arial" w:hAnsi="Arial" w:cs="Arial"/>
                <w:sz w:val="20"/>
              </w:rPr>
            </w:pPr>
            <w:r w:rsidRPr="00EE0951">
              <w:rPr>
                <w:rFonts w:ascii="Arial" w:hAnsi="Arial" w:cs="Arial"/>
                <w:sz w:val="20"/>
              </w:rPr>
              <w:t>Notes</w:t>
            </w:r>
          </w:p>
        </w:tc>
      </w:tr>
      <w:tr w:rsidR="00C81D21" w:rsidRPr="00EE0951" w14:paraId="7DB72134" w14:textId="77777777" w:rsidTr="00C81D21">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AD36C8F" w14:textId="77777777" w:rsidR="00C81D21" w:rsidRPr="00EE0951" w:rsidRDefault="00C81D21" w:rsidP="00DE3E21">
            <w:pPr>
              <w:rPr>
                <w:sz w:val="20"/>
              </w:rPr>
            </w:pPr>
            <w:r w:rsidRPr="00EE0951">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4BF88CB4" w14:textId="77777777" w:rsidR="00C81D21" w:rsidRPr="00EE0951" w:rsidRDefault="00C81D2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93ABED1" w14:textId="38D94772" w:rsidR="00C81D21" w:rsidRPr="00EE0951" w:rsidRDefault="00C111D0"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AB4E1C" w:rsidRPr="00EE0951" w14:paraId="00A83223" w14:textId="77777777" w:rsidTr="00BB2AF9">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1F24C6D" w14:textId="77777777" w:rsidR="00AB4E1C" w:rsidRPr="00EE0951" w:rsidRDefault="00AB4E1C" w:rsidP="00DE3E21">
            <w:pPr>
              <w:rPr>
                <w:sz w:val="20"/>
              </w:rPr>
            </w:pPr>
            <w:r w:rsidRPr="00EE0951">
              <w:rPr>
                <w:sz w:val="20"/>
              </w:rPr>
              <w:t>Result-Code</w:t>
            </w:r>
          </w:p>
        </w:tc>
        <w:tc>
          <w:tcPr>
            <w:tcW w:w="2740" w:type="dxa"/>
            <w:tcBorders>
              <w:top w:val="single" w:sz="4" w:space="0" w:color="auto"/>
              <w:left w:val="single" w:sz="4" w:space="0" w:color="auto"/>
              <w:bottom w:val="single" w:sz="4" w:space="0" w:color="auto"/>
              <w:right w:val="single" w:sz="4" w:space="0" w:color="auto"/>
            </w:tcBorders>
          </w:tcPr>
          <w:p w14:paraId="176AA0BB" w14:textId="77777777" w:rsidR="00AB4E1C" w:rsidRPr="00EE0951" w:rsidRDefault="00AB4E1C"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0A4E313" w14:textId="60A4083D" w:rsidR="00AB4E1C" w:rsidRPr="00EE0951" w:rsidRDefault="00C111D0"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 </w:t>
            </w:r>
            <w:r w:rsidR="00AB4E1C" w:rsidRPr="00EE0951">
              <w:rPr>
                <w:sz w:val="20"/>
              </w:rPr>
              <w:t xml:space="preserve">A Return Code of ‘2001’ indicates a successful response. </w:t>
            </w:r>
          </w:p>
        </w:tc>
      </w:tr>
      <w:tr w:rsidR="00C81D21" w:rsidRPr="00EE0951" w14:paraId="27D928EE" w14:textId="77777777" w:rsidTr="00C81D21">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581BA74" w14:textId="77777777" w:rsidR="00C81D21" w:rsidRPr="00EE0951" w:rsidRDefault="00C81D21" w:rsidP="00DE3E21">
            <w:pPr>
              <w:rPr>
                <w:sz w:val="20"/>
              </w:rPr>
            </w:pPr>
            <w:r w:rsidRPr="00EE0951">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0CDAEA02" w14:textId="77777777" w:rsidR="00C81D21" w:rsidRPr="00EE0951" w:rsidRDefault="00C81D2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54FF790" w14:textId="0F83C4A4" w:rsidR="00C81D21" w:rsidRPr="00EE0951" w:rsidRDefault="00C111D0"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C81D21" w:rsidRPr="00EE0951" w14:paraId="54AB126E" w14:textId="77777777" w:rsidTr="00C81D21">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103EF3A" w14:textId="77777777" w:rsidR="00C81D21" w:rsidRPr="00EE0951" w:rsidRDefault="00C81D21" w:rsidP="00DE3E21">
            <w:pPr>
              <w:rPr>
                <w:sz w:val="20"/>
              </w:rPr>
            </w:pPr>
            <w:r w:rsidRPr="00EE0951">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1EFD69D3" w14:textId="77777777" w:rsidR="00C81D21" w:rsidRPr="00EE0951" w:rsidRDefault="00C81D2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AD190C0" w14:textId="4D1B86D1" w:rsidR="00C81D21" w:rsidRPr="00EE0951" w:rsidRDefault="00C111D0"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C81D21" w:rsidRPr="00EE0951" w14:paraId="76CEDC8E" w14:textId="77777777" w:rsidTr="00C81D21">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1EEE964" w14:textId="77777777" w:rsidR="00C81D21" w:rsidRPr="00EE0951" w:rsidRDefault="00C81D21" w:rsidP="00DE3E21">
            <w:pPr>
              <w:rPr>
                <w:sz w:val="20"/>
              </w:rPr>
            </w:pPr>
            <w:r w:rsidRPr="00EE0951">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057C7C98" w14:textId="77777777" w:rsidR="00C81D21" w:rsidRPr="00EE0951" w:rsidRDefault="00C81D2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3C48FD7" w14:textId="1C799DBD" w:rsidR="00C81D21" w:rsidRPr="00EE0951" w:rsidRDefault="00C111D0"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C81D21" w:rsidRPr="00EE0951" w14:paraId="2B388C24" w14:textId="77777777" w:rsidTr="00C81D21">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8F02F4A" w14:textId="77777777" w:rsidR="00C81D21" w:rsidRPr="00EE0951" w:rsidRDefault="00C81D21" w:rsidP="00DE3E21">
            <w:pPr>
              <w:rPr>
                <w:sz w:val="20"/>
              </w:rPr>
            </w:pPr>
            <w:r w:rsidRPr="00EE0951">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315325E4" w14:textId="77777777" w:rsidR="00C81D21" w:rsidRPr="00EE0951" w:rsidRDefault="00C81D2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DE166FB" w14:textId="3A7F46DC" w:rsidR="00C81D21" w:rsidRPr="00EE0951" w:rsidRDefault="00C111D0"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C81D21" w:rsidRPr="00EE0951" w14:paraId="506E3EA6" w14:textId="77777777" w:rsidTr="00C81D21">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3651C91" w14:textId="77777777" w:rsidR="00C81D21" w:rsidRPr="00EE0951" w:rsidRDefault="00C81D21" w:rsidP="00DE3E21">
            <w:pPr>
              <w:rPr>
                <w:sz w:val="20"/>
              </w:rPr>
            </w:pPr>
            <w:r w:rsidRPr="00EE0951">
              <w:rPr>
                <w:sz w:val="20"/>
              </w:rPr>
              <w:lastRenderedPageBreak/>
              <w:t>CC-Request-Number</w:t>
            </w:r>
          </w:p>
        </w:tc>
        <w:tc>
          <w:tcPr>
            <w:tcW w:w="2740" w:type="dxa"/>
            <w:tcBorders>
              <w:top w:val="single" w:sz="4" w:space="0" w:color="auto"/>
              <w:left w:val="single" w:sz="4" w:space="0" w:color="auto"/>
              <w:bottom w:val="single" w:sz="4" w:space="0" w:color="auto"/>
              <w:right w:val="single" w:sz="4" w:space="0" w:color="auto"/>
            </w:tcBorders>
          </w:tcPr>
          <w:p w14:paraId="4905B833" w14:textId="77777777" w:rsidR="00C81D21" w:rsidRPr="00EE0951" w:rsidRDefault="00C81D2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B7847FA" w14:textId="67D27D9A" w:rsidR="00C81D21" w:rsidRPr="00EE0951" w:rsidRDefault="00C111D0"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bl>
    <w:p w14:paraId="63C904F8" w14:textId="77777777" w:rsidR="004E4A51" w:rsidRPr="00D929DE" w:rsidRDefault="004E4A51" w:rsidP="00DE3E21"/>
    <w:p w14:paraId="1352460A" w14:textId="5CA1735F" w:rsidR="00E22B26" w:rsidRPr="00D929DE" w:rsidRDefault="00E22B26" w:rsidP="00ED2292">
      <w:pPr>
        <w:pStyle w:val="Heading2"/>
        <w:rPr>
          <w:rFonts w:eastAsia="MS Mincho"/>
        </w:rPr>
      </w:pPr>
      <w:bookmarkStart w:id="1226" w:name="_Toc367633799"/>
      <w:r w:rsidRPr="00D929DE">
        <w:rPr>
          <w:rFonts w:eastAsia="MS Mincho"/>
        </w:rPr>
        <w:t>Field Mappings – Refund Operation</w:t>
      </w:r>
      <w:bookmarkEnd w:id="1226"/>
    </w:p>
    <w:p w14:paraId="21BA837C" w14:textId="081B106D" w:rsidR="00BB2AF9" w:rsidRPr="00D929DE" w:rsidRDefault="00BB2AF9" w:rsidP="00ED2292">
      <w:r w:rsidRPr="00D929DE">
        <w:t xml:space="preserve">As shown in Section </w:t>
      </w:r>
      <w:r w:rsidRPr="00D929DE">
        <w:fldChar w:fldCharType="begin"/>
      </w:r>
      <w:r w:rsidRPr="00D929DE">
        <w:instrText xml:space="preserve"> REF _Ref233698093 \w \p \h </w:instrText>
      </w:r>
      <w:r w:rsidRPr="00D929DE">
        <w:fldChar w:fldCharType="separate"/>
      </w:r>
      <w:r w:rsidR="00517227">
        <w:t>4.1 above</w:t>
      </w:r>
      <w:r w:rsidRPr="00D929DE">
        <w:fldChar w:fldCharType="end"/>
      </w:r>
      <w:r w:rsidRPr="00D929DE">
        <w:t>, for the BoBo</w:t>
      </w:r>
      <w:r w:rsidR="0035397A">
        <w:t xml:space="preserve"> </w:t>
      </w:r>
      <w:r w:rsidR="0035397A" w:rsidRPr="0035397A">
        <w:t>&amp; Partner</w:t>
      </w:r>
      <w:r w:rsidRPr="00D929DE">
        <w:t xml:space="preserve"> Payment service, the BoBo </w:t>
      </w:r>
      <w:r w:rsidR="0035397A" w:rsidRPr="0035397A">
        <w:t>&amp; Partner</w:t>
      </w:r>
      <w:r w:rsidR="0035397A">
        <w:t xml:space="preserve"> Payment</w:t>
      </w:r>
      <w:r w:rsidR="0035397A" w:rsidRPr="0035397A">
        <w:t xml:space="preserve"> </w:t>
      </w:r>
      <w:r w:rsidRPr="00D929DE">
        <w:t xml:space="preserve">Refund operation maps to a Diameter </w:t>
      </w:r>
      <w:r w:rsidR="00D37698" w:rsidRPr="00D929DE">
        <w:t xml:space="preserve">Refund (Adjustment) </w:t>
      </w:r>
      <w:r w:rsidRPr="00D929DE">
        <w:t xml:space="preserve">method of and also, for the GCB Payment service, the GCB Refund operation maps to a Diameter </w:t>
      </w:r>
      <w:r w:rsidR="00D37698" w:rsidRPr="00D929DE">
        <w:t>Refund (Adjustment) method.</w:t>
      </w:r>
    </w:p>
    <w:p w14:paraId="1BA8470D" w14:textId="77777777" w:rsidR="00BB2AF9" w:rsidRPr="00D929DE" w:rsidRDefault="00BB2AF9" w:rsidP="00ED2292"/>
    <w:p w14:paraId="2A41A7B3" w14:textId="55516B48" w:rsidR="00A060B5" w:rsidRPr="00D929DE" w:rsidRDefault="0068354A" w:rsidP="00ED2292">
      <w:pPr>
        <w:pStyle w:val="Heading3"/>
      </w:pPr>
      <w:bookmarkStart w:id="1227" w:name="_Toc233385288"/>
      <w:bookmarkStart w:id="1228" w:name="_Toc367633800"/>
      <w:r w:rsidRPr="00D929DE">
        <w:rPr>
          <w:rFonts w:eastAsia="MS Mincho"/>
        </w:rPr>
        <w:t>Field Mappings – CCR Method to Refund Request</w:t>
      </w:r>
      <w:bookmarkEnd w:id="1227"/>
      <w:bookmarkEnd w:id="1228"/>
      <w:r w:rsidRPr="00D929DE">
        <w:t xml:space="preserve"> </w:t>
      </w:r>
    </w:p>
    <w:p w14:paraId="33CB3D0B" w14:textId="77777777" w:rsidR="00A060B5" w:rsidRPr="00D929DE" w:rsidRDefault="00A060B5" w:rsidP="00ED2292"/>
    <w:p w14:paraId="14B2D7CA" w14:textId="0962349E" w:rsidR="0068354A" w:rsidRPr="00D929DE" w:rsidRDefault="0068354A" w:rsidP="00ED2292">
      <w:r w:rsidRPr="00D929DE">
        <w:t>The required Diameter Base protocol and Credit-Control Application AVPs in the CCR message for a Diameter Refund (Adjustment) method are shown in the table below.  Also where applicable, the table indicates where the values of these AVPs are sourced from in the BoBo</w:t>
      </w:r>
      <w:r w:rsidR="0035397A">
        <w:t xml:space="preserve"> </w:t>
      </w:r>
      <w:r w:rsidR="0035397A" w:rsidRPr="0035397A">
        <w:t>&amp; Partner</w:t>
      </w:r>
      <w:r w:rsidRPr="00D929DE">
        <w:t xml:space="preserve"> Payment and GCB Payment Refund request fields.   </w:t>
      </w:r>
    </w:p>
    <w:p w14:paraId="2C0D1535" w14:textId="77777777" w:rsidR="0068354A" w:rsidRPr="00D929DE" w:rsidRDefault="0068354A" w:rsidP="00ED2292"/>
    <w:p w14:paraId="6CADD6FB" w14:textId="28571EA0" w:rsidR="00D01C82" w:rsidRPr="00D929DE" w:rsidRDefault="0068354A" w:rsidP="00ED2292">
      <w:r w:rsidRPr="00D929DE">
        <w:t>Additionally, in the table below, the applicable custom AVP</w:t>
      </w:r>
      <w:r w:rsidR="003F4F96" w:rsidRPr="00D929DE">
        <w:t>s</w:t>
      </w:r>
      <w:r w:rsidRPr="00D929DE">
        <w:t xml:space="preserve"> for a Diameter Refund (Adjustment) method </w:t>
      </w:r>
      <w:r w:rsidR="003F4F96" w:rsidRPr="00D929DE">
        <w:t>are</w:t>
      </w:r>
      <w:r w:rsidRPr="00D929DE">
        <w:t xml:space="preserve"> shown in ‘bold’ to highlight it as a custom AVP.  Also, if applicable, the table indicates where the value of </w:t>
      </w:r>
      <w:r w:rsidR="003F4F96" w:rsidRPr="00D929DE">
        <w:t>a</w:t>
      </w:r>
      <w:r w:rsidRPr="00D929DE">
        <w:t xml:space="preserve"> </w:t>
      </w:r>
      <w:r w:rsidR="003F4F96" w:rsidRPr="00D929DE">
        <w:t xml:space="preserve">given </w:t>
      </w:r>
      <w:r w:rsidRPr="00D929DE">
        <w:t xml:space="preserve">custom AVP is sourced </w:t>
      </w:r>
      <w:r w:rsidR="00D01C82" w:rsidRPr="00D929DE">
        <w:t xml:space="preserve">from in the BoBo </w:t>
      </w:r>
      <w:r w:rsidR="0035397A" w:rsidRPr="0035397A">
        <w:t xml:space="preserve">&amp; Partner </w:t>
      </w:r>
      <w:r w:rsidR="00D01C82" w:rsidRPr="00D929DE">
        <w:t xml:space="preserve">Payment and GCB Payment Refund request fields.   </w:t>
      </w:r>
    </w:p>
    <w:p w14:paraId="0CF36E45" w14:textId="098FCCBB" w:rsidR="0068354A" w:rsidRPr="00D929DE" w:rsidRDefault="0068354A" w:rsidP="00ED2292"/>
    <w:p w14:paraId="0B6358B4" w14:textId="3EBEBDC9" w:rsidR="00A5688C" w:rsidRPr="00D929DE" w:rsidRDefault="0068354A" w:rsidP="00ED2292">
      <w:r w:rsidRPr="00D929DE">
        <w:t>Unless indicated otherwi</w:t>
      </w:r>
      <w:r w:rsidR="00C7298E" w:rsidRPr="00D929DE">
        <w:t>se, all the AVPs are mandatory.</w:t>
      </w:r>
    </w:p>
    <w:p w14:paraId="7D4EB366" w14:textId="77777777" w:rsidR="00A5688C" w:rsidRPr="00D929DE" w:rsidRDefault="00A5688C"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4E4A51" w:rsidRPr="00EE0951" w14:paraId="61672580" w14:textId="77777777" w:rsidTr="00553055">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6D0D3A58" w14:textId="77777777" w:rsidR="004E4A51" w:rsidRPr="00EE0951" w:rsidRDefault="004E4A51" w:rsidP="00457A96">
            <w:pPr>
              <w:jc w:val="center"/>
              <w:rPr>
                <w:rFonts w:ascii="Arial" w:hAnsi="Arial" w:cs="Arial"/>
                <w:sz w:val="20"/>
              </w:rPr>
            </w:pPr>
            <w:r w:rsidRPr="00EE0951">
              <w:rPr>
                <w:rFonts w:ascii="Arial" w:hAnsi="Arial" w:cs="Arial"/>
                <w:sz w:val="20"/>
              </w:rPr>
              <w:t>CCR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2F842ED7" w14:textId="7FBFB377" w:rsidR="004E4A51" w:rsidRPr="00EE0951" w:rsidRDefault="00553055" w:rsidP="00457A96">
            <w:pPr>
              <w:jc w:val="center"/>
              <w:rPr>
                <w:rFonts w:ascii="Arial" w:hAnsi="Arial" w:cs="Arial"/>
                <w:sz w:val="20"/>
              </w:rPr>
            </w:pPr>
            <w:r w:rsidRPr="00EE0951">
              <w:rPr>
                <w:rFonts w:ascii="Arial" w:hAnsi="Arial" w:cs="Arial"/>
                <w:sz w:val="20"/>
              </w:rPr>
              <w:t>Sourced from</w:t>
            </w:r>
            <w:r w:rsidR="004E4A51" w:rsidRPr="00EE0951">
              <w:rPr>
                <w:rFonts w:ascii="Arial" w:hAnsi="Arial" w:cs="Arial"/>
                <w:sz w:val="20"/>
              </w:rPr>
              <w:t xml:space="preserve"> </w:t>
            </w:r>
            <w:r w:rsidR="0068354A" w:rsidRPr="00EE0951">
              <w:rPr>
                <w:rFonts w:ascii="Arial" w:hAnsi="Arial" w:cs="Arial"/>
                <w:sz w:val="20"/>
              </w:rPr>
              <w:t xml:space="preserve">BoBo </w:t>
            </w:r>
            <w:r w:rsidR="0035397A" w:rsidRPr="00EE0951">
              <w:rPr>
                <w:rFonts w:ascii="Arial" w:hAnsi="Arial" w:cs="Arial"/>
                <w:sz w:val="20"/>
              </w:rPr>
              <w:t xml:space="preserve">&amp; Partner </w:t>
            </w:r>
            <w:r w:rsidR="0068354A" w:rsidRPr="00EE0951">
              <w:rPr>
                <w:rFonts w:ascii="Arial" w:hAnsi="Arial" w:cs="Arial"/>
                <w:sz w:val="20"/>
              </w:rPr>
              <w:t xml:space="preserve">Payment and GCB Payment </w:t>
            </w:r>
            <w:r w:rsidR="004E4A51" w:rsidRPr="00EE0951">
              <w:rPr>
                <w:rFonts w:ascii="Arial" w:hAnsi="Arial" w:cs="Arial"/>
                <w:sz w:val="20"/>
              </w:rPr>
              <w:t>Refund Request Field</w:t>
            </w:r>
            <w:r w:rsidR="0068354A" w:rsidRPr="00EE0951">
              <w:rPr>
                <w:rFonts w:ascii="Arial" w:hAnsi="Arial" w:cs="Arial"/>
                <w:sz w:val="20"/>
              </w:rPr>
              <w:t>s</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7D05C518" w14:textId="77777777" w:rsidR="004E4A51" w:rsidRPr="00EE0951" w:rsidRDefault="004E4A51" w:rsidP="00457A96">
            <w:pPr>
              <w:jc w:val="center"/>
              <w:rPr>
                <w:rFonts w:ascii="Arial" w:hAnsi="Arial" w:cs="Arial"/>
                <w:sz w:val="20"/>
              </w:rPr>
            </w:pPr>
            <w:r w:rsidRPr="00EE0951">
              <w:rPr>
                <w:rFonts w:ascii="Arial" w:hAnsi="Arial" w:cs="Arial"/>
                <w:sz w:val="20"/>
              </w:rPr>
              <w:t>Notes</w:t>
            </w:r>
          </w:p>
        </w:tc>
      </w:tr>
      <w:tr w:rsidR="004E4A51" w:rsidRPr="00EE0951" w14:paraId="73D9D9AC"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D167C09" w14:textId="77777777" w:rsidR="004E4A51" w:rsidRPr="00EE0951" w:rsidRDefault="004E4A51" w:rsidP="00706D15">
            <w:pPr>
              <w:rPr>
                <w:sz w:val="20"/>
              </w:rPr>
            </w:pPr>
            <w:r w:rsidRPr="00EE0951">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72A14B9E" w14:textId="77777777" w:rsidR="004E4A51" w:rsidRPr="00EE0951" w:rsidRDefault="004E4A51" w:rsidP="00DE3E21">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0DEF13F" w14:textId="1BEA8789" w:rsidR="004E4A51" w:rsidRPr="00EE0951" w:rsidRDefault="00922BE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4E4A51" w:rsidRPr="00EE0951" w14:paraId="4B8F2325"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78088E2" w14:textId="77777777" w:rsidR="004E4A51" w:rsidRPr="00EE0951" w:rsidRDefault="004E4A51" w:rsidP="00DE3E21">
            <w:pPr>
              <w:rPr>
                <w:sz w:val="20"/>
              </w:rPr>
            </w:pPr>
            <w:r w:rsidRPr="00EE0951">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69100111" w14:textId="77777777" w:rsidR="004E4A51" w:rsidRPr="00EE0951" w:rsidRDefault="004E4A5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605E782" w14:textId="0F5E4559" w:rsidR="004E4A51" w:rsidRPr="00EE0951" w:rsidRDefault="00922BE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4E4A51" w:rsidRPr="00EE0951" w14:paraId="1729B726"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D440FC4" w14:textId="77777777" w:rsidR="004E4A51" w:rsidRPr="00EE0951" w:rsidRDefault="004E4A51" w:rsidP="00DE3E21">
            <w:pPr>
              <w:rPr>
                <w:sz w:val="20"/>
              </w:rPr>
            </w:pPr>
            <w:r w:rsidRPr="00EE0951">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471DBD6D" w14:textId="77777777" w:rsidR="004E4A51" w:rsidRPr="00EE0951" w:rsidRDefault="004E4A5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AF8D5AA" w14:textId="2E97321D" w:rsidR="004E4A51" w:rsidRPr="00EE0951" w:rsidRDefault="00922BE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4E4A51" w:rsidRPr="00EE0951" w14:paraId="3C2DF5C6"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62B6578" w14:textId="77777777" w:rsidR="004E4A51" w:rsidRPr="00EE0951" w:rsidRDefault="004E4A51" w:rsidP="00DE3E21">
            <w:pPr>
              <w:rPr>
                <w:sz w:val="20"/>
              </w:rPr>
            </w:pPr>
            <w:r w:rsidRPr="00EE0951">
              <w:rPr>
                <w:sz w:val="20"/>
              </w:rPr>
              <w:t>Destination-Realm</w:t>
            </w:r>
          </w:p>
        </w:tc>
        <w:tc>
          <w:tcPr>
            <w:tcW w:w="2740" w:type="dxa"/>
            <w:tcBorders>
              <w:top w:val="single" w:sz="4" w:space="0" w:color="auto"/>
              <w:left w:val="single" w:sz="4" w:space="0" w:color="auto"/>
              <w:bottom w:val="single" w:sz="4" w:space="0" w:color="auto"/>
              <w:right w:val="single" w:sz="4" w:space="0" w:color="auto"/>
            </w:tcBorders>
          </w:tcPr>
          <w:p w14:paraId="69E08070" w14:textId="77777777" w:rsidR="004E4A51" w:rsidRPr="00EE0951" w:rsidRDefault="004E4A5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4AC2C57" w14:textId="1C0D73AE" w:rsidR="004E4A51" w:rsidRPr="00EE0951" w:rsidRDefault="00922BE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4E4A51" w:rsidRPr="00EE0951" w14:paraId="45294CBB"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A3A838C" w14:textId="77777777" w:rsidR="004E4A51" w:rsidRPr="00EE0951" w:rsidRDefault="004E4A51" w:rsidP="00DE3E21">
            <w:pPr>
              <w:rPr>
                <w:sz w:val="20"/>
              </w:rPr>
            </w:pPr>
            <w:r w:rsidRPr="00EE0951">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41D56ACD" w14:textId="77777777" w:rsidR="004E4A51" w:rsidRPr="00EE0951" w:rsidRDefault="004E4A5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36F0541" w14:textId="4B1BA8F6" w:rsidR="004E4A51" w:rsidRPr="00EE0951" w:rsidRDefault="00922BE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4E4A51" w:rsidRPr="00EE0951" w14:paraId="0347342F"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C722504" w14:textId="77777777" w:rsidR="004E4A51" w:rsidRPr="00EE0951" w:rsidRDefault="004E4A51" w:rsidP="00DE3E21">
            <w:pPr>
              <w:rPr>
                <w:sz w:val="20"/>
              </w:rPr>
            </w:pPr>
            <w:r w:rsidRPr="00EE0951">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6202C26C" w14:textId="77777777" w:rsidR="004E4A51" w:rsidRPr="00EE0951" w:rsidRDefault="004E4A5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EE99D60" w14:textId="3B2000FC" w:rsidR="004E4A51" w:rsidRPr="00EE0951" w:rsidRDefault="00922BE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4E4A51" w:rsidRPr="00EE0951" w14:paraId="295E760E"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DA9AD6A" w14:textId="77777777" w:rsidR="004E4A51" w:rsidRPr="00EE0951" w:rsidRDefault="004E4A51" w:rsidP="00DE3E21">
            <w:pPr>
              <w:rPr>
                <w:sz w:val="20"/>
              </w:rPr>
            </w:pPr>
            <w:r w:rsidRPr="00EE0951">
              <w:rPr>
                <w:sz w:val="20"/>
              </w:rPr>
              <w:t>CC-Request-Number</w:t>
            </w:r>
          </w:p>
        </w:tc>
        <w:tc>
          <w:tcPr>
            <w:tcW w:w="2740" w:type="dxa"/>
            <w:tcBorders>
              <w:top w:val="single" w:sz="4" w:space="0" w:color="auto"/>
              <w:left w:val="single" w:sz="4" w:space="0" w:color="auto"/>
              <w:bottom w:val="single" w:sz="4" w:space="0" w:color="auto"/>
              <w:right w:val="single" w:sz="4" w:space="0" w:color="auto"/>
            </w:tcBorders>
          </w:tcPr>
          <w:p w14:paraId="516E9A25" w14:textId="77777777" w:rsidR="004E4A51" w:rsidRPr="00EE0951" w:rsidRDefault="004E4A5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B1C57BC" w14:textId="55D2A7E0" w:rsidR="004E4A51" w:rsidRPr="00EE0951" w:rsidRDefault="00922BE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6927BB" w:rsidRPr="00EE0951" w14:paraId="70031D59" w14:textId="77777777" w:rsidTr="006927B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DDE34AA" w14:textId="77777777" w:rsidR="006927BB" w:rsidRPr="00EE0951" w:rsidRDefault="006927BB" w:rsidP="00DE3E21">
            <w:pPr>
              <w:rPr>
                <w:sz w:val="20"/>
              </w:rPr>
            </w:pPr>
            <w:r w:rsidRPr="00EE0951">
              <w:rPr>
                <w:sz w:val="20"/>
              </w:rPr>
              <w:t>Destination-Host</w:t>
            </w:r>
          </w:p>
        </w:tc>
        <w:tc>
          <w:tcPr>
            <w:tcW w:w="2740" w:type="dxa"/>
            <w:tcBorders>
              <w:top w:val="single" w:sz="4" w:space="0" w:color="auto"/>
              <w:left w:val="single" w:sz="4" w:space="0" w:color="auto"/>
              <w:bottom w:val="single" w:sz="4" w:space="0" w:color="auto"/>
              <w:right w:val="single" w:sz="4" w:space="0" w:color="auto"/>
            </w:tcBorders>
          </w:tcPr>
          <w:p w14:paraId="60973CD7" w14:textId="77777777" w:rsidR="006927BB" w:rsidRPr="00EE0951" w:rsidRDefault="006927BB"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505F134" w14:textId="77777777" w:rsidR="006927BB" w:rsidRPr="00EE0951" w:rsidRDefault="006927BB"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4E4A51" w:rsidRPr="00EE0951" w14:paraId="4FA297D1"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49D592F" w14:textId="77777777" w:rsidR="004E4A51" w:rsidRPr="00EE0951" w:rsidRDefault="004E4A51" w:rsidP="00DE3E21">
            <w:pPr>
              <w:rPr>
                <w:sz w:val="20"/>
              </w:rPr>
            </w:pPr>
            <w:r w:rsidRPr="00EE0951">
              <w:rPr>
                <w:sz w:val="20"/>
              </w:rPr>
              <w:t>Event-Timestamp</w:t>
            </w:r>
          </w:p>
        </w:tc>
        <w:tc>
          <w:tcPr>
            <w:tcW w:w="2740" w:type="dxa"/>
            <w:tcBorders>
              <w:top w:val="single" w:sz="4" w:space="0" w:color="auto"/>
              <w:left w:val="single" w:sz="4" w:space="0" w:color="auto"/>
              <w:bottom w:val="single" w:sz="4" w:space="0" w:color="auto"/>
              <w:right w:val="single" w:sz="4" w:space="0" w:color="auto"/>
            </w:tcBorders>
          </w:tcPr>
          <w:p w14:paraId="53735111" w14:textId="77777777" w:rsidR="004E4A51" w:rsidRPr="00EE0951" w:rsidRDefault="004E4A51"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9F9CFB9" w14:textId="0EB2195C" w:rsidR="004E4A51" w:rsidRPr="00EE0951" w:rsidRDefault="00922BEE" w:rsidP="00ED2292">
            <w:pPr>
              <w:rPr>
                <w:sz w:val="20"/>
                <w:highlight w:val="magenta"/>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4E4A51" w:rsidRPr="00EE0951" w14:paraId="02DB001F"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BA6FBD4" w14:textId="77777777" w:rsidR="004E4A51" w:rsidRPr="00EE0951" w:rsidRDefault="004E4A51" w:rsidP="00DE3E21">
            <w:pPr>
              <w:rPr>
                <w:sz w:val="20"/>
              </w:rPr>
            </w:pPr>
            <w:r w:rsidRPr="00EE0951">
              <w:rPr>
                <w:sz w:val="20"/>
              </w:rPr>
              <w:lastRenderedPageBreak/>
              <w:t>Subscription-Id</w:t>
            </w:r>
          </w:p>
        </w:tc>
        <w:tc>
          <w:tcPr>
            <w:tcW w:w="2740" w:type="dxa"/>
            <w:tcBorders>
              <w:top w:val="single" w:sz="4" w:space="0" w:color="auto"/>
              <w:left w:val="single" w:sz="4" w:space="0" w:color="auto"/>
              <w:bottom w:val="single" w:sz="4" w:space="0" w:color="auto"/>
              <w:right w:val="single" w:sz="4" w:space="0" w:color="auto"/>
            </w:tcBorders>
          </w:tcPr>
          <w:p w14:paraId="38D412EE" w14:textId="33D4A7DC" w:rsidR="00453178" w:rsidRPr="00EE0951" w:rsidRDefault="00453178" w:rsidP="00ED2292">
            <w:pPr>
              <w:rPr>
                <w:sz w:val="20"/>
              </w:rPr>
            </w:pPr>
            <w:r w:rsidRPr="00EE0951">
              <w:rPr>
                <w:b/>
                <w:sz w:val="20"/>
              </w:rPr>
              <w:t xml:space="preserve">BoBo </w:t>
            </w:r>
            <w:r w:rsidR="0035397A" w:rsidRPr="00EE0951">
              <w:rPr>
                <w:b/>
                <w:sz w:val="20"/>
              </w:rPr>
              <w:t xml:space="preserve">&amp; Partner </w:t>
            </w:r>
            <w:r w:rsidRPr="00EE0951">
              <w:rPr>
                <w:b/>
                <w:sz w:val="20"/>
              </w:rPr>
              <w:t>Payment:</w:t>
            </w:r>
            <w:r w:rsidRPr="00EE0951">
              <w:rPr>
                <w:sz w:val="20"/>
              </w:rPr>
              <w:t xml:space="preserve"> Using the value of the </w:t>
            </w:r>
            <w:r w:rsidR="00E55B9A" w:rsidRPr="00EE0951">
              <w:rPr>
                <w:sz w:val="20"/>
              </w:rPr>
              <w:t>Refund</w:t>
            </w:r>
            <w:r w:rsidRPr="00EE0951">
              <w:rPr>
                <w:sz w:val="20"/>
              </w:rPr>
              <w:t xml:space="preserve"> operation</w:t>
            </w:r>
            <w:r w:rsidR="00E55B9A" w:rsidRPr="00EE0951">
              <w:rPr>
                <w:sz w:val="20"/>
              </w:rPr>
              <w:t>’s</w:t>
            </w:r>
            <w:r w:rsidRPr="00EE0951">
              <w:rPr>
                <w:sz w:val="20"/>
              </w:rPr>
              <w:t xml:space="preserve"> transactionId, PSEP obtains the ‘phoneNumber’ from the </w:t>
            </w:r>
            <w:r w:rsidR="00F15683" w:rsidRPr="00EE0951">
              <w:rPr>
                <w:sz w:val="20"/>
              </w:rPr>
              <w:t>‘confirmed’ Confirm</w:t>
            </w:r>
            <w:r w:rsidRPr="00EE0951">
              <w:rPr>
                <w:sz w:val="20"/>
              </w:rPr>
              <w:t xml:space="preserve"> or Charge</w:t>
            </w:r>
            <w:r w:rsidR="00E55B9A" w:rsidRPr="00EE0951">
              <w:rPr>
                <w:sz w:val="20"/>
              </w:rPr>
              <w:t xml:space="preserve"> payment </w:t>
            </w:r>
            <w:r w:rsidRPr="00EE0951">
              <w:rPr>
                <w:sz w:val="20"/>
              </w:rPr>
              <w:t xml:space="preserve">transaction information. </w:t>
            </w:r>
          </w:p>
          <w:p w14:paraId="0FBFBFD4" w14:textId="00E1D85A" w:rsidR="00FB3278" w:rsidRPr="00EE0951" w:rsidRDefault="00453178" w:rsidP="00ED2292">
            <w:pPr>
              <w:rPr>
                <w:sz w:val="20"/>
              </w:rPr>
            </w:pPr>
            <w:r w:rsidRPr="00EE0951">
              <w:rPr>
                <w:b/>
                <w:sz w:val="20"/>
              </w:rPr>
              <w:t>GCB Payment:</w:t>
            </w:r>
            <w:r w:rsidRPr="00EE0951">
              <w:rPr>
                <w:sz w:val="20"/>
              </w:rPr>
              <w:t xml:space="preserve"> Using th</w:t>
            </w:r>
            <w:r w:rsidR="00E55B9A" w:rsidRPr="00EE0951">
              <w:rPr>
                <w:sz w:val="20"/>
              </w:rPr>
              <w:t>e value of the R</w:t>
            </w:r>
            <w:r w:rsidRPr="00EE0951">
              <w:rPr>
                <w:sz w:val="20"/>
              </w:rPr>
              <w:t>efund operation</w:t>
            </w:r>
            <w:r w:rsidR="00CD24FC" w:rsidRPr="00EE0951">
              <w:rPr>
                <w:sz w:val="20"/>
              </w:rPr>
              <w:t>’s</w:t>
            </w:r>
            <w:r w:rsidRPr="00EE0951">
              <w:rPr>
                <w:sz w:val="20"/>
              </w:rPr>
              <w:t xml:space="preserve"> CorrelationId, PSEP obtains the ‘phoneNumber’ from the </w:t>
            </w:r>
            <w:r w:rsidR="00F15683" w:rsidRPr="00EE0951">
              <w:rPr>
                <w:sz w:val="20"/>
              </w:rPr>
              <w:t>‘</w:t>
            </w:r>
            <w:r w:rsidRPr="00EE0951">
              <w:rPr>
                <w:sz w:val="20"/>
              </w:rPr>
              <w:t>authorized</w:t>
            </w:r>
            <w:r w:rsidR="00F15683" w:rsidRPr="00EE0951">
              <w:rPr>
                <w:sz w:val="20"/>
              </w:rPr>
              <w:t>’</w:t>
            </w:r>
            <w:r w:rsidRPr="00EE0951">
              <w:rPr>
                <w:sz w:val="20"/>
              </w:rPr>
              <w:t xml:space="preserve"> Auth </w:t>
            </w:r>
            <w:r w:rsidR="00E55B9A" w:rsidRPr="00EE0951">
              <w:rPr>
                <w:sz w:val="20"/>
              </w:rPr>
              <w:t xml:space="preserve">payment </w:t>
            </w:r>
            <w:r w:rsidRPr="00EE0951">
              <w:rPr>
                <w:sz w:val="20"/>
              </w:rPr>
              <w:t>transaction information</w:t>
            </w:r>
            <w:r w:rsidR="00DF4E26" w:rsidRPr="00EE0951">
              <w:rPr>
                <w:sz w:val="20"/>
              </w:rPr>
              <w:t xml:space="preserve"> where the ‘phoneNumber’ is determined from the Auth operation’s ‘OperatorUserToken’ field</w:t>
            </w:r>
            <w:r w:rsidRPr="00EE0951">
              <w:rPr>
                <w:sz w:val="20"/>
              </w:rPr>
              <w:t xml:space="preserve">. </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A2EDCD7" w14:textId="726CFE47" w:rsidR="004E4A51" w:rsidRPr="00EE0951" w:rsidRDefault="00453178"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r w:rsidR="00801BF6" w:rsidRPr="00EE0951">
              <w:rPr>
                <w:sz w:val="20"/>
              </w:rPr>
              <w:t>.</w:t>
            </w:r>
            <w:r w:rsidR="00801BF6" w:rsidRPr="00EE0951" w:rsidDel="00453178">
              <w:rPr>
                <w:sz w:val="20"/>
              </w:rPr>
              <w:t xml:space="preserve"> </w:t>
            </w:r>
          </w:p>
        </w:tc>
      </w:tr>
      <w:tr w:rsidR="00975E62" w:rsidRPr="00EE0951" w14:paraId="71B220A7" w14:textId="77777777" w:rsidTr="006927B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FC2C223" w14:textId="77777777" w:rsidR="00975E62" w:rsidRPr="00EE0951" w:rsidRDefault="00975E62" w:rsidP="00DE3E21">
            <w:pPr>
              <w:rPr>
                <w:sz w:val="20"/>
              </w:rPr>
            </w:pPr>
            <w:r w:rsidRPr="00EE0951">
              <w:rPr>
                <w:sz w:val="20"/>
              </w:rPr>
              <w:t>Service-Identifier</w:t>
            </w:r>
          </w:p>
        </w:tc>
        <w:tc>
          <w:tcPr>
            <w:tcW w:w="2740" w:type="dxa"/>
            <w:tcBorders>
              <w:top w:val="single" w:sz="4" w:space="0" w:color="auto"/>
              <w:left w:val="single" w:sz="4" w:space="0" w:color="auto"/>
              <w:bottom w:val="single" w:sz="4" w:space="0" w:color="auto"/>
              <w:right w:val="single" w:sz="4" w:space="0" w:color="auto"/>
            </w:tcBorders>
          </w:tcPr>
          <w:p w14:paraId="7D9EAB20" w14:textId="16F704D1" w:rsidR="00975E62" w:rsidRPr="00EE0951" w:rsidRDefault="00975E6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B17F8D7" w14:textId="77777777" w:rsidR="00975E62" w:rsidRPr="00EE0951" w:rsidRDefault="00975E6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975E62" w:rsidRPr="00EE0951" w14:paraId="195EB735" w14:textId="77777777" w:rsidTr="00553055">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D1E8C11" w14:textId="77777777" w:rsidR="00975E62" w:rsidRPr="00EE0951" w:rsidRDefault="00975E62" w:rsidP="00DE3E21">
            <w:pPr>
              <w:rPr>
                <w:sz w:val="20"/>
              </w:rPr>
            </w:pPr>
            <w:r w:rsidRPr="00EE0951">
              <w:rPr>
                <w:sz w:val="20"/>
              </w:rPr>
              <w:t>Requested-Service-Unit</w:t>
            </w:r>
          </w:p>
        </w:tc>
        <w:tc>
          <w:tcPr>
            <w:tcW w:w="2740" w:type="dxa"/>
            <w:tcBorders>
              <w:top w:val="single" w:sz="4" w:space="0" w:color="auto"/>
              <w:left w:val="single" w:sz="4" w:space="0" w:color="auto"/>
              <w:bottom w:val="single" w:sz="4" w:space="0" w:color="auto"/>
              <w:right w:val="single" w:sz="4" w:space="0" w:color="auto"/>
            </w:tcBorders>
          </w:tcPr>
          <w:p w14:paraId="7F0865BD" w14:textId="35EE4F69" w:rsidR="008D6F7E" w:rsidRPr="00EE0951" w:rsidRDefault="000A2FD1" w:rsidP="00ED2292">
            <w:pPr>
              <w:rPr>
                <w:sz w:val="20"/>
              </w:rPr>
            </w:pPr>
            <w:r w:rsidRPr="00EE0951">
              <w:rPr>
                <w:b/>
                <w:sz w:val="20"/>
              </w:rPr>
              <w:t xml:space="preserve">BoBo </w:t>
            </w:r>
            <w:r w:rsidR="0035397A" w:rsidRPr="00EE0951">
              <w:rPr>
                <w:b/>
                <w:sz w:val="20"/>
              </w:rPr>
              <w:t xml:space="preserve">&amp; Partner </w:t>
            </w:r>
            <w:r w:rsidRPr="00EE0951">
              <w:rPr>
                <w:b/>
                <w:sz w:val="20"/>
              </w:rPr>
              <w:t>Payment:</w:t>
            </w:r>
            <w:r w:rsidRPr="00EE0951">
              <w:rPr>
                <w:sz w:val="20"/>
              </w:rPr>
              <w:t xml:space="preserve"> </w:t>
            </w:r>
            <w:r w:rsidR="008D6F7E" w:rsidRPr="00EE0951">
              <w:rPr>
                <w:sz w:val="20"/>
              </w:rPr>
              <w:t xml:space="preserve">If a partial refund is being requested, this value is the ‘grossCost’ (LineItem object) value.  Otherwise, </w:t>
            </w:r>
            <w:r w:rsidR="0074025C" w:rsidRPr="00EE0951">
              <w:rPr>
                <w:sz w:val="20"/>
              </w:rPr>
              <w:t xml:space="preserve">using the value of the Refund operation’s transactionId, </w:t>
            </w:r>
            <w:r w:rsidR="00B45DE7" w:rsidRPr="00EE0951">
              <w:rPr>
                <w:sz w:val="20"/>
              </w:rPr>
              <w:t xml:space="preserve">PSEP </w:t>
            </w:r>
            <w:r w:rsidR="008D6F7E" w:rsidRPr="00EE0951">
              <w:rPr>
                <w:sz w:val="20"/>
              </w:rPr>
              <w:t xml:space="preserve">populates this value with the “total amount” from the ‘grossCost’ (LineItem object) in the </w:t>
            </w:r>
            <w:r w:rsidR="0074025C" w:rsidRPr="00EE0951">
              <w:rPr>
                <w:sz w:val="20"/>
              </w:rPr>
              <w:t>‘confirmed’</w:t>
            </w:r>
            <w:r w:rsidR="008D6F7E" w:rsidRPr="00EE0951">
              <w:rPr>
                <w:sz w:val="20"/>
              </w:rPr>
              <w:t xml:space="preserve"> Confirm or Charge </w:t>
            </w:r>
            <w:r w:rsidR="0074025C" w:rsidRPr="00EE0951">
              <w:rPr>
                <w:sz w:val="20"/>
              </w:rPr>
              <w:t xml:space="preserve">payment </w:t>
            </w:r>
            <w:r w:rsidR="008D6F7E" w:rsidRPr="00EE0951">
              <w:rPr>
                <w:sz w:val="20"/>
              </w:rPr>
              <w:t>transaction</w:t>
            </w:r>
            <w:r w:rsidR="00F15683" w:rsidRPr="00EE0951">
              <w:rPr>
                <w:sz w:val="20"/>
              </w:rPr>
              <w:t xml:space="preserve"> information</w:t>
            </w:r>
            <w:r w:rsidR="008D6F7E" w:rsidRPr="00EE0951">
              <w:rPr>
                <w:sz w:val="20"/>
              </w:rPr>
              <w:t>.</w:t>
            </w:r>
          </w:p>
          <w:p w14:paraId="2F5A8FE0" w14:textId="376FC6CD" w:rsidR="00975E62" w:rsidRPr="00EE0951" w:rsidRDefault="008D6F7E" w:rsidP="00ED2292">
            <w:pPr>
              <w:rPr>
                <w:sz w:val="20"/>
              </w:rPr>
            </w:pPr>
            <w:r w:rsidRPr="00EE0951">
              <w:rPr>
                <w:b/>
                <w:sz w:val="20"/>
              </w:rPr>
              <w:t>GCB Payment:</w:t>
            </w:r>
            <w:r w:rsidRPr="00EE0951">
              <w:rPr>
                <w:sz w:val="20"/>
              </w:rPr>
              <w:t xml:space="preserve"> </w:t>
            </w:r>
            <w:r w:rsidR="00801BF6" w:rsidRPr="00EE0951">
              <w:rPr>
                <w:sz w:val="20"/>
              </w:rPr>
              <w:t>Using the value of the refund operation</w:t>
            </w:r>
            <w:r w:rsidR="00B45DE7" w:rsidRPr="00EE0951">
              <w:rPr>
                <w:sz w:val="20"/>
              </w:rPr>
              <w:t>’s</w:t>
            </w:r>
            <w:r w:rsidR="00801BF6" w:rsidRPr="00EE0951">
              <w:rPr>
                <w:sz w:val="20"/>
              </w:rPr>
              <w:t xml:space="preserve"> CorrelationId, PSEP obtains the ‘ItemPrice’ and ‘Tax’ from the </w:t>
            </w:r>
            <w:r w:rsidR="00F15683" w:rsidRPr="00EE0951">
              <w:rPr>
                <w:sz w:val="20"/>
              </w:rPr>
              <w:t>‘</w:t>
            </w:r>
            <w:r w:rsidR="00801BF6" w:rsidRPr="00EE0951">
              <w:rPr>
                <w:sz w:val="20"/>
              </w:rPr>
              <w:t>authorized</w:t>
            </w:r>
            <w:r w:rsidR="00F15683" w:rsidRPr="00EE0951">
              <w:rPr>
                <w:sz w:val="20"/>
              </w:rPr>
              <w:t>’</w:t>
            </w:r>
            <w:r w:rsidR="00801BF6" w:rsidRPr="00EE0951">
              <w:rPr>
                <w:sz w:val="20"/>
              </w:rPr>
              <w:t xml:space="preserve"> Auth </w:t>
            </w:r>
            <w:r w:rsidR="00F15683" w:rsidRPr="00EE0951">
              <w:rPr>
                <w:sz w:val="20"/>
              </w:rPr>
              <w:t xml:space="preserve">payment </w:t>
            </w:r>
            <w:r w:rsidR="00801BF6" w:rsidRPr="00EE0951">
              <w:rPr>
                <w:sz w:val="20"/>
              </w:rPr>
              <w:t xml:space="preserve">transaction information. The ‘ItemPrice’ and ‘Tax’ values are converted to the values format required in the AVP and summed together to create the “total amount”. Note: only a full refund is supported.  </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04E5D51" w14:textId="2184848E" w:rsidR="00975E62" w:rsidRPr="00EE0951" w:rsidRDefault="00975E6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975E62" w:rsidRPr="00EE0951" w14:paraId="2E45ED89" w14:textId="77777777" w:rsidTr="006927B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BE615BC" w14:textId="77777777" w:rsidR="00975E62" w:rsidRPr="00EE0951" w:rsidRDefault="00975E62" w:rsidP="00DE3E21">
            <w:pPr>
              <w:rPr>
                <w:sz w:val="20"/>
              </w:rPr>
            </w:pPr>
            <w:r w:rsidRPr="00EE0951">
              <w:rPr>
                <w:sz w:val="20"/>
              </w:rPr>
              <w:t xml:space="preserve">Requested-Action </w:t>
            </w:r>
          </w:p>
        </w:tc>
        <w:tc>
          <w:tcPr>
            <w:tcW w:w="2740" w:type="dxa"/>
            <w:tcBorders>
              <w:top w:val="single" w:sz="4" w:space="0" w:color="auto"/>
              <w:left w:val="single" w:sz="4" w:space="0" w:color="auto"/>
              <w:bottom w:val="single" w:sz="4" w:space="0" w:color="auto"/>
              <w:right w:val="single" w:sz="4" w:space="0" w:color="auto"/>
            </w:tcBorders>
          </w:tcPr>
          <w:p w14:paraId="14DC9741" w14:textId="77777777" w:rsidR="00975E62" w:rsidRPr="00EE0951" w:rsidRDefault="00975E62"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DA356CD" w14:textId="77777777" w:rsidR="00975E62" w:rsidRPr="00EE0951" w:rsidRDefault="00975E62"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7B5037" w:rsidRPr="00EE0951" w14:paraId="1908C206" w14:textId="77777777" w:rsidTr="00EB44E4">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4243051" w14:textId="4F63346E" w:rsidR="007B5037" w:rsidRPr="006F7C94" w:rsidRDefault="00952A0D" w:rsidP="00DE3E21">
            <w:pPr>
              <w:rPr>
                <w:b/>
                <w:sz w:val="20"/>
              </w:rPr>
            </w:pPr>
            <w:r w:rsidRPr="006F7C94">
              <w:rPr>
                <w:b/>
                <w:sz w:val="20"/>
              </w:rPr>
              <w:t>Partner-ID</w:t>
            </w:r>
          </w:p>
        </w:tc>
        <w:tc>
          <w:tcPr>
            <w:tcW w:w="2740" w:type="dxa"/>
            <w:tcBorders>
              <w:top w:val="single" w:sz="4" w:space="0" w:color="auto"/>
              <w:left w:val="single" w:sz="4" w:space="0" w:color="auto"/>
              <w:bottom w:val="single" w:sz="4" w:space="0" w:color="auto"/>
              <w:right w:val="single" w:sz="4" w:space="0" w:color="auto"/>
            </w:tcBorders>
          </w:tcPr>
          <w:p w14:paraId="1B5E5990" w14:textId="11A322C0" w:rsidR="007B5037" w:rsidRPr="00EE0951" w:rsidRDefault="008729BB"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D9E9D64" w14:textId="36A538AD" w:rsidR="007B5037" w:rsidRPr="00EE0951" w:rsidRDefault="003F4F96"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r w:rsidR="007B5037" w:rsidRPr="00EE0951" w14:paraId="12D598E7" w14:textId="77777777" w:rsidTr="00EB44E4">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008189B" w14:textId="77777777" w:rsidR="007B5037" w:rsidRPr="006F7C94" w:rsidRDefault="007B5037" w:rsidP="00DE3E21">
            <w:pPr>
              <w:rPr>
                <w:b/>
                <w:sz w:val="20"/>
              </w:rPr>
            </w:pPr>
            <w:r w:rsidRPr="006F7C94">
              <w:rPr>
                <w:b/>
                <w:sz w:val="20"/>
              </w:rPr>
              <w:lastRenderedPageBreak/>
              <w:t>Content-Description</w:t>
            </w:r>
          </w:p>
        </w:tc>
        <w:tc>
          <w:tcPr>
            <w:tcW w:w="2740" w:type="dxa"/>
            <w:tcBorders>
              <w:top w:val="single" w:sz="4" w:space="0" w:color="auto"/>
              <w:left w:val="single" w:sz="4" w:space="0" w:color="auto"/>
              <w:bottom w:val="single" w:sz="4" w:space="0" w:color="auto"/>
              <w:right w:val="single" w:sz="4" w:space="0" w:color="auto"/>
            </w:tcBorders>
          </w:tcPr>
          <w:p w14:paraId="15565601" w14:textId="1DF1776A" w:rsidR="007B5037" w:rsidRPr="00EE0951" w:rsidRDefault="007B5037" w:rsidP="00ED2292">
            <w:pPr>
              <w:rPr>
                <w:sz w:val="20"/>
              </w:rPr>
            </w:pPr>
            <w:r w:rsidRPr="00EE0951">
              <w:rPr>
                <w:b/>
                <w:sz w:val="20"/>
              </w:rPr>
              <w:t xml:space="preserve">BoBo </w:t>
            </w:r>
            <w:r w:rsidR="0035397A" w:rsidRPr="00EE0951">
              <w:rPr>
                <w:b/>
                <w:sz w:val="20"/>
              </w:rPr>
              <w:t xml:space="preserve">&amp; Partner </w:t>
            </w:r>
            <w:r w:rsidRPr="00EE0951">
              <w:rPr>
                <w:b/>
                <w:sz w:val="20"/>
              </w:rPr>
              <w:t>Payment:</w:t>
            </w:r>
            <w:r w:rsidRPr="00EE0951">
              <w:rPr>
                <w:sz w:val="20"/>
              </w:rPr>
              <w:t xml:space="preserve"> </w:t>
            </w:r>
            <w:del w:id="1229" w:author="Andrew Wulff" w:date="2017-06-27T08:08:00Z">
              <w:r w:rsidRPr="00EE0951" w:rsidDel="00C709EA">
                <w:rPr>
                  <w:sz w:val="20"/>
                </w:rPr>
                <w:delText xml:space="preserve">If the ‘description’ (LineItem object) is provided in the Refund operation, this AVP contains the ‘description’ value.  </w:delText>
              </w:r>
            </w:del>
            <w:ins w:id="1230" w:author="Andrew Wulff" w:date="2017-06-27T08:08:00Z">
              <w:r w:rsidR="00C709EA">
                <w:rPr>
                  <w:sz w:val="20"/>
                </w:rPr>
                <w:t>U</w:t>
              </w:r>
            </w:ins>
            <w:del w:id="1231" w:author="Andrew Wulff" w:date="2017-06-27T08:08:00Z">
              <w:r w:rsidRPr="00EE0951" w:rsidDel="00C709EA">
                <w:rPr>
                  <w:sz w:val="20"/>
                </w:rPr>
                <w:delText xml:space="preserve">Otherwise, </w:delText>
              </w:r>
              <w:r w:rsidR="00281C6C" w:rsidRPr="00EE0951" w:rsidDel="00C709EA">
                <w:rPr>
                  <w:sz w:val="20"/>
                </w:rPr>
                <w:delText>u</w:delText>
              </w:r>
            </w:del>
            <w:r w:rsidR="00281C6C" w:rsidRPr="00EE0951">
              <w:rPr>
                <w:sz w:val="20"/>
              </w:rPr>
              <w:t xml:space="preserve">sing the value of the Refund operation’s transactionId, PSEP </w:t>
            </w:r>
            <w:r w:rsidRPr="00EE0951">
              <w:rPr>
                <w:sz w:val="20"/>
              </w:rPr>
              <w:t xml:space="preserve">populates this AVP from </w:t>
            </w:r>
            <w:del w:id="1232" w:author="Andrew Wulff" w:date="2017-06-27T08:09:00Z">
              <w:r w:rsidRPr="00EE0951" w:rsidDel="00C709EA">
                <w:rPr>
                  <w:sz w:val="20"/>
                </w:rPr>
                <w:delText xml:space="preserve">the </w:delText>
              </w:r>
            </w:del>
            <w:ins w:id="1233" w:author="Andrew Wulff" w:date="2017-06-27T08:09:00Z">
              <w:r w:rsidR="00C709EA" w:rsidRPr="00EE0951">
                <w:rPr>
                  <w:sz w:val="20"/>
                </w:rPr>
                <w:t xml:space="preserve">the </w:t>
              </w:r>
              <w:r w:rsidR="00C709EA">
                <w:rPr>
                  <w:sz w:val="20"/>
                </w:rPr>
                <w:t xml:space="preserve">transaction’s </w:t>
              </w:r>
            </w:ins>
            <w:r w:rsidRPr="00EE0951">
              <w:rPr>
                <w:sz w:val="20"/>
              </w:rPr>
              <w:t xml:space="preserve">‘description’ </w:t>
            </w:r>
            <w:del w:id="1234" w:author="Andrew Wulff" w:date="2017-06-27T08:09:00Z">
              <w:r w:rsidRPr="00EE0951" w:rsidDel="00C709EA">
                <w:rPr>
                  <w:sz w:val="20"/>
                </w:rPr>
                <w:delText xml:space="preserve">(LineItem object) </w:delText>
              </w:r>
            </w:del>
            <w:r w:rsidRPr="00EE0951">
              <w:rPr>
                <w:sz w:val="20"/>
              </w:rPr>
              <w:t xml:space="preserve">in the </w:t>
            </w:r>
            <w:r w:rsidR="00281C6C" w:rsidRPr="00EE0951">
              <w:rPr>
                <w:sz w:val="20"/>
              </w:rPr>
              <w:t>‘confirmed’ Confirm</w:t>
            </w:r>
            <w:r w:rsidRPr="00EE0951">
              <w:rPr>
                <w:sz w:val="20"/>
              </w:rPr>
              <w:t xml:space="preserve"> or Charge </w:t>
            </w:r>
            <w:r w:rsidR="00281C6C" w:rsidRPr="00EE0951">
              <w:rPr>
                <w:sz w:val="20"/>
              </w:rPr>
              <w:t xml:space="preserve">payment </w:t>
            </w:r>
            <w:r w:rsidRPr="00EE0951">
              <w:rPr>
                <w:sz w:val="20"/>
              </w:rPr>
              <w:t xml:space="preserve">transaction </w:t>
            </w:r>
            <w:r w:rsidR="00281C6C" w:rsidRPr="00EE0951">
              <w:rPr>
                <w:sz w:val="20"/>
              </w:rPr>
              <w:t>information</w:t>
            </w:r>
            <w:ins w:id="1235" w:author="Andrew Wulff" w:date="2017-06-27T10:08:00Z">
              <w:r w:rsidR="002C4822">
                <w:rPr>
                  <w:sz w:val="20"/>
                </w:rPr>
                <w:t>, as defined in Figure 2 of section 3 in Reference [</w:t>
              </w:r>
              <w:r w:rsidR="002C4822">
                <w:rPr>
                  <w:sz w:val="20"/>
                </w:rPr>
                <w:fldChar w:fldCharType="begin"/>
              </w:r>
              <w:r w:rsidR="002C4822">
                <w:rPr>
                  <w:sz w:val="20"/>
                </w:rPr>
                <w:instrText xml:space="preserve"> REF _Ref360170103 \w \h </w:instrText>
              </w:r>
            </w:ins>
            <w:r w:rsidR="002C4822">
              <w:rPr>
                <w:sz w:val="20"/>
              </w:rPr>
            </w:r>
            <w:ins w:id="1236" w:author="Andrew Wulff" w:date="2017-06-27T10:08:00Z">
              <w:r w:rsidR="002C4822">
                <w:rPr>
                  <w:sz w:val="20"/>
                </w:rPr>
                <w:fldChar w:fldCharType="separate"/>
              </w:r>
            </w:ins>
            <w:r w:rsidR="002C4822">
              <w:rPr>
                <w:sz w:val="20"/>
              </w:rPr>
              <w:t>17</w:t>
            </w:r>
            <w:ins w:id="1237" w:author="Andrew Wulff" w:date="2017-06-27T10:08:00Z">
              <w:r w:rsidR="002C4822">
                <w:rPr>
                  <w:sz w:val="20"/>
                </w:rPr>
                <w:fldChar w:fldCharType="end"/>
              </w:r>
              <w:r w:rsidR="002C4822">
                <w:rPr>
                  <w:sz w:val="20"/>
                </w:rPr>
                <w:t>]</w:t>
              </w:r>
            </w:ins>
            <w:del w:id="1238" w:author="Andrew Wulff" w:date="2017-06-27T10:08:00Z">
              <w:r w:rsidR="00281C6C" w:rsidRPr="00EE0951" w:rsidDel="002C4822">
                <w:rPr>
                  <w:sz w:val="20"/>
                </w:rPr>
                <w:delText xml:space="preserve">. </w:delText>
              </w:r>
            </w:del>
          </w:p>
          <w:p w14:paraId="51A49D2B" w14:textId="4CEE039A" w:rsidR="007B5037" w:rsidRPr="00EE0951" w:rsidRDefault="007B5037" w:rsidP="00ED2292">
            <w:pPr>
              <w:rPr>
                <w:sz w:val="20"/>
              </w:rPr>
            </w:pPr>
            <w:r w:rsidRPr="00EE0951">
              <w:rPr>
                <w:b/>
                <w:sz w:val="20"/>
              </w:rPr>
              <w:t>GCB Payment:</w:t>
            </w:r>
            <w:r w:rsidRPr="00EE0951">
              <w:rPr>
                <w:sz w:val="20"/>
              </w:rPr>
              <w:t xml:space="preserve"> </w:t>
            </w:r>
            <w:r w:rsidR="00EB44E4" w:rsidRPr="00EE0951">
              <w:rPr>
                <w:sz w:val="20"/>
              </w:rPr>
              <w:t xml:space="preserve">Using the value of the </w:t>
            </w:r>
            <w:r w:rsidR="00BF37B7" w:rsidRPr="00EE0951">
              <w:rPr>
                <w:sz w:val="20"/>
              </w:rPr>
              <w:t xml:space="preserve">Refund </w:t>
            </w:r>
            <w:r w:rsidR="00EB44E4" w:rsidRPr="00EE0951">
              <w:rPr>
                <w:sz w:val="20"/>
              </w:rPr>
              <w:t>operation</w:t>
            </w:r>
            <w:r w:rsidR="00BF37B7" w:rsidRPr="00EE0951">
              <w:rPr>
                <w:sz w:val="20"/>
              </w:rPr>
              <w:t>’s</w:t>
            </w:r>
            <w:r w:rsidR="00EB44E4" w:rsidRPr="00EE0951">
              <w:rPr>
                <w:sz w:val="20"/>
              </w:rPr>
              <w:t xml:space="preserve"> CorrelationId, PSEP obtains the </w:t>
            </w:r>
            <w:r w:rsidR="0037344F" w:rsidRPr="00EE0951">
              <w:rPr>
                <w:sz w:val="20"/>
              </w:rPr>
              <w:t>“</w:t>
            </w:r>
            <w:r w:rsidR="00EB44E4" w:rsidRPr="00EE0951">
              <w:rPr>
                <w:sz w:val="20"/>
              </w:rPr>
              <w:t>description</w:t>
            </w:r>
            <w:r w:rsidR="0037344F" w:rsidRPr="00EE0951">
              <w:rPr>
                <w:sz w:val="20"/>
              </w:rPr>
              <w:t>”</w:t>
            </w:r>
            <w:r w:rsidR="00EB44E4" w:rsidRPr="00EE0951">
              <w:rPr>
                <w:sz w:val="20"/>
              </w:rPr>
              <w:t xml:space="preserve"> from the </w:t>
            </w:r>
            <w:r w:rsidR="00281C6C" w:rsidRPr="00EE0951">
              <w:rPr>
                <w:sz w:val="20"/>
              </w:rPr>
              <w:t>‘</w:t>
            </w:r>
            <w:r w:rsidR="00EB44E4" w:rsidRPr="00EE0951">
              <w:rPr>
                <w:sz w:val="20"/>
              </w:rPr>
              <w:t>authorized</w:t>
            </w:r>
            <w:r w:rsidR="00281C6C" w:rsidRPr="00EE0951">
              <w:rPr>
                <w:sz w:val="20"/>
              </w:rPr>
              <w:t>’</w:t>
            </w:r>
            <w:r w:rsidR="00EB44E4" w:rsidRPr="00EE0951">
              <w:rPr>
                <w:sz w:val="20"/>
              </w:rPr>
              <w:t xml:space="preserve"> Auth </w:t>
            </w:r>
            <w:r w:rsidR="00281C6C" w:rsidRPr="00EE0951">
              <w:rPr>
                <w:sz w:val="20"/>
              </w:rPr>
              <w:t xml:space="preserve">payment </w:t>
            </w:r>
            <w:r w:rsidR="00EB44E4" w:rsidRPr="00EE0951">
              <w:rPr>
                <w:sz w:val="20"/>
              </w:rPr>
              <w:t>transaction information</w:t>
            </w:r>
            <w:r w:rsidR="0037344F" w:rsidRPr="00EE0951">
              <w:rPr>
                <w:sz w:val="20"/>
              </w:rPr>
              <w:t>, where the description is obtained from the Auth operation’s ‘PaymentDescription’ field</w:t>
            </w:r>
            <w:r w:rsidR="00EB44E4" w:rsidRPr="00EE0951">
              <w:rPr>
                <w:sz w:val="20"/>
              </w:rPr>
              <w:t xml:space="preserve">. </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32E5091" w14:textId="77777777" w:rsidR="007B5037" w:rsidRPr="00EE0951" w:rsidRDefault="007B5037"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r w:rsidR="007D3586" w:rsidRPr="00EE0951" w14:paraId="78DBF499" w14:textId="77777777" w:rsidTr="007D3586">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F4446AE" w14:textId="77777777" w:rsidR="007D3586" w:rsidRPr="006F7C94" w:rsidRDefault="007D3586" w:rsidP="00DE3E21">
            <w:pPr>
              <w:rPr>
                <w:b/>
                <w:sz w:val="20"/>
              </w:rPr>
            </w:pPr>
            <w:r w:rsidRPr="006F7C94">
              <w:rPr>
                <w:b/>
                <w:sz w:val="20"/>
              </w:rPr>
              <w:lastRenderedPageBreak/>
              <w:t>Purchase-Category-Code</w:t>
            </w:r>
          </w:p>
        </w:tc>
        <w:tc>
          <w:tcPr>
            <w:tcW w:w="2740" w:type="dxa"/>
            <w:tcBorders>
              <w:top w:val="single" w:sz="4" w:space="0" w:color="auto"/>
              <w:left w:val="single" w:sz="4" w:space="0" w:color="auto"/>
              <w:bottom w:val="single" w:sz="4" w:space="0" w:color="auto"/>
              <w:right w:val="single" w:sz="4" w:space="0" w:color="auto"/>
            </w:tcBorders>
          </w:tcPr>
          <w:p w14:paraId="1FB37412" w14:textId="77777777" w:rsidR="007D3586" w:rsidRPr="00EE0951" w:rsidRDefault="007D3586" w:rsidP="00ED2292">
            <w:pPr>
              <w:rPr>
                <w:b/>
                <w:sz w:val="20"/>
              </w:rPr>
            </w:pPr>
            <w:r w:rsidRPr="00EE0951">
              <w:rPr>
                <w:b/>
                <w:sz w:val="20"/>
              </w:rPr>
              <w:t xml:space="preserve">BoBo &amp; Partner Payment: </w:t>
            </w:r>
            <w:r w:rsidRPr="00EE0951">
              <w:rPr>
                <w:sz w:val="20"/>
              </w:rPr>
              <w:t>The source of the AVP field is the ‘purchaseCategoryCode ' (LineItem object) element in Refund operation’s request if provided.  If not provided, using the value of the Refund operation’s transactionId, PSEP populates this value with the ‘purchaseCategoryCode ' (LineItem object) element in the ‘confirmed’ Confirm or Charge payment transaction information</w:t>
            </w:r>
            <w:r w:rsidRPr="00EE0951">
              <w:rPr>
                <w:b/>
                <w:sz w:val="20"/>
              </w:rPr>
              <w:t>.</w:t>
            </w:r>
          </w:p>
          <w:p w14:paraId="395846D2" w14:textId="0223E9E1" w:rsidR="007D3586" w:rsidRPr="00EE0951" w:rsidRDefault="007D3586" w:rsidP="00ED2292">
            <w:pPr>
              <w:rPr>
                <w:b/>
                <w:sz w:val="20"/>
              </w:rPr>
            </w:pPr>
            <w:r w:rsidRPr="00EE0951">
              <w:rPr>
                <w:b/>
                <w:sz w:val="20"/>
              </w:rPr>
              <w:t>GCB Payment:</w:t>
            </w:r>
            <w:r w:rsidRPr="00EE0951">
              <w:rPr>
                <w:sz w:val="20"/>
              </w:rPr>
              <w:t xml:space="preserve"> Using the value of the Refund operation’s CorrelationId, PSEP obtains the ‘Purchase Category’ from the ‘authorized’ Auth payment transaction information as the ‘purchaseCategoryCode' is created by AMP using from the Auth operation’s ‘PaymentDescription field with descriptions prefix with “Google” being assigned one pre-defined ‘purchaseCategoryCode' and all others descriptions without “Google” prefix another pre-defined ‘purchaseCategoryCode'.</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AA1B651" w14:textId="77777777" w:rsidR="007D3586" w:rsidRPr="00EE0951" w:rsidRDefault="007D3586"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r w:rsidR="007D3586" w:rsidRPr="00EE0951" w14:paraId="45D9A698" w14:textId="77777777" w:rsidTr="007D3586">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943941C" w14:textId="77777777" w:rsidR="007D3586" w:rsidRPr="006F7C94" w:rsidRDefault="007D3586" w:rsidP="00DE3E21">
            <w:pPr>
              <w:rPr>
                <w:b/>
                <w:sz w:val="20"/>
              </w:rPr>
            </w:pPr>
            <w:r w:rsidRPr="006F7C94">
              <w:rPr>
                <w:b/>
                <w:sz w:val="20"/>
              </w:rPr>
              <w:t>Application-Type</w:t>
            </w:r>
          </w:p>
        </w:tc>
        <w:tc>
          <w:tcPr>
            <w:tcW w:w="2740" w:type="dxa"/>
            <w:tcBorders>
              <w:top w:val="single" w:sz="4" w:space="0" w:color="auto"/>
              <w:left w:val="single" w:sz="4" w:space="0" w:color="auto"/>
              <w:bottom w:val="single" w:sz="4" w:space="0" w:color="auto"/>
              <w:right w:val="single" w:sz="4" w:space="0" w:color="auto"/>
            </w:tcBorders>
          </w:tcPr>
          <w:p w14:paraId="2095B9D6" w14:textId="77777777" w:rsidR="007D3586" w:rsidRPr="00EE0951" w:rsidRDefault="007D3586"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B06FB0B" w14:textId="77777777" w:rsidR="007D3586" w:rsidRPr="00EE0951" w:rsidRDefault="007D3586"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r w:rsidR="00ED45CC" w:rsidRPr="00EE0951" w14:paraId="430BDECA" w14:textId="77777777" w:rsidTr="007D3586">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FD98092" w14:textId="7A1499E7" w:rsidR="00ED45CC" w:rsidRPr="006F7C94" w:rsidRDefault="00ED45CC" w:rsidP="00DE3E21">
            <w:pPr>
              <w:rPr>
                <w:b/>
                <w:sz w:val="20"/>
              </w:rPr>
            </w:pPr>
            <w:r w:rsidRPr="006F7C94">
              <w:rPr>
                <w:b/>
                <w:sz w:val="20"/>
              </w:rPr>
              <w:t>Adjustment-Reason-Code</w:t>
            </w:r>
          </w:p>
        </w:tc>
        <w:tc>
          <w:tcPr>
            <w:tcW w:w="2740" w:type="dxa"/>
            <w:tcBorders>
              <w:top w:val="single" w:sz="4" w:space="0" w:color="auto"/>
              <w:left w:val="single" w:sz="4" w:space="0" w:color="auto"/>
              <w:bottom w:val="single" w:sz="4" w:space="0" w:color="auto"/>
              <w:right w:val="single" w:sz="4" w:space="0" w:color="auto"/>
            </w:tcBorders>
          </w:tcPr>
          <w:p w14:paraId="7998EAB4" w14:textId="4BEAB7BC" w:rsidR="00ED45CC" w:rsidRPr="00EE0951" w:rsidRDefault="00ED45CC" w:rsidP="00ED2292">
            <w:pPr>
              <w:rPr>
                <w:b/>
                <w:sz w:val="20"/>
              </w:rPr>
            </w:pPr>
            <w:r w:rsidRPr="00EE0951">
              <w:rPr>
                <w:b/>
                <w:sz w:val="20"/>
              </w:rPr>
              <w:t xml:space="preserve">BoBo &amp; Partner Payment: </w:t>
            </w:r>
            <w:r w:rsidRPr="00EE0951">
              <w:rPr>
                <w:sz w:val="20"/>
              </w:rPr>
              <w:t>For refund operation, the source of the ‘Reason Code</w:t>
            </w:r>
            <w:r w:rsidRPr="00EE0951">
              <w:rPr>
                <w:color w:val="000000"/>
                <w:sz w:val="20"/>
              </w:rPr>
              <w:t>’</w:t>
            </w:r>
            <w:r w:rsidRPr="00EE0951">
              <w:rPr>
                <w:sz w:val="20"/>
              </w:rPr>
              <w:t xml:space="preserve"> field is the ‘refundReasonCode’ parameter in the refund operation’s request.</w:t>
            </w:r>
          </w:p>
          <w:p w14:paraId="262624C7" w14:textId="33BA4DF3" w:rsidR="00ED45CC" w:rsidRPr="00EE0951" w:rsidRDefault="00ED45CC" w:rsidP="00ED2292">
            <w:pPr>
              <w:rPr>
                <w:b/>
                <w:sz w:val="20"/>
              </w:rPr>
            </w:pPr>
            <w:r w:rsidRPr="00EE0951">
              <w:rPr>
                <w:b/>
                <w:sz w:val="20"/>
              </w:rPr>
              <w:t xml:space="preserve">GCB Payment: </w:t>
            </w:r>
            <w:r w:rsidRPr="00EE0951">
              <w:rPr>
                <w:sz w:val="20"/>
              </w:rPr>
              <w:t>PSEP uses a predefined Refund Reason Code for all GCB Payment refunds which is stored with the Refund transaction information.</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05DA190" w14:textId="51F5954F" w:rsidR="00ED45CC" w:rsidRPr="00EE0951" w:rsidRDefault="00ED45CC" w:rsidP="00ED2292">
            <w:pPr>
              <w:rPr>
                <w:sz w:val="20"/>
              </w:rPr>
            </w:pPr>
            <w:r w:rsidRPr="00EE0951">
              <w:rPr>
                <w:sz w:val="20"/>
              </w:rPr>
              <w:t xml:space="preserve">See Section </w:t>
            </w:r>
            <w:r w:rsidRPr="00EE0951">
              <w:rPr>
                <w:sz w:val="20"/>
              </w:rPr>
              <w:fldChar w:fldCharType="begin"/>
            </w:r>
            <w:r w:rsidRPr="00EE0951">
              <w:rPr>
                <w:sz w:val="20"/>
              </w:rPr>
              <w:instrText xml:space="preserve"> REF _Ref233699916 \w \p \h </w:instrText>
            </w:r>
            <w:r w:rsidRPr="00EE0951">
              <w:rPr>
                <w:sz w:val="20"/>
              </w:rPr>
            </w:r>
            <w:r w:rsidRPr="00EE0951">
              <w:rPr>
                <w:sz w:val="20"/>
              </w:rPr>
              <w:fldChar w:fldCharType="separate"/>
            </w:r>
            <w:r w:rsidR="00517227">
              <w:rPr>
                <w:sz w:val="20"/>
              </w:rPr>
              <w:t>4.3.2 above</w:t>
            </w:r>
            <w:r w:rsidRPr="00EE0951">
              <w:rPr>
                <w:sz w:val="20"/>
              </w:rPr>
              <w:fldChar w:fldCharType="end"/>
            </w:r>
            <w:r w:rsidRPr="00EE0951">
              <w:rPr>
                <w:sz w:val="20"/>
              </w:rPr>
              <w:t xml:space="preserve"> for further details on this AVP.</w:t>
            </w:r>
          </w:p>
        </w:tc>
      </w:tr>
    </w:tbl>
    <w:p w14:paraId="21A0E9C4" w14:textId="77777777" w:rsidR="004E4A51" w:rsidRPr="00D929DE" w:rsidRDefault="004E4A51" w:rsidP="00DE3E21"/>
    <w:p w14:paraId="4496A771" w14:textId="3B8AE890" w:rsidR="00553055" w:rsidRPr="00D929DE" w:rsidRDefault="007C274E" w:rsidP="00ED2292">
      <w:pPr>
        <w:pStyle w:val="Heading3"/>
      </w:pPr>
      <w:bookmarkStart w:id="1239" w:name="_Toc367633801"/>
      <w:r w:rsidRPr="00D929DE">
        <w:rPr>
          <w:rFonts w:eastAsia="MS Mincho"/>
        </w:rPr>
        <w:lastRenderedPageBreak/>
        <w:t xml:space="preserve">Field Mappings – CCA Method to </w:t>
      </w:r>
      <w:r w:rsidR="00553055" w:rsidRPr="00D929DE">
        <w:t xml:space="preserve">Refund </w:t>
      </w:r>
      <w:r w:rsidRPr="00D929DE">
        <w:t>Response</w:t>
      </w:r>
      <w:bookmarkEnd w:id="1239"/>
    </w:p>
    <w:p w14:paraId="62A267D3" w14:textId="77777777" w:rsidR="00ED7190" w:rsidRPr="00D929DE" w:rsidRDefault="00ED7190" w:rsidP="00ED2292"/>
    <w:p w14:paraId="670B733C" w14:textId="25E02A3B" w:rsidR="007C274E" w:rsidRPr="00D929DE" w:rsidRDefault="007C274E" w:rsidP="00ED2292">
      <w:r w:rsidRPr="00D929DE">
        <w:t xml:space="preserve">The required Diameter Base protocol and Credit-Control Application AVPs in the CCA message for a Diameter Refund (Adjustment) method are shown in the table below.  Also where applicable, the table indicates where the values of these AVPs are sourced from in the BoBo </w:t>
      </w:r>
      <w:r w:rsidR="0035397A" w:rsidRPr="0035397A">
        <w:t xml:space="preserve">&amp; Partner </w:t>
      </w:r>
      <w:r w:rsidRPr="00D929DE">
        <w:t>Payment and GCB Payment Refund response fields.</w:t>
      </w:r>
    </w:p>
    <w:p w14:paraId="3D50AEF9" w14:textId="77777777" w:rsidR="007C274E" w:rsidRPr="00D929DE" w:rsidRDefault="007C274E" w:rsidP="00ED2292"/>
    <w:p w14:paraId="201A4243" w14:textId="77777777" w:rsidR="007C274E" w:rsidRPr="00D929DE" w:rsidRDefault="007C274E" w:rsidP="00ED2292">
      <w:r w:rsidRPr="00D929DE">
        <w:t>Unless indicated otherwise, all the AVPs are mandatory.</w:t>
      </w:r>
    </w:p>
    <w:p w14:paraId="47C4467E" w14:textId="77777777" w:rsidR="00ED7190" w:rsidRPr="00D929DE" w:rsidRDefault="00ED7190"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ED7190" w:rsidRPr="00EE0951" w14:paraId="4940C0A5" w14:textId="77777777" w:rsidTr="00D92823">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4FD12E68" w14:textId="77777777" w:rsidR="00ED7190" w:rsidRPr="00EE0951" w:rsidRDefault="00ED7190" w:rsidP="00457A96">
            <w:pPr>
              <w:jc w:val="center"/>
              <w:rPr>
                <w:rFonts w:ascii="Arial" w:hAnsi="Arial" w:cs="Arial"/>
                <w:sz w:val="20"/>
              </w:rPr>
            </w:pPr>
            <w:r w:rsidRPr="00EE0951">
              <w:rPr>
                <w:rFonts w:ascii="Arial" w:hAnsi="Arial" w:cs="Arial"/>
                <w:sz w:val="20"/>
              </w:rPr>
              <w:t>CCA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26EE356F" w14:textId="7A0856FB" w:rsidR="00ED7190" w:rsidRPr="00EE0951" w:rsidRDefault="00ED7190" w:rsidP="00457A96">
            <w:pPr>
              <w:jc w:val="center"/>
              <w:rPr>
                <w:rFonts w:ascii="Arial" w:hAnsi="Arial" w:cs="Arial"/>
                <w:sz w:val="20"/>
              </w:rPr>
            </w:pPr>
            <w:r w:rsidRPr="00EE0951">
              <w:rPr>
                <w:rFonts w:ascii="Arial" w:hAnsi="Arial" w:cs="Arial"/>
                <w:sz w:val="20"/>
              </w:rPr>
              <w:t xml:space="preserve">Included in </w:t>
            </w:r>
            <w:r w:rsidR="007C274E" w:rsidRPr="00EE0951">
              <w:rPr>
                <w:rFonts w:ascii="Arial" w:hAnsi="Arial" w:cs="Arial"/>
                <w:sz w:val="20"/>
              </w:rPr>
              <w:t xml:space="preserve">BoBo </w:t>
            </w:r>
            <w:r w:rsidR="0035397A" w:rsidRPr="00EE0951">
              <w:rPr>
                <w:rFonts w:ascii="Arial" w:hAnsi="Arial" w:cs="Arial"/>
                <w:sz w:val="20"/>
              </w:rPr>
              <w:t xml:space="preserve">&amp; Partner </w:t>
            </w:r>
            <w:r w:rsidR="007C274E" w:rsidRPr="00EE0951">
              <w:rPr>
                <w:rFonts w:ascii="Arial" w:hAnsi="Arial" w:cs="Arial"/>
                <w:sz w:val="20"/>
              </w:rPr>
              <w:t xml:space="preserve">Payment and GCB Payment </w:t>
            </w:r>
            <w:r w:rsidRPr="00EE0951">
              <w:rPr>
                <w:rFonts w:ascii="Arial" w:hAnsi="Arial" w:cs="Arial"/>
                <w:sz w:val="20"/>
              </w:rPr>
              <w:t>Refund Response Field</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1B849B26" w14:textId="77777777" w:rsidR="00ED7190" w:rsidRPr="00EE0951" w:rsidRDefault="00ED7190" w:rsidP="00457A96">
            <w:pPr>
              <w:jc w:val="center"/>
              <w:rPr>
                <w:rFonts w:ascii="Arial" w:hAnsi="Arial" w:cs="Arial"/>
                <w:sz w:val="20"/>
              </w:rPr>
            </w:pPr>
            <w:r w:rsidRPr="00EE0951">
              <w:rPr>
                <w:rFonts w:ascii="Arial" w:hAnsi="Arial" w:cs="Arial"/>
                <w:sz w:val="20"/>
              </w:rPr>
              <w:t>Notes</w:t>
            </w:r>
          </w:p>
        </w:tc>
      </w:tr>
      <w:tr w:rsidR="00ED7190" w:rsidRPr="00EE0951" w14:paraId="295B455D" w14:textId="77777777" w:rsidTr="00D92823">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42B4A7D" w14:textId="77777777" w:rsidR="00ED7190" w:rsidRPr="00EE0951" w:rsidRDefault="00ED7190" w:rsidP="00DE3E21">
            <w:pPr>
              <w:rPr>
                <w:sz w:val="20"/>
              </w:rPr>
            </w:pPr>
            <w:r w:rsidRPr="00EE0951">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1BD5815E" w14:textId="77777777" w:rsidR="00ED7190" w:rsidRPr="00EE0951" w:rsidRDefault="00ED7190"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8D0B276" w14:textId="655C1D7D" w:rsidR="00ED7190" w:rsidRPr="00EE0951" w:rsidRDefault="007C274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7C274E" w:rsidRPr="00EE0951" w14:paraId="6F132A2B" w14:textId="77777777" w:rsidTr="007C274E">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A05BF63" w14:textId="77777777" w:rsidR="007C274E" w:rsidRPr="00EE0951" w:rsidRDefault="007C274E" w:rsidP="00DE3E21">
            <w:pPr>
              <w:rPr>
                <w:sz w:val="20"/>
              </w:rPr>
            </w:pPr>
            <w:r w:rsidRPr="00EE0951">
              <w:rPr>
                <w:sz w:val="20"/>
              </w:rPr>
              <w:t>Result-Code</w:t>
            </w:r>
          </w:p>
        </w:tc>
        <w:tc>
          <w:tcPr>
            <w:tcW w:w="2740" w:type="dxa"/>
            <w:tcBorders>
              <w:top w:val="single" w:sz="4" w:space="0" w:color="auto"/>
              <w:left w:val="single" w:sz="4" w:space="0" w:color="auto"/>
              <w:bottom w:val="single" w:sz="4" w:space="0" w:color="auto"/>
              <w:right w:val="single" w:sz="4" w:space="0" w:color="auto"/>
            </w:tcBorders>
          </w:tcPr>
          <w:p w14:paraId="398BFFEC" w14:textId="77777777" w:rsidR="007C274E" w:rsidRPr="00EE0951" w:rsidRDefault="007C274E"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AE5DB19" w14:textId="77777777" w:rsidR="007C274E" w:rsidRPr="00EE0951" w:rsidRDefault="007C274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 A Return Code of ‘2001’ indicates a successful response. </w:t>
            </w:r>
          </w:p>
        </w:tc>
      </w:tr>
      <w:tr w:rsidR="00ED7190" w:rsidRPr="00EE0951" w14:paraId="217CA3A9" w14:textId="77777777" w:rsidTr="00D92823">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783E646" w14:textId="77777777" w:rsidR="00ED7190" w:rsidRPr="00EE0951" w:rsidRDefault="00ED7190" w:rsidP="00DE3E21">
            <w:pPr>
              <w:rPr>
                <w:sz w:val="20"/>
              </w:rPr>
            </w:pPr>
            <w:r w:rsidRPr="00EE0951">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1A25F262" w14:textId="77777777" w:rsidR="00ED7190" w:rsidRPr="00EE0951" w:rsidRDefault="00ED7190"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CD06342" w14:textId="19E42DFD" w:rsidR="00ED7190" w:rsidRPr="00EE0951" w:rsidRDefault="007C274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ED7190" w:rsidRPr="00EE0951" w14:paraId="50A35CD3" w14:textId="77777777" w:rsidTr="00D92823">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59F4537" w14:textId="77777777" w:rsidR="00ED7190" w:rsidRPr="00EE0951" w:rsidRDefault="00ED7190" w:rsidP="00DE3E21">
            <w:pPr>
              <w:rPr>
                <w:sz w:val="20"/>
              </w:rPr>
            </w:pPr>
            <w:r w:rsidRPr="00EE0951">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0A2F1903" w14:textId="77777777" w:rsidR="00ED7190" w:rsidRPr="00EE0951" w:rsidRDefault="00ED7190"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BDF4D40" w14:textId="61C4F3C3" w:rsidR="00ED7190" w:rsidRPr="00EE0951" w:rsidRDefault="007C274E"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341F5B" w:rsidRPr="00EE0951" w14:paraId="1698442A" w14:textId="77777777" w:rsidTr="00D92823">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62CFCEB" w14:textId="77777777" w:rsidR="00341F5B" w:rsidRPr="00EE0951" w:rsidRDefault="00341F5B" w:rsidP="00DE3E21">
            <w:pPr>
              <w:rPr>
                <w:sz w:val="20"/>
              </w:rPr>
            </w:pPr>
            <w:r w:rsidRPr="00EE0951">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26EF9D49" w14:textId="77777777" w:rsidR="00341F5B" w:rsidRPr="00EE0951" w:rsidRDefault="00341F5B"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171D229" w14:textId="5857ECA4" w:rsidR="00341F5B" w:rsidRPr="00EE0951" w:rsidRDefault="00341F5B"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341F5B" w:rsidRPr="00EE0951" w14:paraId="591802AC" w14:textId="77777777" w:rsidTr="00D92823">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A7BCDDB" w14:textId="77777777" w:rsidR="00341F5B" w:rsidRPr="00EE0951" w:rsidRDefault="00341F5B" w:rsidP="00DE3E21">
            <w:pPr>
              <w:rPr>
                <w:sz w:val="20"/>
              </w:rPr>
            </w:pPr>
            <w:r w:rsidRPr="00EE0951">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2A953928" w14:textId="77777777" w:rsidR="00341F5B" w:rsidRPr="00EE0951" w:rsidRDefault="00341F5B"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9BE6AE7" w14:textId="1CBF91F9" w:rsidR="00341F5B" w:rsidRPr="00EE0951" w:rsidRDefault="00341F5B"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r w:rsidR="00341F5B" w:rsidRPr="00EE0951" w14:paraId="606860FD" w14:textId="77777777" w:rsidTr="00D92823">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92B69C3" w14:textId="77777777" w:rsidR="00341F5B" w:rsidRPr="00EE0951" w:rsidRDefault="00341F5B" w:rsidP="00DE3E21">
            <w:pPr>
              <w:rPr>
                <w:sz w:val="20"/>
              </w:rPr>
            </w:pPr>
            <w:r w:rsidRPr="00EE0951">
              <w:rPr>
                <w:sz w:val="20"/>
              </w:rPr>
              <w:t>CC-Request-Number</w:t>
            </w:r>
          </w:p>
        </w:tc>
        <w:tc>
          <w:tcPr>
            <w:tcW w:w="2740" w:type="dxa"/>
            <w:tcBorders>
              <w:top w:val="single" w:sz="4" w:space="0" w:color="auto"/>
              <w:left w:val="single" w:sz="4" w:space="0" w:color="auto"/>
              <w:bottom w:val="single" w:sz="4" w:space="0" w:color="auto"/>
              <w:right w:val="single" w:sz="4" w:space="0" w:color="auto"/>
            </w:tcBorders>
          </w:tcPr>
          <w:p w14:paraId="6185192E" w14:textId="77777777" w:rsidR="00341F5B" w:rsidRPr="00EE0951" w:rsidRDefault="00341F5B" w:rsidP="00ED2292">
            <w:pPr>
              <w:rPr>
                <w:sz w:val="20"/>
              </w:rPr>
            </w:pPr>
            <w:r w:rsidRPr="00EE0951">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A23F485" w14:textId="1B710DE6" w:rsidR="00341F5B" w:rsidRPr="00EE0951" w:rsidRDefault="00341F5B" w:rsidP="00ED2292">
            <w:pPr>
              <w:rPr>
                <w:sz w:val="20"/>
              </w:rPr>
            </w:pPr>
            <w:r w:rsidRPr="00EE0951">
              <w:rPr>
                <w:sz w:val="20"/>
              </w:rPr>
              <w:t xml:space="preserve">See Section </w:t>
            </w:r>
            <w:r w:rsidRPr="00EE0951">
              <w:rPr>
                <w:sz w:val="20"/>
              </w:rPr>
              <w:fldChar w:fldCharType="begin"/>
            </w:r>
            <w:r w:rsidRPr="00EE0951">
              <w:rPr>
                <w:sz w:val="20"/>
              </w:rPr>
              <w:instrText xml:space="preserve"> REF _Ref233699479 \w \p \h </w:instrText>
            </w:r>
            <w:r w:rsidRPr="00EE0951">
              <w:rPr>
                <w:sz w:val="20"/>
              </w:rPr>
            </w:r>
            <w:r w:rsidRPr="00EE0951">
              <w:rPr>
                <w:sz w:val="20"/>
              </w:rPr>
              <w:fldChar w:fldCharType="separate"/>
            </w:r>
            <w:r w:rsidR="00517227">
              <w:rPr>
                <w:sz w:val="20"/>
              </w:rPr>
              <w:t>4.3.1 above</w:t>
            </w:r>
            <w:r w:rsidRPr="00EE0951">
              <w:rPr>
                <w:sz w:val="20"/>
              </w:rPr>
              <w:fldChar w:fldCharType="end"/>
            </w:r>
            <w:r w:rsidRPr="00EE0951">
              <w:rPr>
                <w:sz w:val="20"/>
              </w:rPr>
              <w:t xml:space="preserve"> for further details on this AVP.</w:t>
            </w:r>
          </w:p>
        </w:tc>
      </w:tr>
    </w:tbl>
    <w:p w14:paraId="19B38717" w14:textId="77777777" w:rsidR="00ED7190" w:rsidRPr="00D929DE" w:rsidRDefault="00ED7190" w:rsidP="00DE3E21"/>
    <w:p w14:paraId="67C7DE08" w14:textId="07885D09" w:rsidR="00E22B26" w:rsidRPr="00D929DE" w:rsidRDefault="00E22B26" w:rsidP="00ED2292">
      <w:pPr>
        <w:pStyle w:val="Heading2"/>
        <w:rPr>
          <w:rFonts w:eastAsia="MS Mincho"/>
        </w:rPr>
      </w:pPr>
      <w:bookmarkStart w:id="1240" w:name="_Toc367633802"/>
      <w:r w:rsidRPr="00D929DE">
        <w:rPr>
          <w:rFonts w:eastAsia="MS Mincho"/>
        </w:rPr>
        <w:t>Field Mappings – Authorize Operation</w:t>
      </w:r>
      <w:bookmarkEnd w:id="1240"/>
    </w:p>
    <w:p w14:paraId="556FF579" w14:textId="2845D82A" w:rsidR="00D01C82" w:rsidRPr="00D929DE" w:rsidRDefault="00D01C82" w:rsidP="00ED2292">
      <w:r w:rsidRPr="00D929DE">
        <w:t xml:space="preserve">As shown in Section </w:t>
      </w:r>
      <w:r w:rsidRPr="00D929DE">
        <w:fldChar w:fldCharType="begin"/>
      </w:r>
      <w:r w:rsidRPr="00D929DE">
        <w:instrText xml:space="preserve"> REF _Ref233698093 \w \p \h </w:instrText>
      </w:r>
      <w:r w:rsidRPr="00D929DE">
        <w:fldChar w:fldCharType="separate"/>
      </w:r>
      <w:r w:rsidR="00517227">
        <w:t>4.1 above</w:t>
      </w:r>
      <w:r w:rsidRPr="00D929DE">
        <w:fldChar w:fldCharType="end"/>
      </w:r>
      <w:r w:rsidRPr="00D929DE">
        <w:t xml:space="preserve">, for the BoBo </w:t>
      </w:r>
      <w:r w:rsidR="0035397A" w:rsidRPr="0035397A">
        <w:t xml:space="preserve">&amp; Partner </w:t>
      </w:r>
      <w:r w:rsidRPr="00D929DE">
        <w:t xml:space="preserve">Payment service, the BoBo Authorize operation maps to a Diameter </w:t>
      </w:r>
      <w:r w:rsidR="00D37698" w:rsidRPr="00D929DE">
        <w:t xml:space="preserve">Initial </w:t>
      </w:r>
      <w:r w:rsidRPr="00D929DE">
        <w:t xml:space="preserve">method and also, for the GCB Payment service, the GCB Auth operation maps to a Diameter </w:t>
      </w:r>
      <w:r w:rsidR="00D37698" w:rsidRPr="00D929DE">
        <w:t xml:space="preserve">Initial </w:t>
      </w:r>
      <w:r w:rsidRPr="00D929DE">
        <w:t>method.</w:t>
      </w:r>
    </w:p>
    <w:p w14:paraId="5686B1FE" w14:textId="77777777" w:rsidR="00D01C82" w:rsidRPr="00D929DE" w:rsidRDefault="00D01C82" w:rsidP="00ED2292"/>
    <w:p w14:paraId="17523195" w14:textId="29D061CD" w:rsidR="00E91320" w:rsidRPr="00D929DE" w:rsidRDefault="00D01C82" w:rsidP="00ED2292">
      <w:pPr>
        <w:pStyle w:val="Heading3"/>
      </w:pPr>
      <w:bookmarkStart w:id="1241" w:name="_Toc367633803"/>
      <w:r w:rsidRPr="00D929DE">
        <w:rPr>
          <w:rFonts w:eastAsia="MS Mincho"/>
        </w:rPr>
        <w:t xml:space="preserve">Field Mappings – CCR Method to </w:t>
      </w:r>
      <w:r w:rsidR="00E91320" w:rsidRPr="00D929DE">
        <w:t>Authorize Request</w:t>
      </w:r>
      <w:bookmarkEnd w:id="1241"/>
    </w:p>
    <w:p w14:paraId="4744EBC2" w14:textId="77777777" w:rsidR="00E91320" w:rsidRPr="00D929DE" w:rsidRDefault="00E91320" w:rsidP="00ED2292"/>
    <w:p w14:paraId="03D53B60" w14:textId="5477830C" w:rsidR="00D01C82" w:rsidRPr="00D929DE" w:rsidRDefault="00D01C82" w:rsidP="00ED2292">
      <w:r w:rsidRPr="00D929DE">
        <w:t>The required Diameter Base protocol and Credit-Control Application AVPs in the CCR message for a Diameter Initial method are shown in the table below.  Also where applicable, the table indicates where the values of these AVPs are sourced from in the BoBo</w:t>
      </w:r>
      <w:r w:rsidR="00BD7EF4">
        <w:t xml:space="preserve"> </w:t>
      </w:r>
      <w:r w:rsidR="00BD7EF4" w:rsidRPr="00BD7EF4">
        <w:t>&amp; Partner</w:t>
      </w:r>
      <w:r w:rsidRPr="00D929DE">
        <w:t xml:space="preserve"> Payment Authorize request fields and GCB Payment Auth request fields.   </w:t>
      </w:r>
    </w:p>
    <w:p w14:paraId="26537D56" w14:textId="77777777" w:rsidR="00D01C82" w:rsidRPr="00D929DE" w:rsidRDefault="00D01C82" w:rsidP="00ED2292"/>
    <w:p w14:paraId="6BFC0D34" w14:textId="71ABEBEB" w:rsidR="00D01C82" w:rsidRPr="00D929DE" w:rsidRDefault="00D01C82" w:rsidP="00ED2292">
      <w:r w:rsidRPr="00D929DE">
        <w:t>Additionally, in the table below, the applicable custom AVP</w:t>
      </w:r>
      <w:r w:rsidR="003F4F96" w:rsidRPr="00D929DE">
        <w:t>s</w:t>
      </w:r>
      <w:r w:rsidRPr="00D929DE">
        <w:t xml:space="preserve"> for a Diameter Inital method </w:t>
      </w:r>
      <w:r w:rsidR="003F4F96" w:rsidRPr="00D929DE">
        <w:t>are</w:t>
      </w:r>
      <w:r w:rsidRPr="00D929DE">
        <w:t xml:space="preserve"> shown in ‘bold’ to highlight it as a custom AVP.  Also, if applicable, the table indicates where the value of </w:t>
      </w:r>
      <w:r w:rsidR="003F4F96" w:rsidRPr="00D929DE">
        <w:t>a given</w:t>
      </w:r>
      <w:r w:rsidRPr="00D929DE">
        <w:t xml:space="preserve"> custom AVP is sourced from in the BoBo</w:t>
      </w:r>
      <w:r w:rsidR="00BD7EF4">
        <w:t xml:space="preserve"> </w:t>
      </w:r>
      <w:r w:rsidR="00BD7EF4" w:rsidRPr="00BD7EF4">
        <w:t>&amp; Partner</w:t>
      </w:r>
      <w:r w:rsidRPr="00D929DE">
        <w:t xml:space="preserve"> Payment Authorize request fields and GCB Payment Auth request fields</w:t>
      </w:r>
      <w:r w:rsidR="00415758" w:rsidRPr="00D929DE">
        <w:t>.</w:t>
      </w:r>
    </w:p>
    <w:p w14:paraId="3F93703D" w14:textId="77777777" w:rsidR="00D01C82" w:rsidRPr="00D929DE" w:rsidRDefault="00D01C82" w:rsidP="00ED2292"/>
    <w:p w14:paraId="1645A0D1" w14:textId="77777777" w:rsidR="00D01C82" w:rsidRPr="00D929DE" w:rsidRDefault="00D01C82" w:rsidP="00ED2292">
      <w:r w:rsidRPr="00D929DE">
        <w:t>Unless indicated otherwise, all the AVPs are mandatory.</w:t>
      </w:r>
    </w:p>
    <w:p w14:paraId="5D78B9C9" w14:textId="77777777" w:rsidR="00E91320" w:rsidRPr="00D929DE" w:rsidRDefault="00E91320"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E91320" w:rsidRPr="00457A96" w14:paraId="16DCAB1D" w14:textId="77777777" w:rsidTr="00E91320">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7B7C4947" w14:textId="77777777" w:rsidR="00E91320" w:rsidRPr="00457A96" w:rsidRDefault="00E91320" w:rsidP="00457A96">
            <w:pPr>
              <w:jc w:val="center"/>
              <w:rPr>
                <w:rFonts w:ascii="Arial" w:hAnsi="Arial" w:cs="Arial"/>
                <w:sz w:val="20"/>
              </w:rPr>
            </w:pPr>
            <w:r w:rsidRPr="00457A96">
              <w:rPr>
                <w:rFonts w:ascii="Arial" w:hAnsi="Arial" w:cs="Arial"/>
                <w:sz w:val="20"/>
              </w:rPr>
              <w:t>CCR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6A143342" w14:textId="391E9357" w:rsidR="00E91320" w:rsidRPr="00457A96" w:rsidRDefault="007A6A23" w:rsidP="00457A96">
            <w:pPr>
              <w:jc w:val="center"/>
              <w:rPr>
                <w:rFonts w:ascii="Arial" w:hAnsi="Arial" w:cs="Arial"/>
                <w:sz w:val="20"/>
              </w:rPr>
            </w:pPr>
            <w:r w:rsidRPr="00457A96">
              <w:rPr>
                <w:rFonts w:ascii="Arial" w:hAnsi="Arial" w:cs="Arial"/>
                <w:sz w:val="20"/>
              </w:rPr>
              <w:t xml:space="preserve">Sourced from </w:t>
            </w:r>
            <w:r w:rsidR="001D097F" w:rsidRPr="00457A96">
              <w:rPr>
                <w:rFonts w:ascii="Arial" w:hAnsi="Arial" w:cs="Arial"/>
                <w:sz w:val="20"/>
              </w:rPr>
              <w:t xml:space="preserve">BoBo </w:t>
            </w:r>
            <w:r w:rsidR="00BD7EF4" w:rsidRPr="00457A96">
              <w:rPr>
                <w:rFonts w:ascii="Arial" w:hAnsi="Arial" w:cs="Arial"/>
                <w:sz w:val="20"/>
              </w:rPr>
              <w:t xml:space="preserve">&amp; Partner </w:t>
            </w:r>
            <w:r w:rsidR="001D097F" w:rsidRPr="00457A96">
              <w:rPr>
                <w:rFonts w:ascii="Arial" w:hAnsi="Arial" w:cs="Arial"/>
                <w:sz w:val="20"/>
              </w:rPr>
              <w:t xml:space="preserve">Payment Authorize Request and GCB Payment Auth </w:t>
            </w:r>
            <w:r w:rsidR="00E91320" w:rsidRPr="00457A96">
              <w:rPr>
                <w:rFonts w:ascii="Arial" w:hAnsi="Arial" w:cs="Arial"/>
                <w:sz w:val="20"/>
              </w:rPr>
              <w:t>Request Field</w:t>
            </w:r>
            <w:r w:rsidR="001D097F" w:rsidRPr="00457A96">
              <w:rPr>
                <w:rFonts w:ascii="Arial" w:hAnsi="Arial" w:cs="Arial"/>
                <w:sz w:val="20"/>
              </w:rPr>
              <w:t>s</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23FF5E98" w14:textId="77777777" w:rsidR="00E91320" w:rsidRPr="00457A96" w:rsidRDefault="00E91320" w:rsidP="00457A96">
            <w:pPr>
              <w:jc w:val="center"/>
              <w:rPr>
                <w:rFonts w:ascii="Arial" w:hAnsi="Arial" w:cs="Arial"/>
                <w:sz w:val="20"/>
              </w:rPr>
            </w:pPr>
            <w:r w:rsidRPr="00457A96">
              <w:rPr>
                <w:rFonts w:ascii="Arial" w:hAnsi="Arial" w:cs="Arial"/>
                <w:sz w:val="20"/>
              </w:rPr>
              <w:t>Notes</w:t>
            </w:r>
          </w:p>
        </w:tc>
      </w:tr>
      <w:tr w:rsidR="001D097F" w:rsidRPr="00457A96" w14:paraId="47B00E4F"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A9D2C5C" w14:textId="77777777" w:rsidR="001D097F" w:rsidRPr="00457A96" w:rsidRDefault="001D097F" w:rsidP="00DE3E21">
            <w:pPr>
              <w:rPr>
                <w:sz w:val="20"/>
              </w:rPr>
            </w:pPr>
            <w:r w:rsidRPr="00457A96">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6ABBA16E" w14:textId="77777777" w:rsidR="001D097F" w:rsidRPr="00457A96" w:rsidRDefault="001D097F"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B2CFB43" w14:textId="56E7B779" w:rsidR="001D097F" w:rsidRPr="00457A96" w:rsidRDefault="001D097F"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1D097F" w:rsidRPr="00457A96" w14:paraId="1CB4CA45"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821C5CA" w14:textId="77777777" w:rsidR="001D097F" w:rsidRPr="00457A96" w:rsidRDefault="001D097F" w:rsidP="00DE3E21">
            <w:pPr>
              <w:rPr>
                <w:sz w:val="20"/>
              </w:rPr>
            </w:pPr>
            <w:r w:rsidRPr="00457A96">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52ADAF19" w14:textId="77777777" w:rsidR="001D097F" w:rsidRPr="00457A96" w:rsidRDefault="001D097F"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C232E51" w14:textId="12769346" w:rsidR="001D097F" w:rsidRPr="00457A96" w:rsidRDefault="001D097F"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1D097F" w:rsidRPr="00457A96" w14:paraId="27F5EBE7"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EC081D2" w14:textId="77777777" w:rsidR="001D097F" w:rsidRPr="00457A96" w:rsidRDefault="001D097F" w:rsidP="00DE3E21">
            <w:pPr>
              <w:rPr>
                <w:sz w:val="20"/>
              </w:rPr>
            </w:pPr>
            <w:r w:rsidRPr="00457A96">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1A413D71" w14:textId="77777777" w:rsidR="001D097F" w:rsidRPr="00457A96" w:rsidRDefault="001D097F"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3DEDDF5" w14:textId="69FC90A3" w:rsidR="001D097F" w:rsidRPr="00457A96" w:rsidRDefault="001D097F"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1D097F" w:rsidRPr="00457A96" w14:paraId="53091A5C"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9063E6C" w14:textId="77777777" w:rsidR="001D097F" w:rsidRPr="00457A96" w:rsidRDefault="001D097F" w:rsidP="00DE3E21">
            <w:pPr>
              <w:rPr>
                <w:sz w:val="20"/>
              </w:rPr>
            </w:pPr>
            <w:r w:rsidRPr="00457A96">
              <w:rPr>
                <w:sz w:val="20"/>
              </w:rPr>
              <w:t>Destination-Realm</w:t>
            </w:r>
          </w:p>
        </w:tc>
        <w:tc>
          <w:tcPr>
            <w:tcW w:w="2740" w:type="dxa"/>
            <w:tcBorders>
              <w:top w:val="single" w:sz="4" w:space="0" w:color="auto"/>
              <w:left w:val="single" w:sz="4" w:space="0" w:color="auto"/>
              <w:bottom w:val="single" w:sz="4" w:space="0" w:color="auto"/>
              <w:right w:val="single" w:sz="4" w:space="0" w:color="auto"/>
            </w:tcBorders>
          </w:tcPr>
          <w:p w14:paraId="7F95B38F" w14:textId="77777777" w:rsidR="001D097F" w:rsidRPr="00457A96" w:rsidRDefault="001D097F"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D167EBE" w14:textId="1EB7FAA3" w:rsidR="001D097F" w:rsidRPr="00457A96" w:rsidRDefault="001D097F"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1D097F" w:rsidRPr="00457A96" w14:paraId="5A735981"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F45255F" w14:textId="77777777" w:rsidR="001D097F" w:rsidRPr="00457A96" w:rsidRDefault="001D097F" w:rsidP="00DE3E21">
            <w:pPr>
              <w:rPr>
                <w:sz w:val="20"/>
              </w:rPr>
            </w:pPr>
            <w:r w:rsidRPr="00457A96">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3AB78135" w14:textId="77777777" w:rsidR="001D097F" w:rsidRPr="00457A96" w:rsidRDefault="001D097F"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CE4A3F9" w14:textId="13170F77" w:rsidR="001D097F" w:rsidRPr="00457A96" w:rsidRDefault="001D097F"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1D097F" w:rsidRPr="00457A96" w14:paraId="4C61BA3F"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9BDAA18" w14:textId="77777777" w:rsidR="001D097F" w:rsidRPr="00457A96" w:rsidRDefault="001D097F" w:rsidP="00DE3E21">
            <w:pPr>
              <w:rPr>
                <w:sz w:val="20"/>
              </w:rPr>
            </w:pPr>
            <w:r w:rsidRPr="00457A96">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5C33389A" w14:textId="77777777" w:rsidR="001D097F" w:rsidRPr="00457A96" w:rsidRDefault="001D097F"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40F5CA3" w14:textId="1720A44B" w:rsidR="001D097F" w:rsidRPr="00457A96" w:rsidRDefault="001D097F"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1D097F" w:rsidRPr="00457A96" w14:paraId="0032E28E"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C32E557" w14:textId="77777777" w:rsidR="001D097F" w:rsidRPr="00457A96" w:rsidRDefault="001D097F" w:rsidP="00DE3E21">
            <w:pPr>
              <w:rPr>
                <w:sz w:val="20"/>
              </w:rPr>
            </w:pPr>
            <w:r w:rsidRPr="00457A96">
              <w:rPr>
                <w:sz w:val="20"/>
              </w:rPr>
              <w:t>CC-Request-Number</w:t>
            </w:r>
          </w:p>
        </w:tc>
        <w:tc>
          <w:tcPr>
            <w:tcW w:w="2740" w:type="dxa"/>
            <w:tcBorders>
              <w:top w:val="single" w:sz="4" w:space="0" w:color="auto"/>
              <w:left w:val="single" w:sz="4" w:space="0" w:color="auto"/>
              <w:bottom w:val="single" w:sz="4" w:space="0" w:color="auto"/>
              <w:right w:val="single" w:sz="4" w:space="0" w:color="auto"/>
            </w:tcBorders>
          </w:tcPr>
          <w:p w14:paraId="27952E5F" w14:textId="77777777" w:rsidR="001D097F" w:rsidRPr="00457A96" w:rsidRDefault="001D097F"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120BE57" w14:textId="5A4B91E8" w:rsidR="001D097F" w:rsidRPr="00457A96" w:rsidRDefault="001D097F"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875055" w:rsidRPr="00457A96" w14:paraId="618631AF"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D792B29" w14:textId="77777777" w:rsidR="00875055" w:rsidRPr="00457A96" w:rsidRDefault="00875055" w:rsidP="00DE3E21">
            <w:pPr>
              <w:rPr>
                <w:sz w:val="20"/>
              </w:rPr>
            </w:pPr>
            <w:r w:rsidRPr="00457A96">
              <w:rPr>
                <w:sz w:val="20"/>
              </w:rPr>
              <w:t>Destination-Host</w:t>
            </w:r>
          </w:p>
        </w:tc>
        <w:tc>
          <w:tcPr>
            <w:tcW w:w="2740" w:type="dxa"/>
            <w:tcBorders>
              <w:top w:val="single" w:sz="4" w:space="0" w:color="auto"/>
              <w:left w:val="single" w:sz="4" w:space="0" w:color="auto"/>
              <w:bottom w:val="single" w:sz="4" w:space="0" w:color="auto"/>
              <w:right w:val="single" w:sz="4" w:space="0" w:color="auto"/>
            </w:tcBorders>
          </w:tcPr>
          <w:p w14:paraId="6C798D3F" w14:textId="77777777" w:rsidR="00875055" w:rsidRPr="00457A96" w:rsidRDefault="00875055"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E2CA36C" w14:textId="07007861" w:rsidR="00875055" w:rsidRPr="00457A96" w:rsidRDefault="001D097F" w:rsidP="00ED2292">
            <w:pPr>
              <w:rPr>
                <w:sz w:val="20"/>
                <w:highlight w:val="magenta"/>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6072EE" w:rsidRPr="00457A96" w14:paraId="3AB829FB" w14:textId="77777777" w:rsidTr="00E9132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B698DBC" w14:textId="77777777" w:rsidR="006072EE" w:rsidRPr="00457A96" w:rsidRDefault="006072EE" w:rsidP="00DE3E21">
            <w:pPr>
              <w:rPr>
                <w:sz w:val="20"/>
              </w:rPr>
            </w:pPr>
            <w:r w:rsidRPr="00457A96">
              <w:rPr>
                <w:sz w:val="20"/>
              </w:rPr>
              <w:t>Event-Timestamp</w:t>
            </w:r>
          </w:p>
        </w:tc>
        <w:tc>
          <w:tcPr>
            <w:tcW w:w="2740" w:type="dxa"/>
            <w:tcBorders>
              <w:top w:val="single" w:sz="4" w:space="0" w:color="auto"/>
              <w:left w:val="single" w:sz="4" w:space="0" w:color="auto"/>
              <w:bottom w:val="single" w:sz="4" w:space="0" w:color="auto"/>
              <w:right w:val="single" w:sz="4" w:space="0" w:color="auto"/>
            </w:tcBorders>
          </w:tcPr>
          <w:p w14:paraId="4B6F4787" w14:textId="77777777" w:rsidR="006072EE" w:rsidRPr="00457A96" w:rsidRDefault="006072EE"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717E4FB" w14:textId="39FD7612" w:rsidR="006072EE" w:rsidRPr="00457A96" w:rsidRDefault="006072EE" w:rsidP="00ED2292">
            <w:pPr>
              <w:rPr>
                <w:sz w:val="20"/>
                <w:highlight w:val="magenta"/>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E91320" w:rsidRPr="00457A96" w14:paraId="3FA5F6DF" w14:textId="77777777" w:rsidTr="00E91320">
        <w:trPr>
          <w:cantSplit/>
          <w:trHeight w:val="314"/>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62F4FE2" w14:textId="77777777" w:rsidR="00E91320" w:rsidRPr="00457A96" w:rsidRDefault="00E91320" w:rsidP="00DE3E21">
            <w:pPr>
              <w:rPr>
                <w:sz w:val="20"/>
              </w:rPr>
            </w:pPr>
            <w:r w:rsidRPr="00457A96">
              <w:rPr>
                <w:sz w:val="20"/>
              </w:rPr>
              <w:t>Subscription-Id</w:t>
            </w:r>
          </w:p>
        </w:tc>
        <w:tc>
          <w:tcPr>
            <w:tcW w:w="2740" w:type="dxa"/>
            <w:tcBorders>
              <w:top w:val="single" w:sz="4" w:space="0" w:color="auto"/>
              <w:left w:val="single" w:sz="4" w:space="0" w:color="auto"/>
              <w:bottom w:val="single" w:sz="4" w:space="0" w:color="auto"/>
              <w:right w:val="single" w:sz="4" w:space="0" w:color="auto"/>
            </w:tcBorders>
          </w:tcPr>
          <w:p w14:paraId="3D20D0F9" w14:textId="2DBB8ABE" w:rsidR="00E91320" w:rsidRPr="00457A96" w:rsidRDefault="005E548E" w:rsidP="00ED2292">
            <w:pPr>
              <w:rPr>
                <w:sz w:val="20"/>
              </w:rPr>
            </w:pPr>
            <w:r w:rsidRPr="00457A96">
              <w:rPr>
                <w:b/>
                <w:sz w:val="20"/>
              </w:rPr>
              <w:t>BoBo</w:t>
            </w:r>
            <w:r w:rsidR="00BD7EF4" w:rsidRPr="00457A96">
              <w:rPr>
                <w:b/>
                <w:sz w:val="20"/>
              </w:rPr>
              <w:t xml:space="preserve"> &amp; Partner</w:t>
            </w:r>
            <w:r w:rsidRPr="00457A96">
              <w:rPr>
                <w:b/>
                <w:sz w:val="20"/>
              </w:rPr>
              <w:t xml:space="preserve"> Payment:</w:t>
            </w:r>
            <w:r w:rsidRPr="00457A96">
              <w:rPr>
                <w:sz w:val="20"/>
              </w:rPr>
              <w:t xml:space="preserve"> For a One-Time purchase, the ‘phoneNumber’ (idInfo object) in the </w:t>
            </w:r>
            <w:r w:rsidR="00A55C26" w:rsidRPr="00457A96">
              <w:rPr>
                <w:sz w:val="20"/>
              </w:rPr>
              <w:t xml:space="preserve">Authorize </w:t>
            </w:r>
            <w:r w:rsidRPr="00457A96">
              <w:rPr>
                <w:sz w:val="20"/>
              </w:rPr>
              <w:t>operation. For a charge against a Mandate, the value contained in the ‘phoneNumber’ (idInfo object) of the Mandate Setup operation is used, which is identified by the Mandate ID.</w:t>
            </w:r>
          </w:p>
          <w:p w14:paraId="201878CE" w14:textId="4F2FCFFF" w:rsidR="00DF4E26" w:rsidRPr="00457A96" w:rsidRDefault="00DF4E26" w:rsidP="00ED2292">
            <w:pPr>
              <w:rPr>
                <w:sz w:val="20"/>
              </w:rPr>
            </w:pPr>
            <w:r w:rsidRPr="00457A96">
              <w:rPr>
                <w:b/>
                <w:sz w:val="20"/>
              </w:rPr>
              <w:t>GCB Payment:</w:t>
            </w:r>
            <w:r w:rsidRPr="00457A96">
              <w:rPr>
                <w:sz w:val="20"/>
              </w:rPr>
              <w:t xml:space="preserve"> Using the value of the Auth’s operation OperatorUserToken, PSEP obtains the ‘phoneNumber’ from the payment transaction information.</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5DF394C" w14:textId="1E7BB310" w:rsidR="00E91320" w:rsidRPr="00457A96" w:rsidRDefault="006072EE"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6072EE" w:rsidRPr="00457A96" w14:paraId="324D265B" w14:textId="77777777" w:rsidTr="00E91320">
        <w:trPr>
          <w:cantSplit/>
          <w:trHeight w:val="314"/>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CFC8FD1" w14:textId="77777777" w:rsidR="006072EE" w:rsidRPr="00457A96" w:rsidRDefault="006072EE" w:rsidP="00DE3E21">
            <w:pPr>
              <w:rPr>
                <w:sz w:val="20"/>
              </w:rPr>
            </w:pPr>
            <w:r w:rsidRPr="00457A96">
              <w:rPr>
                <w:sz w:val="20"/>
              </w:rPr>
              <w:t>Service-Identifier</w:t>
            </w:r>
          </w:p>
        </w:tc>
        <w:tc>
          <w:tcPr>
            <w:tcW w:w="2740" w:type="dxa"/>
            <w:tcBorders>
              <w:top w:val="single" w:sz="4" w:space="0" w:color="auto"/>
              <w:left w:val="single" w:sz="4" w:space="0" w:color="auto"/>
              <w:bottom w:val="single" w:sz="4" w:space="0" w:color="auto"/>
              <w:right w:val="single" w:sz="4" w:space="0" w:color="auto"/>
            </w:tcBorders>
          </w:tcPr>
          <w:p w14:paraId="602637B7" w14:textId="0EC65C11" w:rsidR="006072EE" w:rsidRPr="00457A96" w:rsidRDefault="00BD7EF4"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5344BCF" w14:textId="10E65E46" w:rsidR="006072EE" w:rsidRPr="00457A96" w:rsidRDefault="006072EE"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6072EE" w:rsidRPr="00457A96" w14:paraId="2EF4685E" w14:textId="77777777" w:rsidTr="00E91320">
        <w:trPr>
          <w:cantSplit/>
          <w:trHeight w:val="1241"/>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4C548F3" w14:textId="77777777" w:rsidR="006072EE" w:rsidRPr="00457A96" w:rsidRDefault="006072EE" w:rsidP="00DE3E21">
            <w:pPr>
              <w:rPr>
                <w:sz w:val="20"/>
              </w:rPr>
            </w:pPr>
            <w:r w:rsidRPr="00457A96">
              <w:rPr>
                <w:sz w:val="20"/>
              </w:rPr>
              <w:t>Requested-Service-Unit</w:t>
            </w:r>
          </w:p>
        </w:tc>
        <w:tc>
          <w:tcPr>
            <w:tcW w:w="2740" w:type="dxa"/>
            <w:tcBorders>
              <w:top w:val="single" w:sz="4" w:space="0" w:color="auto"/>
              <w:left w:val="single" w:sz="4" w:space="0" w:color="auto"/>
              <w:bottom w:val="single" w:sz="4" w:space="0" w:color="auto"/>
              <w:right w:val="single" w:sz="4" w:space="0" w:color="auto"/>
            </w:tcBorders>
          </w:tcPr>
          <w:p w14:paraId="1F07A98A" w14:textId="3831AE8E" w:rsidR="006072EE" w:rsidRPr="00457A96" w:rsidRDefault="006072EE" w:rsidP="00ED2292">
            <w:pPr>
              <w:rPr>
                <w:sz w:val="20"/>
              </w:rPr>
            </w:pPr>
            <w:r w:rsidRPr="00457A96">
              <w:rPr>
                <w:b/>
                <w:sz w:val="20"/>
              </w:rPr>
              <w:t xml:space="preserve">BoBo </w:t>
            </w:r>
            <w:r w:rsidR="00BD7EF4" w:rsidRPr="00457A96">
              <w:rPr>
                <w:b/>
                <w:sz w:val="20"/>
              </w:rPr>
              <w:t xml:space="preserve">&amp; Partner </w:t>
            </w:r>
            <w:r w:rsidRPr="00457A96">
              <w:rPr>
                <w:b/>
                <w:sz w:val="20"/>
              </w:rPr>
              <w:t>Payment:</w:t>
            </w:r>
            <w:r w:rsidRPr="00457A96">
              <w:rPr>
                <w:sz w:val="20"/>
              </w:rPr>
              <w:t xml:space="preserve"> this value is the Authorize operation’s ‘grossCost’ (LineItem object) value.  </w:t>
            </w:r>
          </w:p>
          <w:p w14:paraId="4E5D3CD2" w14:textId="45CAA5DA" w:rsidR="006072EE" w:rsidRPr="00457A96" w:rsidRDefault="00A55C26" w:rsidP="00ED2292">
            <w:pPr>
              <w:rPr>
                <w:sz w:val="20"/>
              </w:rPr>
            </w:pPr>
            <w:r w:rsidRPr="00457A96">
              <w:rPr>
                <w:b/>
                <w:sz w:val="20"/>
              </w:rPr>
              <w:t>GCB Payment:</w:t>
            </w:r>
            <w:r w:rsidRPr="00457A96">
              <w:rPr>
                <w:sz w:val="20"/>
              </w:rPr>
              <w:t xml:space="preserve"> PSEP obtains the ‘ItemPrice’ and ‘Tax’ from the Auth </w:t>
            </w:r>
            <w:r w:rsidR="00281C6C" w:rsidRPr="00457A96">
              <w:rPr>
                <w:sz w:val="20"/>
              </w:rPr>
              <w:t xml:space="preserve">payment </w:t>
            </w:r>
            <w:r w:rsidRPr="00457A96">
              <w:rPr>
                <w:sz w:val="20"/>
              </w:rPr>
              <w:t xml:space="preserve">transaction information. The ‘ItemPrice’ and ‘Tax’ values are converted to the values format required in the AVP and summed together to create the “total amount”. </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9F31EE0" w14:textId="70BB4F69" w:rsidR="006072EE" w:rsidRPr="00457A96" w:rsidRDefault="006072EE" w:rsidP="00ED2292">
            <w:pPr>
              <w:rPr>
                <w:sz w:val="20"/>
              </w:rPr>
            </w:pPr>
            <w:r w:rsidRPr="00457A96">
              <w:rPr>
                <w:sz w:val="20"/>
              </w:rPr>
              <w:t xml:space="preserve">See Section </w:t>
            </w:r>
            <w:r w:rsidRPr="00457A96">
              <w:rPr>
                <w:sz w:val="20"/>
              </w:rPr>
              <w:fldChar w:fldCharType="begin"/>
            </w:r>
            <w:r w:rsidRPr="00457A96">
              <w:rPr>
                <w:sz w:val="20"/>
              </w:rPr>
              <w:instrText xml:space="preserve"> REF _Ref233699479 \w \p \h </w:instrText>
            </w:r>
            <w:r w:rsidRPr="00457A96">
              <w:rPr>
                <w:sz w:val="20"/>
              </w:rPr>
            </w:r>
            <w:r w:rsidRPr="00457A96">
              <w:rPr>
                <w:sz w:val="20"/>
              </w:rPr>
              <w:fldChar w:fldCharType="separate"/>
            </w:r>
            <w:r w:rsidR="00517227">
              <w:rPr>
                <w:sz w:val="20"/>
              </w:rPr>
              <w:t>4.3.1 above</w:t>
            </w:r>
            <w:r w:rsidRPr="00457A96">
              <w:rPr>
                <w:sz w:val="20"/>
              </w:rPr>
              <w:fldChar w:fldCharType="end"/>
            </w:r>
            <w:r w:rsidRPr="00457A96">
              <w:rPr>
                <w:sz w:val="20"/>
              </w:rPr>
              <w:t xml:space="preserve"> for further details on this AVP.</w:t>
            </w:r>
          </w:p>
        </w:tc>
      </w:tr>
      <w:tr w:rsidR="001D097F" w:rsidRPr="00457A96" w14:paraId="612FDDBC" w14:textId="77777777" w:rsidTr="006072EE">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534C4C0" w14:textId="77777777" w:rsidR="001D097F" w:rsidRPr="006F7C94" w:rsidRDefault="001D097F" w:rsidP="00DE3E21">
            <w:pPr>
              <w:rPr>
                <w:b/>
                <w:sz w:val="20"/>
              </w:rPr>
            </w:pPr>
            <w:r w:rsidRPr="006F7C94">
              <w:rPr>
                <w:b/>
                <w:sz w:val="20"/>
              </w:rPr>
              <w:lastRenderedPageBreak/>
              <w:t>Content-Description</w:t>
            </w:r>
          </w:p>
        </w:tc>
        <w:tc>
          <w:tcPr>
            <w:tcW w:w="2740" w:type="dxa"/>
            <w:tcBorders>
              <w:top w:val="single" w:sz="4" w:space="0" w:color="auto"/>
              <w:left w:val="single" w:sz="4" w:space="0" w:color="auto"/>
              <w:bottom w:val="single" w:sz="4" w:space="0" w:color="auto"/>
              <w:right w:val="single" w:sz="4" w:space="0" w:color="auto"/>
            </w:tcBorders>
          </w:tcPr>
          <w:p w14:paraId="646CEE43" w14:textId="1E929A2C" w:rsidR="001D097F" w:rsidRPr="00457A96" w:rsidRDefault="001D097F" w:rsidP="00ED2292">
            <w:pPr>
              <w:rPr>
                <w:sz w:val="20"/>
              </w:rPr>
            </w:pPr>
            <w:r w:rsidRPr="00457A96">
              <w:rPr>
                <w:b/>
                <w:sz w:val="20"/>
              </w:rPr>
              <w:t xml:space="preserve">BoBo </w:t>
            </w:r>
            <w:r w:rsidR="00BD7EF4" w:rsidRPr="00457A96">
              <w:rPr>
                <w:b/>
                <w:sz w:val="20"/>
              </w:rPr>
              <w:t xml:space="preserve">&amp; Partner </w:t>
            </w:r>
            <w:r w:rsidRPr="00457A96">
              <w:rPr>
                <w:b/>
                <w:sz w:val="20"/>
              </w:rPr>
              <w:t>Payment:</w:t>
            </w:r>
            <w:r w:rsidRPr="00457A96">
              <w:rPr>
                <w:sz w:val="20"/>
              </w:rPr>
              <w:t xml:space="preserve"> This AVP contains the</w:t>
            </w:r>
            <w:r w:rsidR="001A357C" w:rsidRPr="00457A96">
              <w:rPr>
                <w:sz w:val="20"/>
              </w:rPr>
              <w:t xml:space="preserve"> Authorize operation’s</w:t>
            </w:r>
            <w:r w:rsidRPr="00457A96">
              <w:rPr>
                <w:sz w:val="20"/>
              </w:rPr>
              <w:t xml:space="preserve"> </w:t>
            </w:r>
            <w:ins w:id="1242" w:author="Andrew Wulff" w:date="2017-06-27T08:10:00Z">
              <w:r w:rsidR="00C709EA">
                <w:rPr>
                  <w:sz w:val="20"/>
                </w:rPr>
                <w:t xml:space="preserve">transaction </w:t>
              </w:r>
            </w:ins>
            <w:r w:rsidRPr="00457A96">
              <w:rPr>
                <w:sz w:val="20"/>
              </w:rPr>
              <w:t xml:space="preserve">‘description’ </w:t>
            </w:r>
            <w:del w:id="1243" w:author="Andrew Wulff" w:date="2017-06-27T08:12:00Z">
              <w:r w:rsidRPr="00457A96" w:rsidDel="00C709EA">
                <w:rPr>
                  <w:sz w:val="20"/>
                </w:rPr>
                <w:delText xml:space="preserve">(LineItem object) </w:delText>
              </w:r>
            </w:del>
            <w:r w:rsidRPr="00457A96">
              <w:rPr>
                <w:sz w:val="20"/>
              </w:rPr>
              <w:t>value</w:t>
            </w:r>
            <w:ins w:id="1244" w:author="Andrew Wulff" w:date="2017-06-27T10:08:00Z">
              <w:r w:rsidR="002C4822">
                <w:rPr>
                  <w:sz w:val="20"/>
                </w:rPr>
                <w:t>, as defined in Figure 2 of section 3 in Reference [</w:t>
              </w:r>
              <w:r w:rsidR="002C4822">
                <w:rPr>
                  <w:sz w:val="20"/>
                </w:rPr>
                <w:fldChar w:fldCharType="begin"/>
              </w:r>
              <w:r w:rsidR="002C4822">
                <w:rPr>
                  <w:sz w:val="20"/>
                </w:rPr>
                <w:instrText xml:space="preserve"> REF _Ref360170103 \w \h </w:instrText>
              </w:r>
            </w:ins>
            <w:r w:rsidR="002C4822">
              <w:rPr>
                <w:sz w:val="20"/>
              </w:rPr>
            </w:r>
            <w:ins w:id="1245" w:author="Andrew Wulff" w:date="2017-06-27T10:08:00Z">
              <w:r w:rsidR="002C4822">
                <w:rPr>
                  <w:sz w:val="20"/>
                </w:rPr>
                <w:fldChar w:fldCharType="separate"/>
              </w:r>
            </w:ins>
            <w:r w:rsidR="002C4822">
              <w:rPr>
                <w:sz w:val="20"/>
              </w:rPr>
              <w:t>17</w:t>
            </w:r>
            <w:ins w:id="1246" w:author="Andrew Wulff" w:date="2017-06-27T10:08:00Z">
              <w:r w:rsidR="002C4822">
                <w:rPr>
                  <w:sz w:val="20"/>
                </w:rPr>
                <w:fldChar w:fldCharType="end"/>
              </w:r>
              <w:r w:rsidR="002C4822">
                <w:rPr>
                  <w:sz w:val="20"/>
                </w:rPr>
                <w:t>]</w:t>
              </w:r>
            </w:ins>
            <w:r w:rsidRPr="00457A96">
              <w:rPr>
                <w:sz w:val="20"/>
              </w:rPr>
              <w:t>.</w:t>
            </w:r>
          </w:p>
          <w:p w14:paraId="41FD6B7D" w14:textId="1C39070C" w:rsidR="00A55C26" w:rsidRPr="00457A96" w:rsidRDefault="001D097F" w:rsidP="00ED2292">
            <w:pPr>
              <w:rPr>
                <w:sz w:val="20"/>
              </w:rPr>
            </w:pPr>
            <w:r w:rsidRPr="00457A96">
              <w:rPr>
                <w:b/>
                <w:sz w:val="20"/>
              </w:rPr>
              <w:t xml:space="preserve">GCB Payment: </w:t>
            </w:r>
            <w:r w:rsidRPr="00457A96">
              <w:rPr>
                <w:sz w:val="20"/>
              </w:rPr>
              <w:t xml:space="preserve">This AVP contains the Auth operation’s ‘PaymentDescription’ value. </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2116A82" w14:textId="77777777" w:rsidR="001D097F" w:rsidRPr="00457A96" w:rsidRDefault="001D097F" w:rsidP="00ED2292">
            <w:pPr>
              <w:rPr>
                <w:sz w:val="20"/>
              </w:rPr>
            </w:pPr>
            <w:r w:rsidRPr="00457A96">
              <w:rPr>
                <w:sz w:val="20"/>
              </w:rPr>
              <w:t xml:space="preserve">See Section </w:t>
            </w:r>
            <w:r w:rsidRPr="00457A96">
              <w:rPr>
                <w:sz w:val="20"/>
              </w:rPr>
              <w:fldChar w:fldCharType="begin"/>
            </w:r>
            <w:r w:rsidRPr="00457A96">
              <w:rPr>
                <w:sz w:val="20"/>
              </w:rPr>
              <w:instrText xml:space="preserve"> REF _Ref233699916 \w \p \h </w:instrText>
            </w:r>
            <w:r w:rsidRPr="00457A96">
              <w:rPr>
                <w:sz w:val="20"/>
              </w:rPr>
            </w:r>
            <w:r w:rsidRPr="00457A96">
              <w:rPr>
                <w:sz w:val="20"/>
              </w:rPr>
              <w:fldChar w:fldCharType="separate"/>
            </w:r>
            <w:r w:rsidR="00517227">
              <w:rPr>
                <w:sz w:val="20"/>
              </w:rPr>
              <w:t>4.3.2 above</w:t>
            </w:r>
            <w:r w:rsidRPr="00457A96">
              <w:rPr>
                <w:sz w:val="20"/>
              </w:rPr>
              <w:fldChar w:fldCharType="end"/>
            </w:r>
            <w:r w:rsidRPr="00457A96">
              <w:rPr>
                <w:sz w:val="20"/>
              </w:rPr>
              <w:t xml:space="preserve"> for further details on this AVP.</w:t>
            </w:r>
          </w:p>
        </w:tc>
      </w:tr>
      <w:tr w:rsidR="00174910" w:rsidRPr="00457A96" w14:paraId="106812A0" w14:textId="77777777" w:rsidTr="00174910">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471A838" w14:textId="77777777" w:rsidR="00174910" w:rsidRPr="006F7C94" w:rsidRDefault="00174910" w:rsidP="00DE3E21">
            <w:pPr>
              <w:rPr>
                <w:b/>
                <w:sz w:val="20"/>
              </w:rPr>
            </w:pPr>
            <w:r w:rsidRPr="006F7C94">
              <w:rPr>
                <w:b/>
                <w:sz w:val="20"/>
              </w:rPr>
              <w:t>Purchase-Category-Code</w:t>
            </w:r>
          </w:p>
        </w:tc>
        <w:tc>
          <w:tcPr>
            <w:tcW w:w="2740" w:type="dxa"/>
            <w:tcBorders>
              <w:top w:val="single" w:sz="4" w:space="0" w:color="auto"/>
              <w:left w:val="single" w:sz="4" w:space="0" w:color="auto"/>
              <w:bottom w:val="single" w:sz="4" w:space="0" w:color="auto"/>
              <w:right w:val="single" w:sz="4" w:space="0" w:color="auto"/>
            </w:tcBorders>
          </w:tcPr>
          <w:p w14:paraId="6F41C795" w14:textId="77777777" w:rsidR="00174910" w:rsidRPr="00457A96" w:rsidRDefault="00174910" w:rsidP="00ED2292">
            <w:pPr>
              <w:rPr>
                <w:b/>
                <w:sz w:val="20"/>
              </w:rPr>
            </w:pPr>
            <w:r w:rsidRPr="00457A96">
              <w:rPr>
                <w:b/>
                <w:sz w:val="20"/>
              </w:rPr>
              <w:t xml:space="preserve">BoBo &amp; Partner Payment: </w:t>
            </w:r>
            <w:r w:rsidRPr="00457A96">
              <w:rPr>
                <w:sz w:val="20"/>
              </w:rPr>
              <w:t>The source of the AVP field is the ‘purchaseCategoryCode ' (LineItem object) element in Refund operation’s request if provided.  If not provided, using the value of the Refund operation’s transactionId, PSEP populates this value with the ‘purchaseCategoryCode ' (LineItem object) element in the ‘confirmed’ Confirm or Charge payment transaction information</w:t>
            </w:r>
            <w:r w:rsidRPr="00457A96">
              <w:rPr>
                <w:b/>
                <w:sz w:val="20"/>
              </w:rPr>
              <w:t>.</w:t>
            </w:r>
          </w:p>
          <w:p w14:paraId="574F4907" w14:textId="0323BB5D" w:rsidR="00174910" w:rsidRPr="00457A96" w:rsidRDefault="00174910" w:rsidP="00ED2292">
            <w:pPr>
              <w:rPr>
                <w:sz w:val="20"/>
              </w:rPr>
            </w:pPr>
            <w:r w:rsidRPr="00457A96">
              <w:rPr>
                <w:b/>
                <w:sz w:val="20"/>
              </w:rPr>
              <w:t>GCB Payment:</w:t>
            </w:r>
            <w:r w:rsidRPr="00457A96">
              <w:rPr>
                <w:sz w:val="20"/>
              </w:rPr>
              <w:t xml:space="preserve"> </w:t>
            </w:r>
            <w:r w:rsidR="003F2472" w:rsidRPr="00457A96">
              <w:rPr>
                <w:sz w:val="20"/>
              </w:rPr>
              <w:t xml:space="preserve">This AVP contains the Auth operation’s </w:t>
            </w:r>
            <w:r w:rsidRPr="00457A96">
              <w:rPr>
                <w:sz w:val="20"/>
              </w:rPr>
              <w:t xml:space="preserve"> ‘purchaseCategoryCode' </w:t>
            </w:r>
            <w:r w:rsidR="003F2472" w:rsidRPr="00457A96">
              <w:rPr>
                <w:sz w:val="20"/>
              </w:rPr>
              <w:t xml:space="preserve">that </w:t>
            </w:r>
            <w:r w:rsidRPr="00457A96">
              <w:rPr>
                <w:sz w:val="20"/>
              </w:rPr>
              <w:t>is created by AMP using the Auth operation’s ‘PaymentDescription field with descriptions prefix with “Google” being assigned one pre-defined ‘purchaseCategoryCode' and all others descriptions without “Google” prefix another pre-defined ‘purchaseCategoryCode'.</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7B185D6" w14:textId="77777777" w:rsidR="00174910" w:rsidRPr="00457A96" w:rsidRDefault="00174910" w:rsidP="00ED2292">
            <w:pPr>
              <w:rPr>
                <w:sz w:val="20"/>
              </w:rPr>
            </w:pPr>
            <w:r w:rsidRPr="00457A96">
              <w:rPr>
                <w:sz w:val="20"/>
              </w:rPr>
              <w:t xml:space="preserve">See Section </w:t>
            </w:r>
            <w:r w:rsidRPr="00457A96">
              <w:rPr>
                <w:sz w:val="20"/>
              </w:rPr>
              <w:fldChar w:fldCharType="begin"/>
            </w:r>
            <w:r w:rsidRPr="00457A96">
              <w:rPr>
                <w:sz w:val="20"/>
              </w:rPr>
              <w:instrText xml:space="preserve"> REF _Ref233699916 \w \p \h </w:instrText>
            </w:r>
            <w:r w:rsidRPr="00457A96">
              <w:rPr>
                <w:sz w:val="20"/>
              </w:rPr>
            </w:r>
            <w:r w:rsidRPr="00457A96">
              <w:rPr>
                <w:sz w:val="20"/>
              </w:rPr>
              <w:fldChar w:fldCharType="separate"/>
            </w:r>
            <w:r w:rsidR="00517227">
              <w:rPr>
                <w:sz w:val="20"/>
              </w:rPr>
              <w:t>4.3.2 above</w:t>
            </w:r>
            <w:r w:rsidRPr="00457A96">
              <w:rPr>
                <w:sz w:val="20"/>
              </w:rPr>
              <w:fldChar w:fldCharType="end"/>
            </w:r>
            <w:r w:rsidRPr="00457A96">
              <w:rPr>
                <w:sz w:val="20"/>
              </w:rPr>
              <w:t xml:space="preserve"> for further details on this AVP.</w:t>
            </w:r>
          </w:p>
        </w:tc>
      </w:tr>
      <w:tr w:rsidR="00174910" w:rsidRPr="00457A96" w14:paraId="4B1698B4" w14:textId="77777777" w:rsidTr="00174910">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39F3A3A" w14:textId="77777777" w:rsidR="00174910" w:rsidRPr="006F7C94" w:rsidRDefault="00174910" w:rsidP="00DE3E21">
            <w:pPr>
              <w:rPr>
                <w:b/>
                <w:sz w:val="20"/>
              </w:rPr>
            </w:pPr>
            <w:r w:rsidRPr="006F7C94">
              <w:rPr>
                <w:b/>
                <w:sz w:val="20"/>
              </w:rPr>
              <w:t>Application-Type</w:t>
            </w:r>
          </w:p>
        </w:tc>
        <w:tc>
          <w:tcPr>
            <w:tcW w:w="2740" w:type="dxa"/>
            <w:tcBorders>
              <w:top w:val="single" w:sz="4" w:space="0" w:color="auto"/>
              <w:left w:val="single" w:sz="4" w:space="0" w:color="auto"/>
              <w:bottom w:val="single" w:sz="4" w:space="0" w:color="auto"/>
              <w:right w:val="single" w:sz="4" w:space="0" w:color="auto"/>
            </w:tcBorders>
          </w:tcPr>
          <w:p w14:paraId="0E897C18" w14:textId="77777777" w:rsidR="00174910" w:rsidRPr="00457A96" w:rsidRDefault="00174910" w:rsidP="00ED2292">
            <w:pPr>
              <w:rPr>
                <w:sz w:val="20"/>
              </w:rPr>
            </w:pPr>
            <w:r w:rsidRPr="00457A96">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B6A60F6" w14:textId="77777777" w:rsidR="00174910" w:rsidRPr="00457A96" w:rsidRDefault="00174910" w:rsidP="00ED2292">
            <w:pPr>
              <w:rPr>
                <w:sz w:val="20"/>
              </w:rPr>
            </w:pPr>
            <w:r w:rsidRPr="00457A96">
              <w:rPr>
                <w:sz w:val="20"/>
              </w:rPr>
              <w:t xml:space="preserve">See Section </w:t>
            </w:r>
            <w:r w:rsidRPr="00457A96">
              <w:rPr>
                <w:sz w:val="20"/>
              </w:rPr>
              <w:fldChar w:fldCharType="begin"/>
            </w:r>
            <w:r w:rsidRPr="00457A96">
              <w:rPr>
                <w:sz w:val="20"/>
              </w:rPr>
              <w:instrText xml:space="preserve"> REF _Ref233699916 \w \p \h </w:instrText>
            </w:r>
            <w:r w:rsidRPr="00457A96">
              <w:rPr>
                <w:sz w:val="20"/>
              </w:rPr>
            </w:r>
            <w:r w:rsidRPr="00457A96">
              <w:rPr>
                <w:sz w:val="20"/>
              </w:rPr>
              <w:fldChar w:fldCharType="separate"/>
            </w:r>
            <w:r w:rsidR="00517227">
              <w:rPr>
                <w:sz w:val="20"/>
              </w:rPr>
              <w:t>4.3.2 above</w:t>
            </w:r>
            <w:r w:rsidRPr="00457A96">
              <w:rPr>
                <w:sz w:val="20"/>
              </w:rPr>
              <w:fldChar w:fldCharType="end"/>
            </w:r>
            <w:r w:rsidRPr="00457A96">
              <w:rPr>
                <w:sz w:val="20"/>
              </w:rPr>
              <w:t xml:space="preserve"> for further details on this AVP.</w:t>
            </w:r>
          </w:p>
        </w:tc>
      </w:tr>
    </w:tbl>
    <w:p w14:paraId="7154B4B0" w14:textId="77777777" w:rsidR="00E91320" w:rsidRPr="00D929DE" w:rsidRDefault="00E91320" w:rsidP="00DE3E21"/>
    <w:p w14:paraId="59A4BC45" w14:textId="77777777" w:rsidR="00E91320" w:rsidRPr="00D929DE" w:rsidRDefault="00E91320" w:rsidP="00ED2292"/>
    <w:p w14:paraId="1FD7987B" w14:textId="3F305458" w:rsidR="00E91320" w:rsidRPr="00D929DE" w:rsidRDefault="00BE03A6" w:rsidP="00ED2292">
      <w:pPr>
        <w:pStyle w:val="Heading3"/>
      </w:pPr>
      <w:bookmarkStart w:id="1247" w:name="_Toc367633804"/>
      <w:r w:rsidRPr="00D929DE">
        <w:rPr>
          <w:rFonts w:eastAsia="MS Mincho"/>
        </w:rPr>
        <w:t xml:space="preserve">Field Mappings – CCA Method to </w:t>
      </w:r>
      <w:r w:rsidR="007A6A23" w:rsidRPr="00D929DE">
        <w:t xml:space="preserve">Authorize </w:t>
      </w:r>
      <w:r w:rsidRPr="00D929DE">
        <w:t>Response</w:t>
      </w:r>
      <w:bookmarkEnd w:id="1247"/>
    </w:p>
    <w:p w14:paraId="2D01725D" w14:textId="77777777" w:rsidR="007A6A23" w:rsidRPr="00D929DE" w:rsidRDefault="007A6A23" w:rsidP="00ED2292"/>
    <w:p w14:paraId="69DEB2F3" w14:textId="2C9CE18D" w:rsidR="00650A21" w:rsidRPr="00D929DE" w:rsidRDefault="00650A21" w:rsidP="00ED2292">
      <w:r w:rsidRPr="00D929DE">
        <w:t>The required Diameter Base protocol and Credit-Control Application AVPs in the CCA message for a Diameter Initial method are shown in the table below.  Also where applicable, the table indicates where the values of these AVPs are sourced from in the BoBo</w:t>
      </w:r>
      <w:r w:rsidR="00BD7EF4">
        <w:t xml:space="preserve"> </w:t>
      </w:r>
      <w:r w:rsidR="00BD7EF4" w:rsidRPr="00BD7EF4">
        <w:t>&amp; Partner</w:t>
      </w:r>
      <w:r w:rsidRPr="00D929DE">
        <w:t xml:space="preserve"> Payment Authorize request fields and GCB Payment Auth request fields.</w:t>
      </w:r>
    </w:p>
    <w:p w14:paraId="1F83FED4" w14:textId="77777777" w:rsidR="00650A21" w:rsidRPr="00D929DE" w:rsidRDefault="00650A21" w:rsidP="00ED2292"/>
    <w:p w14:paraId="0FFC2F68" w14:textId="77777777" w:rsidR="00650A21" w:rsidRPr="00D929DE" w:rsidRDefault="00650A21" w:rsidP="00ED2292">
      <w:r w:rsidRPr="00D929DE">
        <w:lastRenderedPageBreak/>
        <w:t>Unless indicated otherwise, all the AVPs are mandatory.</w:t>
      </w:r>
    </w:p>
    <w:p w14:paraId="5FE336BF" w14:textId="77777777" w:rsidR="007A6A23" w:rsidRPr="00D929DE" w:rsidRDefault="007A6A23"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7A6A23" w:rsidRPr="00D66D5D" w14:paraId="78B19836" w14:textId="77777777" w:rsidTr="002A79DB">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2AB837E5" w14:textId="77777777" w:rsidR="007A6A23" w:rsidRPr="00D66D5D" w:rsidRDefault="007A6A23" w:rsidP="00D66D5D">
            <w:pPr>
              <w:jc w:val="center"/>
              <w:rPr>
                <w:rFonts w:ascii="Arial" w:hAnsi="Arial" w:cs="Arial"/>
                <w:sz w:val="20"/>
              </w:rPr>
            </w:pPr>
            <w:r w:rsidRPr="00D66D5D">
              <w:rPr>
                <w:rFonts w:ascii="Arial" w:hAnsi="Arial" w:cs="Arial"/>
                <w:sz w:val="20"/>
              </w:rPr>
              <w:t>CCA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7845255A" w14:textId="0EB75C96" w:rsidR="007A6A23" w:rsidRPr="00D66D5D" w:rsidRDefault="007A6A23" w:rsidP="00D66D5D">
            <w:pPr>
              <w:jc w:val="center"/>
              <w:rPr>
                <w:rFonts w:ascii="Arial" w:hAnsi="Arial" w:cs="Arial"/>
                <w:sz w:val="20"/>
              </w:rPr>
            </w:pPr>
            <w:r w:rsidRPr="00D66D5D">
              <w:rPr>
                <w:rFonts w:ascii="Arial" w:hAnsi="Arial" w:cs="Arial"/>
                <w:sz w:val="20"/>
              </w:rPr>
              <w:t xml:space="preserve">Included in </w:t>
            </w:r>
            <w:r w:rsidR="00650A21" w:rsidRPr="00D66D5D">
              <w:rPr>
                <w:rFonts w:ascii="Arial" w:hAnsi="Arial" w:cs="Arial"/>
                <w:sz w:val="20"/>
              </w:rPr>
              <w:t xml:space="preserve">BoBo </w:t>
            </w:r>
            <w:r w:rsidR="00BD7EF4" w:rsidRPr="00D66D5D">
              <w:rPr>
                <w:rFonts w:ascii="Arial" w:hAnsi="Arial" w:cs="Arial"/>
                <w:sz w:val="20"/>
              </w:rPr>
              <w:t xml:space="preserve">&amp; Partner </w:t>
            </w:r>
            <w:r w:rsidR="00650A21" w:rsidRPr="00D66D5D">
              <w:rPr>
                <w:rFonts w:ascii="Arial" w:hAnsi="Arial" w:cs="Arial"/>
                <w:sz w:val="20"/>
              </w:rPr>
              <w:t xml:space="preserve">Payment Authorize Request and GCB Payment Auth </w:t>
            </w:r>
            <w:r w:rsidRPr="00D66D5D">
              <w:rPr>
                <w:rFonts w:ascii="Arial" w:hAnsi="Arial" w:cs="Arial"/>
                <w:sz w:val="20"/>
              </w:rPr>
              <w:t>Response Field</w:t>
            </w:r>
            <w:r w:rsidR="00650A21" w:rsidRPr="00D66D5D">
              <w:rPr>
                <w:rFonts w:ascii="Arial" w:hAnsi="Arial" w:cs="Arial"/>
                <w:sz w:val="20"/>
              </w:rPr>
              <w:t>s</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0FB6F3BF" w14:textId="77777777" w:rsidR="007A6A23" w:rsidRPr="00D66D5D" w:rsidRDefault="007A6A23" w:rsidP="00D66D5D">
            <w:pPr>
              <w:jc w:val="center"/>
              <w:rPr>
                <w:rFonts w:ascii="Arial" w:hAnsi="Arial" w:cs="Arial"/>
                <w:sz w:val="20"/>
              </w:rPr>
            </w:pPr>
            <w:r w:rsidRPr="00D66D5D">
              <w:rPr>
                <w:rFonts w:ascii="Arial" w:hAnsi="Arial" w:cs="Arial"/>
                <w:sz w:val="20"/>
              </w:rPr>
              <w:t>Notes</w:t>
            </w:r>
          </w:p>
        </w:tc>
      </w:tr>
      <w:tr w:rsidR="00650A21" w:rsidRPr="00D66D5D" w14:paraId="6E885501"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02947CD" w14:textId="77777777" w:rsidR="00650A21" w:rsidRPr="00D66D5D" w:rsidRDefault="00650A21" w:rsidP="00706D15">
            <w:pPr>
              <w:rPr>
                <w:sz w:val="20"/>
              </w:rPr>
            </w:pPr>
            <w:r w:rsidRPr="00D66D5D">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5AB46ACC" w14:textId="77777777" w:rsidR="00650A21" w:rsidRPr="00D66D5D" w:rsidRDefault="00650A21" w:rsidP="00DE3E21">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6720074" w14:textId="20A365C4" w:rsidR="00650A21" w:rsidRPr="00D66D5D" w:rsidRDefault="00650A21"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650A21" w:rsidRPr="00D66D5D" w14:paraId="5DCBE0C4" w14:textId="77777777" w:rsidTr="00650A21">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75F10A5" w14:textId="77777777" w:rsidR="00650A21" w:rsidRPr="00D66D5D" w:rsidRDefault="00650A21" w:rsidP="00DE3E21">
            <w:pPr>
              <w:rPr>
                <w:sz w:val="20"/>
              </w:rPr>
            </w:pPr>
            <w:r w:rsidRPr="00D66D5D">
              <w:rPr>
                <w:sz w:val="20"/>
              </w:rPr>
              <w:t>Result-Code</w:t>
            </w:r>
          </w:p>
        </w:tc>
        <w:tc>
          <w:tcPr>
            <w:tcW w:w="2740" w:type="dxa"/>
            <w:tcBorders>
              <w:top w:val="single" w:sz="4" w:space="0" w:color="auto"/>
              <w:left w:val="single" w:sz="4" w:space="0" w:color="auto"/>
              <w:bottom w:val="single" w:sz="4" w:space="0" w:color="auto"/>
              <w:right w:val="single" w:sz="4" w:space="0" w:color="auto"/>
            </w:tcBorders>
          </w:tcPr>
          <w:p w14:paraId="650E4B34" w14:textId="77777777" w:rsidR="00650A21" w:rsidRPr="00D66D5D" w:rsidRDefault="00650A21"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067EBBF" w14:textId="77777777" w:rsidR="00650A21" w:rsidRPr="00D66D5D" w:rsidRDefault="00650A21"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 A Return Code of ‘2001’ indicates a successful response. </w:t>
            </w:r>
          </w:p>
        </w:tc>
      </w:tr>
      <w:tr w:rsidR="00650A21" w:rsidRPr="00D66D5D" w14:paraId="586B20BB"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F31F2A8" w14:textId="77777777" w:rsidR="00650A21" w:rsidRPr="00D66D5D" w:rsidRDefault="00650A21" w:rsidP="00DE3E21">
            <w:pPr>
              <w:rPr>
                <w:sz w:val="20"/>
              </w:rPr>
            </w:pPr>
            <w:r w:rsidRPr="00D66D5D">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3A371B6E" w14:textId="77777777" w:rsidR="00650A21" w:rsidRPr="00D66D5D" w:rsidRDefault="00650A21"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F24234D" w14:textId="3783C16F" w:rsidR="00650A21" w:rsidRPr="00D66D5D" w:rsidRDefault="00650A21"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650A21" w:rsidRPr="00D66D5D" w14:paraId="3BC9F924"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0D3852B" w14:textId="77777777" w:rsidR="00650A21" w:rsidRPr="00D66D5D" w:rsidRDefault="00650A21" w:rsidP="00DE3E21">
            <w:pPr>
              <w:rPr>
                <w:sz w:val="20"/>
              </w:rPr>
            </w:pPr>
            <w:r w:rsidRPr="00D66D5D">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6DA8974A" w14:textId="77777777" w:rsidR="00650A21" w:rsidRPr="00D66D5D" w:rsidRDefault="00650A21"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7C0D576" w14:textId="54A07FC3" w:rsidR="00650A21" w:rsidRPr="00D66D5D" w:rsidRDefault="00650A21"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650A21" w:rsidRPr="00D66D5D" w14:paraId="0F0D8CC3"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E67BBDC" w14:textId="77777777" w:rsidR="00650A21" w:rsidRPr="00D66D5D" w:rsidRDefault="00650A21" w:rsidP="00DE3E21">
            <w:pPr>
              <w:rPr>
                <w:sz w:val="20"/>
              </w:rPr>
            </w:pPr>
            <w:r w:rsidRPr="00D66D5D">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7C9EC255" w14:textId="77777777" w:rsidR="00650A21" w:rsidRPr="00D66D5D" w:rsidRDefault="00650A21"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19227CB" w14:textId="2C523DC6" w:rsidR="00650A21" w:rsidRPr="00D66D5D" w:rsidRDefault="00650A21"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650A21" w:rsidRPr="00D66D5D" w14:paraId="7FE2362D"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5DDCB9E" w14:textId="77777777" w:rsidR="00650A21" w:rsidRPr="00D66D5D" w:rsidRDefault="00650A21" w:rsidP="00DE3E21">
            <w:pPr>
              <w:rPr>
                <w:sz w:val="20"/>
              </w:rPr>
            </w:pPr>
            <w:r w:rsidRPr="00D66D5D">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78D91767" w14:textId="77777777" w:rsidR="00650A21" w:rsidRPr="00D66D5D" w:rsidRDefault="00650A21"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B63D4A9" w14:textId="4738065E" w:rsidR="00650A21" w:rsidRPr="00D66D5D" w:rsidRDefault="00650A21"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650A21" w:rsidRPr="00D66D5D" w14:paraId="24C52B0A"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44553EF" w14:textId="77777777" w:rsidR="00650A21" w:rsidRPr="00D66D5D" w:rsidRDefault="00650A21" w:rsidP="00DE3E21">
            <w:pPr>
              <w:rPr>
                <w:sz w:val="20"/>
              </w:rPr>
            </w:pPr>
            <w:r w:rsidRPr="00D66D5D">
              <w:rPr>
                <w:sz w:val="20"/>
              </w:rPr>
              <w:t>CC-Request-Number</w:t>
            </w:r>
          </w:p>
        </w:tc>
        <w:tc>
          <w:tcPr>
            <w:tcW w:w="2740" w:type="dxa"/>
            <w:tcBorders>
              <w:top w:val="single" w:sz="4" w:space="0" w:color="auto"/>
              <w:left w:val="single" w:sz="4" w:space="0" w:color="auto"/>
              <w:bottom w:val="single" w:sz="4" w:space="0" w:color="auto"/>
              <w:right w:val="single" w:sz="4" w:space="0" w:color="auto"/>
            </w:tcBorders>
          </w:tcPr>
          <w:p w14:paraId="12B1CDC5" w14:textId="77777777" w:rsidR="00650A21" w:rsidRPr="00D66D5D" w:rsidRDefault="00650A21"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A2FBF28" w14:textId="29A5010A" w:rsidR="00650A21" w:rsidRPr="00D66D5D" w:rsidRDefault="00650A21"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bl>
    <w:p w14:paraId="6FD59A6C" w14:textId="77777777" w:rsidR="002A79DB" w:rsidRPr="00D929DE" w:rsidRDefault="002A79DB" w:rsidP="00DE3E21"/>
    <w:p w14:paraId="7C6F415A" w14:textId="07BCD9EF" w:rsidR="00E22B26" w:rsidRPr="00D929DE" w:rsidRDefault="00E22B26" w:rsidP="00ED2292">
      <w:pPr>
        <w:pStyle w:val="Heading2"/>
        <w:rPr>
          <w:rFonts w:eastAsia="MS Mincho"/>
        </w:rPr>
      </w:pPr>
      <w:bookmarkStart w:id="1248" w:name="_Toc367633805"/>
      <w:r w:rsidRPr="00D929DE">
        <w:rPr>
          <w:rFonts w:eastAsia="MS Mincho"/>
        </w:rPr>
        <w:t>Field Mappings – Confirm Operation</w:t>
      </w:r>
      <w:bookmarkEnd w:id="1248"/>
    </w:p>
    <w:p w14:paraId="0ECE5629" w14:textId="2EB9E89E" w:rsidR="00D37698" w:rsidRPr="00D929DE" w:rsidRDefault="00D37698" w:rsidP="00ED2292">
      <w:r w:rsidRPr="00D929DE">
        <w:t xml:space="preserve">As shown in Section </w:t>
      </w:r>
      <w:r w:rsidRPr="00D929DE">
        <w:fldChar w:fldCharType="begin"/>
      </w:r>
      <w:r w:rsidRPr="00D929DE">
        <w:instrText xml:space="preserve"> REF _Ref233698093 \w \p \h </w:instrText>
      </w:r>
      <w:r w:rsidRPr="00D929DE">
        <w:fldChar w:fldCharType="separate"/>
      </w:r>
      <w:r w:rsidR="00517227">
        <w:t>4.1 above</w:t>
      </w:r>
      <w:r w:rsidRPr="00D929DE">
        <w:fldChar w:fldCharType="end"/>
      </w:r>
      <w:r w:rsidRPr="00D929DE">
        <w:t xml:space="preserve">, for the BoBo </w:t>
      </w:r>
      <w:r w:rsidR="00BD7EF4" w:rsidRPr="00BD7EF4">
        <w:t xml:space="preserve">&amp; Partner </w:t>
      </w:r>
      <w:r w:rsidRPr="00D929DE">
        <w:t xml:space="preserve">Payment service, the BoBo </w:t>
      </w:r>
      <w:r w:rsidR="00BD7EF4" w:rsidRPr="00BD7EF4">
        <w:t xml:space="preserve">&amp; Partner </w:t>
      </w:r>
      <w:r w:rsidR="00BD7EF4">
        <w:t xml:space="preserve">Payment </w:t>
      </w:r>
      <w:r w:rsidRPr="00D929DE">
        <w:t>Confirm operation maps to a Diameter Terminate-Confirm method and also, for the GCB Payment service, the GCB Charge operation maps to a Diameter Terminate-Confirm method.</w:t>
      </w:r>
    </w:p>
    <w:p w14:paraId="34F7503F" w14:textId="77777777" w:rsidR="00D37698" w:rsidRPr="00D929DE" w:rsidRDefault="00D37698" w:rsidP="00ED2292"/>
    <w:p w14:paraId="2D0EC5FE" w14:textId="7ED8DC20" w:rsidR="007A6A23" w:rsidRPr="00D929DE" w:rsidRDefault="00D37698" w:rsidP="00ED2292">
      <w:pPr>
        <w:pStyle w:val="Heading3"/>
      </w:pPr>
      <w:bookmarkStart w:id="1249" w:name="_Toc367633806"/>
      <w:r w:rsidRPr="00D929DE">
        <w:rPr>
          <w:rFonts w:eastAsia="MS Mincho"/>
        </w:rPr>
        <w:t xml:space="preserve">Field Mappings – CCR Method </w:t>
      </w:r>
      <w:r w:rsidR="002A79DB" w:rsidRPr="00D929DE">
        <w:t>Confirm Request</w:t>
      </w:r>
      <w:bookmarkEnd w:id="1249"/>
    </w:p>
    <w:p w14:paraId="2ACE751F" w14:textId="77777777" w:rsidR="002A79DB" w:rsidRPr="00D929DE" w:rsidRDefault="002A79DB" w:rsidP="00ED2292"/>
    <w:p w14:paraId="54C53629" w14:textId="07B7120A" w:rsidR="0092566C" w:rsidRPr="00D929DE" w:rsidRDefault="0092566C" w:rsidP="00ED2292">
      <w:r w:rsidRPr="00D929DE">
        <w:t xml:space="preserve">The required Diameter Base protocol and Credit-Control Application AVPs in the CCR message for a Diameter </w:t>
      </w:r>
      <w:r w:rsidR="00415758" w:rsidRPr="00D929DE">
        <w:t>Terminate-Confirm</w:t>
      </w:r>
      <w:r w:rsidRPr="00D929DE">
        <w:t xml:space="preserve"> method are shown in the table below.  Also where applicable, the table indicates where the values of these AVPs are sourced from in the BoBo </w:t>
      </w:r>
      <w:r w:rsidR="00BD7EF4" w:rsidRPr="00BD7EF4">
        <w:t xml:space="preserve">&amp; Partner </w:t>
      </w:r>
      <w:r w:rsidRPr="00D929DE">
        <w:t xml:space="preserve">Payment </w:t>
      </w:r>
      <w:r w:rsidR="00415758" w:rsidRPr="00D929DE">
        <w:t>Confirm</w:t>
      </w:r>
      <w:r w:rsidRPr="00D929DE">
        <w:t xml:space="preserve"> request fields and GCB Payment </w:t>
      </w:r>
      <w:r w:rsidR="00415758" w:rsidRPr="00D929DE">
        <w:t>Charge</w:t>
      </w:r>
      <w:r w:rsidRPr="00D929DE">
        <w:t xml:space="preserve"> request fields.   </w:t>
      </w:r>
    </w:p>
    <w:p w14:paraId="2CBBAB45" w14:textId="77777777" w:rsidR="0092566C" w:rsidRPr="00D929DE" w:rsidRDefault="0092566C" w:rsidP="00ED2292"/>
    <w:p w14:paraId="36A650E1" w14:textId="35634FB0" w:rsidR="0092566C" w:rsidRPr="00D929DE" w:rsidRDefault="0092566C" w:rsidP="00ED2292">
      <w:r w:rsidRPr="00D929DE">
        <w:t>Additionally, in the table below, the applicable custom AVP</w:t>
      </w:r>
      <w:r w:rsidR="003F4F96" w:rsidRPr="00D929DE">
        <w:t>s</w:t>
      </w:r>
      <w:r w:rsidRPr="00D929DE">
        <w:t xml:space="preserve"> for a Diameter </w:t>
      </w:r>
      <w:r w:rsidR="00415758" w:rsidRPr="00D929DE">
        <w:t xml:space="preserve">Terminate-Confirm </w:t>
      </w:r>
      <w:r w:rsidRPr="00D929DE">
        <w:t xml:space="preserve">method </w:t>
      </w:r>
      <w:r w:rsidR="003F4F96" w:rsidRPr="00D929DE">
        <w:t>are</w:t>
      </w:r>
      <w:r w:rsidRPr="00D929DE">
        <w:t xml:space="preserve"> shown in ‘bold’ to highlight it as a custom AVP.  Also, if applicable, the table indicates where the value of </w:t>
      </w:r>
      <w:r w:rsidR="003F4F96" w:rsidRPr="00D929DE">
        <w:t>a given</w:t>
      </w:r>
      <w:r w:rsidRPr="00D929DE">
        <w:t xml:space="preserve"> custom AVP is sourced </w:t>
      </w:r>
      <w:r w:rsidR="00415758" w:rsidRPr="00D929DE">
        <w:t xml:space="preserve">from in the BoBo </w:t>
      </w:r>
      <w:r w:rsidR="00BD7EF4" w:rsidRPr="00BD7EF4">
        <w:t xml:space="preserve">&amp; Partner </w:t>
      </w:r>
      <w:r w:rsidR="00415758" w:rsidRPr="00D929DE">
        <w:t>Payment Confirm request fields and GCB Payment Charge request fields.</w:t>
      </w:r>
    </w:p>
    <w:p w14:paraId="2579A746" w14:textId="77777777" w:rsidR="0092566C" w:rsidRPr="00D929DE" w:rsidRDefault="0092566C" w:rsidP="00ED2292"/>
    <w:p w14:paraId="4712F29C" w14:textId="77777777" w:rsidR="0092566C" w:rsidRPr="00D929DE" w:rsidRDefault="0092566C" w:rsidP="00ED2292">
      <w:r w:rsidRPr="00D929DE">
        <w:t>Unless indicated otherwise, all the AVPs are mandatory.</w:t>
      </w:r>
    </w:p>
    <w:p w14:paraId="58798864" w14:textId="77777777" w:rsidR="002A79DB" w:rsidRPr="00D929DE" w:rsidRDefault="002A79DB"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2A79DB" w:rsidRPr="00D66D5D" w14:paraId="399991B9" w14:textId="77777777" w:rsidTr="002A79DB">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49723AF2" w14:textId="77777777" w:rsidR="002A79DB" w:rsidRPr="00D66D5D" w:rsidRDefault="002A79DB" w:rsidP="00D66D5D">
            <w:pPr>
              <w:keepNext/>
              <w:jc w:val="center"/>
              <w:rPr>
                <w:rFonts w:ascii="Arial" w:hAnsi="Arial" w:cs="Arial"/>
                <w:sz w:val="20"/>
              </w:rPr>
            </w:pPr>
            <w:r w:rsidRPr="00D66D5D">
              <w:rPr>
                <w:rFonts w:ascii="Arial" w:hAnsi="Arial" w:cs="Arial"/>
                <w:sz w:val="20"/>
              </w:rPr>
              <w:lastRenderedPageBreak/>
              <w:t>CCR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3E4C2EDB" w14:textId="6959F281" w:rsidR="002A79DB" w:rsidRPr="00D66D5D" w:rsidRDefault="00A241E7" w:rsidP="00D66D5D">
            <w:pPr>
              <w:keepNext/>
              <w:jc w:val="center"/>
              <w:rPr>
                <w:rFonts w:ascii="Arial" w:hAnsi="Arial" w:cs="Arial"/>
                <w:sz w:val="20"/>
              </w:rPr>
            </w:pPr>
            <w:r w:rsidRPr="00D66D5D">
              <w:rPr>
                <w:rFonts w:ascii="Arial" w:hAnsi="Arial" w:cs="Arial"/>
                <w:sz w:val="20"/>
              </w:rPr>
              <w:t>Sourced from</w:t>
            </w:r>
            <w:r w:rsidR="002A79DB" w:rsidRPr="00D66D5D">
              <w:rPr>
                <w:rFonts w:ascii="Arial" w:hAnsi="Arial" w:cs="Arial"/>
                <w:sz w:val="20"/>
              </w:rPr>
              <w:t xml:space="preserve"> </w:t>
            </w:r>
            <w:r w:rsidR="00415758" w:rsidRPr="00D66D5D">
              <w:rPr>
                <w:rFonts w:ascii="Arial" w:hAnsi="Arial" w:cs="Arial"/>
                <w:sz w:val="20"/>
              </w:rPr>
              <w:t xml:space="preserve">BoBo </w:t>
            </w:r>
            <w:r w:rsidR="00207C30" w:rsidRPr="00D66D5D">
              <w:rPr>
                <w:rFonts w:ascii="Arial" w:hAnsi="Arial" w:cs="Arial"/>
                <w:sz w:val="20"/>
              </w:rPr>
              <w:t xml:space="preserve">&amp; Partner </w:t>
            </w:r>
            <w:r w:rsidR="00415758" w:rsidRPr="00D66D5D">
              <w:rPr>
                <w:rFonts w:ascii="Arial" w:hAnsi="Arial" w:cs="Arial"/>
                <w:sz w:val="20"/>
              </w:rPr>
              <w:t xml:space="preserve">Payment Confirm Request and GCB Payment Charge </w:t>
            </w:r>
            <w:r w:rsidR="002A79DB" w:rsidRPr="00D66D5D">
              <w:rPr>
                <w:rFonts w:ascii="Arial" w:hAnsi="Arial" w:cs="Arial"/>
                <w:sz w:val="20"/>
              </w:rPr>
              <w:t>Request Field</w:t>
            </w:r>
            <w:r w:rsidR="00415758" w:rsidRPr="00D66D5D">
              <w:rPr>
                <w:rFonts w:ascii="Arial" w:hAnsi="Arial" w:cs="Arial"/>
                <w:sz w:val="20"/>
              </w:rPr>
              <w:t>s</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0BAE5257" w14:textId="77777777" w:rsidR="002A79DB" w:rsidRPr="00D66D5D" w:rsidRDefault="002A79DB" w:rsidP="00D66D5D">
            <w:pPr>
              <w:keepNext/>
              <w:jc w:val="center"/>
              <w:rPr>
                <w:rFonts w:ascii="Arial" w:hAnsi="Arial" w:cs="Arial"/>
                <w:sz w:val="20"/>
              </w:rPr>
            </w:pPr>
            <w:r w:rsidRPr="00D66D5D">
              <w:rPr>
                <w:rFonts w:ascii="Arial" w:hAnsi="Arial" w:cs="Arial"/>
                <w:sz w:val="20"/>
              </w:rPr>
              <w:t>Notes</w:t>
            </w:r>
          </w:p>
        </w:tc>
      </w:tr>
      <w:tr w:rsidR="00415758" w:rsidRPr="00D66D5D" w14:paraId="7E5C803C"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3782FF0" w14:textId="77777777" w:rsidR="00415758" w:rsidRPr="00D66D5D" w:rsidRDefault="00415758" w:rsidP="00D66D5D">
            <w:pPr>
              <w:keepNext/>
              <w:rPr>
                <w:sz w:val="20"/>
              </w:rPr>
            </w:pPr>
            <w:r w:rsidRPr="00D66D5D">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44D3D9D6" w14:textId="77777777" w:rsidR="00415758" w:rsidRPr="00D66D5D" w:rsidRDefault="00415758" w:rsidP="00D66D5D">
            <w:pPr>
              <w:keepNext/>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E58C3CE" w14:textId="5E339431" w:rsidR="00415758" w:rsidRPr="00D66D5D" w:rsidRDefault="00415758" w:rsidP="00D66D5D">
            <w:pPr>
              <w:keepNext/>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3666E7ED"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DB08C29" w14:textId="77777777" w:rsidR="00415758" w:rsidRPr="00D66D5D" w:rsidRDefault="00415758" w:rsidP="00DE3E21">
            <w:pPr>
              <w:rPr>
                <w:sz w:val="20"/>
              </w:rPr>
            </w:pPr>
            <w:r w:rsidRPr="00D66D5D">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38FDDF3B"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E69A835" w14:textId="7BC8FC9B" w:rsidR="00415758" w:rsidRPr="00D66D5D" w:rsidRDefault="00415758"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4E2B7E13"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4DC2D84" w14:textId="77777777" w:rsidR="00415758" w:rsidRPr="00D66D5D" w:rsidRDefault="00415758" w:rsidP="00DE3E21">
            <w:pPr>
              <w:rPr>
                <w:sz w:val="20"/>
              </w:rPr>
            </w:pPr>
            <w:r w:rsidRPr="00D66D5D">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2DCAE032"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B079D54" w14:textId="688FBA38" w:rsidR="00415758" w:rsidRPr="00D66D5D" w:rsidRDefault="00415758"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6F25765D"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0BE9982" w14:textId="77777777" w:rsidR="00415758" w:rsidRPr="00D66D5D" w:rsidRDefault="00415758" w:rsidP="00DE3E21">
            <w:pPr>
              <w:rPr>
                <w:sz w:val="20"/>
              </w:rPr>
            </w:pPr>
            <w:r w:rsidRPr="00D66D5D">
              <w:rPr>
                <w:sz w:val="20"/>
              </w:rPr>
              <w:t>Destination-Realm</w:t>
            </w:r>
          </w:p>
        </w:tc>
        <w:tc>
          <w:tcPr>
            <w:tcW w:w="2740" w:type="dxa"/>
            <w:tcBorders>
              <w:top w:val="single" w:sz="4" w:space="0" w:color="auto"/>
              <w:left w:val="single" w:sz="4" w:space="0" w:color="auto"/>
              <w:bottom w:val="single" w:sz="4" w:space="0" w:color="auto"/>
              <w:right w:val="single" w:sz="4" w:space="0" w:color="auto"/>
            </w:tcBorders>
          </w:tcPr>
          <w:p w14:paraId="7B13DBAD"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3DF78AE" w14:textId="19EA2A89" w:rsidR="00415758" w:rsidRPr="00D66D5D" w:rsidRDefault="00415758"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200618C6"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B3AAEBF" w14:textId="77777777" w:rsidR="00415758" w:rsidRPr="00D66D5D" w:rsidRDefault="00415758" w:rsidP="00DE3E21">
            <w:pPr>
              <w:rPr>
                <w:sz w:val="20"/>
              </w:rPr>
            </w:pPr>
            <w:r w:rsidRPr="00D66D5D">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654E8AA9"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12A54DB" w14:textId="50767F5F" w:rsidR="00415758" w:rsidRPr="00D66D5D" w:rsidRDefault="00415758"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60CB8CA0"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295D0B0" w14:textId="77777777" w:rsidR="00415758" w:rsidRPr="00D66D5D" w:rsidRDefault="00415758" w:rsidP="00DE3E21">
            <w:pPr>
              <w:rPr>
                <w:sz w:val="20"/>
              </w:rPr>
            </w:pPr>
            <w:r w:rsidRPr="00D66D5D">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0873DA90"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F948BFF" w14:textId="75F26D2E" w:rsidR="00415758" w:rsidRPr="00D66D5D" w:rsidRDefault="00415758"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4536C4B4"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BDED1E7" w14:textId="77777777" w:rsidR="00415758" w:rsidRPr="00D66D5D" w:rsidRDefault="00415758" w:rsidP="00DE3E21">
            <w:pPr>
              <w:rPr>
                <w:sz w:val="20"/>
              </w:rPr>
            </w:pPr>
            <w:r w:rsidRPr="00D66D5D">
              <w:rPr>
                <w:sz w:val="20"/>
              </w:rPr>
              <w:t>CC-Request-Number</w:t>
            </w:r>
          </w:p>
        </w:tc>
        <w:tc>
          <w:tcPr>
            <w:tcW w:w="2740" w:type="dxa"/>
            <w:tcBorders>
              <w:top w:val="single" w:sz="4" w:space="0" w:color="auto"/>
              <w:left w:val="single" w:sz="4" w:space="0" w:color="auto"/>
              <w:bottom w:val="single" w:sz="4" w:space="0" w:color="auto"/>
              <w:right w:val="single" w:sz="4" w:space="0" w:color="auto"/>
            </w:tcBorders>
          </w:tcPr>
          <w:p w14:paraId="2E278DD2"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4E0F57F" w14:textId="180B0323" w:rsidR="00415758" w:rsidRPr="00D66D5D" w:rsidRDefault="00415758" w:rsidP="00ED2292">
            <w:pPr>
              <w:rPr>
                <w:sz w:val="20"/>
                <w:highlight w:val="cyan"/>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0DE251BA"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12516BD" w14:textId="77777777" w:rsidR="00415758" w:rsidRPr="00D66D5D" w:rsidRDefault="00415758" w:rsidP="00DE3E21">
            <w:pPr>
              <w:rPr>
                <w:sz w:val="20"/>
              </w:rPr>
            </w:pPr>
            <w:r w:rsidRPr="00D66D5D">
              <w:rPr>
                <w:sz w:val="20"/>
              </w:rPr>
              <w:t>Destination-Host</w:t>
            </w:r>
          </w:p>
        </w:tc>
        <w:tc>
          <w:tcPr>
            <w:tcW w:w="2740" w:type="dxa"/>
            <w:tcBorders>
              <w:top w:val="single" w:sz="4" w:space="0" w:color="auto"/>
              <w:left w:val="single" w:sz="4" w:space="0" w:color="auto"/>
              <w:bottom w:val="single" w:sz="4" w:space="0" w:color="auto"/>
              <w:right w:val="single" w:sz="4" w:space="0" w:color="auto"/>
            </w:tcBorders>
          </w:tcPr>
          <w:p w14:paraId="66E63955"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9326891" w14:textId="0F269701" w:rsidR="00415758" w:rsidRPr="00D66D5D" w:rsidRDefault="00415758" w:rsidP="00ED2292">
            <w:pPr>
              <w:rPr>
                <w:sz w:val="20"/>
                <w:highlight w:val="magenta"/>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1EC0DC63"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0D6CAD3" w14:textId="77777777" w:rsidR="00415758" w:rsidRPr="00D66D5D" w:rsidRDefault="00415758" w:rsidP="00DE3E21">
            <w:pPr>
              <w:rPr>
                <w:sz w:val="20"/>
              </w:rPr>
            </w:pPr>
            <w:r w:rsidRPr="00D66D5D">
              <w:rPr>
                <w:sz w:val="20"/>
              </w:rPr>
              <w:t>Event-Timestamp</w:t>
            </w:r>
          </w:p>
        </w:tc>
        <w:tc>
          <w:tcPr>
            <w:tcW w:w="2740" w:type="dxa"/>
            <w:tcBorders>
              <w:top w:val="single" w:sz="4" w:space="0" w:color="auto"/>
              <w:left w:val="single" w:sz="4" w:space="0" w:color="auto"/>
              <w:bottom w:val="single" w:sz="4" w:space="0" w:color="auto"/>
              <w:right w:val="single" w:sz="4" w:space="0" w:color="auto"/>
            </w:tcBorders>
          </w:tcPr>
          <w:p w14:paraId="1B2FC42A"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2854BFD" w14:textId="48ACDE4E" w:rsidR="00415758" w:rsidRPr="00D66D5D" w:rsidRDefault="00415758" w:rsidP="00ED2292">
            <w:pPr>
              <w:rPr>
                <w:sz w:val="20"/>
                <w:highlight w:val="magenta"/>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660AB0A8"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7D393A2" w14:textId="77777777" w:rsidR="00415758" w:rsidRPr="00D66D5D" w:rsidRDefault="00415758" w:rsidP="00DE3E21">
            <w:pPr>
              <w:rPr>
                <w:sz w:val="20"/>
              </w:rPr>
            </w:pPr>
            <w:r w:rsidRPr="00D66D5D">
              <w:rPr>
                <w:sz w:val="20"/>
              </w:rPr>
              <w:t>Subscription-Id</w:t>
            </w:r>
          </w:p>
        </w:tc>
        <w:tc>
          <w:tcPr>
            <w:tcW w:w="2740" w:type="dxa"/>
            <w:tcBorders>
              <w:top w:val="single" w:sz="4" w:space="0" w:color="auto"/>
              <w:left w:val="single" w:sz="4" w:space="0" w:color="auto"/>
              <w:bottom w:val="single" w:sz="4" w:space="0" w:color="auto"/>
              <w:right w:val="single" w:sz="4" w:space="0" w:color="auto"/>
            </w:tcBorders>
          </w:tcPr>
          <w:p w14:paraId="3F617718" w14:textId="72704FBB" w:rsidR="00E55B9A" w:rsidRPr="00D66D5D" w:rsidRDefault="00E55B9A" w:rsidP="00ED2292">
            <w:pPr>
              <w:rPr>
                <w:sz w:val="20"/>
              </w:rPr>
            </w:pPr>
            <w:r w:rsidRPr="00D66D5D">
              <w:rPr>
                <w:b/>
                <w:sz w:val="20"/>
              </w:rPr>
              <w:t xml:space="preserve">BoBo </w:t>
            </w:r>
            <w:r w:rsidR="00207C30" w:rsidRPr="00D66D5D">
              <w:rPr>
                <w:b/>
                <w:sz w:val="20"/>
              </w:rPr>
              <w:t xml:space="preserve">&amp; Partner </w:t>
            </w:r>
            <w:r w:rsidRPr="00D66D5D">
              <w:rPr>
                <w:b/>
                <w:sz w:val="20"/>
              </w:rPr>
              <w:t>Payment:</w:t>
            </w:r>
            <w:r w:rsidRPr="00D66D5D">
              <w:rPr>
                <w:sz w:val="20"/>
              </w:rPr>
              <w:t xml:space="preserve"> Using the value of the Confirm operation’s transactionId, PSEP obtains the ‘phoneNumber’ from the </w:t>
            </w:r>
            <w:r w:rsidR="00281C6C" w:rsidRPr="00D66D5D">
              <w:rPr>
                <w:sz w:val="20"/>
              </w:rPr>
              <w:t>‘</w:t>
            </w:r>
            <w:r w:rsidRPr="00D66D5D">
              <w:rPr>
                <w:sz w:val="20"/>
              </w:rPr>
              <w:t>authorized</w:t>
            </w:r>
            <w:r w:rsidR="00281C6C" w:rsidRPr="00D66D5D">
              <w:rPr>
                <w:sz w:val="20"/>
              </w:rPr>
              <w:t>’</w:t>
            </w:r>
            <w:r w:rsidRPr="00D66D5D">
              <w:rPr>
                <w:sz w:val="20"/>
              </w:rPr>
              <w:t xml:space="preserve"> Authorize payment transaction information. </w:t>
            </w:r>
          </w:p>
          <w:p w14:paraId="65B7E188" w14:textId="608440BA" w:rsidR="00415758" w:rsidRPr="00D66D5D" w:rsidRDefault="00E55B9A" w:rsidP="00ED2292">
            <w:pPr>
              <w:rPr>
                <w:sz w:val="20"/>
              </w:rPr>
            </w:pPr>
            <w:r w:rsidRPr="00D66D5D">
              <w:rPr>
                <w:b/>
                <w:sz w:val="20"/>
              </w:rPr>
              <w:t>GCB Payment:</w:t>
            </w:r>
            <w:r w:rsidRPr="00D66D5D">
              <w:rPr>
                <w:sz w:val="20"/>
              </w:rPr>
              <w:t xml:space="preserve"> </w:t>
            </w:r>
            <w:r w:rsidR="00CD24FC" w:rsidRPr="00D66D5D">
              <w:rPr>
                <w:sz w:val="20"/>
              </w:rPr>
              <w:t xml:space="preserve">Using the value of the Charge operation’s CorrelationId, PSEP obtains the ‘phoneNumber’ from the </w:t>
            </w:r>
            <w:r w:rsidR="00281C6C" w:rsidRPr="00D66D5D">
              <w:rPr>
                <w:sz w:val="20"/>
              </w:rPr>
              <w:t>‘</w:t>
            </w:r>
            <w:r w:rsidR="00CD24FC" w:rsidRPr="00D66D5D">
              <w:rPr>
                <w:sz w:val="20"/>
              </w:rPr>
              <w:t>authorized</w:t>
            </w:r>
            <w:r w:rsidR="00281C6C" w:rsidRPr="00D66D5D">
              <w:rPr>
                <w:sz w:val="20"/>
              </w:rPr>
              <w:t>’</w:t>
            </w:r>
            <w:r w:rsidR="00CD24FC" w:rsidRPr="00D66D5D">
              <w:rPr>
                <w:sz w:val="20"/>
              </w:rPr>
              <w:t xml:space="preserve"> Auth payment transaction information where the ‘phoneNumber’ is determined from the Auth operation’s ‘OperatorUserToken’ field.</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A541085" w14:textId="27459132" w:rsidR="00415758" w:rsidRPr="00D66D5D" w:rsidRDefault="00415758" w:rsidP="00ED2292">
            <w:pPr>
              <w:rPr>
                <w:sz w:val="20"/>
                <w:highlight w:val="magenta"/>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3BC79C52" w14:textId="77777777" w:rsidTr="00817524">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13C36A5" w14:textId="77777777" w:rsidR="00415758" w:rsidRPr="00D66D5D" w:rsidRDefault="00415758" w:rsidP="00DE3E21">
            <w:pPr>
              <w:rPr>
                <w:sz w:val="20"/>
              </w:rPr>
            </w:pPr>
            <w:r w:rsidRPr="00D66D5D">
              <w:rPr>
                <w:sz w:val="20"/>
              </w:rPr>
              <w:t>Service-Identifier</w:t>
            </w:r>
          </w:p>
        </w:tc>
        <w:tc>
          <w:tcPr>
            <w:tcW w:w="2740" w:type="dxa"/>
            <w:tcBorders>
              <w:top w:val="single" w:sz="4" w:space="0" w:color="auto"/>
              <w:left w:val="single" w:sz="4" w:space="0" w:color="auto"/>
              <w:bottom w:val="single" w:sz="4" w:space="0" w:color="auto"/>
              <w:right w:val="single" w:sz="4" w:space="0" w:color="auto"/>
            </w:tcBorders>
          </w:tcPr>
          <w:p w14:paraId="5E093E84" w14:textId="77777777" w:rsidR="00415758" w:rsidRPr="00D66D5D" w:rsidRDefault="00415758"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3B04158" w14:textId="77777777" w:rsidR="00415758" w:rsidRPr="00D66D5D" w:rsidRDefault="00415758"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415758" w:rsidRPr="00D66D5D" w14:paraId="2ABA8850" w14:textId="77777777" w:rsidTr="002A79D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327FDEA" w14:textId="77777777" w:rsidR="00415758" w:rsidRPr="00D66D5D" w:rsidRDefault="00415758" w:rsidP="00DE3E21">
            <w:pPr>
              <w:rPr>
                <w:sz w:val="20"/>
              </w:rPr>
            </w:pPr>
            <w:r w:rsidRPr="00D66D5D">
              <w:rPr>
                <w:sz w:val="20"/>
              </w:rPr>
              <w:t>Termination-Cause</w:t>
            </w:r>
          </w:p>
        </w:tc>
        <w:tc>
          <w:tcPr>
            <w:tcW w:w="2740" w:type="dxa"/>
            <w:tcBorders>
              <w:top w:val="single" w:sz="4" w:space="0" w:color="auto"/>
              <w:left w:val="single" w:sz="4" w:space="0" w:color="auto"/>
              <w:bottom w:val="single" w:sz="4" w:space="0" w:color="auto"/>
              <w:right w:val="single" w:sz="4" w:space="0" w:color="auto"/>
            </w:tcBorders>
          </w:tcPr>
          <w:p w14:paraId="1AB3E6B0" w14:textId="441F33BE" w:rsidR="00415758" w:rsidRPr="00D66D5D" w:rsidRDefault="00207C30"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2A5B918" w14:textId="32DFEFE0" w:rsidR="00415758" w:rsidRPr="00D66D5D" w:rsidRDefault="00415758"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CD24FC" w:rsidRPr="00D66D5D" w14:paraId="7608A3CF" w14:textId="77777777" w:rsidTr="00B45DE7">
        <w:trPr>
          <w:cantSplit/>
          <w:trHeight w:val="836"/>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E038F7D" w14:textId="77777777" w:rsidR="00CD24FC" w:rsidRPr="00D66D5D" w:rsidRDefault="00CD24FC" w:rsidP="00DE3E21">
            <w:pPr>
              <w:rPr>
                <w:sz w:val="20"/>
              </w:rPr>
            </w:pPr>
            <w:r w:rsidRPr="00D66D5D">
              <w:rPr>
                <w:sz w:val="20"/>
              </w:rPr>
              <w:lastRenderedPageBreak/>
              <w:t>Used-Service-Unit</w:t>
            </w:r>
          </w:p>
        </w:tc>
        <w:tc>
          <w:tcPr>
            <w:tcW w:w="2740" w:type="dxa"/>
            <w:tcBorders>
              <w:top w:val="single" w:sz="4" w:space="0" w:color="auto"/>
              <w:left w:val="single" w:sz="4" w:space="0" w:color="auto"/>
              <w:bottom w:val="single" w:sz="4" w:space="0" w:color="auto"/>
              <w:right w:val="single" w:sz="4" w:space="0" w:color="auto"/>
            </w:tcBorders>
          </w:tcPr>
          <w:p w14:paraId="60245B28" w14:textId="410F7575" w:rsidR="00CD24FC" w:rsidRPr="00D66D5D" w:rsidRDefault="00CD24FC" w:rsidP="00ED2292">
            <w:pPr>
              <w:rPr>
                <w:sz w:val="20"/>
              </w:rPr>
            </w:pPr>
            <w:r w:rsidRPr="00D66D5D">
              <w:rPr>
                <w:b/>
                <w:sz w:val="20"/>
              </w:rPr>
              <w:t xml:space="preserve">BoBo </w:t>
            </w:r>
            <w:r w:rsidR="00207C30" w:rsidRPr="00D66D5D">
              <w:rPr>
                <w:b/>
                <w:sz w:val="20"/>
              </w:rPr>
              <w:t xml:space="preserve">&amp; Partner </w:t>
            </w:r>
            <w:r w:rsidRPr="00D66D5D">
              <w:rPr>
                <w:b/>
                <w:sz w:val="20"/>
              </w:rPr>
              <w:t>Payment:</w:t>
            </w:r>
            <w:r w:rsidRPr="00D66D5D">
              <w:rPr>
                <w:sz w:val="20"/>
              </w:rPr>
              <w:t xml:space="preserve"> </w:t>
            </w:r>
            <w:r w:rsidR="00B45DE7" w:rsidRPr="00D66D5D">
              <w:rPr>
                <w:sz w:val="20"/>
              </w:rPr>
              <w:t xml:space="preserve">Using the value of the Confirm operation’s transactionId, PSEP populates this value with the “total amount” from the ‘grossCost’ (LineItem object) in the </w:t>
            </w:r>
            <w:r w:rsidR="00905BEE" w:rsidRPr="00D66D5D">
              <w:rPr>
                <w:sz w:val="20"/>
              </w:rPr>
              <w:t>‘</w:t>
            </w:r>
            <w:r w:rsidR="00B45DE7" w:rsidRPr="00D66D5D">
              <w:rPr>
                <w:sz w:val="20"/>
              </w:rPr>
              <w:t>authorized</w:t>
            </w:r>
            <w:r w:rsidR="00905BEE" w:rsidRPr="00D66D5D">
              <w:rPr>
                <w:sz w:val="20"/>
              </w:rPr>
              <w:t>’</w:t>
            </w:r>
            <w:r w:rsidR="00B45DE7" w:rsidRPr="00D66D5D">
              <w:rPr>
                <w:sz w:val="20"/>
              </w:rPr>
              <w:t xml:space="preserve"> Authorize payment transaction information.</w:t>
            </w:r>
          </w:p>
          <w:p w14:paraId="69A4B4D4" w14:textId="3D75F87A" w:rsidR="00B45DE7" w:rsidRPr="00D66D5D" w:rsidRDefault="00B45DE7" w:rsidP="00ED2292">
            <w:pPr>
              <w:rPr>
                <w:sz w:val="20"/>
              </w:rPr>
            </w:pPr>
            <w:r w:rsidRPr="00D66D5D">
              <w:rPr>
                <w:b/>
                <w:sz w:val="20"/>
              </w:rPr>
              <w:t>GCB Payment:</w:t>
            </w:r>
            <w:r w:rsidRPr="00D66D5D">
              <w:rPr>
                <w:sz w:val="20"/>
              </w:rPr>
              <w:t xml:space="preserve"> Using the value of the Charge operation’s CorrelationId, PSEP obtains the ‘ItemPrice’ and ‘Tax’ from the </w:t>
            </w:r>
            <w:r w:rsidR="00905BEE" w:rsidRPr="00D66D5D">
              <w:rPr>
                <w:sz w:val="20"/>
              </w:rPr>
              <w:t>‘</w:t>
            </w:r>
            <w:r w:rsidRPr="00D66D5D">
              <w:rPr>
                <w:sz w:val="20"/>
              </w:rPr>
              <w:t>authorized</w:t>
            </w:r>
            <w:r w:rsidR="00905BEE" w:rsidRPr="00D66D5D">
              <w:rPr>
                <w:sz w:val="20"/>
              </w:rPr>
              <w:t>’</w:t>
            </w:r>
            <w:r w:rsidRPr="00D66D5D">
              <w:rPr>
                <w:sz w:val="20"/>
              </w:rPr>
              <w:t xml:space="preserve"> Auth payment transaction information. The ‘ItemPrice’ and ‘Tax’ values are converted to the values format required in the AVP and summed together to create the “total amount”.</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EBA241F" w14:textId="77777777" w:rsidR="00CD24FC" w:rsidRPr="00D66D5D" w:rsidRDefault="00CD24FC" w:rsidP="00ED2292">
            <w:pPr>
              <w:rPr>
                <w:sz w:val="20"/>
              </w:rPr>
            </w:pPr>
            <w:r w:rsidRPr="00D66D5D">
              <w:rPr>
                <w:sz w:val="20"/>
              </w:rPr>
              <w:t xml:space="preserve">See Section </w:t>
            </w:r>
            <w:r w:rsidRPr="00D66D5D">
              <w:rPr>
                <w:sz w:val="20"/>
              </w:rPr>
              <w:fldChar w:fldCharType="begin"/>
            </w:r>
            <w:r w:rsidRPr="00D66D5D">
              <w:rPr>
                <w:sz w:val="20"/>
              </w:rPr>
              <w:instrText xml:space="preserve"> REF _Ref233699479 \w \p \h </w:instrText>
            </w:r>
            <w:r w:rsidRPr="00D66D5D">
              <w:rPr>
                <w:sz w:val="20"/>
              </w:rPr>
            </w:r>
            <w:r w:rsidRPr="00D66D5D">
              <w:rPr>
                <w:sz w:val="20"/>
              </w:rPr>
              <w:fldChar w:fldCharType="separate"/>
            </w:r>
            <w:r w:rsidR="00517227">
              <w:rPr>
                <w:sz w:val="20"/>
              </w:rPr>
              <w:t>4.3.1 above</w:t>
            </w:r>
            <w:r w:rsidRPr="00D66D5D">
              <w:rPr>
                <w:sz w:val="20"/>
              </w:rPr>
              <w:fldChar w:fldCharType="end"/>
            </w:r>
            <w:r w:rsidRPr="00D66D5D">
              <w:rPr>
                <w:sz w:val="20"/>
              </w:rPr>
              <w:t xml:space="preserve"> for further details on this AVP.</w:t>
            </w:r>
          </w:p>
        </w:tc>
      </w:tr>
      <w:tr w:rsidR="00060681" w:rsidRPr="00D66D5D" w14:paraId="4D73E5C2" w14:textId="77777777" w:rsidTr="00650A21">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01DF60D" w14:textId="3FAEC272" w:rsidR="00060681" w:rsidRPr="00152DB8" w:rsidRDefault="00185220" w:rsidP="00DE3E21">
            <w:pPr>
              <w:rPr>
                <w:b/>
                <w:sz w:val="20"/>
              </w:rPr>
            </w:pPr>
            <w:r w:rsidRPr="00152DB8">
              <w:rPr>
                <w:b/>
                <w:sz w:val="20"/>
              </w:rPr>
              <w:t>Partner-ID</w:t>
            </w:r>
          </w:p>
        </w:tc>
        <w:tc>
          <w:tcPr>
            <w:tcW w:w="2740" w:type="dxa"/>
            <w:tcBorders>
              <w:top w:val="single" w:sz="4" w:space="0" w:color="auto"/>
              <w:left w:val="single" w:sz="4" w:space="0" w:color="auto"/>
              <w:bottom w:val="single" w:sz="4" w:space="0" w:color="auto"/>
              <w:right w:val="single" w:sz="4" w:space="0" w:color="auto"/>
            </w:tcBorders>
          </w:tcPr>
          <w:p w14:paraId="0A42415A" w14:textId="158FC9B9" w:rsidR="00060681" w:rsidRPr="00D66D5D" w:rsidRDefault="008E76C5" w:rsidP="00ED2292">
            <w:pPr>
              <w:rPr>
                <w:sz w:val="20"/>
              </w:rPr>
            </w:pPr>
            <w:r>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AD1CB60" w14:textId="34FFEF7C" w:rsidR="00060681" w:rsidRPr="00D66D5D" w:rsidRDefault="003F4F96" w:rsidP="00ED2292">
            <w:pPr>
              <w:rPr>
                <w:sz w:val="20"/>
              </w:rPr>
            </w:pPr>
            <w:r w:rsidRPr="00D66D5D">
              <w:rPr>
                <w:sz w:val="20"/>
              </w:rPr>
              <w:t xml:space="preserve">See Section </w:t>
            </w:r>
            <w:r w:rsidRPr="00D66D5D">
              <w:rPr>
                <w:sz w:val="20"/>
              </w:rPr>
              <w:fldChar w:fldCharType="begin"/>
            </w:r>
            <w:r w:rsidRPr="00D66D5D">
              <w:rPr>
                <w:sz w:val="20"/>
              </w:rPr>
              <w:instrText xml:space="preserve"> REF _Ref233699916 \w \p \h </w:instrText>
            </w:r>
            <w:r w:rsidRPr="00D66D5D">
              <w:rPr>
                <w:sz w:val="20"/>
              </w:rPr>
            </w:r>
            <w:r w:rsidRPr="00D66D5D">
              <w:rPr>
                <w:sz w:val="20"/>
              </w:rPr>
              <w:fldChar w:fldCharType="separate"/>
            </w:r>
            <w:r w:rsidR="00517227">
              <w:rPr>
                <w:sz w:val="20"/>
              </w:rPr>
              <w:t>4.3.2 above</w:t>
            </w:r>
            <w:r w:rsidRPr="00D66D5D">
              <w:rPr>
                <w:sz w:val="20"/>
              </w:rPr>
              <w:fldChar w:fldCharType="end"/>
            </w:r>
            <w:r w:rsidRPr="00D66D5D">
              <w:rPr>
                <w:sz w:val="20"/>
              </w:rPr>
              <w:t xml:space="preserve"> for further details on this AVP.</w:t>
            </w:r>
          </w:p>
        </w:tc>
      </w:tr>
      <w:tr w:rsidR="00060681" w:rsidRPr="00D66D5D" w14:paraId="6EF0ADB4" w14:textId="77777777" w:rsidTr="00650A21">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242330B" w14:textId="77777777" w:rsidR="00060681" w:rsidRPr="00152DB8" w:rsidRDefault="00060681" w:rsidP="00DE3E21">
            <w:pPr>
              <w:rPr>
                <w:b/>
                <w:sz w:val="20"/>
              </w:rPr>
            </w:pPr>
            <w:r w:rsidRPr="00152DB8">
              <w:rPr>
                <w:b/>
                <w:sz w:val="20"/>
              </w:rPr>
              <w:t>Content-Description</w:t>
            </w:r>
          </w:p>
        </w:tc>
        <w:tc>
          <w:tcPr>
            <w:tcW w:w="2740" w:type="dxa"/>
            <w:tcBorders>
              <w:top w:val="single" w:sz="4" w:space="0" w:color="auto"/>
              <w:left w:val="single" w:sz="4" w:space="0" w:color="auto"/>
              <w:bottom w:val="single" w:sz="4" w:space="0" w:color="auto"/>
              <w:right w:val="single" w:sz="4" w:space="0" w:color="auto"/>
            </w:tcBorders>
          </w:tcPr>
          <w:p w14:paraId="70AD1897" w14:textId="37D1D0CA" w:rsidR="00060681" w:rsidRPr="00D66D5D" w:rsidRDefault="00060681" w:rsidP="00ED2292">
            <w:pPr>
              <w:rPr>
                <w:sz w:val="20"/>
              </w:rPr>
            </w:pPr>
            <w:r w:rsidRPr="00D66D5D">
              <w:rPr>
                <w:b/>
                <w:sz w:val="20"/>
              </w:rPr>
              <w:t xml:space="preserve">BoBo </w:t>
            </w:r>
            <w:r w:rsidR="00207C30" w:rsidRPr="00D66D5D">
              <w:rPr>
                <w:b/>
                <w:sz w:val="20"/>
              </w:rPr>
              <w:t xml:space="preserve">&amp; Partner </w:t>
            </w:r>
            <w:r w:rsidRPr="00D66D5D">
              <w:rPr>
                <w:b/>
                <w:sz w:val="20"/>
              </w:rPr>
              <w:t>Payment:</w:t>
            </w:r>
            <w:r w:rsidRPr="00D66D5D">
              <w:rPr>
                <w:sz w:val="20"/>
              </w:rPr>
              <w:t xml:space="preserve"> </w:t>
            </w:r>
            <w:r w:rsidR="00817524" w:rsidRPr="00D66D5D">
              <w:rPr>
                <w:sz w:val="20"/>
              </w:rPr>
              <w:t xml:space="preserve">If the </w:t>
            </w:r>
            <w:ins w:id="1250" w:author="Andrew Wulff" w:date="2017-06-27T08:14:00Z">
              <w:r w:rsidR="00C709EA">
                <w:rPr>
                  <w:sz w:val="20"/>
                </w:rPr>
                <w:t xml:space="preserve">transaction’s </w:t>
              </w:r>
            </w:ins>
            <w:r w:rsidR="00817524" w:rsidRPr="00D66D5D">
              <w:rPr>
                <w:sz w:val="20"/>
              </w:rPr>
              <w:t xml:space="preserve">‘description’ </w:t>
            </w:r>
            <w:del w:id="1251" w:author="Andrew Wulff" w:date="2017-06-27T08:14:00Z">
              <w:r w:rsidR="00817524" w:rsidRPr="00D66D5D" w:rsidDel="00C709EA">
                <w:rPr>
                  <w:sz w:val="20"/>
                </w:rPr>
                <w:delText>(LineItem object)</w:delText>
              </w:r>
            </w:del>
            <w:r w:rsidR="00817524" w:rsidRPr="00D66D5D">
              <w:rPr>
                <w:sz w:val="20"/>
              </w:rPr>
              <w:t xml:space="preserve"> is provided in the Confirm operation, this </w:t>
            </w:r>
            <w:del w:id="1252" w:author="Andrew Wulff" w:date="2017-06-27T08:15:00Z">
              <w:r w:rsidR="00817524" w:rsidRPr="00D66D5D" w:rsidDel="00AD21CB">
                <w:rPr>
                  <w:sz w:val="20"/>
                </w:rPr>
                <w:delText xml:space="preserve">AVP contains </w:delText>
              </w:r>
            </w:del>
            <w:del w:id="1253" w:author="Andrew Wulff" w:date="2017-06-27T08:16:00Z">
              <w:r w:rsidR="00817524" w:rsidRPr="00D66D5D" w:rsidDel="00AD21CB">
                <w:rPr>
                  <w:sz w:val="20"/>
                </w:rPr>
                <w:delText xml:space="preserve">the </w:delText>
              </w:r>
            </w:del>
            <w:r w:rsidR="00817524" w:rsidRPr="00D66D5D">
              <w:rPr>
                <w:sz w:val="20"/>
              </w:rPr>
              <w:t>‘description’ value</w:t>
            </w:r>
            <w:ins w:id="1254" w:author="Andrew Wulff" w:date="2017-06-27T08:16:00Z">
              <w:r w:rsidR="00AD21CB">
                <w:rPr>
                  <w:sz w:val="20"/>
                </w:rPr>
                <w:t xml:space="preserve"> is ignored and instead,</w:t>
              </w:r>
            </w:ins>
            <w:del w:id="1255" w:author="Andrew Wulff" w:date="2017-06-27T08:16:00Z">
              <w:r w:rsidR="00817524" w:rsidRPr="00D66D5D" w:rsidDel="00AD21CB">
                <w:rPr>
                  <w:sz w:val="20"/>
                </w:rPr>
                <w:delText>.</w:delText>
              </w:r>
            </w:del>
            <w:r w:rsidR="00817524" w:rsidRPr="00D66D5D">
              <w:rPr>
                <w:sz w:val="20"/>
              </w:rPr>
              <w:t xml:space="preserve"> </w:t>
            </w:r>
            <w:del w:id="1256" w:author="Andrew Wulff" w:date="2017-06-27T08:16:00Z">
              <w:r w:rsidR="00817524" w:rsidRPr="00D66D5D" w:rsidDel="00AD21CB">
                <w:rPr>
                  <w:sz w:val="20"/>
                </w:rPr>
                <w:delText xml:space="preserve"> Otherwise,</w:delText>
              </w:r>
              <w:r w:rsidR="00905BEE" w:rsidRPr="00D66D5D" w:rsidDel="00AD21CB">
                <w:rPr>
                  <w:sz w:val="20"/>
                </w:rPr>
                <w:delText xml:space="preserve"> </w:delText>
              </w:r>
            </w:del>
            <w:r w:rsidR="00E73393" w:rsidRPr="00D66D5D">
              <w:rPr>
                <w:sz w:val="20"/>
              </w:rPr>
              <w:t xml:space="preserve">using the value of the Confirm operation’s transactionId, PSEP </w:t>
            </w:r>
            <w:r w:rsidR="00817524" w:rsidRPr="00D66D5D">
              <w:rPr>
                <w:sz w:val="20"/>
              </w:rPr>
              <w:t xml:space="preserve">populates this AVP from the </w:t>
            </w:r>
            <w:ins w:id="1257" w:author="Andrew Wulff" w:date="2017-06-27T08:16:00Z">
              <w:r w:rsidR="00AD21CB">
                <w:rPr>
                  <w:sz w:val="20"/>
                </w:rPr>
                <w:t xml:space="preserve">transaction’s </w:t>
              </w:r>
            </w:ins>
            <w:r w:rsidR="00817524" w:rsidRPr="00D66D5D">
              <w:rPr>
                <w:sz w:val="20"/>
              </w:rPr>
              <w:t xml:space="preserve">‘description’ </w:t>
            </w:r>
            <w:del w:id="1258" w:author="Andrew Wulff" w:date="2017-06-27T08:16:00Z">
              <w:r w:rsidR="00817524" w:rsidRPr="00D66D5D" w:rsidDel="00AD21CB">
                <w:rPr>
                  <w:sz w:val="20"/>
                </w:rPr>
                <w:delText xml:space="preserve">(LineItem object) </w:delText>
              </w:r>
            </w:del>
            <w:r w:rsidR="00817524" w:rsidRPr="00D66D5D">
              <w:rPr>
                <w:sz w:val="20"/>
              </w:rPr>
              <w:t xml:space="preserve">in the </w:t>
            </w:r>
            <w:r w:rsidR="00E73393" w:rsidRPr="00D66D5D">
              <w:rPr>
                <w:sz w:val="20"/>
              </w:rPr>
              <w:t>‘</w:t>
            </w:r>
            <w:r w:rsidR="00817524" w:rsidRPr="00D66D5D">
              <w:rPr>
                <w:sz w:val="20"/>
              </w:rPr>
              <w:t>authorized</w:t>
            </w:r>
            <w:r w:rsidR="00E73393" w:rsidRPr="00D66D5D">
              <w:rPr>
                <w:sz w:val="20"/>
              </w:rPr>
              <w:t>’ Authorize payment transaction</w:t>
            </w:r>
            <w:r w:rsidR="00281C6C" w:rsidRPr="00D66D5D">
              <w:rPr>
                <w:sz w:val="20"/>
              </w:rPr>
              <w:t xml:space="preserve"> information</w:t>
            </w:r>
            <w:ins w:id="1259" w:author="Andrew Wulff" w:date="2017-06-27T10:09:00Z">
              <w:r w:rsidR="002C4822">
                <w:rPr>
                  <w:sz w:val="20"/>
                </w:rPr>
                <w:t>, as defined in Figure 2 of section 3 in Reference [</w:t>
              </w:r>
              <w:r w:rsidR="002C4822">
                <w:rPr>
                  <w:sz w:val="20"/>
                </w:rPr>
                <w:fldChar w:fldCharType="begin"/>
              </w:r>
              <w:r w:rsidR="002C4822">
                <w:rPr>
                  <w:sz w:val="20"/>
                </w:rPr>
                <w:instrText xml:space="preserve"> REF _Ref360170103 \w \h </w:instrText>
              </w:r>
            </w:ins>
            <w:r w:rsidR="002C4822">
              <w:rPr>
                <w:sz w:val="20"/>
              </w:rPr>
            </w:r>
            <w:ins w:id="1260" w:author="Andrew Wulff" w:date="2017-06-27T10:09:00Z">
              <w:r w:rsidR="002C4822">
                <w:rPr>
                  <w:sz w:val="20"/>
                </w:rPr>
                <w:fldChar w:fldCharType="separate"/>
              </w:r>
            </w:ins>
            <w:r w:rsidR="002C4822">
              <w:rPr>
                <w:sz w:val="20"/>
              </w:rPr>
              <w:t>17</w:t>
            </w:r>
            <w:ins w:id="1261" w:author="Andrew Wulff" w:date="2017-06-27T10:09:00Z">
              <w:r w:rsidR="002C4822">
                <w:rPr>
                  <w:sz w:val="20"/>
                </w:rPr>
                <w:fldChar w:fldCharType="end"/>
              </w:r>
              <w:r w:rsidR="002C4822">
                <w:rPr>
                  <w:sz w:val="20"/>
                </w:rPr>
                <w:t>]</w:t>
              </w:r>
            </w:ins>
            <w:r w:rsidR="00817524" w:rsidRPr="00D66D5D">
              <w:rPr>
                <w:sz w:val="20"/>
              </w:rPr>
              <w:t>.</w:t>
            </w:r>
          </w:p>
          <w:p w14:paraId="3B9552C4" w14:textId="6F3CAF18" w:rsidR="00060681" w:rsidRPr="00D66D5D" w:rsidRDefault="00060681" w:rsidP="00ED2292">
            <w:pPr>
              <w:rPr>
                <w:sz w:val="20"/>
              </w:rPr>
            </w:pPr>
            <w:r w:rsidRPr="00D66D5D">
              <w:rPr>
                <w:b/>
                <w:sz w:val="20"/>
              </w:rPr>
              <w:t>GCB Payment:</w:t>
            </w:r>
            <w:r w:rsidRPr="00D66D5D">
              <w:rPr>
                <w:sz w:val="20"/>
              </w:rPr>
              <w:t xml:space="preserve"> </w:t>
            </w:r>
            <w:r w:rsidR="00817524" w:rsidRPr="00D66D5D">
              <w:rPr>
                <w:sz w:val="20"/>
              </w:rPr>
              <w:t xml:space="preserve">Using the value of the </w:t>
            </w:r>
            <w:r w:rsidR="00BF37B7" w:rsidRPr="00D66D5D">
              <w:rPr>
                <w:sz w:val="20"/>
              </w:rPr>
              <w:t>Charge</w:t>
            </w:r>
            <w:r w:rsidR="00817524" w:rsidRPr="00D66D5D">
              <w:rPr>
                <w:sz w:val="20"/>
              </w:rPr>
              <w:t xml:space="preserve"> operation</w:t>
            </w:r>
            <w:r w:rsidR="00BF37B7" w:rsidRPr="00D66D5D">
              <w:rPr>
                <w:sz w:val="20"/>
              </w:rPr>
              <w:t>’s</w:t>
            </w:r>
            <w:r w:rsidR="00817524" w:rsidRPr="00D66D5D">
              <w:rPr>
                <w:sz w:val="20"/>
              </w:rPr>
              <w:t xml:space="preserve"> CorrelationId, PSEP obtains the “description” from the </w:t>
            </w:r>
            <w:r w:rsidR="00E73393" w:rsidRPr="00D66D5D">
              <w:rPr>
                <w:sz w:val="20"/>
              </w:rPr>
              <w:t>‘</w:t>
            </w:r>
            <w:r w:rsidR="00817524" w:rsidRPr="00D66D5D">
              <w:rPr>
                <w:sz w:val="20"/>
              </w:rPr>
              <w:t>authorized</w:t>
            </w:r>
            <w:r w:rsidR="00E73393" w:rsidRPr="00D66D5D">
              <w:rPr>
                <w:sz w:val="20"/>
              </w:rPr>
              <w:t>’</w:t>
            </w:r>
            <w:r w:rsidR="00817524" w:rsidRPr="00D66D5D">
              <w:rPr>
                <w:sz w:val="20"/>
              </w:rPr>
              <w:t xml:space="preserve"> Auth </w:t>
            </w:r>
            <w:r w:rsidR="00905BEE" w:rsidRPr="00D66D5D">
              <w:rPr>
                <w:sz w:val="20"/>
              </w:rPr>
              <w:t xml:space="preserve">payment </w:t>
            </w:r>
            <w:r w:rsidR="00817524" w:rsidRPr="00D66D5D">
              <w:rPr>
                <w:sz w:val="20"/>
              </w:rPr>
              <w:t xml:space="preserve">transaction information, where the description is obtained from the </w:t>
            </w:r>
            <w:r w:rsidR="00905BEE" w:rsidRPr="00D66D5D">
              <w:rPr>
                <w:sz w:val="20"/>
              </w:rPr>
              <w:t xml:space="preserve">‘authorized’ </w:t>
            </w:r>
            <w:r w:rsidR="00817524" w:rsidRPr="00D66D5D">
              <w:rPr>
                <w:sz w:val="20"/>
              </w:rPr>
              <w:t>Auth operation’s ‘PaymentDescription’ field.</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A94F10F" w14:textId="77777777" w:rsidR="00060681" w:rsidRPr="00D66D5D" w:rsidRDefault="00060681" w:rsidP="00ED2292">
            <w:pPr>
              <w:rPr>
                <w:sz w:val="20"/>
              </w:rPr>
            </w:pPr>
            <w:r w:rsidRPr="00D66D5D">
              <w:rPr>
                <w:sz w:val="20"/>
              </w:rPr>
              <w:t xml:space="preserve">See Section </w:t>
            </w:r>
            <w:r w:rsidRPr="00D66D5D">
              <w:rPr>
                <w:sz w:val="20"/>
              </w:rPr>
              <w:fldChar w:fldCharType="begin"/>
            </w:r>
            <w:r w:rsidRPr="00D66D5D">
              <w:rPr>
                <w:sz w:val="20"/>
              </w:rPr>
              <w:instrText xml:space="preserve"> REF _Ref233699916 \w \p \h </w:instrText>
            </w:r>
            <w:r w:rsidRPr="00D66D5D">
              <w:rPr>
                <w:sz w:val="20"/>
              </w:rPr>
            </w:r>
            <w:r w:rsidRPr="00D66D5D">
              <w:rPr>
                <w:sz w:val="20"/>
              </w:rPr>
              <w:fldChar w:fldCharType="separate"/>
            </w:r>
            <w:r w:rsidR="00517227">
              <w:rPr>
                <w:sz w:val="20"/>
              </w:rPr>
              <w:t>4.3.2 above</w:t>
            </w:r>
            <w:r w:rsidRPr="00D66D5D">
              <w:rPr>
                <w:sz w:val="20"/>
              </w:rPr>
              <w:fldChar w:fldCharType="end"/>
            </w:r>
            <w:r w:rsidRPr="00D66D5D">
              <w:rPr>
                <w:sz w:val="20"/>
              </w:rPr>
              <w:t xml:space="preserve"> for further details on this AVP.</w:t>
            </w:r>
          </w:p>
        </w:tc>
      </w:tr>
      <w:tr w:rsidR="0016333D" w:rsidRPr="00D66D5D" w14:paraId="57CC9D6F" w14:textId="77777777" w:rsidTr="00767B83">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9544D82" w14:textId="77777777" w:rsidR="0016333D" w:rsidRPr="00152DB8" w:rsidRDefault="0016333D" w:rsidP="00DE3E21">
            <w:pPr>
              <w:rPr>
                <w:b/>
                <w:sz w:val="20"/>
              </w:rPr>
            </w:pPr>
            <w:r w:rsidRPr="00152DB8">
              <w:rPr>
                <w:b/>
                <w:sz w:val="20"/>
              </w:rPr>
              <w:lastRenderedPageBreak/>
              <w:t>Purchase-Category-Code</w:t>
            </w:r>
          </w:p>
        </w:tc>
        <w:tc>
          <w:tcPr>
            <w:tcW w:w="2740" w:type="dxa"/>
            <w:tcBorders>
              <w:top w:val="single" w:sz="4" w:space="0" w:color="auto"/>
              <w:left w:val="single" w:sz="4" w:space="0" w:color="auto"/>
              <w:bottom w:val="single" w:sz="4" w:space="0" w:color="auto"/>
              <w:right w:val="single" w:sz="4" w:space="0" w:color="auto"/>
            </w:tcBorders>
          </w:tcPr>
          <w:p w14:paraId="4FEAD5C5" w14:textId="18F3A52E" w:rsidR="0016333D" w:rsidRPr="00D66D5D" w:rsidRDefault="0016333D" w:rsidP="00ED2292">
            <w:pPr>
              <w:rPr>
                <w:sz w:val="20"/>
              </w:rPr>
            </w:pPr>
            <w:r w:rsidRPr="00D66D5D">
              <w:rPr>
                <w:b/>
                <w:sz w:val="20"/>
              </w:rPr>
              <w:t xml:space="preserve">BoBo &amp; Partner Payment: </w:t>
            </w:r>
            <w:r w:rsidRPr="00D66D5D">
              <w:rPr>
                <w:sz w:val="20"/>
              </w:rPr>
              <w:t>If the ‘purchaseCategoryCode’ (LineItem object) is provided in the Confirm operation, this AVP contains the ‘purchaseCategoryCode’ value.  Otherwise, using the value of the Confirm operation’s transactionId, PSEP populates this AVP from the ‘purchaseCategoryCode’ (LineItem object) in the ‘authorized’ Authorize payment transaction information.</w:t>
            </w:r>
          </w:p>
          <w:p w14:paraId="284FD300" w14:textId="2A83A9CF" w:rsidR="0016333D" w:rsidRPr="00D66D5D" w:rsidRDefault="0016333D" w:rsidP="00ED2292">
            <w:pPr>
              <w:rPr>
                <w:sz w:val="20"/>
              </w:rPr>
            </w:pPr>
            <w:r w:rsidRPr="00D66D5D">
              <w:rPr>
                <w:b/>
                <w:sz w:val="20"/>
              </w:rPr>
              <w:t>GCB Payment:</w:t>
            </w:r>
            <w:r w:rsidRPr="00D66D5D">
              <w:rPr>
                <w:sz w:val="20"/>
              </w:rPr>
              <w:t xml:space="preserve"> Using the value of the Charge operation’s CorrelationId, this AVP contains the Auth operation’s  ‘purchaseCategoryCode' that is created by AMP using the Auth operation’s ‘PaymentDescription field with descriptions prefix with “Google” being assigned one pre-defined ‘purchaseCategoryCode' and all others descriptions without “Google” prefix another pre-defined ‘purchaseCategoryCode'.</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95E7574" w14:textId="77777777" w:rsidR="0016333D" w:rsidRPr="00D66D5D" w:rsidRDefault="0016333D" w:rsidP="00ED2292">
            <w:pPr>
              <w:rPr>
                <w:sz w:val="20"/>
              </w:rPr>
            </w:pPr>
            <w:r w:rsidRPr="00D66D5D">
              <w:rPr>
                <w:sz w:val="20"/>
              </w:rPr>
              <w:t xml:space="preserve">See Section </w:t>
            </w:r>
            <w:r w:rsidRPr="00D66D5D">
              <w:rPr>
                <w:sz w:val="20"/>
              </w:rPr>
              <w:fldChar w:fldCharType="begin"/>
            </w:r>
            <w:r w:rsidRPr="00D66D5D">
              <w:rPr>
                <w:sz w:val="20"/>
              </w:rPr>
              <w:instrText xml:space="preserve"> REF _Ref233699916 \w \p \h </w:instrText>
            </w:r>
            <w:r w:rsidRPr="00D66D5D">
              <w:rPr>
                <w:sz w:val="20"/>
              </w:rPr>
            </w:r>
            <w:r w:rsidRPr="00D66D5D">
              <w:rPr>
                <w:sz w:val="20"/>
              </w:rPr>
              <w:fldChar w:fldCharType="separate"/>
            </w:r>
            <w:r w:rsidR="00517227">
              <w:rPr>
                <w:sz w:val="20"/>
              </w:rPr>
              <w:t>4.3.2 above</w:t>
            </w:r>
            <w:r w:rsidRPr="00D66D5D">
              <w:rPr>
                <w:sz w:val="20"/>
              </w:rPr>
              <w:fldChar w:fldCharType="end"/>
            </w:r>
            <w:r w:rsidRPr="00D66D5D">
              <w:rPr>
                <w:sz w:val="20"/>
              </w:rPr>
              <w:t xml:space="preserve"> for further details on this AVP.</w:t>
            </w:r>
          </w:p>
        </w:tc>
      </w:tr>
      <w:tr w:rsidR="0016333D" w:rsidRPr="00D66D5D" w14:paraId="6CE16657" w14:textId="77777777" w:rsidTr="00767B83">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FC0914D" w14:textId="77777777" w:rsidR="0016333D" w:rsidRPr="00152DB8" w:rsidRDefault="0016333D" w:rsidP="00DE3E21">
            <w:pPr>
              <w:rPr>
                <w:b/>
                <w:sz w:val="20"/>
              </w:rPr>
            </w:pPr>
            <w:r w:rsidRPr="00152DB8">
              <w:rPr>
                <w:b/>
                <w:sz w:val="20"/>
              </w:rPr>
              <w:t>Application-Type</w:t>
            </w:r>
          </w:p>
        </w:tc>
        <w:tc>
          <w:tcPr>
            <w:tcW w:w="2740" w:type="dxa"/>
            <w:tcBorders>
              <w:top w:val="single" w:sz="4" w:space="0" w:color="auto"/>
              <w:left w:val="single" w:sz="4" w:space="0" w:color="auto"/>
              <w:bottom w:val="single" w:sz="4" w:space="0" w:color="auto"/>
              <w:right w:val="single" w:sz="4" w:space="0" w:color="auto"/>
            </w:tcBorders>
          </w:tcPr>
          <w:p w14:paraId="799318FA" w14:textId="77777777" w:rsidR="0016333D" w:rsidRPr="00D66D5D" w:rsidRDefault="0016333D" w:rsidP="00ED2292">
            <w:pPr>
              <w:rPr>
                <w:sz w:val="20"/>
              </w:rPr>
            </w:pPr>
            <w:r w:rsidRPr="00D66D5D">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B321F24" w14:textId="77777777" w:rsidR="0016333D" w:rsidRPr="00D66D5D" w:rsidRDefault="0016333D" w:rsidP="00ED2292">
            <w:pPr>
              <w:rPr>
                <w:sz w:val="20"/>
              </w:rPr>
            </w:pPr>
            <w:r w:rsidRPr="00D66D5D">
              <w:rPr>
                <w:sz w:val="20"/>
              </w:rPr>
              <w:t xml:space="preserve">See Section </w:t>
            </w:r>
            <w:r w:rsidRPr="00D66D5D">
              <w:rPr>
                <w:sz w:val="20"/>
              </w:rPr>
              <w:fldChar w:fldCharType="begin"/>
            </w:r>
            <w:r w:rsidRPr="00D66D5D">
              <w:rPr>
                <w:sz w:val="20"/>
              </w:rPr>
              <w:instrText xml:space="preserve"> REF _Ref233699916 \w \p \h </w:instrText>
            </w:r>
            <w:r w:rsidRPr="00D66D5D">
              <w:rPr>
                <w:sz w:val="20"/>
              </w:rPr>
            </w:r>
            <w:r w:rsidRPr="00D66D5D">
              <w:rPr>
                <w:sz w:val="20"/>
              </w:rPr>
              <w:fldChar w:fldCharType="separate"/>
            </w:r>
            <w:r w:rsidR="00517227">
              <w:rPr>
                <w:sz w:val="20"/>
              </w:rPr>
              <w:t>4.3.2 above</w:t>
            </w:r>
            <w:r w:rsidRPr="00D66D5D">
              <w:rPr>
                <w:sz w:val="20"/>
              </w:rPr>
              <w:fldChar w:fldCharType="end"/>
            </w:r>
            <w:r w:rsidRPr="00D66D5D">
              <w:rPr>
                <w:sz w:val="20"/>
              </w:rPr>
              <w:t xml:space="preserve"> for further details on this AVP.</w:t>
            </w:r>
          </w:p>
        </w:tc>
      </w:tr>
    </w:tbl>
    <w:p w14:paraId="37594ABB" w14:textId="77777777" w:rsidR="00A241E7" w:rsidRPr="00D929DE" w:rsidRDefault="00A241E7" w:rsidP="00DE3E21"/>
    <w:p w14:paraId="1FD5065F" w14:textId="367842D1" w:rsidR="002A79DB" w:rsidRPr="00D929DE" w:rsidRDefault="007E595E" w:rsidP="00ED2292">
      <w:pPr>
        <w:pStyle w:val="Heading3"/>
      </w:pPr>
      <w:bookmarkStart w:id="1262" w:name="_Toc367633807"/>
      <w:r w:rsidRPr="00D929DE">
        <w:rPr>
          <w:rFonts w:eastAsia="MS Mincho"/>
        </w:rPr>
        <w:t>Field Mappings – CCA Method to</w:t>
      </w:r>
      <w:r w:rsidR="00A241E7" w:rsidRPr="00D929DE">
        <w:t xml:space="preserve"> Confirm </w:t>
      </w:r>
      <w:r w:rsidRPr="00D929DE">
        <w:t>Response</w:t>
      </w:r>
      <w:bookmarkEnd w:id="1262"/>
    </w:p>
    <w:p w14:paraId="4A623B5C" w14:textId="77777777" w:rsidR="00A241E7" w:rsidRPr="00D929DE" w:rsidRDefault="00A241E7" w:rsidP="00ED2292"/>
    <w:p w14:paraId="4FA050DD" w14:textId="7DC833F0" w:rsidR="007E595E" w:rsidRPr="00D929DE" w:rsidRDefault="007E595E" w:rsidP="00ED2292">
      <w:r w:rsidRPr="00D929DE">
        <w:t xml:space="preserve">The required Diameter Base protocol and Credit-Control Application AVPs in the CCA message for a Diameter Terminate-Confirm method are shown in the table below.  Also where applicable, the table indicates where the values of these AVPs are sourced from in the BoBo </w:t>
      </w:r>
      <w:r w:rsidR="00207C30" w:rsidRPr="00207C30">
        <w:t xml:space="preserve">&amp; Partner </w:t>
      </w:r>
      <w:r w:rsidRPr="00D929DE">
        <w:t xml:space="preserve">Payment Confirm request fields and GCB Payment Charge request fields.   </w:t>
      </w:r>
    </w:p>
    <w:p w14:paraId="544B1323" w14:textId="77777777" w:rsidR="007E595E" w:rsidRPr="00D929DE" w:rsidRDefault="007E595E" w:rsidP="00ED2292"/>
    <w:p w14:paraId="5F2A1249" w14:textId="77777777" w:rsidR="007E595E" w:rsidRPr="00D929DE" w:rsidRDefault="007E595E" w:rsidP="00ED2292">
      <w:r w:rsidRPr="00D929DE">
        <w:t>Unless indicated otherwise, all the AVPs are mandatory.</w:t>
      </w:r>
    </w:p>
    <w:p w14:paraId="599706A8" w14:textId="77777777" w:rsidR="00A241E7" w:rsidRPr="00D929DE" w:rsidRDefault="00A241E7"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A241E7" w:rsidRPr="002F6E8B" w14:paraId="4FFCC2A6" w14:textId="77777777" w:rsidTr="00ED25A0">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11E74907" w14:textId="77777777" w:rsidR="00A241E7" w:rsidRPr="002F6E8B" w:rsidRDefault="00A241E7" w:rsidP="002F6E8B">
            <w:pPr>
              <w:keepNext/>
              <w:jc w:val="center"/>
              <w:rPr>
                <w:rFonts w:ascii="Arial" w:hAnsi="Arial" w:cs="Arial"/>
                <w:sz w:val="20"/>
              </w:rPr>
            </w:pPr>
            <w:r w:rsidRPr="002F6E8B">
              <w:rPr>
                <w:rFonts w:ascii="Arial" w:hAnsi="Arial" w:cs="Arial"/>
                <w:sz w:val="20"/>
              </w:rPr>
              <w:lastRenderedPageBreak/>
              <w:t>CCA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70E95DE4" w14:textId="7773F6EF" w:rsidR="00A241E7" w:rsidRPr="002F6E8B" w:rsidRDefault="00A241E7" w:rsidP="002F6E8B">
            <w:pPr>
              <w:keepNext/>
              <w:jc w:val="center"/>
              <w:rPr>
                <w:rFonts w:ascii="Arial" w:hAnsi="Arial" w:cs="Arial"/>
                <w:sz w:val="20"/>
              </w:rPr>
            </w:pPr>
            <w:r w:rsidRPr="002F6E8B">
              <w:rPr>
                <w:rFonts w:ascii="Arial" w:hAnsi="Arial" w:cs="Arial"/>
                <w:sz w:val="20"/>
              </w:rPr>
              <w:t xml:space="preserve">Included in </w:t>
            </w:r>
            <w:r w:rsidR="007E595E" w:rsidRPr="002F6E8B">
              <w:rPr>
                <w:rFonts w:ascii="Arial" w:hAnsi="Arial" w:cs="Arial"/>
                <w:sz w:val="20"/>
              </w:rPr>
              <w:t>BoBo</w:t>
            </w:r>
            <w:r w:rsidR="004E2974" w:rsidRPr="002F6E8B">
              <w:rPr>
                <w:rFonts w:ascii="Arial" w:hAnsi="Arial" w:cs="Arial"/>
                <w:sz w:val="20"/>
              </w:rPr>
              <w:t xml:space="preserve"> &amp; Partner</w:t>
            </w:r>
            <w:r w:rsidR="007E595E" w:rsidRPr="002F6E8B">
              <w:rPr>
                <w:rFonts w:ascii="Arial" w:hAnsi="Arial" w:cs="Arial"/>
                <w:sz w:val="20"/>
              </w:rPr>
              <w:t xml:space="preserve"> Payment Confirm Request and GCB Payment Charge </w:t>
            </w:r>
            <w:r w:rsidRPr="002F6E8B">
              <w:rPr>
                <w:rFonts w:ascii="Arial" w:hAnsi="Arial" w:cs="Arial"/>
                <w:sz w:val="20"/>
              </w:rPr>
              <w:t>Response Field</w:t>
            </w:r>
            <w:r w:rsidR="007E595E" w:rsidRPr="002F6E8B">
              <w:rPr>
                <w:rFonts w:ascii="Arial" w:hAnsi="Arial" w:cs="Arial"/>
                <w:sz w:val="20"/>
              </w:rPr>
              <w:t>s</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43C3F78D" w14:textId="77777777" w:rsidR="00A241E7" w:rsidRPr="002F6E8B" w:rsidRDefault="00A241E7" w:rsidP="002F6E8B">
            <w:pPr>
              <w:keepNext/>
              <w:jc w:val="center"/>
              <w:rPr>
                <w:rFonts w:ascii="Arial" w:hAnsi="Arial" w:cs="Arial"/>
                <w:sz w:val="20"/>
              </w:rPr>
            </w:pPr>
            <w:r w:rsidRPr="002F6E8B">
              <w:rPr>
                <w:rFonts w:ascii="Arial" w:hAnsi="Arial" w:cs="Arial"/>
                <w:sz w:val="20"/>
              </w:rPr>
              <w:t>Notes</w:t>
            </w:r>
          </w:p>
        </w:tc>
      </w:tr>
      <w:tr w:rsidR="007E595E" w:rsidRPr="002F6E8B" w14:paraId="3E72B7C1" w14:textId="77777777" w:rsidTr="00ED25A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EC43FC2" w14:textId="77777777" w:rsidR="007E595E" w:rsidRPr="002F6E8B" w:rsidRDefault="007E595E" w:rsidP="002F6E8B">
            <w:pPr>
              <w:keepNext/>
              <w:rPr>
                <w:sz w:val="20"/>
              </w:rPr>
            </w:pPr>
            <w:r w:rsidRPr="002F6E8B">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39CECD12" w14:textId="77777777" w:rsidR="007E595E" w:rsidRPr="002F6E8B" w:rsidRDefault="007E595E" w:rsidP="002F6E8B">
            <w:pPr>
              <w:keepNext/>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D9DEBFA" w14:textId="7E0E6E61" w:rsidR="007E595E" w:rsidRPr="002F6E8B" w:rsidRDefault="007E595E" w:rsidP="002F6E8B">
            <w:pPr>
              <w:keepNext/>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7E595E" w:rsidRPr="002F6E8B" w14:paraId="2E1D9286" w14:textId="77777777" w:rsidTr="00ED25A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2002A19" w14:textId="77777777" w:rsidR="007E595E" w:rsidRPr="002F6E8B" w:rsidRDefault="007E595E" w:rsidP="00DE3E21">
            <w:pPr>
              <w:rPr>
                <w:sz w:val="20"/>
              </w:rPr>
            </w:pPr>
            <w:r w:rsidRPr="002F6E8B">
              <w:rPr>
                <w:sz w:val="20"/>
              </w:rPr>
              <w:t>Result-Code</w:t>
            </w:r>
          </w:p>
        </w:tc>
        <w:tc>
          <w:tcPr>
            <w:tcW w:w="2740" w:type="dxa"/>
            <w:tcBorders>
              <w:top w:val="single" w:sz="4" w:space="0" w:color="auto"/>
              <w:left w:val="single" w:sz="4" w:space="0" w:color="auto"/>
              <w:bottom w:val="single" w:sz="4" w:space="0" w:color="auto"/>
              <w:right w:val="single" w:sz="4" w:space="0" w:color="auto"/>
            </w:tcBorders>
          </w:tcPr>
          <w:p w14:paraId="6B5BE9C1" w14:textId="77777777" w:rsidR="007E595E" w:rsidRPr="002F6E8B" w:rsidRDefault="007E595E"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02387CD" w14:textId="2BC6ED0D" w:rsidR="007E595E" w:rsidRPr="002F6E8B" w:rsidRDefault="007E595E"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 A Return Code of ‘2001’ indicates a successful response. </w:t>
            </w:r>
          </w:p>
        </w:tc>
      </w:tr>
      <w:tr w:rsidR="007E595E" w:rsidRPr="002F6E8B" w14:paraId="4853C7E0" w14:textId="77777777" w:rsidTr="00ED25A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F8AEA5C" w14:textId="77777777" w:rsidR="007E595E" w:rsidRPr="002F6E8B" w:rsidRDefault="007E595E" w:rsidP="00DE3E21">
            <w:pPr>
              <w:rPr>
                <w:sz w:val="20"/>
              </w:rPr>
            </w:pPr>
            <w:r w:rsidRPr="002F6E8B">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4F4D906E" w14:textId="77777777" w:rsidR="007E595E" w:rsidRPr="002F6E8B" w:rsidRDefault="007E595E"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DAAB0F6" w14:textId="5C120559" w:rsidR="007E595E" w:rsidRPr="002F6E8B" w:rsidRDefault="007E595E"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7E595E" w:rsidRPr="002F6E8B" w14:paraId="1B414121" w14:textId="77777777" w:rsidTr="00ED25A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127B59D" w14:textId="77777777" w:rsidR="007E595E" w:rsidRPr="002F6E8B" w:rsidRDefault="007E595E" w:rsidP="00DE3E21">
            <w:pPr>
              <w:rPr>
                <w:sz w:val="20"/>
              </w:rPr>
            </w:pPr>
            <w:r w:rsidRPr="002F6E8B">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7B6F2EAF" w14:textId="77777777" w:rsidR="007E595E" w:rsidRPr="002F6E8B" w:rsidRDefault="007E595E"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35EE9EE" w14:textId="746455D0" w:rsidR="007E595E" w:rsidRPr="002F6E8B" w:rsidRDefault="007E595E"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7E595E" w:rsidRPr="002F6E8B" w14:paraId="5F5CD91A" w14:textId="77777777" w:rsidTr="00ED25A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16C5798" w14:textId="77777777" w:rsidR="007E595E" w:rsidRPr="002F6E8B" w:rsidRDefault="007E595E" w:rsidP="00DE3E21">
            <w:pPr>
              <w:rPr>
                <w:sz w:val="20"/>
              </w:rPr>
            </w:pPr>
            <w:r w:rsidRPr="002F6E8B">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24693C6F" w14:textId="77777777" w:rsidR="007E595E" w:rsidRPr="002F6E8B" w:rsidRDefault="007E595E"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4403C79" w14:textId="483CF563" w:rsidR="007E595E" w:rsidRPr="002F6E8B" w:rsidRDefault="007E595E"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7E595E" w:rsidRPr="002F6E8B" w14:paraId="50B176E3" w14:textId="77777777" w:rsidTr="00ED25A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801B10F" w14:textId="77777777" w:rsidR="007E595E" w:rsidRPr="002F6E8B" w:rsidRDefault="007E595E" w:rsidP="00DE3E21">
            <w:pPr>
              <w:rPr>
                <w:sz w:val="20"/>
              </w:rPr>
            </w:pPr>
            <w:r w:rsidRPr="002F6E8B">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43F25488" w14:textId="77777777" w:rsidR="007E595E" w:rsidRPr="002F6E8B" w:rsidRDefault="007E595E"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2A1B534" w14:textId="57D7B0BF" w:rsidR="007E595E" w:rsidRPr="002F6E8B" w:rsidRDefault="007E595E"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7E595E" w:rsidRPr="002F6E8B" w14:paraId="6BD740DD" w14:textId="77777777" w:rsidTr="00ED25A0">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32ACAFD" w14:textId="77777777" w:rsidR="007E595E" w:rsidRPr="002F6E8B" w:rsidRDefault="007E595E" w:rsidP="00DE3E21">
            <w:pPr>
              <w:rPr>
                <w:sz w:val="20"/>
              </w:rPr>
            </w:pPr>
            <w:r w:rsidRPr="002F6E8B">
              <w:rPr>
                <w:sz w:val="20"/>
              </w:rPr>
              <w:t>CC-Request-Number</w:t>
            </w:r>
          </w:p>
        </w:tc>
        <w:tc>
          <w:tcPr>
            <w:tcW w:w="2740" w:type="dxa"/>
            <w:tcBorders>
              <w:top w:val="single" w:sz="4" w:space="0" w:color="auto"/>
              <w:left w:val="single" w:sz="4" w:space="0" w:color="auto"/>
              <w:bottom w:val="single" w:sz="4" w:space="0" w:color="auto"/>
              <w:right w:val="single" w:sz="4" w:space="0" w:color="auto"/>
            </w:tcBorders>
          </w:tcPr>
          <w:p w14:paraId="5BBA34A9" w14:textId="77777777" w:rsidR="007E595E" w:rsidRPr="002F6E8B" w:rsidRDefault="007E595E"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1830EB0" w14:textId="0305D0CE" w:rsidR="007E595E" w:rsidRPr="002F6E8B" w:rsidRDefault="007E595E"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bl>
    <w:p w14:paraId="3CF37115" w14:textId="77777777" w:rsidR="00387D60" w:rsidRPr="00D929DE" w:rsidRDefault="00387D60" w:rsidP="00DE3E21"/>
    <w:p w14:paraId="1B8C340E" w14:textId="46A6E6C1" w:rsidR="00E22B26" w:rsidRPr="00D929DE" w:rsidRDefault="00E22B26" w:rsidP="00ED2292">
      <w:pPr>
        <w:pStyle w:val="Heading2"/>
        <w:rPr>
          <w:rFonts w:eastAsia="MS Mincho"/>
        </w:rPr>
      </w:pPr>
      <w:bookmarkStart w:id="1263" w:name="_Toc367633808"/>
      <w:r w:rsidRPr="00D929DE">
        <w:rPr>
          <w:rFonts w:eastAsia="MS Mincho"/>
        </w:rPr>
        <w:t>Field Mappings – Cancel Operation</w:t>
      </w:r>
      <w:bookmarkEnd w:id="1263"/>
    </w:p>
    <w:p w14:paraId="630E66A9" w14:textId="7851DD71" w:rsidR="007E595E" w:rsidRPr="00D929DE" w:rsidRDefault="007E595E" w:rsidP="00ED2292">
      <w:r w:rsidRPr="00D929DE">
        <w:t xml:space="preserve">As shown in Section </w:t>
      </w:r>
      <w:r w:rsidRPr="00D929DE">
        <w:fldChar w:fldCharType="begin"/>
      </w:r>
      <w:r w:rsidRPr="00D929DE">
        <w:instrText xml:space="preserve"> REF _Ref233698093 \w \p \h </w:instrText>
      </w:r>
      <w:r w:rsidRPr="00D929DE">
        <w:fldChar w:fldCharType="separate"/>
      </w:r>
      <w:r w:rsidR="00517227">
        <w:t>4.1 above</w:t>
      </w:r>
      <w:r w:rsidRPr="00D929DE">
        <w:fldChar w:fldCharType="end"/>
      </w:r>
      <w:r w:rsidRPr="00D929DE">
        <w:t xml:space="preserve">, for the BoBo Payment service, the BoBo </w:t>
      </w:r>
      <w:r w:rsidR="00207C30" w:rsidRPr="00207C30">
        <w:t xml:space="preserve">&amp; Partner </w:t>
      </w:r>
      <w:r w:rsidRPr="00D929DE">
        <w:t>Cancel operation maps to a Diameter Terminate-Cancel method and also, for the GCB Payment service, the GCB Cancel and CancelNotification operation maps to a Diameter Terminate-Cancel method.</w:t>
      </w:r>
    </w:p>
    <w:p w14:paraId="3A854A5F" w14:textId="77777777" w:rsidR="007E595E" w:rsidRPr="00D929DE" w:rsidRDefault="007E595E" w:rsidP="00ED2292"/>
    <w:p w14:paraId="35E017AE" w14:textId="406F022A" w:rsidR="00ED25A0" w:rsidRPr="00D929DE" w:rsidRDefault="007E595E" w:rsidP="00ED2292">
      <w:pPr>
        <w:pStyle w:val="Heading3"/>
      </w:pPr>
      <w:bookmarkStart w:id="1264" w:name="_Toc367633809"/>
      <w:r w:rsidRPr="00D929DE">
        <w:rPr>
          <w:rFonts w:eastAsia="MS Mincho"/>
        </w:rPr>
        <w:t xml:space="preserve">Field Mappings – CCR Method </w:t>
      </w:r>
      <w:r w:rsidR="000B60F1" w:rsidRPr="00D929DE">
        <w:t>Cancel Request</w:t>
      </w:r>
      <w:bookmarkEnd w:id="1264"/>
    </w:p>
    <w:p w14:paraId="70F93038" w14:textId="77777777" w:rsidR="000B60F1" w:rsidRPr="00D929DE" w:rsidRDefault="000B60F1" w:rsidP="00ED2292"/>
    <w:p w14:paraId="26F2C076" w14:textId="0CC1A82E" w:rsidR="007E595E" w:rsidRPr="00D929DE" w:rsidRDefault="007E595E" w:rsidP="00ED2292">
      <w:r w:rsidRPr="00D929DE">
        <w:t>The required Diameter Base protocol and Credit-Control Application AVPs in the CCR message for a Diameter Terminate-</w:t>
      </w:r>
      <w:r w:rsidR="00CD7DCF" w:rsidRPr="00D929DE">
        <w:t>Cancel</w:t>
      </w:r>
      <w:r w:rsidRPr="00D929DE">
        <w:t xml:space="preserve"> method are shown in the table below.  Also where applicable, the table indicates where the values of these AVPs are sourced from in the BoBo</w:t>
      </w:r>
      <w:r w:rsidR="00207C30">
        <w:t xml:space="preserve"> </w:t>
      </w:r>
      <w:r w:rsidR="00207C30" w:rsidRPr="00207C30">
        <w:t>&amp; Partner</w:t>
      </w:r>
      <w:r w:rsidRPr="00D929DE">
        <w:t xml:space="preserve"> Payment </w:t>
      </w:r>
      <w:r w:rsidR="00CD7DCF" w:rsidRPr="00D929DE">
        <w:t>Cancel</w:t>
      </w:r>
      <w:r w:rsidRPr="00D929DE">
        <w:t xml:space="preserve"> request fields and GCB Payment </w:t>
      </w:r>
      <w:r w:rsidR="00CD7DCF" w:rsidRPr="00D929DE">
        <w:t>Cancel and CancelNotification</w:t>
      </w:r>
      <w:r w:rsidRPr="00D929DE">
        <w:t xml:space="preserve"> request fields.   </w:t>
      </w:r>
    </w:p>
    <w:p w14:paraId="49CE3F44" w14:textId="77777777" w:rsidR="007E595E" w:rsidRPr="00D929DE" w:rsidRDefault="007E595E" w:rsidP="00ED2292"/>
    <w:p w14:paraId="085DE9B9" w14:textId="5115319F" w:rsidR="007E595E" w:rsidRPr="00D929DE" w:rsidRDefault="007E595E" w:rsidP="00ED2292">
      <w:r w:rsidRPr="00D929DE">
        <w:t>Additionally, in the table below, the applicable custom AVP</w:t>
      </w:r>
      <w:r w:rsidR="003F4F96" w:rsidRPr="00D929DE">
        <w:t>s</w:t>
      </w:r>
      <w:r w:rsidRPr="00D929DE">
        <w:t xml:space="preserve"> for a Diameter Terminate-</w:t>
      </w:r>
      <w:r w:rsidR="00CD7DCF" w:rsidRPr="00D929DE">
        <w:t>Cancel</w:t>
      </w:r>
      <w:r w:rsidRPr="00D929DE">
        <w:t xml:space="preserve"> method </w:t>
      </w:r>
      <w:r w:rsidR="003F4F96" w:rsidRPr="00D929DE">
        <w:t>are</w:t>
      </w:r>
      <w:r w:rsidRPr="00D929DE">
        <w:t xml:space="preserve"> shown in ‘bold’ to highlight it as a custom AVP.  Also, if applicable, the table indicates where the value of </w:t>
      </w:r>
      <w:r w:rsidR="003F4F96" w:rsidRPr="00D929DE">
        <w:t>a given</w:t>
      </w:r>
      <w:r w:rsidRPr="00D929DE">
        <w:t xml:space="preserve"> custom </w:t>
      </w:r>
      <w:r w:rsidR="00CD7DCF" w:rsidRPr="00D929DE">
        <w:t xml:space="preserve">AVPs are sourced from in the BoBo </w:t>
      </w:r>
      <w:r w:rsidR="00207C30" w:rsidRPr="00207C30">
        <w:t xml:space="preserve">&amp; Partner </w:t>
      </w:r>
      <w:r w:rsidR="00CD7DCF" w:rsidRPr="00D929DE">
        <w:t>Payment Cancel request fields and GCB Payment Cancel and CancelNotification request fields</w:t>
      </w:r>
    </w:p>
    <w:p w14:paraId="15DC25C4" w14:textId="77777777" w:rsidR="007E595E" w:rsidRPr="00D929DE" w:rsidRDefault="007E595E" w:rsidP="00ED2292"/>
    <w:p w14:paraId="39A19596" w14:textId="77777777" w:rsidR="007E595E" w:rsidRDefault="007E595E" w:rsidP="00ED2292">
      <w:r w:rsidRPr="00D929DE">
        <w:t>Unless indicated otherwise, all the AVPs are mandatory.</w:t>
      </w:r>
    </w:p>
    <w:p w14:paraId="33FEB429" w14:textId="77777777" w:rsidR="0016333D" w:rsidRPr="00D929DE" w:rsidRDefault="0016333D" w:rsidP="00ED2292"/>
    <w:p w14:paraId="1AFB2EDA" w14:textId="77777777" w:rsidR="000B60F1" w:rsidRPr="00D929DE" w:rsidRDefault="000B60F1"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0B60F1" w:rsidRPr="002F6E8B" w14:paraId="25AFF066" w14:textId="77777777" w:rsidTr="002768CB">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31412B60" w14:textId="77777777" w:rsidR="000B60F1" w:rsidRPr="002F6E8B" w:rsidRDefault="000B60F1" w:rsidP="00706D15">
            <w:pPr>
              <w:jc w:val="center"/>
              <w:rPr>
                <w:rFonts w:ascii="Arial" w:hAnsi="Arial" w:cs="Arial"/>
                <w:sz w:val="20"/>
              </w:rPr>
            </w:pPr>
            <w:r w:rsidRPr="002F6E8B">
              <w:rPr>
                <w:rFonts w:ascii="Arial" w:hAnsi="Arial" w:cs="Arial"/>
                <w:sz w:val="20"/>
              </w:rPr>
              <w:t>CCR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2C29D4F9" w14:textId="7A059F28" w:rsidR="000B60F1" w:rsidRPr="002F6E8B" w:rsidRDefault="000B60F1" w:rsidP="00706D15">
            <w:pPr>
              <w:jc w:val="center"/>
              <w:rPr>
                <w:rFonts w:ascii="Arial" w:hAnsi="Arial" w:cs="Arial"/>
                <w:sz w:val="20"/>
              </w:rPr>
            </w:pPr>
            <w:r w:rsidRPr="002F6E8B">
              <w:rPr>
                <w:rFonts w:ascii="Arial" w:hAnsi="Arial" w:cs="Arial"/>
                <w:sz w:val="20"/>
              </w:rPr>
              <w:t xml:space="preserve">Sourced from </w:t>
            </w:r>
            <w:r w:rsidR="00CD1FF2" w:rsidRPr="002F6E8B">
              <w:rPr>
                <w:rFonts w:ascii="Arial" w:hAnsi="Arial" w:cs="Arial"/>
                <w:sz w:val="20"/>
              </w:rPr>
              <w:t>BoBo</w:t>
            </w:r>
            <w:r w:rsidR="00207C30" w:rsidRPr="002F6E8B">
              <w:rPr>
                <w:rFonts w:ascii="Arial" w:hAnsi="Arial" w:cs="Arial"/>
                <w:sz w:val="20"/>
              </w:rPr>
              <w:t xml:space="preserve"> &amp; Partner</w:t>
            </w:r>
            <w:r w:rsidR="00CD1FF2" w:rsidRPr="002F6E8B">
              <w:rPr>
                <w:rFonts w:ascii="Arial" w:hAnsi="Arial" w:cs="Arial"/>
                <w:sz w:val="20"/>
              </w:rPr>
              <w:t xml:space="preserve"> Payment Cancel Request and GCB Payment Cancel/CancelNotification </w:t>
            </w:r>
            <w:r w:rsidRPr="002F6E8B">
              <w:rPr>
                <w:rFonts w:ascii="Arial" w:hAnsi="Arial" w:cs="Arial"/>
                <w:sz w:val="20"/>
              </w:rPr>
              <w:t>Request Field</w:t>
            </w:r>
            <w:r w:rsidR="00CD1FF2" w:rsidRPr="002F6E8B">
              <w:rPr>
                <w:rFonts w:ascii="Arial" w:hAnsi="Arial" w:cs="Arial"/>
                <w:sz w:val="20"/>
              </w:rPr>
              <w:t>s</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5BDC18CA" w14:textId="77777777" w:rsidR="000B60F1" w:rsidRPr="002F6E8B" w:rsidRDefault="000B60F1" w:rsidP="00706D15">
            <w:pPr>
              <w:jc w:val="center"/>
              <w:rPr>
                <w:rFonts w:ascii="Arial" w:hAnsi="Arial" w:cs="Arial"/>
                <w:sz w:val="20"/>
              </w:rPr>
            </w:pPr>
            <w:r w:rsidRPr="002F6E8B">
              <w:rPr>
                <w:rFonts w:ascii="Arial" w:hAnsi="Arial" w:cs="Arial"/>
                <w:sz w:val="20"/>
              </w:rPr>
              <w:t>Notes</w:t>
            </w:r>
          </w:p>
        </w:tc>
      </w:tr>
      <w:tr w:rsidR="00E55B9A" w:rsidRPr="002F6E8B" w14:paraId="33359F37"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9A64BEC" w14:textId="77777777" w:rsidR="00E55B9A" w:rsidRPr="002F6E8B" w:rsidRDefault="00E55B9A" w:rsidP="00DE3E21">
            <w:pPr>
              <w:rPr>
                <w:sz w:val="22"/>
              </w:rPr>
            </w:pPr>
            <w:r w:rsidRPr="002F6E8B">
              <w:rPr>
                <w:sz w:val="22"/>
              </w:rPr>
              <w:t>Session-Id</w:t>
            </w:r>
          </w:p>
        </w:tc>
        <w:tc>
          <w:tcPr>
            <w:tcW w:w="2740" w:type="dxa"/>
            <w:tcBorders>
              <w:top w:val="single" w:sz="4" w:space="0" w:color="auto"/>
              <w:left w:val="single" w:sz="4" w:space="0" w:color="auto"/>
              <w:bottom w:val="single" w:sz="4" w:space="0" w:color="auto"/>
              <w:right w:val="single" w:sz="4" w:space="0" w:color="auto"/>
            </w:tcBorders>
          </w:tcPr>
          <w:p w14:paraId="2BBB98E4"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6E53BD8" w14:textId="1B106470"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E55B9A" w:rsidRPr="002F6E8B" w14:paraId="32F7D358"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B29E157" w14:textId="77777777" w:rsidR="00E55B9A" w:rsidRPr="002F6E8B" w:rsidRDefault="00E55B9A" w:rsidP="00DE3E21">
            <w:pPr>
              <w:rPr>
                <w:sz w:val="22"/>
              </w:rPr>
            </w:pPr>
            <w:r w:rsidRPr="002F6E8B">
              <w:rPr>
                <w:sz w:val="22"/>
              </w:rPr>
              <w:lastRenderedPageBreak/>
              <w:t>Origin-Host</w:t>
            </w:r>
          </w:p>
        </w:tc>
        <w:tc>
          <w:tcPr>
            <w:tcW w:w="2740" w:type="dxa"/>
            <w:tcBorders>
              <w:top w:val="single" w:sz="4" w:space="0" w:color="auto"/>
              <w:left w:val="single" w:sz="4" w:space="0" w:color="auto"/>
              <w:bottom w:val="single" w:sz="4" w:space="0" w:color="auto"/>
              <w:right w:val="single" w:sz="4" w:space="0" w:color="auto"/>
            </w:tcBorders>
          </w:tcPr>
          <w:p w14:paraId="00B690B7"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6DA623E" w14:textId="5EE9DEB3"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E55B9A" w:rsidRPr="002F6E8B" w14:paraId="5B6E425F"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873AEDC" w14:textId="77777777" w:rsidR="00E55B9A" w:rsidRPr="002F6E8B" w:rsidRDefault="00E55B9A" w:rsidP="00DE3E21">
            <w:pPr>
              <w:rPr>
                <w:sz w:val="22"/>
              </w:rPr>
            </w:pPr>
            <w:r w:rsidRPr="002F6E8B">
              <w:rPr>
                <w:sz w:val="22"/>
              </w:rPr>
              <w:t>Origin-Realm</w:t>
            </w:r>
          </w:p>
        </w:tc>
        <w:tc>
          <w:tcPr>
            <w:tcW w:w="2740" w:type="dxa"/>
            <w:tcBorders>
              <w:top w:val="single" w:sz="4" w:space="0" w:color="auto"/>
              <w:left w:val="single" w:sz="4" w:space="0" w:color="auto"/>
              <w:bottom w:val="single" w:sz="4" w:space="0" w:color="auto"/>
              <w:right w:val="single" w:sz="4" w:space="0" w:color="auto"/>
            </w:tcBorders>
          </w:tcPr>
          <w:p w14:paraId="39080A3C"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47D713F" w14:textId="36C72D4C"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E55B9A" w:rsidRPr="002F6E8B" w14:paraId="6EB30C04"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B8347DD" w14:textId="77777777" w:rsidR="00E55B9A" w:rsidRPr="002F6E8B" w:rsidRDefault="00E55B9A" w:rsidP="00ED2292">
            <w:pPr>
              <w:rPr>
                <w:sz w:val="22"/>
              </w:rPr>
            </w:pPr>
            <w:r w:rsidRPr="002F6E8B">
              <w:rPr>
                <w:sz w:val="22"/>
              </w:rPr>
              <w:t>Destination-Realm</w:t>
            </w:r>
          </w:p>
        </w:tc>
        <w:tc>
          <w:tcPr>
            <w:tcW w:w="2740" w:type="dxa"/>
            <w:tcBorders>
              <w:top w:val="single" w:sz="4" w:space="0" w:color="auto"/>
              <w:left w:val="single" w:sz="4" w:space="0" w:color="auto"/>
              <w:bottom w:val="single" w:sz="4" w:space="0" w:color="auto"/>
              <w:right w:val="single" w:sz="4" w:space="0" w:color="auto"/>
            </w:tcBorders>
          </w:tcPr>
          <w:p w14:paraId="0668CD65"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D9C4293" w14:textId="12219507"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E55B9A" w:rsidRPr="002F6E8B" w14:paraId="1D31F5D5"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5E0F727" w14:textId="77777777" w:rsidR="00E55B9A" w:rsidRPr="002F6E8B" w:rsidRDefault="00E55B9A" w:rsidP="00ED2292">
            <w:pPr>
              <w:rPr>
                <w:sz w:val="22"/>
              </w:rPr>
            </w:pPr>
            <w:r w:rsidRPr="002F6E8B">
              <w:rPr>
                <w:sz w:val="22"/>
              </w:rPr>
              <w:t>Auth-Application-Id</w:t>
            </w:r>
          </w:p>
        </w:tc>
        <w:tc>
          <w:tcPr>
            <w:tcW w:w="2740" w:type="dxa"/>
            <w:tcBorders>
              <w:top w:val="single" w:sz="4" w:space="0" w:color="auto"/>
              <w:left w:val="single" w:sz="4" w:space="0" w:color="auto"/>
              <w:bottom w:val="single" w:sz="4" w:space="0" w:color="auto"/>
              <w:right w:val="single" w:sz="4" w:space="0" w:color="auto"/>
            </w:tcBorders>
          </w:tcPr>
          <w:p w14:paraId="02767D32"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6AD9B78" w14:textId="2B485C0A"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E55B9A" w:rsidRPr="002F6E8B" w14:paraId="06FE5F74"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466EA3E" w14:textId="77777777" w:rsidR="00E55B9A" w:rsidRPr="002F6E8B" w:rsidRDefault="00E55B9A" w:rsidP="00ED2292">
            <w:pPr>
              <w:rPr>
                <w:sz w:val="22"/>
              </w:rPr>
            </w:pPr>
            <w:r w:rsidRPr="002F6E8B">
              <w:rPr>
                <w:sz w:val="22"/>
              </w:rPr>
              <w:t>CC-Request-Type</w:t>
            </w:r>
          </w:p>
        </w:tc>
        <w:tc>
          <w:tcPr>
            <w:tcW w:w="2740" w:type="dxa"/>
            <w:tcBorders>
              <w:top w:val="single" w:sz="4" w:space="0" w:color="auto"/>
              <w:left w:val="single" w:sz="4" w:space="0" w:color="auto"/>
              <w:bottom w:val="single" w:sz="4" w:space="0" w:color="auto"/>
              <w:right w:val="single" w:sz="4" w:space="0" w:color="auto"/>
            </w:tcBorders>
          </w:tcPr>
          <w:p w14:paraId="6B35234A"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097B4C2" w14:textId="0928C6B3"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E55B9A" w:rsidRPr="002F6E8B" w14:paraId="311AB891"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7A0AB0C" w14:textId="77777777" w:rsidR="00E55B9A" w:rsidRPr="002F6E8B" w:rsidRDefault="00E55B9A" w:rsidP="00ED2292">
            <w:pPr>
              <w:rPr>
                <w:sz w:val="22"/>
              </w:rPr>
            </w:pPr>
            <w:r w:rsidRPr="002F6E8B">
              <w:rPr>
                <w:sz w:val="22"/>
              </w:rPr>
              <w:t>CC-Request-Number</w:t>
            </w:r>
          </w:p>
        </w:tc>
        <w:tc>
          <w:tcPr>
            <w:tcW w:w="2740" w:type="dxa"/>
            <w:tcBorders>
              <w:top w:val="single" w:sz="4" w:space="0" w:color="auto"/>
              <w:left w:val="single" w:sz="4" w:space="0" w:color="auto"/>
              <w:bottom w:val="single" w:sz="4" w:space="0" w:color="auto"/>
              <w:right w:val="single" w:sz="4" w:space="0" w:color="auto"/>
            </w:tcBorders>
          </w:tcPr>
          <w:p w14:paraId="19CED742"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F24C808" w14:textId="29CF6CBA"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E55B9A" w:rsidRPr="002F6E8B" w14:paraId="27459F74"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9276E76" w14:textId="77777777" w:rsidR="00E55B9A" w:rsidRPr="002F6E8B" w:rsidRDefault="00E55B9A" w:rsidP="00ED2292">
            <w:pPr>
              <w:rPr>
                <w:sz w:val="22"/>
              </w:rPr>
            </w:pPr>
            <w:r w:rsidRPr="002F6E8B">
              <w:rPr>
                <w:sz w:val="22"/>
              </w:rPr>
              <w:t>Destination-Host</w:t>
            </w:r>
          </w:p>
        </w:tc>
        <w:tc>
          <w:tcPr>
            <w:tcW w:w="2740" w:type="dxa"/>
            <w:tcBorders>
              <w:top w:val="single" w:sz="4" w:space="0" w:color="auto"/>
              <w:left w:val="single" w:sz="4" w:space="0" w:color="auto"/>
              <w:bottom w:val="single" w:sz="4" w:space="0" w:color="auto"/>
              <w:right w:val="single" w:sz="4" w:space="0" w:color="auto"/>
            </w:tcBorders>
          </w:tcPr>
          <w:p w14:paraId="28C59244"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E88F5AC" w14:textId="09CA582A"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E55B9A" w:rsidRPr="002F6E8B" w14:paraId="5ACF378C"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DB386A5" w14:textId="77777777" w:rsidR="00E55B9A" w:rsidRPr="002F6E8B" w:rsidRDefault="00E55B9A" w:rsidP="00ED2292">
            <w:pPr>
              <w:rPr>
                <w:sz w:val="22"/>
              </w:rPr>
            </w:pPr>
            <w:r w:rsidRPr="002F6E8B">
              <w:rPr>
                <w:sz w:val="22"/>
              </w:rPr>
              <w:t>Event-Timestamp</w:t>
            </w:r>
          </w:p>
        </w:tc>
        <w:tc>
          <w:tcPr>
            <w:tcW w:w="2740" w:type="dxa"/>
            <w:tcBorders>
              <w:top w:val="single" w:sz="4" w:space="0" w:color="auto"/>
              <w:left w:val="single" w:sz="4" w:space="0" w:color="auto"/>
              <w:bottom w:val="single" w:sz="4" w:space="0" w:color="auto"/>
              <w:right w:val="single" w:sz="4" w:space="0" w:color="auto"/>
            </w:tcBorders>
          </w:tcPr>
          <w:p w14:paraId="0B4118E9" w14:textId="77777777" w:rsidR="00E55B9A" w:rsidRPr="002F6E8B" w:rsidRDefault="00E55B9A"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B655DE0" w14:textId="2D123209" w:rsidR="00E55B9A" w:rsidRPr="002F6E8B" w:rsidRDefault="00827D92" w:rsidP="00ED2292">
            <w:pPr>
              <w:rPr>
                <w:sz w:val="22"/>
                <w:highlight w:val="magenta"/>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827D92" w:rsidRPr="002F6E8B" w14:paraId="205FE594"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A92DDDC" w14:textId="77777777" w:rsidR="00827D92" w:rsidRPr="002F6E8B" w:rsidRDefault="00827D92" w:rsidP="00ED2292">
            <w:pPr>
              <w:rPr>
                <w:sz w:val="22"/>
              </w:rPr>
            </w:pPr>
            <w:r w:rsidRPr="002F6E8B">
              <w:rPr>
                <w:sz w:val="22"/>
              </w:rPr>
              <w:t>Subscription-Id</w:t>
            </w:r>
          </w:p>
        </w:tc>
        <w:tc>
          <w:tcPr>
            <w:tcW w:w="2740" w:type="dxa"/>
            <w:tcBorders>
              <w:top w:val="single" w:sz="4" w:space="0" w:color="auto"/>
              <w:left w:val="single" w:sz="4" w:space="0" w:color="auto"/>
              <w:bottom w:val="single" w:sz="4" w:space="0" w:color="auto"/>
              <w:right w:val="single" w:sz="4" w:space="0" w:color="auto"/>
            </w:tcBorders>
          </w:tcPr>
          <w:p w14:paraId="3415A644" w14:textId="071688DB" w:rsidR="00827D92" w:rsidRPr="002F6E8B" w:rsidRDefault="00827D92" w:rsidP="00ED2292">
            <w:pPr>
              <w:rPr>
                <w:sz w:val="22"/>
              </w:rPr>
            </w:pPr>
            <w:r w:rsidRPr="002F6E8B">
              <w:rPr>
                <w:b/>
                <w:sz w:val="22"/>
              </w:rPr>
              <w:t xml:space="preserve">BoBo </w:t>
            </w:r>
            <w:r w:rsidR="00207C30" w:rsidRPr="002F6E8B">
              <w:rPr>
                <w:b/>
                <w:sz w:val="22"/>
              </w:rPr>
              <w:t xml:space="preserve">&amp; Partner </w:t>
            </w:r>
            <w:r w:rsidRPr="002F6E8B">
              <w:rPr>
                <w:b/>
                <w:sz w:val="22"/>
              </w:rPr>
              <w:t>Payment:</w:t>
            </w:r>
            <w:r w:rsidRPr="002F6E8B">
              <w:rPr>
                <w:sz w:val="22"/>
              </w:rPr>
              <w:t xml:space="preserve"> Using the value of the Cancel operation’s transactionId, PSEP obtains the ‘phoneNumber’ from the </w:t>
            </w:r>
            <w:r w:rsidR="00905BEE" w:rsidRPr="002F6E8B">
              <w:rPr>
                <w:sz w:val="22"/>
              </w:rPr>
              <w:t>‘</w:t>
            </w:r>
            <w:r w:rsidRPr="002F6E8B">
              <w:rPr>
                <w:sz w:val="22"/>
              </w:rPr>
              <w:t>authorized</w:t>
            </w:r>
            <w:r w:rsidR="00905BEE" w:rsidRPr="002F6E8B">
              <w:rPr>
                <w:sz w:val="22"/>
              </w:rPr>
              <w:t>’</w:t>
            </w:r>
            <w:r w:rsidRPr="002F6E8B">
              <w:rPr>
                <w:sz w:val="22"/>
              </w:rPr>
              <w:t xml:space="preserve"> Authorize payment transaction information. </w:t>
            </w:r>
          </w:p>
          <w:p w14:paraId="35F9F4C1" w14:textId="640D3C32" w:rsidR="00827D92" w:rsidRPr="002F6E8B" w:rsidRDefault="00827D92" w:rsidP="00ED2292">
            <w:pPr>
              <w:rPr>
                <w:sz w:val="22"/>
              </w:rPr>
            </w:pPr>
            <w:r w:rsidRPr="002F6E8B">
              <w:rPr>
                <w:b/>
                <w:sz w:val="22"/>
              </w:rPr>
              <w:t>GCB Payment:</w:t>
            </w:r>
            <w:r w:rsidRPr="002F6E8B">
              <w:rPr>
                <w:sz w:val="22"/>
              </w:rPr>
              <w:t xml:space="preserve"> Using the value of the Cancel/CancelNotification operation’s CorrelationId, PSEP obtains the ‘phoneNumber’ from the </w:t>
            </w:r>
            <w:r w:rsidR="00905BEE" w:rsidRPr="002F6E8B">
              <w:rPr>
                <w:sz w:val="22"/>
              </w:rPr>
              <w:t>‘</w:t>
            </w:r>
            <w:r w:rsidRPr="002F6E8B">
              <w:rPr>
                <w:sz w:val="22"/>
              </w:rPr>
              <w:t>authorized</w:t>
            </w:r>
            <w:r w:rsidR="00905BEE" w:rsidRPr="002F6E8B">
              <w:rPr>
                <w:sz w:val="22"/>
              </w:rPr>
              <w:t>’</w:t>
            </w:r>
            <w:r w:rsidRPr="002F6E8B">
              <w:rPr>
                <w:sz w:val="22"/>
              </w:rPr>
              <w:t xml:space="preserve"> Auth payment transaction information</w:t>
            </w:r>
            <w:r w:rsidR="00905BEE" w:rsidRPr="002F6E8B">
              <w:rPr>
                <w:sz w:val="22"/>
              </w:rPr>
              <w:t xml:space="preserve"> where the ‘phoneNumber’ is determined from the Auth operation’s ‘OperatorUserToken’ field</w:t>
            </w:r>
            <w:r w:rsidRPr="002F6E8B">
              <w:rPr>
                <w:sz w:val="22"/>
              </w:rPr>
              <w:t xml:space="preserve">. </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512F586B" w14:textId="4E75750B" w:rsidR="00827D92" w:rsidRPr="002F6E8B" w:rsidRDefault="00827D92" w:rsidP="00ED2292">
            <w:pPr>
              <w:rPr>
                <w:sz w:val="22"/>
                <w:highlight w:val="magenta"/>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D01DA1" w:rsidRPr="002F6E8B" w14:paraId="49112FC9" w14:textId="77777777" w:rsidTr="00D01DA1">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0868B64" w14:textId="77777777" w:rsidR="00D01DA1" w:rsidRPr="002F6E8B" w:rsidRDefault="00D01DA1" w:rsidP="00ED2292">
            <w:pPr>
              <w:rPr>
                <w:sz w:val="22"/>
              </w:rPr>
            </w:pPr>
            <w:r w:rsidRPr="002F6E8B">
              <w:rPr>
                <w:sz w:val="22"/>
              </w:rPr>
              <w:t>Service-Identifier</w:t>
            </w:r>
          </w:p>
        </w:tc>
        <w:tc>
          <w:tcPr>
            <w:tcW w:w="2740" w:type="dxa"/>
            <w:tcBorders>
              <w:top w:val="single" w:sz="4" w:space="0" w:color="auto"/>
              <w:left w:val="single" w:sz="4" w:space="0" w:color="auto"/>
              <w:bottom w:val="single" w:sz="4" w:space="0" w:color="auto"/>
              <w:right w:val="single" w:sz="4" w:space="0" w:color="auto"/>
            </w:tcBorders>
          </w:tcPr>
          <w:p w14:paraId="149E4583" w14:textId="77777777" w:rsidR="00D01DA1" w:rsidRPr="002F6E8B" w:rsidRDefault="00D01DA1"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6DD7654" w14:textId="77777777" w:rsidR="00D01DA1" w:rsidRPr="002F6E8B" w:rsidRDefault="00D01DA1"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820629" w:rsidRPr="002F6E8B" w14:paraId="1A56FCEF"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9F7170A" w14:textId="77777777" w:rsidR="00820629" w:rsidRPr="002F6E8B" w:rsidRDefault="00820629" w:rsidP="00ED2292">
            <w:pPr>
              <w:rPr>
                <w:sz w:val="22"/>
              </w:rPr>
            </w:pPr>
            <w:r w:rsidRPr="002F6E8B">
              <w:rPr>
                <w:sz w:val="22"/>
              </w:rPr>
              <w:t>Termination-Cause</w:t>
            </w:r>
          </w:p>
        </w:tc>
        <w:tc>
          <w:tcPr>
            <w:tcW w:w="2740" w:type="dxa"/>
            <w:tcBorders>
              <w:top w:val="single" w:sz="4" w:space="0" w:color="auto"/>
              <w:left w:val="single" w:sz="4" w:space="0" w:color="auto"/>
              <w:bottom w:val="single" w:sz="4" w:space="0" w:color="auto"/>
              <w:right w:val="single" w:sz="4" w:space="0" w:color="auto"/>
            </w:tcBorders>
          </w:tcPr>
          <w:p w14:paraId="05261E8F" w14:textId="06479702" w:rsidR="00820629" w:rsidRPr="002F6E8B" w:rsidRDefault="00820629"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26F13CA" w14:textId="25F966C9" w:rsidR="00820629" w:rsidRPr="002F6E8B" w:rsidRDefault="00820629"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tc>
      </w:tr>
      <w:tr w:rsidR="00306145" w:rsidRPr="002F6E8B" w14:paraId="68ECF47F" w14:textId="77777777" w:rsidTr="002A72BF">
        <w:trPr>
          <w:cantSplit/>
          <w:trHeight w:val="836"/>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5B15EB7D" w14:textId="77777777" w:rsidR="00306145" w:rsidRPr="002F6E8B" w:rsidRDefault="00306145" w:rsidP="00ED2292">
            <w:pPr>
              <w:rPr>
                <w:sz w:val="22"/>
              </w:rPr>
            </w:pPr>
            <w:r w:rsidRPr="002F6E8B">
              <w:rPr>
                <w:sz w:val="22"/>
              </w:rPr>
              <w:lastRenderedPageBreak/>
              <w:t>Used-Service-Unit</w:t>
            </w:r>
          </w:p>
        </w:tc>
        <w:tc>
          <w:tcPr>
            <w:tcW w:w="2740" w:type="dxa"/>
            <w:tcBorders>
              <w:top w:val="single" w:sz="4" w:space="0" w:color="auto"/>
              <w:left w:val="single" w:sz="4" w:space="0" w:color="auto"/>
              <w:bottom w:val="single" w:sz="4" w:space="0" w:color="auto"/>
              <w:right w:val="single" w:sz="4" w:space="0" w:color="auto"/>
            </w:tcBorders>
          </w:tcPr>
          <w:p w14:paraId="3041EBD1" w14:textId="7A08849A" w:rsidR="00306145" w:rsidRPr="002F6E8B" w:rsidRDefault="00306145"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7668156" w14:textId="77777777" w:rsidR="00306145" w:rsidRPr="002F6E8B" w:rsidRDefault="00306145" w:rsidP="00ED2292">
            <w:pPr>
              <w:rPr>
                <w:sz w:val="22"/>
              </w:rPr>
            </w:pPr>
            <w:r w:rsidRPr="002F6E8B">
              <w:rPr>
                <w:sz w:val="22"/>
              </w:rPr>
              <w:t xml:space="preserve">See Section </w:t>
            </w:r>
            <w:r w:rsidRPr="002F6E8B">
              <w:rPr>
                <w:sz w:val="22"/>
              </w:rPr>
              <w:fldChar w:fldCharType="begin"/>
            </w:r>
            <w:r w:rsidRPr="002F6E8B">
              <w:rPr>
                <w:sz w:val="22"/>
              </w:rPr>
              <w:instrText xml:space="preserve"> REF _Ref233699479 \w \p \h </w:instrText>
            </w:r>
            <w:r w:rsidRPr="002F6E8B">
              <w:rPr>
                <w:sz w:val="22"/>
              </w:rPr>
            </w:r>
            <w:r w:rsidRPr="002F6E8B">
              <w:rPr>
                <w:sz w:val="22"/>
              </w:rPr>
              <w:fldChar w:fldCharType="separate"/>
            </w:r>
            <w:r w:rsidR="00517227">
              <w:rPr>
                <w:sz w:val="22"/>
              </w:rPr>
              <w:t>4.3.1 above</w:t>
            </w:r>
            <w:r w:rsidRPr="002F6E8B">
              <w:rPr>
                <w:sz w:val="22"/>
              </w:rPr>
              <w:fldChar w:fldCharType="end"/>
            </w:r>
            <w:r w:rsidRPr="002F6E8B">
              <w:rPr>
                <w:sz w:val="22"/>
              </w:rPr>
              <w:t xml:space="preserve"> for further details on this AVP.</w:t>
            </w:r>
          </w:p>
          <w:p w14:paraId="6C007748" w14:textId="5A4D12E8" w:rsidR="00306145" w:rsidRPr="002F6E8B" w:rsidRDefault="00306145" w:rsidP="00ED2292">
            <w:pPr>
              <w:rPr>
                <w:sz w:val="22"/>
              </w:rPr>
            </w:pPr>
            <w:r w:rsidRPr="002F6E8B">
              <w:rPr>
                <w:sz w:val="22"/>
              </w:rPr>
              <w:t xml:space="preserve">Note: for BoBo </w:t>
            </w:r>
            <w:r w:rsidR="00681056">
              <w:rPr>
                <w:sz w:val="22"/>
              </w:rPr>
              <w:t xml:space="preserve">&amp; Partner </w:t>
            </w:r>
            <w:r w:rsidRPr="002F6E8B">
              <w:rPr>
                <w:sz w:val="22"/>
              </w:rPr>
              <w:t>Payment and GCB Payment Cancel/CancelNotification operations, the “total amount” will be zero</w:t>
            </w:r>
          </w:p>
        </w:tc>
      </w:tr>
      <w:tr w:rsidR="008E76C5" w:rsidRPr="002F6E8B" w14:paraId="52E3A6A0"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A681036" w14:textId="544D77AE" w:rsidR="008E76C5" w:rsidRPr="00104920" w:rsidRDefault="008E76C5" w:rsidP="00ED2292">
            <w:pPr>
              <w:rPr>
                <w:b/>
                <w:sz w:val="22"/>
              </w:rPr>
            </w:pPr>
            <w:r w:rsidRPr="00104920">
              <w:rPr>
                <w:b/>
                <w:sz w:val="22"/>
              </w:rPr>
              <w:t>Partner-ID</w:t>
            </w:r>
          </w:p>
        </w:tc>
        <w:tc>
          <w:tcPr>
            <w:tcW w:w="2740" w:type="dxa"/>
            <w:tcBorders>
              <w:top w:val="single" w:sz="4" w:space="0" w:color="auto"/>
              <w:left w:val="single" w:sz="4" w:space="0" w:color="auto"/>
              <w:bottom w:val="single" w:sz="4" w:space="0" w:color="auto"/>
              <w:right w:val="single" w:sz="4" w:space="0" w:color="auto"/>
            </w:tcBorders>
          </w:tcPr>
          <w:p w14:paraId="2542A0A4" w14:textId="28802694" w:rsidR="008E76C5" w:rsidRPr="002F6E8B" w:rsidRDefault="008E76C5" w:rsidP="00ED2292">
            <w:pPr>
              <w:rPr>
                <w:sz w:val="22"/>
              </w:rPr>
            </w:pPr>
            <w:r w:rsidRPr="002F6E8B">
              <w:rPr>
                <w:sz w:val="22"/>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8196FD3" w14:textId="79EDEC53" w:rsidR="008E76C5" w:rsidRPr="002F6E8B" w:rsidRDefault="008E76C5" w:rsidP="00ED2292">
            <w:pPr>
              <w:rPr>
                <w:sz w:val="22"/>
              </w:rPr>
            </w:pPr>
            <w:r w:rsidRPr="002F6E8B">
              <w:rPr>
                <w:sz w:val="22"/>
              </w:rPr>
              <w:t xml:space="preserve">See Section </w:t>
            </w:r>
            <w:r w:rsidRPr="002F6E8B">
              <w:rPr>
                <w:sz w:val="22"/>
              </w:rPr>
              <w:fldChar w:fldCharType="begin"/>
            </w:r>
            <w:r w:rsidRPr="002F6E8B">
              <w:rPr>
                <w:sz w:val="22"/>
              </w:rPr>
              <w:instrText xml:space="preserve"> REF _Ref233699916 \w \p \h </w:instrText>
            </w:r>
            <w:r w:rsidRPr="002F6E8B">
              <w:rPr>
                <w:sz w:val="22"/>
              </w:rPr>
            </w:r>
            <w:r w:rsidRPr="002F6E8B">
              <w:rPr>
                <w:sz w:val="22"/>
              </w:rPr>
              <w:fldChar w:fldCharType="separate"/>
            </w:r>
            <w:r>
              <w:rPr>
                <w:sz w:val="22"/>
              </w:rPr>
              <w:t>4.3.2 above</w:t>
            </w:r>
            <w:r w:rsidRPr="002F6E8B">
              <w:rPr>
                <w:sz w:val="22"/>
              </w:rPr>
              <w:fldChar w:fldCharType="end"/>
            </w:r>
            <w:r w:rsidRPr="002F6E8B">
              <w:rPr>
                <w:sz w:val="22"/>
              </w:rPr>
              <w:t xml:space="preserve"> for further details on this AVP.</w:t>
            </w:r>
          </w:p>
        </w:tc>
      </w:tr>
      <w:tr w:rsidR="00E55B9A" w:rsidRPr="002F6E8B" w14:paraId="01F5F9C7"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3B1067C" w14:textId="547C0BA0" w:rsidR="00E55B9A" w:rsidRPr="00104920" w:rsidRDefault="00E55B9A" w:rsidP="00ED2292">
            <w:pPr>
              <w:rPr>
                <w:b/>
                <w:sz w:val="22"/>
              </w:rPr>
            </w:pPr>
            <w:r w:rsidRPr="00104920">
              <w:rPr>
                <w:b/>
                <w:sz w:val="22"/>
              </w:rPr>
              <w:t>Content-Description</w:t>
            </w:r>
          </w:p>
        </w:tc>
        <w:tc>
          <w:tcPr>
            <w:tcW w:w="2740" w:type="dxa"/>
            <w:tcBorders>
              <w:top w:val="single" w:sz="4" w:space="0" w:color="auto"/>
              <w:left w:val="single" w:sz="4" w:space="0" w:color="auto"/>
              <w:bottom w:val="single" w:sz="4" w:space="0" w:color="auto"/>
              <w:right w:val="single" w:sz="4" w:space="0" w:color="auto"/>
            </w:tcBorders>
          </w:tcPr>
          <w:p w14:paraId="35D6EC25" w14:textId="5E0CF7F7" w:rsidR="00E55B9A" w:rsidRPr="002F6E8B" w:rsidRDefault="00E55B9A" w:rsidP="00ED2292">
            <w:pPr>
              <w:rPr>
                <w:sz w:val="22"/>
              </w:rPr>
            </w:pPr>
            <w:r w:rsidRPr="002F6E8B">
              <w:rPr>
                <w:b/>
                <w:sz w:val="22"/>
              </w:rPr>
              <w:t xml:space="preserve">BoBo </w:t>
            </w:r>
            <w:r w:rsidR="00207C30" w:rsidRPr="002F6E8B">
              <w:rPr>
                <w:b/>
                <w:sz w:val="22"/>
              </w:rPr>
              <w:t xml:space="preserve">&amp; Partner </w:t>
            </w:r>
            <w:r w:rsidRPr="002F6E8B">
              <w:rPr>
                <w:b/>
                <w:sz w:val="22"/>
              </w:rPr>
              <w:t>Payment:</w:t>
            </w:r>
            <w:r w:rsidRPr="002F6E8B">
              <w:rPr>
                <w:sz w:val="22"/>
              </w:rPr>
              <w:t xml:space="preserve"> </w:t>
            </w:r>
            <w:del w:id="1265" w:author="Andrew Wulff" w:date="2017-06-27T08:18:00Z">
              <w:r w:rsidRPr="002F6E8B" w:rsidDel="008E0444">
                <w:rPr>
                  <w:sz w:val="22"/>
                </w:rPr>
                <w:delText xml:space="preserve">If the ‘description’ (LineItem object) is provided in the </w:delText>
              </w:r>
              <w:r w:rsidR="009E20C7" w:rsidRPr="002F6E8B" w:rsidDel="008E0444">
                <w:rPr>
                  <w:sz w:val="22"/>
                </w:rPr>
                <w:delText>Cancel</w:delText>
              </w:r>
              <w:r w:rsidRPr="002F6E8B" w:rsidDel="008E0444">
                <w:rPr>
                  <w:sz w:val="22"/>
                </w:rPr>
                <w:delText xml:space="preserve"> operation, this AVP contains the ‘description’ value.  Otherwise</w:delText>
              </w:r>
              <w:r w:rsidR="002A72BF" w:rsidRPr="002F6E8B" w:rsidDel="008E0444">
                <w:rPr>
                  <w:sz w:val="22"/>
                </w:rPr>
                <w:delText xml:space="preserve">, </w:delText>
              </w:r>
            </w:del>
            <w:ins w:id="1266" w:author="Andrew Wulff" w:date="2017-06-27T08:18:00Z">
              <w:r w:rsidR="008E0444">
                <w:rPr>
                  <w:sz w:val="22"/>
                </w:rPr>
                <w:t>U</w:t>
              </w:r>
            </w:ins>
            <w:del w:id="1267" w:author="Andrew Wulff" w:date="2017-06-27T08:18:00Z">
              <w:r w:rsidR="002A72BF" w:rsidRPr="002F6E8B" w:rsidDel="008E0444">
                <w:rPr>
                  <w:sz w:val="22"/>
                </w:rPr>
                <w:delText>u</w:delText>
              </w:r>
            </w:del>
            <w:r w:rsidR="002A72BF" w:rsidRPr="002F6E8B">
              <w:rPr>
                <w:sz w:val="22"/>
              </w:rPr>
              <w:t xml:space="preserve">sing the value of the Cancel operation’s transactionId, PSEP </w:t>
            </w:r>
            <w:r w:rsidRPr="002F6E8B">
              <w:rPr>
                <w:sz w:val="22"/>
              </w:rPr>
              <w:t>populates this AVP from the</w:t>
            </w:r>
            <w:ins w:id="1268" w:author="Andrew Wulff" w:date="2017-06-27T08:19:00Z">
              <w:r w:rsidR="008E0444">
                <w:rPr>
                  <w:sz w:val="22"/>
                </w:rPr>
                <w:t xml:space="preserve"> transaction’s</w:t>
              </w:r>
            </w:ins>
            <w:r w:rsidRPr="002F6E8B">
              <w:rPr>
                <w:sz w:val="22"/>
              </w:rPr>
              <w:t xml:space="preserve"> ‘description’ </w:t>
            </w:r>
            <w:del w:id="1269" w:author="Andrew Wulff" w:date="2017-06-27T08:22:00Z">
              <w:r w:rsidRPr="002F6E8B" w:rsidDel="00C31365">
                <w:rPr>
                  <w:sz w:val="22"/>
                </w:rPr>
                <w:delText xml:space="preserve">(LineItem object) </w:delText>
              </w:r>
            </w:del>
            <w:r w:rsidRPr="002F6E8B">
              <w:rPr>
                <w:sz w:val="22"/>
              </w:rPr>
              <w:t xml:space="preserve">in the </w:t>
            </w:r>
            <w:r w:rsidR="002A72BF" w:rsidRPr="002F6E8B">
              <w:rPr>
                <w:sz w:val="22"/>
              </w:rPr>
              <w:t>‘authorized’ Authorize p</w:t>
            </w:r>
            <w:r w:rsidRPr="002F6E8B">
              <w:rPr>
                <w:sz w:val="22"/>
              </w:rPr>
              <w:t>ayment transaction</w:t>
            </w:r>
            <w:r w:rsidR="00281C6C" w:rsidRPr="002F6E8B">
              <w:rPr>
                <w:sz w:val="22"/>
              </w:rPr>
              <w:t xml:space="preserve"> information</w:t>
            </w:r>
            <w:ins w:id="1270" w:author="Andrew Wulff" w:date="2017-06-27T10:09:00Z">
              <w:r w:rsidR="002C4822">
                <w:rPr>
                  <w:sz w:val="20"/>
                </w:rPr>
                <w:t>, as defined in Figure 2 of section 3 in Reference [</w:t>
              </w:r>
              <w:r w:rsidR="002C4822">
                <w:rPr>
                  <w:sz w:val="20"/>
                </w:rPr>
                <w:fldChar w:fldCharType="begin"/>
              </w:r>
              <w:r w:rsidR="002C4822">
                <w:rPr>
                  <w:sz w:val="20"/>
                </w:rPr>
                <w:instrText xml:space="preserve"> REF _Ref360170103 \w \h </w:instrText>
              </w:r>
            </w:ins>
            <w:r w:rsidR="002C4822">
              <w:rPr>
                <w:sz w:val="20"/>
              </w:rPr>
            </w:r>
            <w:ins w:id="1271" w:author="Andrew Wulff" w:date="2017-06-27T10:09:00Z">
              <w:r w:rsidR="002C4822">
                <w:rPr>
                  <w:sz w:val="20"/>
                </w:rPr>
                <w:fldChar w:fldCharType="separate"/>
              </w:r>
            </w:ins>
            <w:r w:rsidR="002C4822">
              <w:rPr>
                <w:sz w:val="20"/>
              </w:rPr>
              <w:t>17</w:t>
            </w:r>
            <w:ins w:id="1272" w:author="Andrew Wulff" w:date="2017-06-27T10:09:00Z">
              <w:r w:rsidR="002C4822">
                <w:rPr>
                  <w:sz w:val="20"/>
                </w:rPr>
                <w:fldChar w:fldCharType="end"/>
              </w:r>
              <w:r w:rsidR="002C4822">
                <w:rPr>
                  <w:sz w:val="20"/>
                </w:rPr>
                <w:t>]</w:t>
              </w:r>
            </w:ins>
            <w:del w:id="1273" w:author="Andrew Wulff" w:date="2017-06-27T10:09:00Z">
              <w:r w:rsidRPr="002F6E8B" w:rsidDel="002C4822">
                <w:rPr>
                  <w:sz w:val="22"/>
                </w:rPr>
                <w:delText>.</w:delText>
              </w:r>
            </w:del>
            <w:ins w:id="1274" w:author="Andrew Wulff" w:date="2017-06-27T10:09:00Z">
              <w:r w:rsidR="002C4822">
                <w:rPr>
                  <w:sz w:val="22"/>
                </w:rPr>
                <w:t>.</w:t>
              </w:r>
            </w:ins>
          </w:p>
          <w:p w14:paraId="39527C38" w14:textId="3F82F2F1" w:rsidR="00E55B9A" w:rsidRPr="002F6E8B" w:rsidRDefault="00E55B9A" w:rsidP="00ED2292">
            <w:pPr>
              <w:rPr>
                <w:sz w:val="22"/>
              </w:rPr>
            </w:pPr>
            <w:r w:rsidRPr="002F6E8B">
              <w:rPr>
                <w:b/>
                <w:sz w:val="22"/>
              </w:rPr>
              <w:t>GCB Payment:</w:t>
            </w:r>
            <w:r w:rsidRPr="002F6E8B">
              <w:rPr>
                <w:sz w:val="22"/>
              </w:rPr>
              <w:t xml:space="preserve"> Using the value of the </w:t>
            </w:r>
            <w:r w:rsidR="009E20C7" w:rsidRPr="002F6E8B">
              <w:rPr>
                <w:sz w:val="22"/>
              </w:rPr>
              <w:t>Cancel/CancelNotification</w:t>
            </w:r>
            <w:r w:rsidRPr="002F6E8B">
              <w:rPr>
                <w:sz w:val="22"/>
              </w:rPr>
              <w:t xml:space="preserve"> operation’s CorrelationId, PSEP obtains the “description” from the </w:t>
            </w:r>
            <w:r w:rsidR="00E73393" w:rsidRPr="002F6E8B">
              <w:rPr>
                <w:sz w:val="22"/>
              </w:rPr>
              <w:t>‘</w:t>
            </w:r>
            <w:r w:rsidRPr="002F6E8B">
              <w:rPr>
                <w:sz w:val="22"/>
              </w:rPr>
              <w:t>authorized</w:t>
            </w:r>
            <w:r w:rsidR="00E73393" w:rsidRPr="002F6E8B">
              <w:rPr>
                <w:sz w:val="22"/>
              </w:rPr>
              <w:t>’</w:t>
            </w:r>
            <w:r w:rsidRPr="002F6E8B">
              <w:rPr>
                <w:sz w:val="22"/>
              </w:rPr>
              <w:t xml:space="preserve"> Auth </w:t>
            </w:r>
            <w:r w:rsidR="00905BEE" w:rsidRPr="002F6E8B">
              <w:rPr>
                <w:sz w:val="22"/>
              </w:rPr>
              <w:t xml:space="preserve">payment </w:t>
            </w:r>
            <w:r w:rsidRPr="002F6E8B">
              <w:rPr>
                <w:sz w:val="22"/>
              </w:rPr>
              <w:t>transaction information, where the description is obtained from the Auth operation’s ‘PaymentDescription’ field.</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C743A86" w14:textId="2E66FF5E" w:rsidR="00E55B9A" w:rsidRPr="002F6E8B" w:rsidRDefault="00E55B9A" w:rsidP="00ED2292">
            <w:pPr>
              <w:rPr>
                <w:sz w:val="22"/>
              </w:rPr>
            </w:pPr>
            <w:r w:rsidRPr="002F6E8B">
              <w:rPr>
                <w:sz w:val="22"/>
              </w:rPr>
              <w:t xml:space="preserve">See Section </w:t>
            </w:r>
            <w:r w:rsidRPr="002F6E8B">
              <w:rPr>
                <w:sz w:val="22"/>
              </w:rPr>
              <w:fldChar w:fldCharType="begin"/>
            </w:r>
            <w:r w:rsidRPr="002F6E8B">
              <w:rPr>
                <w:sz w:val="22"/>
              </w:rPr>
              <w:instrText xml:space="preserve"> REF _Ref233699916 \w \p \h </w:instrText>
            </w:r>
            <w:r w:rsidRPr="002F6E8B">
              <w:rPr>
                <w:sz w:val="22"/>
              </w:rPr>
            </w:r>
            <w:r w:rsidRPr="002F6E8B">
              <w:rPr>
                <w:sz w:val="22"/>
              </w:rPr>
              <w:fldChar w:fldCharType="separate"/>
            </w:r>
            <w:r w:rsidR="00517227">
              <w:rPr>
                <w:sz w:val="22"/>
              </w:rPr>
              <w:t>4.3.2 above</w:t>
            </w:r>
            <w:r w:rsidRPr="002F6E8B">
              <w:rPr>
                <w:sz w:val="22"/>
              </w:rPr>
              <w:fldChar w:fldCharType="end"/>
            </w:r>
            <w:r w:rsidRPr="002F6E8B">
              <w:rPr>
                <w:sz w:val="22"/>
              </w:rPr>
              <w:t xml:space="preserve"> for further details on this AVP.</w:t>
            </w:r>
          </w:p>
        </w:tc>
      </w:tr>
      <w:tr w:rsidR="0016333D" w:rsidRPr="002F6E8B" w14:paraId="028401DC" w14:textId="77777777" w:rsidTr="00767B83">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7F3541AE" w14:textId="77777777" w:rsidR="0016333D" w:rsidRPr="00104920" w:rsidRDefault="0016333D" w:rsidP="00ED2292">
            <w:pPr>
              <w:rPr>
                <w:b/>
                <w:sz w:val="22"/>
              </w:rPr>
            </w:pPr>
            <w:r w:rsidRPr="00104920">
              <w:rPr>
                <w:b/>
                <w:sz w:val="22"/>
              </w:rPr>
              <w:lastRenderedPageBreak/>
              <w:t>Purchase-Category-Code</w:t>
            </w:r>
          </w:p>
        </w:tc>
        <w:tc>
          <w:tcPr>
            <w:tcW w:w="2740" w:type="dxa"/>
            <w:tcBorders>
              <w:top w:val="single" w:sz="4" w:space="0" w:color="auto"/>
              <w:left w:val="single" w:sz="4" w:space="0" w:color="auto"/>
              <w:bottom w:val="single" w:sz="4" w:space="0" w:color="auto"/>
              <w:right w:val="single" w:sz="4" w:space="0" w:color="auto"/>
            </w:tcBorders>
          </w:tcPr>
          <w:p w14:paraId="3925ABFE" w14:textId="3B9EF232" w:rsidR="0016333D" w:rsidRPr="002F6E8B" w:rsidRDefault="0016333D" w:rsidP="00ED2292">
            <w:pPr>
              <w:rPr>
                <w:sz w:val="22"/>
              </w:rPr>
            </w:pPr>
            <w:r w:rsidRPr="002F6E8B">
              <w:rPr>
                <w:b/>
                <w:sz w:val="22"/>
              </w:rPr>
              <w:t xml:space="preserve">BoBo &amp; Partner Payment: </w:t>
            </w:r>
            <w:r w:rsidRPr="002F6E8B">
              <w:rPr>
                <w:sz w:val="22"/>
              </w:rPr>
              <w:t>If the ‘purchaseCategoryCode’ (LineItem object) is provided in the Cancel operation, this AVP contains the ‘purchaseCategoryCode’ value.  Otherwise, using the value of the Cancel operation’s transactionId, PSEP populates this AVP from the ‘purchaseCategoryCode’ (LineItem object) in the ‘authorized’ Authorize payment transaction information.</w:t>
            </w:r>
          </w:p>
          <w:p w14:paraId="75440BCF" w14:textId="2B33A657" w:rsidR="0016333D" w:rsidRPr="002F6E8B" w:rsidRDefault="0016333D" w:rsidP="00ED2292">
            <w:pPr>
              <w:rPr>
                <w:sz w:val="22"/>
              </w:rPr>
            </w:pPr>
            <w:r w:rsidRPr="002F6E8B">
              <w:rPr>
                <w:b/>
                <w:sz w:val="22"/>
              </w:rPr>
              <w:t>GCB Payment:</w:t>
            </w:r>
            <w:r w:rsidRPr="002F6E8B">
              <w:rPr>
                <w:sz w:val="22"/>
              </w:rPr>
              <w:t xml:space="preserve"> Using the value of the Cancel operation’s CorrelationId, this AVP contains the Auth operation’s  ‘purchaseCategoryCode' that is created by AMP using the Auth operation’s ‘PaymentDescription field with descriptions prefix with “Google” being assigned one pre-defined ‘purchaseCategoryCode' and all others descriptions without “Google” prefix another pre-defined ‘purchaseCategoryCode'.</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4E85EA8D" w14:textId="77777777" w:rsidR="0016333D" w:rsidRPr="002F6E8B" w:rsidRDefault="0016333D" w:rsidP="00ED2292">
            <w:pPr>
              <w:rPr>
                <w:sz w:val="22"/>
              </w:rPr>
            </w:pPr>
            <w:r w:rsidRPr="002F6E8B">
              <w:rPr>
                <w:sz w:val="22"/>
              </w:rPr>
              <w:t xml:space="preserve">See Section </w:t>
            </w:r>
            <w:r w:rsidRPr="002F6E8B">
              <w:rPr>
                <w:sz w:val="22"/>
              </w:rPr>
              <w:fldChar w:fldCharType="begin"/>
            </w:r>
            <w:r w:rsidRPr="002F6E8B">
              <w:rPr>
                <w:sz w:val="22"/>
              </w:rPr>
              <w:instrText xml:space="preserve"> REF _Ref233699916 \w \p \h </w:instrText>
            </w:r>
            <w:r w:rsidRPr="002F6E8B">
              <w:rPr>
                <w:sz w:val="22"/>
              </w:rPr>
            </w:r>
            <w:r w:rsidRPr="002F6E8B">
              <w:rPr>
                <w:sz w:val="22"/>
              </w:rPr>
              <w:fldChar w:fldCharType="separate"/>
            </w:r>
            <w:r w:rsidR="00517227">
              <w:rPr>
                <w:sz w:val="22"/>
              </w:rPr>
              <w:t>4.3.2 above</w:t>
            </w:r>
            <w:r w:rsidRPr="002F6E8B">
              <w:rPr>
                <w:sz w:val="22"/>
              </w:rPr>
              <w:fldChar w:fldCharType="end"/>
            </w:r>
            <w:r w:rsidRPr="002F6E8B">
              <w:rPr>
                <w:sz w:val="22"/>
              </w:rPr>
              <w:t xml:space="preserve"> for further details on this AVP.</w:t>
            </w:r>
          </w:p>
        </w:tc>
      </w:tr>
      <w:tr w:rsidR="0016333D" w:rsidRPr="002F6E8B" w14:paraId="1E8FA8C0" w14:textId="77777777" w:rsidTr="00767B83">
        <w:trPr>
          <w:cantSplit/>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D481836" w14:textId="77777777" w:rsidR="0016333D" w:rsidRPr="00104920" w:rsidRDefault="0016333D" w:rsidP="00ED2292">
            <w:pPr>
              <w:rPr>
                <w:b/>
                <w:sz w:val="20"/>
              </w:rPr>
            </w:pPr>
            <w:r w:rsidRPr="00104920">
              <w:rPr>
                <w:b/>
                <w:sz w:val="20"/>
              </w:rPr>
              <w:t>Application-Type</w:t>
            </w:r>
          </w:p>
        </w:tc>
        <w:tc>
          <w:tcPr>
            <w:tcW w:w="2740" w:type="dxa"/>
            <w:tcBorders>
              <w:top w:val="single" w:sz="4" w:space="0" w:color="auto"/>
              <w:left w:val="single" w:sz="4" w:space="0" w:color="auto"/>
              <w:bottom w:val="single" w:sz="4" w:space="0" w:color="auto"/>
              <w:right w:val="single" w:sz="4" w:space="0" w:color="auto"/>
            </w:tcBorders>
          </w:tcPr>
          <w:p w14:paraId="71D58770" w14:textId="77777777" w:rsidR="0016333D" w:rsidRPr="002F6E8B" w:rsidRDefault="0016333D"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7B9D0E5" w14:textId="77777777" w:rsidR="0016333D" w:rsidRPr="002F6E8B" w:rsidRDefault="0016333D" w:rsidP="00ED2292">
            <w:pPr>
              <w:rPr>
                <w:sz w:val="20"/>
              </w:rPr>
            </w:pPr>
            <w:r w:rsidRPr="002F6E8B">
              <w:rPr>
                <w:sz w:val="20"/>
              </w:rPr>
              <w:t xml:space="preserve">See Section </w:t>
            </w:r>
            <w:r w:rsidRPr="002F6E8B">
              <w:rPr>
                <w:sz w:val="20"/>
              </w:rPr>
              <w:fldChar w:fldCharType="begin"/>
            </w:r>
            <w:r w:rsidRPr="002F6E8B">
              <w:rPr>
                <w:sz w:val="20"/>
              </w:rPr>
              <w:instrText xml:space="preserve"> REF _Ref233699916 \w \p \h </w:instrText>
            </w:r>
            <w:r w:rsidRPr="002F6E8B">
              <w:rPr>
                <w:sz w:val="20"/>
              </w:rPr>
            </w:r>
            <w:r w:rsidRPr="002F6E8B">
              <w:rPr>
                <w:sz w:val="20"/>
              </w:rPr>
              <w:fldChar w:fldCharType="separate"/>
            </w:r>
            <w:r w:rsidR="00517227">
              <w:rPr>
                <w:sz w:val="20"/>
              </w:rPr>
              <w:t>4.3.2 above</w:t>
            </w:r>
            <w:r w:rsidRPr="002F6E8B">
              <w:rPr>
                <w:sz w:val="20"/>
              </w:rPr>
              <w:fldChar w:fldCharType="end"/>
            </w:r>
            <w:r w:rsidRPr="002F6E8B">
              <w:rPr>
                <w:sz w:val="20"/>
              </w:rPr>
              <w:t xml:space="preserve"> for further details on this AVP.</w:t>
            </w:r>
          </w:p>
        </w:tc>
      </w:tr>
    </w:tbl>
    <w:p w14:paraId="4AB42B60" w14:textId="77777777" w:rsidR="000B60F1" w:rsidRPr="00D929DE" w:rsidRDefault="000B60F1" w:rsidP="00ED2292"/>
    <w:p w14:paraId="7CF0E0A8" w14:textId="61AD61A7" w:rsidR="000B60F1" w:rsidRPr="00D929DE" w:rsidRDefault="000B07D0" w:rsidP="00ED2292">
      <w:pPr>
        <w:pStyle w:val="Heading3"/>
      </w:pPr>
      <w:r w:rsidRPr="00D929DE">
        <w:t xml:space="preserve"> </w:t>
      </w:r>
      <w:bookmarkStart w:id="1275" w:name="_Toc367633810"/>
      <w:r w:rsidR="00E83707" w:rsidRPr="00D929DE">
        <w:rPr>
          <w:rFonts w:eastAsia="MS Mincho"/>
        </w:rPr>
        <w:t>Field Mappings – CCA Method to</w:t>
      </w:r>
      <w:r w:rsidR="00E83707" w:rsidRPr="00D929DE">
        <w:t xml:space="preserve"> </w:t>
      </w:r>
      <w:r w:rsidRPr="00D929DE">
        <w:t xml:space="preserve">Cancel </w:t>
      </w:r>
      <w:r w:rsidR="00E83707" w:rsidRPr="00D929DE">
        <w:t>Response</w:t>
      </w:r>
      <w:bookmarkEnd w:id="1275"/>
    </w:p>
    <w:p w14:paraId="3FE7849E" w14:textId="77777777" w:rsidR="009B4518" w:rsidRPr="00D929DE" w:rsidRDefault="009B4518" w:rsidP="00ED2292"/>
    <w:p w14:paraId="601DA9D0" w14:textId="058B956C" w:rsidR="00E83707" w:rsidRPr="00D929DE" w:rsidRDefault="00E83707" w:rsidP="00ED2292">
      <w:r w:rsidRPr="00D929DE">
        <w:t>The required Diameter Base protocol and Credit-Control Application AVPs in the CCA message for a Diameter Terminate-Confirm method are shown in the table below.  Also where applicable, the table indicates where the values of these AVPs are sourced from in the BoBo</w:t>
      </w:r>
      <w:r w:rsidR="00207C30">
        <w:t xml:space="preserve"> </w:t>
      </w:r>
      <w:r w:rsidR="00207C30" w:rsidRPr="00207C30">
        <w:t>&amp; Partner</w:t>
      </w:r>
      <w:r w:rsidRPr="00D929DE">
        <w:t xml:space="preserve"> Payment Cancel request fields and GCB Payment Cancel and CancelNotification request fields.   </w:t>
      </w:r>
    </w:p>
    <w:p w14:paraId="6D088CCB" w14:textId="77777777" w:rsidR="00E83707" w:rsidRPr="00D929DE" w:rsidRDefault="00E83707" w:rsidP="00ED2292"/>
    <w:p w14:paraId="7C0E27BA" w14:textId="77777777" w:rsidR="00E83707" w:rsidRPr="00D929DE" w:rsidRDefault="00E83707" w:rsidP="00ED2292">
      <w:r w:rsidRPr="00D929DE">
        <w:t>Unless indicated otherwise, all the AVPs are mandatory.</w:t>
      </w:r>
    </w:p>
    <w:p w14:paraId="780A2B8E" w14:textId="77777777" w:rsidR="000B07D0" w:rsidRPr="00D929DE" w:rsidRDefault="000B07D0" w:rsidP="00ED2292"/>
    <w:tbl>
      <w:tblPr>
        <w:tblW w:w="85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740"/>
        <w:gridCol w:w="3016"/>
      </w:tblGrid>
      <w:tr w:rsidR="000B07D0" w:rsidRPr="002F6E8B" w14:paraId="6050AB3B" w14:textId="77777777" w:rsidTr="002768CB">
        <w:trPr>
          <w:cantSplit/>
          <w:tblHeader/>
        </w:trPr>
        <w:tc>
          <w:tcPr>
            <w:tcW w:w="2790" w:type="dxa"/>
            <w:tcBorders>
              <w:top w:val="single" w:sz="4" w:space="0" w:color="auto"/>
              <w:left w:val="single" w:sz="4" w:space="0" w:color="auto"/>
              <w:bottom w:val="single" w:sz="4" w:space="0" w:color="auto"/>
              <w:right w:val="single" w:sz="4" w:space="0" w:color="auto"/>
            </w:tcBorders>
            <w:shd w:val="clear" w:color="auto" w:fill="C0C0C0"/>
          </w:tcPr>
          <w:p w14:paraId="3935D674" w14:textId="77777777" w:rsidR="000B07D0" w:rsidRPr="002F6E8B" w:rsidRDefault="000B07D0" w:rsidP="00706D15">
            <w:pPr>
              <w:jc w:val="center"/>
              <w:rPr>
                <w:rFonts w:ascii="Arial" w:hAnsi="Arial" w:cs="Arial"/>
                <w:sz w:val="20"/>
              </w:rPr>
            </w:pPr>
            <w:r w:rsidRPr="002F6E8B">
              <w:rPr>
                <w:rFonts w:ascii="Arial" w:hAnsi="Arial" w:cs="Arial"/>
                <w:sz w:val="20"/>
              </w:rPr>
              <w:t>CCA Diameter AVP</w:t>
            </w:r>
          </w:p>
        </w:tc>
        <w:tc>
          <w:tcPr>
            <w:tcW w:w="2740" w:type="dxa"/>
            <w:tcBorders>
              <w:top w:val="single" w:sz="4" w:space="0" w:color="auto"/>
              <w:left w:val="single" w:sz="4" w:space="0" w:color="auto"/>
              <w:bottom w:val="single" w:sz="4" w:space="0" w:color="auto"/>
              <w:right w:val="single" w:sz="4" w:space="0" w:color="auto"/>
            </w:tcBorders>
            <w:shd w:val="clear" w:color="auto" w:fill="C0C0C0"/>
          </w:tcPr>
          <w:p w14:paraId="61710152" w14:textId="1A312EFF" w:rsidR="000B07D0" w:rsidRPr="002F6E8B" w:rsidRDefault="000B07D0" w:rsidP="00706D15">
            <w:pPr>
              <w:jc w:val="center"/>
              <w:rPr>
                <w:rFonts w:ascii="Arial" w:hAnsi="Arial" w:cs="Arial"/>
                <w:sz w:val="20"/>
              </w:rPr>
            </w:pPr>
            <w:r w:rsidRPr="002F6E8B">
              <w:rPr>
                <w:rFonts w:ascii="Arial" w:hAnsi="Arial" w:cs="Arial"/>
                <w:sz w:val="20"/>
              </w:rPr>
              <w:t xml:space="preserve">Included in </w:t>
            </w:r>
            <w:r w:rsidR="00E83707" w:rsidRPr="002F6E8B">
              <w:rPr>
                <w:rFonts w:ascii="Arial" w:hAnsi="Arial" w:cs="Arial"/>
                <w:sz w:val="20"/>
              </w:rPr>
              <w:t xml:space="preserve">BoBo </w:t>
            </w:r>
            <w:r w:rsidR="00207C30" w:rsidRPr="002F6E8B">
              <w:rPr>
                <w:rFonts w:ascii="Arial" w:hAnsi="Arial" w:cs="Arial"/>
                <w:sz w:val="20"/>
              </w:rPr>
              <w:t xml:space="preserve">&amp; Partner </w:t>
            </w:r>
            <w:r w:rsidR="00E83707" w:rsidRPr="002F6E8B">
              <w:rPr>
                <w:rFonts w:ascii="Arial" w:hAnsi="Arial" w:cs="Arial"/>
                <w:sz w:val="20"/>
              </w:rPr>
              <w:t xml:space="preserve">Payment Cancel Request and GCB Payment Cancel/CancelNotification </w:t>
            </w:r>
            <w:r w:rsidRPr="002F6E8B">
              <w:rPr>
                <w:rFonts w:ascii="Arial" w:hAnsi="Arial" w:cs="Arial"/>
                <w:sz w:val="20"/>
              </w:rPr>
              <w:t>Response Field</w:t>
            </w:r>
            <w:r w:rsidR="00E83707" w:rsidRPr="002F6E8B">
              <w:rPr>
                <w:rFonts w:ascii="Arial" w:hAnsi="Arial" w:cs="Arial"/>
                <w:sz w:val="20"/>
              </w:rPr>
              <w:t>s</w:t>
            </w:r>
          </w:p>
        </w:tc>
        <w:tc>
          <w:tcPr>
            <w:tcW w:w="3016" w:type="dxa"/>
            <w:tcBorders>
              <w:top w:val="single" w:sz="4" w:space="0" w:color="auto"/>
              <w:left w:val="single" w:sz="4" w:space="0" w:color="auto"/>
              <w:bottom w:val="single" w:sz="4" w:space="0" w:color="auto"/>
              <w:right w:val="single" w:sz="4" w:space="0" w:color="auto"/>
            </w:tcBorders>
            <w:shd w:val="clear" w:color="auto" w:fill="C0C0C0"/>
          </w:tcPr>
          <w:p w14:paraId="474C972E" w14:textId="77777777" w:rsidR="000B07D0" w:rsidRPr="002F6E8B" w:rsidRDefault="000B07D0" w:rsidP="00706D15">
            <w:pPr>
              <w:jc w:val="center"/>
              <w:rPr>
                <w:rFonts w:ascii="Arial" w:hAnsi="Arial" w:cs="Arial"/>
                <w:sz w:val="20"/>
              </w:rPr>
            </w:pPr>
            <w:r w:rsidRPr="002F6E8B">
              <w:rPr>
                <w:rFonts w:ascii="Arial" w:hAnsi="Arial" w:cs="Arial"/>
                <w:sz w:val="20"/>
              </w:rPr>
              <w:t>Notes</w:t>
            </w:r>
          </w:p>
        </w:tc>
      </w:tr>
      <w:tr w:rsidR="000B07D0" w:rsidRPr="002F6E8B" w14:paraId="7C4FF0E4"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11C5E960" w14:textId="77777777" w:rsidR="000B07D0" w:rsidRPr="002F6E8B" w:rsidRDefault="000B07D0" w:rsidP="00ED2292">
            <w:pPr>
              <w:rPr>
                <w:sz w:val="20"/>
              </w:rPr>
            </w:pPr>
            <w:r w:rsidRPr="002F6E8B">
              <w:rPr>
                <w:sz w:val="20"/>
              </w:rPr>
              <w:t>Session-Id</w:t>
            </w:r>
          </w:p>
        </w:tc>
        <w:tc>
          <w:tcPr>
            <w:tcW w:w="2740" w:type="dxa"/>
            <w:tcBorders>
              <w:top w:val="single" w:sz="4" w:space="0" w:color="auto"/>
              <w:left w:val="single" w:sz="4" w:space="0" w:color="auto"/>
              <w:bottom w:val="single" w:sz="4" w:space="0" w:color="auto"/>
              <w:right w:val="single" w:sz="4" w:space="0" w:color="auto"/>
            </w:tcBorders>
          </w:tcPr>
          <w:p w14:paraId="7096D3C6" w14:textId="77777777" w:rsidR="000B07D0" w:rsidRPr="002F6E8B" w:rsidRDefault="000B07D0"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65475334" w14:textId="3878A7C7" w:rsidR="000B07D0" w:rsidRPr="002F6E8B" w:rsidRDefault="001C39B2"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1C39B2" w:rsidRPr="002F6E8B" w14:paraId="7AC59D13" w14:textId="77777777" w:rsidTr="00944181">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6BD357EA" w14:textId="77777777" w:rsidR="001C39B2" w:rsidRPr="002F6E8B" w:rsidRDefault="001C39B2" w:rsidP="00ED2292">
            <w:pPr>
              <w:rPr>
                <w:sz w:val="20"/>
              </w:rPr>
            </w:pPr>
            <w:r w:rsidRPr="002F6E8B">
              <w:rPr>
                <w:sz w:val="20"/>
              </w:rPr>
              <w:t>Result-Code</w:t>
            </w:r>
          </w:p>
        </w:tc>
        <w:tc>
          <w:tcPr>
            <w:tcW w:w="2740" w:type="dxa"/>
            <w:tcBorders>
              <w:top w:val="single" w:sz="4" w:space="0" w:color="auto"/>
              <w:left w:val="single" w:sz="4" w:space="0" w:color="auto"/>
              <w:bottom w:val="single" w:sz="4" w:space="0" w:color="auto"/>
              <w:right w:val="single" w:sz="4" w:space="0" w:color="auto"/>
            </w:tcBorders>
          </w:tcPr>
          <w:p w14:paraId="25E0A984" w14:textId="77777777" w:rsidR="001C39B2" w:rsidRPr="002F6E8B" w:rsidRDefault="001C39B2"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6D3EA05" w14:textId="77777777" w:rsidR="001C39B2" w:rsidRPr="002F6E8B" w:rsidRDefault="001C39B2"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 A Return Code of ‘2001’ indicates a successful response. </w:t>
            </w:r>
          </w:p>
        </w:tc>
      </w:tr>
      <w:tr w:rsidR="001C39B2" w:rsidRPr="002F6E8B" w14:paraId="497FFA2B"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1D95676" w14:textId="77777777" w:rsidR="001C39B2" w:rsidRPr="002F6E8B" w:rsidRDefault="001C39B2" w:rsidP="00ED2292">
            <w:pPr>
              <w:rPr>
                <w:sz w:val="20"/>
              </w:rPr>
            </w:pPr>
            <w:r w:rsidRPr="002F6E8B">
              <w:rPr>
                <w:sz w:val="20"/>
              </w:rPr>
              <w:t>Origin-Host</w:t>
            </w:r>
          </w:p>
        </w:tc>
        <w:tc>
          <w:tcPr>
            <w:tcW w:w="2740" w:type="dxa"/>
            <w:tcBorders>
              <w:top w:val="single" w:sz="4" w:space="0" w:color="auto"/>
              <w:left w:val="single" w:sz="4" w:space="0" w:color="auto"/>
              <w:bottom w:val="single" w:sz="4" w:space="0" w:color="auto"/>
              <w:right w:val="single" w:sz="4" w:space="0" w:color="auto"/>
            </w:tcBorders>
          </w:tcPr>
          <w:p w14:paraId="29D6BB9E" w14:textId="77777777" w:rsidR="001C39B2" w:rsidRPr="002F6E8B" w:rsidRDefault="001C39B2"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2DE87291" w14:textId="38A141B2" w:rsidR="001C39B2" w:rsidRPr="002F6E8B" w:rsidRDefault="001C39B2"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1C39B2" w:rsidRPr="002F6E8B" w14:paraId="13496911"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4DAD2720" w14:textId="77777777" w:rsidR="001C39B2" w:rsidRPr="002F6E8B" w:rsidRDefault="001C39B2" w:rsidP="00ED2292">
            <w:pPr>
              <w:rPr>
                <w:sz w:val="20"/>
              </w:rPr>
            </w:pPr>
            <w:r w:rsidRPr="002F6E8B">
              <w:rPr>
                <w:sz w:val="20"/>
              </w:rPr>
              <w:t>Origin-Realm</w:t>
            </w:r>
          </w:p>
        </w:tc>
        <w:tc>
          <w:tcPr>
            <w:tcW w:w="2740" w:type="dxa"/>
            <w:tcBorders>
              <w:top w:val="single" w:sz="4" w:space="0" w:color="auto"/>
              <w:left w:val="single" w:sz="4" w:space="0" w:color="auto"/>
              <w:bottom w:val="single" w:sz="4" w:space="0" w:color="auto"/>
              <w:right w:val="single" w:sz="4" w:space="0" w:color="auto"/>
            </w:tcBorders>
          </w:tcPr>
          <w:p w14:paraId="06C2D8DC" w14:textId="77777777" w:rsidR="001C39B2" w:rsidRPr="002F6E8B" w:rsidRDefault="001C39B2"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7C06286A" w14:textId="1D622767" w:rsidR="001C39B2" w:rsidRPr="002F6E8B" w:rsidRDefault="001C39B2"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1C39B2" w:rsidRPr="002F6E8B" w14:paraId="1C6D8C60"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02505CB7" w14:textId="77777777" w:rsidR="001C39B2" w:rsidRPr="002F6E8B" w:rsidRDefault="001C39B2" w:rsidP="00ED2292">
            <w:pPr>
              <w:rPr>
                <w:sz w:val="20"/>
              </w:rPr>
            </w:pPr>
            <w:r w:rsidRPr="002F6E8B">
              <w:rPr>
                <w:sz w:val="20"/>
              </w:rPr>
              <w:t>Auth-Application-Id</w:t>
            </w:r>
          </w:p>
        </w:tc>
        <w:tc>
          <w:tcPr>
            <w:tcW w:w="2740" w:type="dxa"/>
            <w:tcBorders>
              <w:top w:val="single" w:sz="4" w:space="0" w:color="auto"/>
              <w:left w:val="single" w:sz="4" w:space="0" w:color="auto"/>
              <w:bottom w:val="single" w:sz="4" w:space="0" w:color="auto"/>
              <w:right w:val="single" w:sz="4" w:space="0" w:color="auto"/>
            </w:tcBorders>
          </w:tcPr>
          <w:p w14:paraId="60017A0C" w14:textId="77777777" w:rsidR="001C39B2" w:rsidRPr="002F6E8B" w:rsidRDefault="001C39B2"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33B40697" w14:textId="02BE6D4F" w:rsidR="001C39B2" w:rsidRPr="002F6E8B" w:rsidRDefault="001C39B2"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1C39B2" w:rsidRPr="002F6E8B" w14:paraId="4A7CA48A"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31AEF739" w14:textId="77777777" w:rsidR="001C39B2" w:rsidRPr="002F6E8B" w:rsidRDefault="001C39B2" w:rsidP="00ED2292">
            <w:pPr>
              <w:rPr>
                <w:sz w:val="20"/>
              </w:rPr>
            </w:pPr>
            <w:r w:rsidRPr="002F6E8B">
              <w:rPr>
                <w:sz w:val="20"/>
              </w:rPr>
              <w:t>CC-Request-Type</w:t>
            </w:r>
          </w:p>
        </w:tc>
        <w:tc>
          <w:tcPr>
            <w:tcW w:w="2740" w:type="dxa"/>
            <w:tcBorders>
              <w:top w:val="single" w:sz="4" w:space="0" w:color="auto"/>
              <w:left w:val="single" w:sz="4" w:space="0" w:color="auto"/>
              <w:bottom w:val="single" w:sz="4" w:space="0" w:color="auto"/>
              <w:right w:val="single" w:sz="4" w:space="0" w:color="auto"/>
            </w:tcBorders>
          </w:tcPr>
          <w:p w14:paraId="204F0FF7" w14:textId="77777777" w:rsidR="001C39B2" w:rsidRPr="002F6E8B" w:rsidRDefault="001C39B2"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14242A6F" w14:textId="51E90569" w:rsidR="001C39B2" w:rsidRPr="002F6E8B" w:rsidRDefault="001C39B2"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r w:rsidR="001C39B2" w:rsidRPr="002F6E8B" w14:paraId="100EBCCB" w14:textId="77777777" w:rsidTr="002768CB">
        <w:trPr>
          <w:cantSplit/>
        </w:trPr>
        <w:tc>
          <w:tcPr>
            <w:tcW w:w="2790" w:type="dxa"/>
            <w:tcBorders>
              <w:top w:val="single" w:sz="4" w:space="0" w:color="auto"/>
              <w:left w:val="single" w:sz="4" w:space="0" w:color="auto"/>
              <w:bottom w:val="single" w:sz="4" w:space="0" w:color="auto"/>
              <w:right w:val="single" w:sz="4" w:space="0" w:color="auto"/>
            </w:tcBorders>
            <w:shd w:val="clear" w:color="auto" w:fill="auto"/>
          </w:tcPr>
          <w:p w14:paraId="2AC10F29" w14:textId="77777777" w:rsidR="001C39B2" w:rsidRPr="002F6E8B" w:rsidRDefault="001C39B2" w:rsidP="00ED2292">
            <w:pPr>
              <w:rPr>
                <w:sz w:val="20"/>
              </w:rPr>
            </w:pPr>
            <w:r w:rsidRPr="002F6E8B">
              <w:rPr>
                <w:sz w:val="20"/>
              </w:rPr>
              <w:t>CC-Request-Number</w:t>
            </w:r>
          </w:p>
        </w:tc>
        <w:tc>
          <w:tcPr>
            <w:tcW w:w="2740" w:type="dxa"/>
            <w:tcBorders>
              <w:top w:val="single" w:sz="4" w:space="0" w:color="auto"/>
              <w:left w:val="single" w:sz="4" w:space="0" w:color="auto"/>
              <w:bottom w:val="single" w:sz="4" w:space="0" w:color="auto"/>
              <w:right w:val="single" w:sz="4" w:space="0" w:color="auto"/>
            </w:tcBorders>
          </w:tcPr>
          <w:p w14:paraId="4B6F673E" w14:textId="77777777" w:rsidR="001C39B2" w:rsidRPr="002F6E8B" w:rsidRDefault="001C39B2" w:rsidP="00ED2292">
            <w:pPr>
              <w:rPr>
                <w:sz w:val="20"/>
              </w:rPr>
            </w:pPr>
            <w:r w:rsidRPr="002F6E8B">
              <w:rPr>
                <w:sz w:val="20"/>
              </w:rPr>
              <w:t>N/A</w:t>
            </w:r>
          </w:p>
        </w:tc>
        <w:tc>
          <w:tcPr>
            <w:tcW w:w="3016" w:type="dxa"/>
            <w:tcBorders>
              <w:top w:val="single" w:sz="4" w:space="0" w:color="auto"/>
              <w:left w:val="single" w:sz="4" w:space="0" w:color="auto"/>
              <w:bottom w:val="single" w:sz="4" w:space="0" w:color="auto"/>
              <w:right w:val="single" w:sz="4" w:space="0" w:color="auto"/>
            </w:tcBorders>
            <w:shd w:val="clear" w:color="auto" w:fill="auto"/>
          </w:tcPr>
          <w:p w14:paraId="0BD89D14" w14:textId="2E343343" w:rsidR="001C39B2" w:rsidRPr="002F6E8B" w:rsidRDefault="001C39B2" w:rsidP="00ED2292">
            <w:pPr>
              <w:rPr>
                <w:sz w:val="20"/>
              </w:rPr>
            </w:pPr>
            <w:r w:rsidRPr="002F6E8B">
              <w:rPr>
                <w:sz w:val="20"/>
              </w:rPr>
              <w:t xml:space="preserve">See Section </w:t>
            </w:r>
            <w:r w:rsidRPr="002F6E8B">
              <w:rPr>
                <w:sz w:val="20"/>
              </w:rPr>
              <w:fldChar w:fldCharType="begin"/>
            </w:r>
            <w:r w:rsidRPr="002F6E8B">
              <w:rPr>
                <w:sz w:val="20"/>
              </w:rPr>
              <w:instrText xml:space="preserve"> REF _Ref233699479 \w \p \h </w:instrText>
            </w:r>
            <w:r w:rsidRPr="002F6E8B">
              <w:rPr>
                <w:sz w:val="20"/>
              </w:rPr>
            </w:r>
            <w:r w:rsidRPr="002F6E8B">
              <w:rPr>
                <w:sz w:val="20"/>
              </w:rPr>
              <w:fldChar w:fldCharType="separate"/>
            </w:r>
            <w:r w:rsidR="00517227">
              <w:rPr>
                <w:sz w:val="20"/>
              </w:rPr>
              <w:t>4.3.1 above</w:t>
            </w:r>
            <w:r w:rsidRPr="002F6E8B">
              <w:rPr>
                <w:sz w:val="20"/>
              </w:rPr>
              <w:fldChar w:fldCharType="end"/>
            </w:r>
            <w:r w:rsidRPr="002F6E8B">
              <w:rPr>
                <w:sz w:val="20"/>
              </w:rPr>
              <w:t xml:space="preserve"> for further details on this AVP.</w:t>
            </w:r>
          </w:p>
        </w:tc>
      </w:tr>
    </w:tbl>
    <w:p w14:paraId="41469D15" w14:textId="77777777" w:rsidR="002768CB" w:rsidRPr="00D929DE" w:rsidRDefault="002768CB" w:rsidP="00ED2292">
      <w:pPr>
        <w:pStyle w:val="Heading2"/>
      </w:pPr>
      <w:bookmarkStart w:id="1276" w:name="_Toc367633811"/>
      <w:r w:rsidRPr="00D929DE">
        <w:t>Payment Return Code Results</w:t>
      </w:r>
      <w:bookmarkEnd w:id="1276"/>
    </w:p>
    <w:p w14:paraId="4D04FDAE" w14:textId="77777777" w:rsidR="009755FC" w:rsidRPr="00D929DE" w:rsidRDefault="009755FC" w:rsidP="00ED2292"/>
    <w:p w14:paraId="2176C8FE" w14:textId="7BB6102B" w:rsidR="00A77660" w:rsidRPr="00D929DE" w:rsidRDefault="009755FC" w:rsidP="00ED2292">
      <w:r w:rsidRPr="00D929DE">
        <w:t xml:space="preserve">A </w:t>
      </w:r>
      <w:r w:rsidR="002768CB" w:rsidRPr="00D929DE">
        <w:t xml:space="preserve">Diameter </w:t>
      </w:r>
      <w:r w:rsidR="001D21CC">
        <w:t xml:space="preserve">Result </w:t>
      </w:r>
      <w:r w:rsidR="002768CB" w:rsidRPr="00D929DE">
        <w:t>Code of ‘200</w:t>
      </w:r>
      <w:r w:rsidRPr="00D929DE">
        <w:t>1’ returned in a CCA from the Amdocs OCS</w:t>
      </w:r>
      <w:r w:rsidR="002768CB" w:rsidRPr="00D929DE">
        <w:t xml:space="preserve"> indicate</w:t>
      </w:r>
      <w:r w:rsidRPr="00D929DE">
        <w:t xml:space="preserve">s a successful response to a </w:t>
      </w:r>
      <w:r w:rsidR="002768CB" w:rsidRPr="00D929DE">
        <w:t>Payme</w:t>
      </w:r>
      <w:r w:rsidRPr="00D929DE">
        <w:t xml:space="preserve">nt Diameter operation.  </w:t>
      </w:r>
    </w:p>
    <w:p w14:paraId="361E2EEC" w14:textId="77777777" w:rsidR="00A77660" w:rsidRPr="00D929DE" w:rsidRDefault="00A77660" w:rsidP="00ED2292"/>
    <w:p w14:paraId="05DF08C0" w14:textId="2DC4C19B" w:rsidR="002768CB" w:rsidRPr="00D929DE" w:rsidRDefault="00A77660" w:rsidP="00ED2292">
      <w:r w:rsidRPr="00D929DE">
        <w:t>For BoBo</w:t>
      </w:r>
      <w:r w:rsidR="00D63626">
        <w:t xml:space="preserve"> </w:t>
      </w:r>
      <w:r w:rsidRPr="00D929DE">
        <w:t xml:space="preserve">Payment, </w:t>
      </w:r>
      <w:r w:rsidR="001C39B2" w:rsidRPr="00D929DE">
        <w:t>a</w:t>
      </w:r>
      <w:r w:rsidR="009755FC" w:rsidRPr="00D929DE">
        <w:t xml:space="preserve"> </w:t>
      </w:r>
      <w:r w:rsidR="002768CB" w:rsidRPr="00D929DE">
        <w:t>successful re</w:t>
      </w:r>
      <w:r w:rsidR="009755FC" w:rsidRPr="00D929DE">
        <w:t xml:space="preserve">sponse is returned </w:t>
      </w:r>
      <w:r w:rsidR="001C39B2" w:rsidRPr="00F5767C">
        <w:t xml:space="preserve">to </w:t>
      </w:r>
      <w:r w:rsidR="009755FC" w:rsidRPr="00F5767C">
        <w:t xml:space="preserve">the </w:t>
      </w:r>
      <w:r w:rsidR="00E84A2F" w:rsidRPr="00D929DE">
        <w:t xml:space="preserve">BoBo </w:t>
      </w:r>
      <w:r w:rsidR="002768CB" w:rsidRPr="00F5767C">
        <w:t>Payment Service SOAP operation</w:t>
      </w:r>
      <w:r w:rsidR="001C39B2" w:rsidRPr="00F5767C">
        <w:t xml:space="preserve"> response</w:t>
      </w:r>
      <w:r w:rsidR="002768CB" w:rsidRPr="00F5767C">
        <w:t xml:space="preserve"> and there is no </w:t>
      </w:r>
      <w:r w:rsidR="001D21CC">
        <w:t xml:space="preserve">Result </w:t>
      </w:r>
      <w:r w:rsidR="009755FC" w:rsidRPr="00F5767C">
        <w:t xml:space="preserve">Code provided in the </w:t>
      </w:r>
      <w:r w:rsidR="00E84A2F" w:rsidRPr="00D929DE">
        <w:t xml:space="preserve">BoBo </w:t>
      </w:r>
      <w:r w:rsidR="002768CB" w:rsidRPr="00F5767C">
        <w:t>Paym</w:t>
      </w:r>
      <w:r w:rsidR="009755FC" w:rsidRPr="00F5767C">
        <w:t>ent Service response to the TPA.</w:t>
      </w:r>
      <w:r w:rsidR="00F5767C">
        <w:t xml:space="preserve"> </w:t>
      </w:r>
      <w:r w:rsidR="009755FC" w:rsidRPr="00D929DE">
        <w:t xml:space="preserve">Any </w:t>
      </w:r>
      <w:r w:rsidR="002768CB" w:rsidRPr="00D929DE">
        <w:t xml:space="preserve">Diameter </w:t>
      </w:r>
      <w:r w:rsidR="001D21CC">
        <w:t xml:space="preserve">Result </w:t>
      </w:r>
      <w:r w:rsidR="002768CB" w:rsidRPr="00D929DE">
        <w:t>Code other than ‘200</w:t>
      </w:r>
      <w:r w:rsidR="009755FC" w:rsidRPr="00D929DE">
        <w:t xml:space="preserve">1’ returned in a CCA from the Amdocs OCS indicates that the attempted </w:t>
      </w:r>
      <w:r w:rsidR="002768CB" w:rsidRPr="00D929DE">
        <w:t>Payment Diameter operation</w:t>
      </w:r>
      <w:r w:rsidR="009755FC" w:rsidRPr="00D929DE">
        <w:t xml:space="preserve"> wasn’t successful and the </w:t>
      </w:r>
      <w:r w:rsidR="00E84A2F" w:rsidRPr="00D929DE">
        <w:t xml:space="preserve">BoBo </w:t>
      </w:r>
      <w:r w:rsidR="002768CB" w:rsidRPr="00D929DE">
        <w:t>Payment Service return</w:t>
      </w:r>
      <w:r w:rsidR="00593412" w:rsidRPr="00D929DE">
        <w:t>s an error to the TPA</w:t>
      </w:r>
      <w:r w:rsidR="001C39B2" w:rsidRPr="00D929DE">
        <w:t xml:space="preserve"> as specified </w:t>
      </w:r>
      <w:r w:rsidR="00E84A2F">
        <w:t xml:space="preserve">in </w:t>
      </w:r>
      <w:r w:rsidR="001C39B2" w:rsidRPr="00D929DE">
        <w:t xml:space="preserve">Reference </w:t>
      </w:r>
      <w:r w:rsidR="00E84A2F" w:rsidRPr="00D929DE">
        <w:t>[</w:t>
      </w:r>
      <w:r w:rsidR="00E84A2F" w:rsidRPr="00D929DE">
        <w:fldChar w:fldCharType="begin"/>
      </w:r>
      <w:r w:rsidR="00E84A2F" w:rsidRPr="00D929DE">
        <w:instrText xml:space="preserve"> REF _Ref233204070 \w \h </w:instrText>
      </w:r>
      <w:r w:rsidR="00E84A2F" w:rsidRPr="00D929DE">
        <w:fldChar w:fldCharType="separate"/>
      </w:r>
      <w:r w:rsidR="00517227">
        <w:t>5</w:t>
      </w:r>
      <w:r w:rsidR="00E84A2F" w:rsidRPr="00D929DE">
        <w:fldChar w:fldCharType="end"/>
      </w:r>
      <w:r w:rsidR="00E84A2F" w:rsidRPr="00D929DE">
        <w:t>]</w:t>
      </w:r>
      <w:r w:rsidR="00593412" w:rsidRPr="00D929DE">
        <w:t xml:space="preserve">. </w:t>
      </w:r>
      <w:r w:rsidR="001D21CC">
        <w:t xml:space="preserve">The mapping of BoBo Payment Service error codes to Diameter Result Code values is shown in Appendix </w:t>
      </w:r>
      <w:r w:rsidR="001D21CC">
        <w:fldChar w:fldCharType="begin"/>
      </w:r>
      <w:r w:rsidR="001D21CC">
        <w:instrText xml:space="preserve"> REF _Ref239250504 \w \p \h </w:instrText>
      </w:r>
      <w:r w:rsidR="001D21CC">
        <w:fldChar w:fldCharType="separate"/>
      </w:r>
      <w:r w:rsidR="001D21CC">
        <w:t>C below</w:t>
      </w:r>
      <w:r w:rsidR="001D21CC">
        <w:fldChar w:fldCharType="end"/>
      </w:r>
      <w:r w:rsidR="001D21CC">
        <w:t>.</w:t>
      </w:r>
      <w:r w:rsidR="00D63626">
        <w:t xml:space="preserve"> </w:t>
      </w:r>
    </w:p>
    <w:p w14:paraId="585F5B88" w14:textId="77777777" w:rsidR="002812CA" w:rsidRPr="00D929DE" w:rsidRDefault="002812CA" w:rsidP="00ED2292"/>
    <w:p w14:paraId="11381A6D" w14:textId="3D1362C5" w:rsidR="00A77660" w:rsidRDefault="00A77660" w:rsidP="00ED2292">
      <w:r w:rsidRPr="00D929DE">
        <w:t xml:space="preserve">For GCB Payment, </w:t>
      </w:r>
      <w:r w:rsidR="001C39B2" w:rsidRPr="00D929DE">
        <w:t xml:space="preserve">a successful </w:t>
      </w:r>
      <w:r w:rsidR="00E345D6">
        <w:t xml:space="preserve">or failed </w:t>
      </w:r>
      <w:r w:rsidR="001C39B2" w:rsidRPr="00D929DE">
        <w:t xml:space="preserve">response is returned </w:t>
      </w:r>
      <w:r w:rsidR="00E345D6">
        <w:t xml:space="preserve">in the SOAP message response or in the Batch ‘Response’ file. The handling of successful and error responses are described in Appendix </w:t>
      </w:r>
      <w:r w:rsidR="00E345D6">
        <w:fldChar w:fldCharType="begin"/>
      </w:r>
      <w:r w:rsidR="00E345D6">
        <w:instrText xml:space="preserve"> REF _Ref234216438 \w \p \h </w:instrText>
      </w:r>
      <w:r w:rsidR="00E345D6">
        <w:fldChar w:fldCharType="separate"/>
      </w:r>
      <w:r w:rsidR="00517227">
        <w:t>B.2 below</w:t>
      </w:r>
      <w:r w:rsidR="00E345D6">
        <w:fldChar w:fldCharType="end"/>
      </w:r>
    </w:p>
    <w:p w14:paraId="4CA3C22A" w14:textId="77777777" w:rsidR="00F5767C" w:rsidRDefault="00F5767C" w:rsidP="00ED2292"/>
    <w:p w14:paraId="1A3089AB" w14:textId="1AC53281" w:rsidR="00F5767C" w:rsidRPr="00D929DE" w:rsidRDefault="00F5767C" w:rsidP="00ED2292">
      <w:r w:rsidRPr="00D929DE">
        <w:t xml:space="preserve">For </w:t>
      </w:r>
      <w:r>
        <w:t>Partner</w:t>
      </w:r>
      <w:r w:rsidRPr="00D929DE">
        <w:t xml:space="preserve"> Payment, a successful response is returned </w:t>
      </w:r>
      <w:r w:rsidRPr="00F5767C">
        <w:t xml:space="preserve">to the </w:t>
      </w:r>
      <w:r>
        <w:t xml:space="preserve">Partner </w:t>
      </w:r>
      <w:r w:rsidRPr="00F5767C">
        <w:t xml:space="preserve">Payment Service SOAP operation response and there is no </w:t>
      </w:r>
      <w:r w:rsidR="001D21CC">
        <w:t xml:space="preserve">Result </w:t>
      </w:r>
      <w:r w:rsidRPr="00F5767C">
        <w:t xml:space="preserve">Code provided in the </w:t>
      </w:r>
      <w:r>
        <w:t xml:space="preserve">Partner </w:t>
      </w:r>
      <w:r w:rsidRPr="00F5767C">
        <w:t xml:space="preserve">Payment Service response to the </w:t>
      </w:r>
      <w:r>
        <w:t>SMS Aggregator</w:t>
      </w:r>
      <w:r w:rsidRPr="00F5767C">
        <w:t>.</w:t>
      </w:r>
      <w:r>
        <w:t xml:space="preserve"> </w:t>
      </w:r>
      <w:r w:rsidRPr="00D929DE">
        <w:t xml:space="preserve">Any Diameter Return </w:t>
      </w:r>
      <w:r w:rsidR="001D21CC">
        <w:t xml:space="preserve">Result </w:t>
      </w:r>
      <w:r w:rsidRPr="00D929DE">
        <w:t xml:space="preserve">other than ‘2001’ returned in a CCA from the Amdocs OCS indicates that the attempted Payment Diameter operation wasn’t successful and the </w:t>
      </w:r>
      <w:r>
        <w:t xml:space="preserve">Partner </w:t>
      </w:r>
      <w:r w:rsidRPr="00D929DE">
        <w:t xml:space="preserve">Payment Service returns an error to the </w:t>
      </w:r>
      <w:r>
        <w:t>SMS Aggregator</w:t>
      </w:r>
      <w:r w:rsidRPr="00D929DE">
        <w:t xml:space="preserve"> as specified in Reference </w:t>
      </w:r>
      <w:r w:rsidR="0011328A" w:rsidRPr="00D929DE">
        <w:t>[</w:t>
      </w:r>
      <w:r w:rsidR="0011328A">
        <w:fldChar w:fldCharType="begin"/>
      </w:r>
      <w:r w:rsidR="0011328A">
        <w:instrText xml:space="preserve"> REF _Ref235081884 \w \h </w:instrText>
      </w:r>
      <w:r w:rsidR="0011328A">
        <w:fldChar w:fldCharType="separate"/>
      </w:r>
      <w:r w:rsidR="00517227">
        <w:t>13</w:t>
      </w:r>
      <w:r w:rsidR="0011328A">
        <w:fldChar w:fldCharType="end"/>
      </w:r>
      <w:r w:rsidR="0011328A">
        <w:t>]</w:t>
      </w:r>
      <w:r w:rsidRPr="00D929DE">
        <w:t xml:space="preserve">. </w:t>
      </w:r>
      <w:r w:rsidR="001D21CC">
        <w:t xml:space="preserve">The mapping of BoBo Payment Service error codes to Diameter Result Code values is shown in Appendix </w:t>
      </w:r>
      <w:r w:rsidR="001D21CC">
        <w:fldChar w:fldCharType="begin"/>
      </w:r>
      <w:r w:rsidR="001D21CC">
        <w:instrText xml:space="preserve"> REF _Ref239250504 \w \p \h </w:instrText>
      </w:r>
      <w:r w:rsidR="001D21CC">
        <w:fldChar w:fldCharType="separate"/>
      </w:r>
      <w:r w:rsidR="001D21CC">
        <w:t>C below</w:t>
      </w:r>
      <w:r w:rsidR="001D21CC">
        <w:fldChar w:fldCharType="end"/>
      </w:r>
      <w:r w:rsidR="001D21CC">
        <w:t>.</w:t>
      </w:r>
    </w:p>
    <w:p w14:paraId="415CA4F1" w14:textId="77777777" w:rsidR="00F5767C" w:rsidRPr="00D929DE" w:rsidRDefault="00F5767C" w:rsidP="00ED2292"/>
    <w:p w14:paraId="557A3F99" w14:textId="77777777" w:rsidR="00DE677E" w:rsidRPr="00365911" w:rsidRDefault="00DE677E" w:rsidP="00ED2292">
      <w:pPr>
        <w:pStyle w:val="Heading1"/>
      </w:pPr>
      <w:bookmarkStart w:id="1277" w:name="_Ref223507703"/>
      <w:bookmarkStart w:id="1278" w:name="_Toc223508374"/>
      <w:bookmarkStart w:id="1279" w:name="_Toc267479928"/>
      <w:bookmarkStart w:id="1280" w:name="_Ref227945170"/>
      <w:bookmarkStart w:id="1281" w:name="_Ref233591586"/>
      <w:bookmarkStart w:id="1282" w:name="_Toc367633812"/>
      <w:r w:rsidRPr="00365911">
        <w:lastRenderedPageBreak/>
        <w:t>Drop Box Integration to Support Delivery of Reports</w:t>
      </w:r>
      <w:bookmarkEnd w:id="1277"/>
      <w:bookmarkEnd w:id="1278"/>
      <w:bookmarkEnd w:id="1282"/>
    </w:p>
    <w:p w14:paraId="13B6483A" w14:textId="581C9ABD" w:rsidR="009B0A9D" w:rsidRDefault="009B0A9D" w:rsidP="00E400F8">
      <w:pPr>
        <w:rPr>
          <w:lang w:eastAsia="ja-JP"/>
        </w:rPr>
      </w:pPr>
      <w:r w:rsidRPr="00706D15">
        <w:rPr>
          <w:lang w:eastAsia="ja-JP"/>
        </w:rPr>
        <w:t>There</w:t>
      </w:r>
      <w:r>
        <w:rPr>
          <w:lang w:eastAsia="ja-JP"/>
        </w:rPr>
        <w:t xml:space="preserve"> are no changes to the AMP</w:t>
      </w:r>
      <w:r w:rsidR="00D652FD">
        <w:rPr>
          <w:lang w:eastAsia="ja-JP"/>
        </w:rPr>
        <w:t>/PSEP</w:t>
      </w:r>
      <w:r>
        <w:rPr>
          <w:lang w:eastAsia="ja-JP"/>
        </w:rPr>
        <w:t xml:space="preserve"> integration to USCC Drop Box for the USCC Prepaid project.</w:t>
      </w:r>
    </w:p>
    <w:p w14:paraId="1A55E8B0" w14:textId="6A7A1A7A" w:rsidR="009B0A9D" w:rsidRDefault="00D652FD" w:rsidP="00E400F8">
      <w:pPr>
        <w:rPr>
          <w:lang w:eastAsia="ja-JP"/>
        </w:rPr>
      </w:pPr>
      <w:r>
        <w:rPr>
          <w:lang w:eastAsia="ja-JP"/>
        </w:rPr>
        <w:t xml:space="preserve">PSEP will modify the Settlement reports to include information on Prepaid and Postpaid purchases and refunds. Also, </w:t>
      </w:r>
      <w:r w:rsidR="009B0A9D">
        <w:rPr>
          <w:lang w:eastAsia="ja-JP"/>
        </w:rPr>
        <w:t xml:space="preserve">PSEP will </w:t>
      </w:r>
      <w:r>
        <w:rPr>
          <w:lang w:eastAsia="ja-JP"/>
        </w:rPr>
        <w:t>generate</w:t>
      </w:r>
      <w:r w:rsidR="009B0A9D">
        <w:rPr>
          <w:lang w:eastAsia="ja-JP"/>
        </w:rPr>
        <w:t xml:space="preserve"> a </w:t>
      </w:r>
      <w:r w:rsidR="00DF6B98">
        <w:rPr>
          <w:lang w:eastAsia="ja-JP"/>
        </w:rPr>
        <w:t>Prepaid</w:t>
      </w:r>
      <w:r w:rsidR="009B0A9D">
        <w:rPr>
          <w:lang w:eastAsia="ja-JP"/>
        </w:rPr>
        <w:t xml:space="preserve"> Feed for Prepaid Subscribers</w:t>
      </w:r>
      <w:r w:rsidR="00DF6B98">
        <w:rPr>
          <w:lang w:eastAsia="ja-JP"/>
        </w:rPr>
        <w:t xml:space="preserve"> payment transactions</w:t>
      </w:r>
      <w:r>
        <w:rPr>
          <w:lang w:eastAsia="ja-JP"/>
        </w:rPr>
        <w:t>, which will be sent to USCC Drop Box</w:t>
      </w:r>
      <w:r w:rsidR="009B0A9D">
        <w:rPr>
          <w:lang w:eastAsia="ja-JP"/>
        </w:rPr>
        <w:t xml:space="preserve">.  </w:t>
      </w:r>
    </w:p>
    <w:p w14:paraId="77741C53" w14:textId="77777777" w:rsidR="009B0A9D" w:rsidRPr="006A74A6" w:rsidRDefault="009B0A9D" w:rsidP="00ED2292">
      <w:pPr>
        <w:rPr>
          <w:lang w:eastAsia="ja-JP"/>
        </w:rPr>
      </w:pPr>
    </w:p>
    <w:p w14:paraId="27B7054B" w14:textId="46AD12B7" w:rsidR="00DE677E" w:rsidRDefault="009B0A9D" w:rsidP="00706D15">
      <w:pPr>
        <w:pStyle w:val="Heading2"/>
      </w:pPr>
      <w:bookmarkStart w:id="1283" w:name="_Toc223508375"/>
      <w:bookmarkStart w:id="1284" w:name="_Toc367633813"/>
      <w:r>
        <w:t xml:space="preserve">PSEP </w:t>
      </w:r>
      <w:r w:rsidR="00DE677E" w:rsidRPr="00365911">
        <w:t>Settlement Reports</w:t>
      </w:r>
      <w:r w:rsidR="00DE677E">
        <w:t xml:space="preserve"> </w:t>
      </w:r>
      <w:bookmarkEnd w:id="1283"/>
      <w:r w:rsidR="00DE677E">
        <w:t>Support for Prepaid</w:t>
      </w:r>
      <w:r w:rsidR="00D652FD">
        <w:t xml:space="preserve"> Payment Transactions</w:t>
      </w:r>
      <w:bookmarkEnd w:id="1284"/>
    </w:p>
    <w:p w14:paraId="0B1AAE26" w14:textId="2CD66783" w:rsidR="00DE677E" w:rsidRDefault="00DE677E" w:rsidP="00ED2292">
      <w:r>
        <w:t>Partner Settlement reports will be enhanced to show breakdown of Prepaid and Postpaid payment and refunds per Partner. This report will be uploaded to the USCC Drop Box into the same directory as the existing Settlement Reports uploaded by PSEP 4.6.1.</w:t>
      </w:r>
    </w:p>
    <w:p w14:paraId="393F4694" w14:textId="0E0D3CFE" w:rsidR="00D77BD5" w:rsidRPr="00F43E84" w:rsidRDefault="00D77BD5" w:rsidP="00ED2292">
      <w:r w:rsidRPr="00F43E84">
        <w:t>With</w:t>
      </w:r>
      <w:r>
        <w:t xml:space="preserve"> the introduction of the SMS Monetization project</w:t>
      </w:r>
      <w:r w:rsidR="00184480">
        <w:t xml:space="preserve"> described in Reference [</w:t>
      </w:r>
      <w:r w:rsidR="00184480">
        <w:fldChar w:fldCharType="begin"/>
      </w:r>
      <w:r w:rsidR="00184480">
        <w:instrText xml:space="preserve"> REF _Ref235354291 \w \h </w:instrText>
      </w:r>
      <w:r w:rsidR="00184480">
        <w:fldChar w:fldCharType="separate"/>
      </w:r>
      <w:r w:rsidR="00517227">
        <w:t>14</w:t>
      </w:r>
      <w:r w:rsidR="00184480">
        <w:fldChar w:fldCharType="end"/>
      </w:r>
      <w:r w:rsidR="00184480">
        <w:t>]</w:t>
      </w:r>
      <w:r w:rsidR="00D56899">
        <w:t xml:space="preserve"> and GCB Payment describe</w:t>
      </w:r>
      <w:r w:rsidR="00790BC0">
        <w:t>d</w:t>
      </w:r>
      <w:r w:rsidR="00D56899">
        <w:t xml:space="preserve"> in Reference [</w:t>
      </w:r>
      <w:r w:rsidR="00D56899">
        <w:fldChar w:fldCharType="begin"/>
      </w:r>
      <w:r w:rsidR="00D56899">
        <w:instrText xml:space="preserve"> REF _Ref236918725 \w \h </w:instrText>
      </w:r>
      <w:r w:rsidR="00D56899">
        <w:fldChar w:fldCharType="separate"/>
      </w:r>
      <w:r w:rsidR="00D56899">
        <w:t>15</w:t>
      </w:r>
      <w:r w:rsidR="00D56899">
        <w:fldChar w:fldCharType="end"/>
      </w:r>
      <w:r w:rsidR="00D56899">
        <w:t>]</w:t>
      </w:r>
      <w:r>
        <w:t xml:space="preserve">, there are </w:t>
      </w:r>
      <w:r w:rsidR="00D56899">
        <w:t xml:space="preserve">three </w:t>
      </w:r>
      <w:r>
        <w:t>Partner Settlement report formats for the summary Settlement report and for the detail Settlement report – 1) one format doesn’t contain SMS information</w:t>
      </w:r>
      <w:r w:rsidR="00D56899">
        <w:t xml:space="preserve"> and is for Google, 2) one format doesn’t contain SMS information and is for other Partners that aren’t Google</w:t>
      </w:r>
      <w:r>
        <w:t xml:space="preserve"> and </w:t>
      </w:r>
      <w:r w:rsidR="00790BC0">
        <w:t>3</w:t>
      </w:r>
      <w:r>
        <w:t>) one format includes SMS information</w:t>
      </w:r>
      <w:r w:rsidR="00D56899">
        <w:t>, which is used by SMS Aggregators</w:t>
      </w:r>
      <w:r>
        <w:t xml:space="preserve">.  </w:t>
      </w:r>
    </w:p>
    <w:p w14:paraId="48B0948A" w14:textId="77777777" w:rsidR="00D77BD5" w:rsidRPr="009827F1" w:rsidRDefault="00D77BD5" w:rsidP="00ED2292"/>
    <w:p w14:paraId="19978C5F" w14:textId="17227924" w:rsidR="00DE677E" w:rsidRPr="009827F1" w:rsidRDefault="00DE677E" w:rsidP="00706D15">
      <w:pPr>
        <w:pStyle w:val="Heading3"/>
      </w:pPr>
      <w:bookmarkStart w:id="1285" w:name="_Toc213844724"/>
      <w:bookmarkStart w:id="1286" w:name="_Toc223508376"/>
      <w:bookmarkStart w:id="1287" w:name="_Ref235357767"/>
      <w:bookmarkStart w:id="1288" w:name="_Toc367633814"/>
      <w:r w:rsidRPr="009827F1">
        <w:t xml:space="preserve">Partner Settlement </w:t>
      </w:r>
      <w:r w:rsidR="00942A2B">
        <w:t xml:space="preserve">Summary </w:t>
      </w:r>
      <w:r w:rsidRPr="009827F1">
        <w:t>Report</w:t>
      </w:r>
      <w:bookmarkEnd w:id="1285"/>
      <w:bookmarkEnd w:id="1286"/>
      <w:bookmarkEnd w:id="1287"/>
      <w:bookmarkEnd w:id="1288"/>
    </w:p>
    <w:p w14:paraId="3DF3BABE" w14:textId="56D68112" w:rsidR="001A464F" w:rsidRPr="00C054AB" w:rsidRDefault="00DE677E" w:rsidP="00ED2292">
      <w:r w:rsidRPr="00C054AB">
        <w:t xml:space="preserve">The Partner </w:t>
      </w:r>
      <w:r w:rsidR="00C054AB" w:rsidRPr="00C054AB">
        <w:t>S</w:t>
      </w:r>
      <w:r w:rsidRPr="00C054AB">
        <w:t>ettlement</w:t>
      </w:r>
      <w:r w:rsidR="00C054AB" w:rsidRPr="00C054AB">
        <w:t xml:space="preserve"> Summary</w:t>
      </w:r>
      <w:r w:rsidRPr="00C054AB">
        <w:t xml:space="preserve"> report provides a summary of the amount owed to (or potentially by) each Partner to USCC. The report summarizes the activity for the reporting period and the net amount payable or receivable by the Partner. The report is generated in machine-readable text format with field values separated by a comma or Comma Separated Values (CSV) File format with an extension of ‘csv’. The formats of the fields defined in the table are specified in Section 9.2 of reference [</w:t>
      </w:r>
      <w:r w:rsidR="00184480" w:rsidRPr="00C054AB">
        <w:fldChar w:fldCharType="begin"/>
      </w:r>
      <w:r w:rsidR="00184480" w:rsidRPr="00C054AB">
        <w:instrText xml:space="preserve"> REF _Ref235354245 \w \h </w:instrText>
      </w:r>
      <w:r w:rsidR="00184480" w:rsidRPr="00C054AB">
        <w:fldChar w:fldCharType="separate"/>
      </w:r>
      <w:r w:rsidR="00517227">
        <w:t>11</w:t>
      </w:r>
      <w:r w:rsidR="00184480" w:rsidRPr="00C054AB">
        <w:fldChar w:fldCharType="end"/>
      </w:r>
      <w:r w:rsidRPr="00C054AB">
        <w:t xml:space="preserve">]. </w:t>
      </w:r>
    </w:p>
    <w:p w14:paraId="7357031F" w14:textId="77777777" w:rsidR="001A464F" w:rsidRDefault="001A464F" w:rsidP="00ED2292">
      <w:pPr>
        <w:rPr>
          <w:highlight w:val="green"/>
        </w:rPr>
      </w:pPr>
    </w:p>
    <w:p w14:paraId="75585245" w14:textId="7E8DEC5A" w:rsidR="001A464F" w:rsidRPr="009827F1" w:rsidRDefault="001A464F" w:rsidP="00ED2292">
      <w:pPr>
        <w:pStyle w:val="Heading4"/>
      </w:pPr>
      <w:bookmarkStart w:id="1289" w:name="_Toc367633815"/>
      <w:r w:rsidRPr="009827F1">
        <w:t>Partner Settlement Report</w:t>
      </w:r>
      <w:r>
        <w:t xml:space="preserve"> – </w:t>
      </w:r>
      <w:r w:rsidR="00AF6B23">
        <w:t xml:space="preserve">With </w:t>
      </w:r>
      <w:r>
        <w:t>No SMS Information</w:t>
      </w:r>
      <w:r w:rsidR="00D56899">
        <w:t xml:space="preserve"> and for Google</w:t>
      </w:r>
      <w:bookmarkEnd w:id="1289"/>
    </w:p>
    <w:p w14:paraId="6C1FB7BE" w14:textId="77777777" w:rsidR="001A464F" w:rsidRDefault="001A464F" w:rsidP="00ED2292">
      <w:pPr>
        <w:rPr>
          <w:highlight w:val="green"/>
        </w:rPr>
      </w:pPr>
    </w:p>
    <w:p w14:paraId="65F0E490" w14:textId="4A4FD2CE" w:rsidR="00DE677E" w:rsidRPr="00624E74" w:rsidRDefault="00DE677E" w:rsidP="00ED2292">
      <w:r w:rsidRPr="00624E74">
        <w:t>The report contains the following fields:</w:t>
      </w:r>
    </w:p>
    <w:p w14:paraId="657D5029" w14:textId="77777777" w:rsidR="00DE677E" w:rsidRPr="0025328C" w:rsidRDefault="00DE677E" w:rsidP="00ED2292">
      <w:pPr>
        <w:rPr>
          <w:highlight w:val="gree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DE677E" w:rsidRPr="002B1D2B" w14:paraId="3912538A" w14:textId="77777777" w:rsidTr="007D1012">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13792BA9" w14:textId="77777777" w:rsidR="00DE677E" w:rsidRPr="002B1D2B" w:rsidRDefault="00DE677E" w:rsidP="002B1D2B">
            <w:pPr>
              <w:jc w:val="center"/>
              <w:rPr>
                <w:rFonts w:ascii="Arial" w:hAnsi="Arial" w:cs="Arial"/>
                <w:sz w:val="20"/>
              </w:rPr>
            </w:pPr>
            <w:r w:rsidRPr="002B1D2B">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2A8CA20D" w14:textId="77777777" w:rsidR="00DE677E" w:rsidRPr="002B1D2B" w:rsidRDefault="00DE677E" w:rsidP="002B1D2B">
            <w:pPr>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70319447" w14:textId="77777777" w:rsidR="00DE677E" w:rsidRPr="002B1D2B" w:rsidRDefault="00DE677E" w:rsidP="002B1D2B">
            <w:pPr>
              <w:jc w:val="center"/>
              <w:rPr>
                <w:rFonts w:ascii="Arial" w:hAnsi="Arial" w:cs="Arial"/>
                <w:sz w:val="20"/>
              </w:rPr>
            </w:pPr>
            <w:r w:rsidRPr="002B1D2B">
              <w:rPr>
                <w:rFonts w:ascii="Arial" w:hAnsi="Arial" w:cs="Arial"/>
                <w:sz w:val="20"/>
              </w:rPr>
              <w:t>Type</w:t>
            </w:r>
          </w:p>
        </w:tc>
      </w:tr>
      <w:tr w:rsidR="00DE677E" w:rsidRPr="002B1D2B" w14:paraId="7CA5C38C" w14:textId="77777777" w:rsidTr="007D1012">
        <w:trPr>
          <w:cantSplit/>
          <w:jc w:val="center"/>
        </w:trPr>
        <w:tc>
          <w:tcPr>
            <w:tcW w:w="1535" w:type="dxa"/>
          </w:tcPr>
          <w:p w14:paraId="0F1BB6C5" w14:textId="77777777" w:rsidR="00DE677E" w:rsidRPr="002B1D2B" w:rsidRDefault="00DE677E" w:rsidP="00ED2292">
            <w:pPr>
              <w:rPr>
                <w:sz w:val="20"/>
              </w:rPr>
            </w:pPr>
            <w:r w:rsidRPr="002B1D2B">
              <w:rPr>
                <w:sz w:val="20"/>
              </w:rPr>
              <w:t>Version</w:t>
            </w:r>
          </w:p>
        </w:tc>
        <w:tc>
          <w:tcPr>
            <w:tcW w:w="6148" w:type="dxa"/>
          </w:tcPr>
          <w:p w14:paraId="353F4AAE" w14:textId="77777777" w:rsidR="00DE677E" w:rsidRPr="002B1D2B" w:rsidRDefault="00DE677E" w:rsidP="00ED2292">
            <w:pPr>
              <w:rPr>
                <w:sz w:val="20"/>
              </w:rPr>
            </w:pPr>
            <w:r w:rsidRPr="002B1D2B">
              <w:rPr>
                <w:sz w:val="20"/>
              </w:rPr>
              <w:t>Version number</w:t>
            </w:r>
          </w:p>
        </w:tc>
        <w:tc>
          <w:tcPr>
            <w:tcW w:w="1013" w:type="dxa"/>
          </w:tcPr>
          <w:p w14:paraId="5820C801" w14:textId="77777777" w:rsidR="00DE677E" w:rsidRPr="002B1D2B" w:rsidRDefault="00DE677E" w:rsidP="00ED2292">
            <w:pPr>
              <w:rPr>
                <w:sz w:val="20"/>
              </w:rPr>
            </w:pPr>
            <w:r w:rsidRPr="002B1D2B">
              <w:rPr>
                <w:sz w:val="20"/>
              </w:rPr>
              <w:t>Number</w:t>
            </w:r>
          </w:p>
        </w:tc>
      </w:tr>
      <w:tr w:rsidR="00DE677E" w:rsidRPr="002B1D2B" w14:paraId="6C5BE898" w14:textId="77777777" w:rsidTr="007D1012">
        <w:trPr>
          <w:cantSplit/>
          <w:jc w:val="center"/>
        </w:trPr>
        <w:tc>
          <w:tcPr>
            <w:tcW w:w="1535" w:type="dxa"/>
          </w:tcPr>
          <w:p w14:paraId="7E4BD55B" w14:textId="77777777" w:rsidR="00DE677E" w:rsidRPr="002B1D2B" w:rsidRDefault="00DE677E" w:rsidP="00ED2292">
            <w:pPr>
              <w:rPr>
                <w:sz w:val="20"/>
              </w:rPr>
            </w:pPr>
            <w:r w:rsidRPr="002B1D2B">
              <w:rPr>
                <w:sz w:val="20"/>
              </w:rPr>
              <w:t>Report Date</w:t>
            </w:r>
          </w:p>
        </w:tc>
        <w:tc>
          <w:tcPr>
            <w:tcW w:w="6148" w:type="dxa"/>
          </w:tcPr>
          <w:p w14:paraId="3E44FBDF" w14:textId="77777777" w:rsidR="00DE677E" w:rsidRPr="002B1D2B" w:rsidRDefault="00DE677E" w:rsidP="00ED2292">
            <w:pPr>
              <w:rPr>
                <w:sz w:val="20"/>
              </w:rPr>
            </w:pPr>
            <w:r w:rsidRPr="002B1D2B">
              <w:rPr>
                <w:sz w:val="20"/>
              </w:rPr>
              <w:t>Date when report was produced</w:t>
            </w:r>
          </w:p>
        </w:tc>
        <w:tc>
          <w:tcPr>
            <w:tcW w:w="1013" w:type="dxa"/>
          </w:tcPr>
          <w:p w14:paraId="777F5E91" w14:textId="77777777" w:rsidR="00DE677E" w:rsidRPr="002B1D2B" w:rsidRDefault="00DE677E" w:rsidP="00ED2292">
            <w:pPr>
              <w:rPr>
                <w:sz w:val="20"/>
              </w:rPr>
            </w:pPr>
            <w:r w:rsidRPr="002B1D2B">
              <w:rPr>
                <w:sz w:val="20"/>
              </w:rPr>
              <w:t>Date Time</w:t>
            </w:r>
          </w:p>
        </w:tc>
      </w:tr>
      <w:tr w:rsidR="00DE677E" w:rsidRPr="002B1D2B" w14:paraId="53071EB1" w14:textId="77777777" w:rsidTr="007D1012">
        <w:trPr>
          <w:cantSplit/>
          <w:jc w:val="center"/>
        </w:trPr>
        <w:tc>
          <w:tcPr>
            <w:tcW w:w="1535" w:type="dxa"/>
          </w:tcPr>
          <w:p w14:paraId="1CF6FC3E" w14:textId="77777777" w:rsidR="00DE677E" w:rsidRPr="002B1D2B" w:rsidRDefault="00DE677E" w:rsidP="00ED2292">
            <w:pPr>
              <w:rPr>
                <w:sz w:val="20"/>
              </w:rPr>
            </w:pPr>
            <w:r w:rsidRPr="002B1D2B">
              <w:rPr>
                <w:sz w:val="20"/>
              </w:rPr>
              <w:t>Start Date</w:t>
            </w:r>
          </w:p>
        </w:tc>
        <w:tc>
          <w:tcPr>
            <w:tcW w:w="6148" w:type="dxa"/>
          </w:tcPr>
          <w:p w14:paraId="4A379517" w14:textId="77777777" w:rsidR="00DE677E" w:rsidRPr="002B1D2B" w:rsidRDefault="00DE677E" w:rsidP="00ED2292">
            <w:pPr>
              <w:rPr>
                <w:sz w:val="20"/>
              </w:rPr>
            </w:pPr>
            <w:r w:rsidRPr="002B1D2B">
              <w:rPr>
                <w:sz w:val="20"/>
              </w:rPr>
              <w:t>Start date of period covered by report</w:t>
            </w:r>
          </w:p>
        </w:tc>
        <w:tc>
          <w:tcPr>
            <w:tcW w:w="1013" w:type="dxa"/>
          </w:tcPr>
          <w:p w14:paraId="515F6088" w14:textId="77777777" w:rsidR="00DE677E" w:rsidRPr="002B1D2B" w:rsidRDefault="00DE677E" w:rsidP="00ED2292">
            <w:pPr>
              <w:rPr>
                <w:sz w:val="20"/>
              </w:rPr>
            </w:pPr>
            <w:r w:rsidRPr="002B1D2B">
              <w:rPr>
                <w:sz w:val="20"/>
              </w:rPr>
              <w:t>Date Time</w:t>
            </w:r>
          </w:p>
        </w:tc>
      </w:tr>
      <w:tr w:rsidR="00DE677E" w:rsidRPr="002B1D2B" w14:paraId="655E991A" w14:textId="77777777" w:rsidTr="007D1012">
        <w:trPr>
          <w:cantSplit/>
          <w:jc w:val="center"/>
        </w:trPr>
        <w:tc>
          <w:tcPr>
            <w:tcW w:w="1535" w:type="dxa"/>
          </w:tcPr>
          <w:p w14:paraId="53314B9C" w14:textId="77777777" w:rsidR="00DE677E" w:rsidRPr="002B1D2B" w:rsidRDefault="00DE677E" w:rsidP="00ED2292">
            <w:pPr>
              <w:rPr>
                <w:sz w:val="20"/>
              </w:rPr>
            </w:pPr>
            <w:r w:rsidRPr="002B1D2B">
              <w:rPr>
                <w:sz w:val="20"/>
              </w:rPr>
              <w:t>End Date</w:t>
            </w:r>
          </w:p>
        </w:tc>
        <w:tc>
          <w:tcPr>
            <w:tcW w:w="6148" w:type="dxa"/>
          </w:tcPr>
          <w:p w14:paraId="252E7B50" w14:textId="77777777" w:rsidR="00DE677E" w:rsidRPr="002B1D2B" w:rsidRDefault="00DE677E" w:rsidP="00ED2292">
            <w:pPr>
              <w:rPr>
                <w:sz w:val="20"/>
              </w:rPr>
            </w:pPr>
            <w:r w:rsidRPr="002B1D2B">
              <w:rPr>
                <w:sz w:val="20"/>
              </w:rPr>
              <w:t>End date of period covered by report</w:t>
            </w:r>
          </w:p>
        </w:tc>
        <w:tc>
          <w:tcPr>
            <w:tcW w:w="1013" w:type="dxa"/>
          </w:tcPr>
          <w:p w14:paraId="033D6529" w14:textId="77777777" w:rsidR="00DE677E" w:rsidRPr="002B1D2B" w:rsidRDefault="00DE677E" w:rsidP="00ED2292">
            <w:pPr>
              <w:rPr>
                <w:sz w:val="20"/>
              </w:rPr>
            </w:pPr>
            <w:r w:rsidRPr="002B1D2B">
              <w:rPr>
                <w:sz w:val="20"/>
              </w:rPr>
              <w:t>Date Time</w:t>
            </w:r>
          </w:p>
        </w:tc>
      </w:tr>
      <w:tr w:rsidR="00DE677E" w:rsidRPr="002B1D2B" w14:paraId="5D8F15EB" w14:textId="77777777" w:rsidTr="007D1012">
        <w:trPr>
          <w:cantSplit/>
          <w:jc w:val="center"/>
        </w:trPr>
        <w:tc>
          <w:tcPr>
            <w:tcW w:w="1535" w:type="dxa"/>
          </w:tcPr>
          <w:p w14:paraId="79247806" w14:textId="77777777" w:rsidR="00DE677E" w:rsidRPr="002B1D2B" w:rsidRDefault="00DE677E" w:rsidP="00ED2292">
            <w:pPr>
              <w:rPr>
                <w:sz w:val="20"/>
              </w:rPr>
            </w:pPr>
            <w:r w:rsidRPr="002B1D2B">
              <w:rPr>
                <w:sz w:val="20"/>
              </w:rPr>
              <w:t>Operator Name</w:t>
            </w:r>
          </w:p>
        </w:tc>
        <w:tc>
          <w:tcPr>
            <w:tcW w:w="6148" w:type="dxa"/>
          </w:tcPr>
          <w:p w14:paraId="071D7F82" w14:textId="1FBC8E42" w:rsidR="00DE677E" w:rsidRPr="002B1D2B" w:rsidRDefault="00DE677E" w:rsidP="00ED2292">
            <w:pPr>
              <w:rPr>
                <w:sz w:val="20"/>
              </w:rPr>
            </w:pPr>
            <w:r w:rsidRPr="002B1D2B">
              <w:rPr>
                <w:sz w:val="20"/>
              </w:rPr>
              <w:t xml:space="preserve">The name of the operator for which the report was </w:t>
            </w:r>
            <w:r w:rsidR="00942A2B" w:rsidRPr="002B1D2B">
              <w:rPr>
                <w:sz w:val="20"/>
              </w:rPr>
              <w:t xml:space="preserve">produced </w:t>
            </w:r>
          </w:p>
        </w:tc>
        <w:tc>
          <w:tcPr>
            <w:tcW w:w="1013" w:type="dxa"/>
          </w:tcPr>
          <w:p w14:paraId="11B1657D" w14:textId="77777777" w:rsidR="00DE677E" w:rsidRPr="002B1D2B" w:rsidRDefault="00DE677E" w:rsidP="00ED2292">
            <w:pPr>
              <w:rPr>
                <w:sz w:val="20"/>
              </w:rPr>
            </w:pPr>
            <w:r w:rsidRPr="002B1D2B">
              <w:rPr>
                <w:sz w:val="20"/>
              </w:rPr>
              <w:t>String</w:t>
            </w:r>
          </w:p>
        </w:tc>
      </w:tr>
      <w:tr w:rsidR="00DE677E" w:rsidRPr="002B1D2B" w14:paraId="5C51C7F2" w14:textId="77777777" w:rsidTr="007D1012">
        <w:trPr>
          <w:cantSplit/>
          <w:jc w:val="center"/>
        </w:trPr>
        <w:tc>
          <w:tcPr>
            <w:tcW w:w="1535" w:type="dxa"/>
          </w:tcPr>
          <w:p w14:paraId="5548CA56" w14:textId="77777777" w:rsidR="00DE677E" w:rsidRPr="002B1D2B" w:rsidRDefault="00DE677E" w:rsidP="00ED2292">
            <w:pPr>
              <w:rPr>
                <w:sz w:val="20"/>
              </w:rPr>
            </w:pPr>
            <w:r w:rsidRPr="002B1D2B">
              <w:rPr>
                <w:sz w:val="20"/>
              </w:rPr>
              <w:t>Partner External ID</w:t>
            </w:r>
          </w:p>
        </w:tc>
        <w:tc>
          <w:tcPr>
            <w:tcW w:w="6148" w:type="dxa"/>
          </w:tcPr>
          <w:p w14:paraId="648729A5" w14:textId="77777777" w:rsidR="00DE677E" w:rsidRPr="002B1D2B" w:rsidRDefault="00DE677E" w:rsidP="00ED2292">
            <w:pPr>
              <w:rPr>
                <w:sz w:val="20"/>
              </w:rPr>
            </w:pPr>
            <w:r w:rsidRPr="002B1D2B">
              <w:rPr>
                <w:sz w:val="20"/>
              </w:rPr>
              <w:t>The ID for the Partner as configured on the platform</w:t>
            </w:r>
          </w:p>
        </w:tc>
        <w:tc>
          <w:tcPr>
            <w:tcW w:w="1013" w:type="dxa"/>
          </w:tcPr>
          <w:p w14:paraId="30558811" w14:textId="77777777" w:rsidR="00DE677E" w:rsidRPr="002B1D2B" w:rsidRDefault="00DE677E" w:rsidP="00ED2292">
            <w:pPr>
              <w:rPr>
                <w:sz w:val="20"/>
              </w:rPr>
            </w:pPr>
            <w:r w:rsidRPr="002B1D2B">
              <w:rPr>
                <w:sz w:val="20"/>
              </w:rPr>
              <w:t>String</w:t>
            </w:r>
          </w:p>
        </w:tc>
      </w:tr>
      <w:tr w:rsidR="00DE677E" w:rsidRPr="002B1D2B" w14:paraId="729CF712" w14:textId="77777777" w:rsidTr="007D1012">
        <w:trPr>
          <w:cantSplit/>
          <w:jc w:val="center"/>
        </w:trPr>
        <w:tc>
          <w:tcPr>
            <w:tcW w:w="1535" w:type="dxa"/>
          </w:tcPr>
          <w:p w14:paraId="48706B9A" w14:textId="77777777" w:rsidR="00DE677E" w:rsidRPr="002B1D2B" w:rsidRDefault="00DE677E" w:rsidP="00ED2292">
            <w:pPr>
              <w:rPr>
                <w:sz w:val="20"/>
              </w:rPr>
            </w:pPr>
            <w:r w:rsidRPr="002B1D2B">
              <w:rPr>
                <w:sz w:val="20"/>
              </w:rPr>
              <w:t>Partner Name</w:t>
            </w:r>
          </w:p>
        </w:tc>
        <w:tc>
          <w:tcPr>
            <w:tcW w:w="6148" w:type="dxa"/>
          </w:tcPr>
          <w:p w14:paraId="1BDCC0E0" w14:textId="77777777" w:rsidR="00DE677E" w:rsidRPr="002B1D2B" w:rsidRDefault="00DE677E" w:rsidP="00ED2292">
            <w:pPr>
              <w:rPr>
                <w:sz w:val="20"/>
              </w:rPr>
            </w:pPr>
            <w:r w:rsidRPr="002B1D2B">
              <w:rPr>
                <w:sz w:val="20"/>
              </w:rPr>
              <w:t>The text name for the Partner</w:t>
            </w:r>
          </w:p>
        </w:tc>
        <w:tc>
          <w:tcPr>
            <w:tcW w:w="1013" w:type="dxa"/>
          </w:tcPr>
          <w:p w14:paraId="7EE00140" w14:textId="77777777" w:rsidR="00DE677E" w:rsidRPr="002B1D2B" w:rsidRDefault="00DE677E" w:rsidP="00ED2292">
            <w:pPr>
              <w:rPr>
                <w:sz w:val="20"/>
              </w:rPr>
            </w:pPr>
            <w:r w:rsidRPr="002B1D2B">
              <w:rPr>
                <w:sz w:val="20"/>
              </w:rPr>
              <w:t>String</w:t>
            </w:r>
          </w:p>
        </w:tc>
      </w:tr>
      <w:tr w:rsidR="00DE677E" w:rsidRPr="002B1D2B" w14:paraId="5E2F09C3" w14:textId="77777777" w:rsidTr="007D1012">
        <w:trPr>
          <w:cantSplit/>
          <w:jc w:val="center"/>
        </w:trPr>
        <w:tc>
          <w:tcPr>
            <w:tcW w:w="1535" w:type="dxa"/>
          </w:tcPr>
          <w:p w14:paraId="0ABF7371" w14:textId="77777777" w:rsidR="00DE677E" w:rsidRPr="002B1D2B" w:rsidRDefault="00DE677E" w:rsidP="00ED2292">
            <w:pPr>
              <w:rPr>
                <w:sz w:val="20"/>
              </w:rPr>
            </w:pPr>
            <w:r w:rsidRPr="002B1D2B">
              <w:rPr>
                <w:sz w:val="20"/>
              </w:rPr>
              <w:lastRenderedPageBreak/>
              <w:t>Partner State</w:t>
            </w:r>
          </w:p>
        </w:tc>
        <w:tc>
          <w:tcPr>
            <w:tcW w:w="6148" w:type="dxa"/>
          </w:tcPr>
          <w:p w14:paraId="6DBC59F0" w14:textId="77777777" w:rsidR="00DE677E" w:rsidRPr="002B1D2B" w:rsidRDefault="00DE677E" w:rsidP="00ED2292">
            <w:pPr>
              <w:rPr>
                <w:sz w:val="20"/>
              </w:rPr>
            </w:pPr>
            <w:r w:rsidRPr="002B1D2B">
              <w:rPr>
                <w:sz w:val="20"/>
              </w:rPr>
              <w:t>The Partner State where the value set is (Registered, Active, Suspended, Closed, Terminated)</w:t>
            </w:r>
          </w:p>
        </w:tc>
        <w:tc>
          <w:tcPr>
            <w:tcW w:w="1013" w:type="dxa"/>
          </w:tcPr>
          <w:p w14:paraId="6DD34C9D" w14:textId="77777777" w:rsidR="00DE677E" w:rsidRPr="002B1D2B" w:rsidRDefault="00DE677E" w:rsidP="00ED2292">
            <w:pPr>
              <w:rPr>
                <w:sz w:val="20"/>
              </w:rPr>
            </w:pPr>
            <w:r w:rsidRPr="002B1D2B">
              <w:rPr>
                <w:sz w:val="20"/>
              </w:rPr>
              <w:t>String</w:t>
            </w:r>
          </w:p>
        </w:tc>
      </w:tr>
      <w:tr w:rsidR="00DE677E" w:rsidRPr="002B1D2B" w14:paraId="6FCBE53E" w14:textId="77777777" w:rsidTr="007D1012">
        <w:trPr>
          <w:cantSplit/>
          <w:jc w:val="center"/>
        </w:trPr>
        <w:tc>
          <w:tcPr>
            <w:tcW w:w="1535" w:type="dxa"/>
          </w:tcPr>
          <w:p w14:paraId="4D9658E1" w14:textId="77777777" w:rsidR="00DE677E" w:rsidRPr="002B1D2B" w:rsidRDefault="00DE677E" w:rsidP="00ED2292">
            <w:pPr>
              <w:rPr>
                <w:sz w:val="20"/>
              </w:rPr>
            </w:pPr>
            <w:r w:rsidRPr="002B1D2B">
              <w:rPr>
                <w:sz w:val="20"/>
              </w:rPr>
              <w:t>Transaction Currency</w:t>
            </w:r>
          </w:p>
        </w:tc>
        <w:tc>
          <w:tcPr>
            <w:tcW w:w="6148" w:type="dxa"/>
          </w:tcPr>
          <w:p w14:paraId="1BDC7DD1" w14:textId="77777777" w:rsidR="00DE677E" w:rsidRPr="002B1D2B" w:rsidRDefault="00DE677E" w:rsidP="00ED2292">
            <w:pPr>
              <w:rPr>
                <w:sz w:val="20"/>
              </w:rPr>
            </w:pPr>
            <w:r w:rsidRPr="002B1D2B">
              <w:rPr>
                <w:sz w:val="20"/>
              </w:rPr>
              <w:t>Currency the transactions are in, which is USD</w:t>
            </w:r>
          </w:p>
        </w:tc>
        <w:tc>
          <w:tcPr>
            <w:tcW w:w="1013" w:type="dxa"/>
          </w:tcPr>
          <w:p w14:paraId="74D378BD" w14:textId="77777777" w:rsidR="00DE677E" w:rsidRPr="002B1D2B" w:rsidRDefault="00DE677E" w:rsidP="00ED2292">
            <w:pPr>
              <w:rPr>
                <w:sz w:val="20"/>
              </w:rPr>
            </w:pPr>
            <w:r w:rsidRPr="002B1D2B">
              <w:rPr>
                <w:sz w:val="20"/>
              </w:rPr>
              <w:t>String</w:t>
            </w:r>
          </w:p>
        </w:tc>
      </w:tr>
      <w:tr w:rsidR="00DE677E" w:rsidRPr="002B1D2B" w14:paraId="1871CFB7" w14:textId="77777777" w:rsidTr="007D1012">
        <w:trPr>
          <w:cantSplit/>
          <w:jc w:val="center"/>
        </w:trPr>
        <w:tc>
          <w:tcPr>
            <w:tcW w:w="1535" w:type="dxa"/>
          </w:tcPr>
          <w:p w14:paraId="7C265BA7" w14:textId="77777777" w:rsidR="00DE677E" w:rsidRPr="002B1D2B" w:rsidRDefault="00DE677E" w:rsidP="00ED2292">
            <w:pPr>
              <w:rPr>
                <w:sz w:val="20"/>
              </w:rPr>
            </w:pPr>
            <w:r w:rsidRPr="002B1D2B">
              <w:rPr>
                <w:sz w:val="20"/>
              </w:rPr>
              <w:t>Purchase Count</w:t>
            </w:r>
          </w:p>
        </w:tc>
        <w:tc>
          <w:tcPr>
            <w:tcW w:w="6148" w:type="dxa"/>
          </w:tcPr>
          <w:p w14:paraId="4D73DAA7" w14:textId="242DF1DD" w:rsidR="00DE677E" w:rsidRPr="002B1D2B" w:rsidRDefault="00DE677E" w:rsidP="00ED2292">
            <w:pPr>
              <w:rPr>
                <w:sz w:val="20"/>
              </w:rPr>
            </w:pPr>
            <w:r w:rsidRPr="002B1D2B">
              <w:rPr>
                <w:sz w:val="20"/>
              </w:rPr>
              <w:t>Number of purchase requests successfully processed for this Partner in the report period</w:t>
            </w:r>
          </w:p>
        </w:tc>
        <w:tc>
          <w:tcPr>
            <w:tcW w:w="1013" w:type="dxa"/>
          </w:tcPr>
          <w:p w14:paraId="70982935" w14:textId="77777777" w:rsidR="00DE677E" w:rsidRPr="002B1D2B" w:rsidRDefault="00DE677E" w:rsidP="00ED2292">
            <w:pPr>
              <w:rPr>
                <w:sz w:val="20"/>
              </w:rPr>
            </w:pPr>
            <w:r w:rsidRPr="002B1D2B">
              <w:rPr>
                <w:sz w:val="20"/>
              </w:rPr>
              <w:t>Number</w:t>
            </w:r>
          </w:p>
        </w:tc>
      </w:tr>
      <w:tr w:rsidR="00DE677E" w:rsidRPr="002B1D2B" w14:paraId="2370BD1D" w14:textId="77777777" w:rsidTr="007D1012">
        <w:trPr>
          <w:cantSplit/>
          <w:jc w:val="center"/>
        </w:trPr>
        <w:tc>
          <w:tcPr>
            <w:tcW w:w="1535" w:type="dxa"/>
          </w:tcPr>
          <w:p w14:paraId="613A63E3" w14:textId="77777777" w:rsidR="00DE677E" w:rsidRPr="002B1D2B" w:rsidRDefault="00DE677E" w:rsidP="00ED2292">
            <w:pPr>
              <w:rPr>
                <w:sz w:val="20"/>
              </w:rPr>
            </w:pPr>
            <w:r w:rsidRPr="002B1D2B">
              <w:rPr>
                <w:sz w:val="20"/>
              </w:rPr>
              <w:t>Gross Purchase Total</w:t>
            </w:r>
          </w:p>
        </w:tc>
        <w:tc>
          <w:tcPr>
            <w:tcW w:w="6148" w:type="dxa"/>
          </w:tcPr>
          <w:p w14:paraId="43D30B87" w14:textId="02115552" w:rsidR="00DE677E" w:rsidRPr="002B1D2B" w:rsidRDefault="00DE677E" w:rsidP="00ED2292">
            <w:pPr>
              <w:rPr>
                <w:sz w:val="20"/>
              </w:rPr>
            </w:pPr>
            <w:r w:rsidRPr="002B1D2B">
              <w:rPr>
                <w:sz w:val="20"/>
              </w:rPr>
              <w:t>Sum total of all purchases by this Partner in the report period</w:t>
            </w:r>
            <w:r w:rsidR="000F67D7" w:rsidRPr="002B1D2B">
              <w:rPr>
                <w:sz w:val="20"/>
              </w:rPr>
              <w:t xml:space="preserve"> exclusive of any taxes</w:t>
            </w:r>
          </w:p>
        </w:tc>
        <w:tc>
          <w:tcPr>
            <w:tcW w:w="1013" w:type="dxa"/>
          </w:tcPr>
          <w:p w14:paraId="126E1037" w14:textId="77777777" w:rsidR="00DE677E" w:rsidRPr="002B1D2B" w:rsidRDefault="00DE677E" w:rsidP="00ED2292">
            <w:pPr>
              <w:rPr>
                <w:sz w:val="20"/>
              </w:rPr>
            </w:pPr>
            <w:r w:rsidRPr="002B1D2B">
              <w:rPr>
                <w:sz w:val="20"/>
              </w:rPr>
              <w:t>Amount</w:t>
            </w:r>
          </w:p>
        </w:tc>
      </w:tr>
      <w:tr w:rsidR="00DE677E" w:rsidRPr="002B1D2B" w14:paraId="462BD1BF" w14:textId="77777777" w:rsidTr="007D1012">
        <w:trPr>
          <w:cantSplit/>
          <w:jc w:val="center"/>
        </w:trPr>
        <w:tc>
          <w:tcPr>
            <w:tcW w:w="1535" w:type="dxa"/>
          </w:tcPr>
          <w:p w14:paraId="3713BEAD" w14:textId="77777777" w:rsidR="00DE677E" w:rsidRPr="002B1D2B" w:rsidRDefault="00DE677E" w:rsidP="00ED2292">
            <w:pPr>
              <w:rPr>
                <w:sz w:val="20"/>
              </w:rPr>
            </w:pPr>
            <w:r w:rsidRPr="002B1D2B">
              <w:rPr>
                <w:sz w:val="20"/>
              </w:rPr>
              <w:t>Net Purchase Total</w:t>
            </w:r>
          </w:p>
        </w:tc>
        <w:tc>
          <w:tcPr>
            <w:tcW w:w="6148" w:type="dxa"/>
          </w:tcPr>
          <w:p w14:paraId="4EA93F20" w14:textId="3ADC0D09" w:rsidR="00DE677E" w:rsidRPr="002B1D2B" w:rsidRDefault="00DE677E" w:rsidP="00706D15">
            <w:pPr>
              <w:rPr>
                <w:sz w:val="20"/>
              </w:rPr>
            </w:pPr>
            <w:r w:rsidRPr="002B1D2B">
              <w:rPr>
                <w:sz w:val="20"/>
              </w:rPr>
              <w:t>Total revenue owing to the Partner based on the revenue share agreement in place</w:t>
            </w:r>
            <w:r w:rsidR="000F67D7" w:rsidRPr="002B1D2B">
              <w:rPr>
                <w:sz w:val="20"/>
              </w:rPr>
              <w:t xml:space="preserve"> exclusive of taxes</w:t>
            </w:r>
            <w:r w:rsidRPr="002B1D2B">
              <w:rPr>
                <w:sz w:val="20"/>
              </w:rPr>
              <w:t>.</w:t>
            </w:r>
            <w:r w:rsidR="00706D15" w:rsidRPr="002B1D2B" w:rsidDel="00706D15">
              <w:rPr>
                <w:sz w:val="20"/>
              </w:rPr>
              <w:t xml:space="preserve"> </w:t>
            </w:r>
          </w:p>
        </w:tc>
        <w:tc>
          <w:tcPr>
            <w:tcW w:w="1013" w:type="dxa"/>
          </w:tcPr>
          <w:p w14:paraId="4DE786D1" w14:textId="77777777" w:rsidR="00DE677E" w:rsidRPr="002B1D2B" w:rsidRDefault="00DE677E" w:rsidP="00ED2292">
            <w:pPr>
              <w:rPr>
                <w:sz w:val="20"/>
              </w:rPr>
            </w:pPr>
            <w:r w:rsidRPr="002B1D2B">
              <w:rPr>
                <w:sz w:val="20"/>
              </w:rPr>
              <w:t>Amount</w:t>
            </w:r>
          </w:p>
        </w:tc>
      </w:tr>
      <w:tr w:rsidR="00A0127A" w:rsidRPr="002B1D2B" w14:paraId="7B3AFA9F" w14:textId="77777777" w:rsidTr="00ED2292">
        <w:trPr>
          <w:cantSplit/>
          <w:jc w:val="center"/>
        </w:trPr>
        <w:tc>
          <w:tcPr>
            <w:tcW w:w="1535" w:type="dxa"/>
          </w:tcPr>
          <w:p w14:paraId="493D7B5F" w14:textId="77777777" w:rsidR="00A0127A" w:rsidRPr="002B1D2B" w:rsidRDefault="00A0127A" w:rsidP="00ED2292">
            <w:pPr>
              <w:rPr>
                <w:sz w:val="20"/>
              </w:rPr>
            </w:pPr>
            <w:r w:rsidRPr="002B1D2B">
              <w:rPr>
                <w:sz w:val="20"/>
              </w:rPr>
              <w:t>Application Categories</w:t>
            </w:r>
          </w:p>
        </w:tc>
        <w:tc>
          <w:tcPr>
            <w:tcW w:w="6148" w:type="dxa"/>
          </w:tcPr>
          <w:p w14:paraId="56B2D71C" w14:textId="19A3AEC0" w:rsidR="00A0127A" w:rsidRPr="002B1D2B" w:rsidRDefault="00A0127A" w:rsidP="00ED2292">
            <w:pPr>
              <w:rPr>
                <w:sz w:val="20"/>
              </w:rPr>
            </w:pPr>
            <w:r w:rsidRPr="002B1D2B">
              <w:rPr>
                <w:sz w:val="20"/>
              </w:rPr>
              <w:t>This section shows a breakdown of the Google and non-Google applications.  This row is just a label for this section and doesn’t contain any details</w:t>
            </w:r>
          </w:p>
        </w:tc>
        <w:tc>
          <w:tcPr>
            <w:tcW w:w="1013" w:type="dxa"/>
          </w:tcPr>
          <w:p w14:paraId="25F320B8" w14:textId="77777777" w:rsidR="00A0127A" w:rsidRPr="002B1D2B" w:rsidRDefault="00A0127A" w:rsidP="00ED2292">
            <w:pPr>
              <w:rPr>
                <w:sz w:val="20"/>
              </w:rPr>
            </w:pPr>
            <w:r w:rsidRPr="002B1D2B">
              <w:rPr>
                <w:sz w:val="20"/>
              </w:rPr>
              <w:t>N/A</w:t>
            </w:r>
          </w:p>
        </w:tc>
      </w:tr>
      <w:tr w:rsidR="00A0127A" w:rsidRPr="002B1D2B" w14:paraId="03DFBC89" w14:textId="77777777" w:rsidTr="00ED2292">
        <w:trPr>
          <w:cantSplit/>
          <w:jc w:val="center"/>
        </w:trPr>
        <w:tc>
          <w:tcPr>
            <w:tcW w:w="1535" w:type="dxa"/>
          </w:tcPr>
          <w:p w14:paraId="20ADA66A" w14:textId="77777777" w:rsidR="00A0127A" w:rsidRPr="002B1D2B" w:rsidRDefault="00A0127A" w:rsidP="00ED2292">
            <w:pPr>
              <w:rPr>
                <w:sz w:val="20"/>
              </w:rPr>
            </w:pPr>
            <w:r w:rsidRPr="002B1D2B">
              <w:rPr>
                <w:sz w:val="20"/>
              </w:rPr>
              <w:t>Google_Apps Purchase Count</w:t>
            </w:r>
          </w:p>
        </w:tc>
        <w:tc>
          <w:tcPr>
            <w:tcW w:w="6148" w:type="dxa"/>
          </w:tcPr>
          <w:p w14:paraId="40D605B4" w14:textId="5FE520AE" w:rsidR="00A0127A" w:rsidRPr="002B1D2B" w:rsidRDefault="00A0127A" w:rsidP="00ED2292">
            <w:pPr>
              <w:rPr>
                <w:sz w:val="20"/>
              </w:rPr>
            </w:pPr>
            <w:r w:rsidRPr="002B1D2B">
              <w:rPr>
                <w:sz w:val="20"/>
              </w:rPr>
              <w:t>Number of purchase requests successfully processed for the GCB Partner</w:t>
            </w:r>
            <w:r w:rsidR="00D56899">
              <w:rPr>
                <w:sz w:val="20"/>
              </w:rPr>
              <w:t>, which is Google,</w:t>
            </w:r>
            <w:r w:rsidRPr="002B1D2B" w:rsidDel="00EB60BC">
              <w:rPr>
                <w:sz w:val="20"/>
              </w:rPr>
              <w:t xml:space="preserve"> </w:t>
            </w:r>
            <w:r w:rsidRPr="002B1D2B">
              <w:rPr>
                <w:sz w:val="20"/>
              </w:rPr>
              <w:t>in the report period for Google applications</w:t>
            </w:r>
          </w:p>
        </w:tc>
        <w:tc>
          <w:tcPr>
            <w:tcW w:w="1013" w:type="dxa"/>
          </w:tcPr>
          <w:p w14:paraId="6DA59205" w14:textId="77777777" w:rsidR="00A0127A" w:rsidRPr="002B1D2B" w:rsidRDefault="00A0127A" w:rsidP="00ED2292">
            <w:pPr>
              <w:rPr>
                <w:sz w:val="20"/>
              </w:rPr>
            </w:pPr>
            <w:r w:rsidRPr="002B1D2B">
              <w:rPr>
                <w:sz w:val="20"/>
              </w:rPr>
              <w:t>Number</w:t>
            </w:r>
          </w:p>
        </w:tc>
      </w:tr>
      <w:tr w:rsidR="00A0127A" w:rsidRPr="002B1D2B" w14:paraId="7F0573D7" w14:textId="77777777" w:rsidTr="00ED2292">
        <w:trPr>
          <w:cantSplit/>
          <w:jc w:val="center"/>
        </w:trPr>
        <w:tc>
          <w:tcPr>
            <w:tcW w:w="1535" w:type="dxa"/>
          </w:tcPr>
          <w:p w14:paraId="39508AD8" w14:textId="77777777" w:rsidR="00A0127A" w:rsidRPr="002B1D2B" w:rsidRDefault="00A0127A" w:rsidP="00ED2292">
            <w:pPr>
              <w:rPr>
                <w:sz w:val="20"/>
              </w:rPr>
            </w:pPr>
            <w:r w:rsidRPr="002B1D2B">
              <w:rPr>
                <w:sz w:val="20"/>
              </w:rPr>
              <w:t>Google_Apps Gross Purchase Total</w:t>
            </w:r>
          </w:p>
        </w:tc>
        <w:tc>
          <w:tcPr>
            <w:tcW w:w="6148" w:type="dxa"/>
          </w:tcPr>
          <w:p w14:paraId="61EB4759" w14:textId="77777777" w:rsidR="00A0127A" w:rsidRPr="002B1D2B" w:rsidRDefault="00A0127A" w:rsidP="00ED2292">
            <w:pPr>
              <w:rPr>
                <w:sz w:val="20"/>
              </w:rPr>
            </w:pPr>
            <w:r w:rsidRPr="002B1D2B">
              <w:rPr>
                <w:sz w:val="20"/>
              </w:rPr>
              <w:t>Sum total of all purchases by the GCB Partner</w:t>
            </w:r>
            <w:r w:rsidRPr="002B1D2B" w:rsidDel="00EB60BC">
              <w:rPr>
                <w:sz w:val="20"/>
              </w:rPr>
              <w:t xml:space="preserve"> </w:t>
            </w:r>
            <w:r w:rsidRPr="002B1D2B">
              <w:rPr>
                <w:sz w:val="20"/>
              </w:rPr>
              <w:t>in the report period for Google applications exclusive of taxes</w:t>
            </w:r>
          </w:p>
          <w:p w14:paraId="1A1D1B18" w14:textId="77777777" w:rsidR="00A0127A" w:rsidRPr="002B1D2B" w:rsidRDefault="00A0127A" w:rsidP="00ED2292">
            <w:pPr>
              <w:rPr>
                <w:sz w:val="20"/>
              </w:rPr>
            </w:pPr>
          </w:p>
        </w:tc>
        <w:tc>
          <w:tcPr>
            <w:tcW w:w="1013" w:type="dxa"/>
          </w:tcPr>
          <w:p w14:paraId="69A52190" w14:textId="77777777" w:rsidR="00A0127A" w:rsidRPr="002B1D2B" w:rsidRDefault="00A0127A" w:rsidP="00ED2292">
            <w:pPr>
              <w:rPr>
                <w:sz w:val="20"/>
              </w:rPr>
            </w:pPr>
            <w:r w:rsidRPr="002B1D2B">
              <w:rPr>
                <w:sz w:val="20"/>
              </w:rPr>
              <w:t>Amount</w:t>
            </w:r>
          </w:p>
        </w:tc>
      </w:tr>
      <w:tr w:rsidR="00A0127A" w:rsidRPr="002B1D2B" w14:paraId="0081BDAB" w14:textId="77777777" w:rsidTr="00ED2292">
        <w:trPr>
          <w:cantSplit/>
          <w:jc w:val="center"/>
        </w:trPr>
        <w:tc>
          <w:tcPr>
            <w:tcW w:w="1535" w:type="dxa"/>
          </w:tcPr>
          <w:p w14:paraId="0F39F9D7" w14:textId="77777777" w:rsidR="00A0127A" w:rsidRPr="002B1D2B" w:rsidRDefault="00A0127A" w:rsidP="00ED2292">
            <w:pPr>
              <w:rPr>
                <w:sz w:val="20"/>
              </w:rPr>
            </w:pPr>
            <w:r w:rsidRPr="002B1D2B">
              <w:rPr>
                <w:sz w:val="20"/>
              </w:rPr>
              <w:t>Google_Apps Net Purchase Total</w:t>
            </w:r>
          </w:p>
        </w:tc>
        <w:tc>
          <w:tcPr>
            <w:tcW w:w="6148" w:type="dxa"/>
          </w:tcPr>
          <w:p w14:paraId="30BDE2A0" w14:textId="5BA671CB" w:rsidR="00A0127A" w:rsidRPr="002B1D2B" w:rsidRDefault="00A0127A" w:rsidP="00ED2292">
            <w:pPr>
              <w:rPr>
                <w:sz w:val="20"/>
              </w:rPr>
            </w:pPr>
            <w:r w:rsidRPr="002B1D2B">
              <w:rPr>
                <w:sz w:val="20"/>
              </w:rPr>
              <w:t>Total revenue owing to the GCB Partner</w:t>
            </w:r>
            <w:r w:rsidRPr="002B1D2B" w:rsidDel="00EB60BC">
              <w:rPr>
                <w:sz w:val="20"/>
              </w:rPr>
              <w:t xml:space="preserve"> </w:t>
            </w:r>
            <w:r w:rsidRPr="002B1D2B">
              <w:rPr>
                <w:sz w:val="20"/>
              </w:rPr>
              <w:t>based on the revenue share agreement in place for Google applications exclusive of taxes.</w:t>
            </w:r>
          </w:p>
        </w:tc>
        <w:tc>
          <w:tcPr>
            <w:tcW w:w="1013" w:type="dxa"/>
          </w:tcPr>
          <w:p w14:paraId="7FABE51E" w14:textId="77777777" w:rsidR="00A0127A" w:rsidRPr="002B1D2B" w:rsidRDefault="00A0127A" w:rsidP="00ED2292">
            <w:pPr>
              <w:rPr>
                <w:sz w:val="20"/>
              </w:rPr>
            </w:pPr>
            <w:r w:rsidRPr="002B1D2B">
              <w:rPr>
                <w:sz w:val="20"/>
              </w:rPr>
              <w:t>Amount</w:t>
            </w:r>
          </w:p>
        </w:tc>
      </w:tr>
      <w:tr w:rsidR="00A0127A" w:rsidRPr="002B1D2B" w14:paraId="69C10BE5" w14:textId="77777777" w:rsidTr="00ED2292">
        <w:trPr>
          <w:cantSplit/>
          <w:jc w:val="center"/>
        </w:trPr>
        <w:tc>
          <w:tcPr>
            <w:tcW w:w="1535" w:type="dxa"/>
          </w:tcPr>
          <w:p w14:paraId="0C55EFB6" w14:textId="77777777" w:rsidR="00A0127A" w:rsidRPr="002B1D2B" w:rsidRDefault="00A0127A" w:rsidP="00ED2292">
            <w:pPr>
              <w:rPr>
                <w:sz w:val="20"/>
              </w:rPr>
            </w:pPr>
            <w:r w:rsidRPr="002B1D2B">
              <w:rPr>
                <w:sz w:val="20"/>
              </w:rPr>
              <w:t>Other_Apps Purchase Count</w:t>
            </w:r>
          </w:p>
        </w:tc>
        <w:tc>
          <w:tcPr>
            <w:tcW w:w="6148" w:type="dxa"/>
          </w:tcPr>
          <w:p w14:paraId="57D9E17F" w14:textId="1D03CA1A" w:rsidR="00A0127A" w:rsidRPr="002B1D2B" w:rsidRDefault="00A0127A" w:rsidP="00980569">
            <w:pPr>
              <w:rPr>
                <w:sz w:val="20"/>
              </w:rPr>
            </w:pPr>
            <w:r w:rsidRPr="002B1D2B">
              <w:rPr>
                <w:sz w:val="20"/>
              </w:rPr>
              <w:t>Number of purchase requests successfully processed for the GCB Partner</w:t>
            </w:r>
            <w:r w:rsidRPr="002B1D2B" w:rsidDel="00EB60BC">
              <w:rPr>
                <w:sz w:val="20"/>
              </w:rPr>
              <w:t xml:space="preserve"> </w:t>
            </w:r>
            <w:r w:rsidRPr="002B1D2B">
              <w:rPr>
                <w:sz w:val="20"/>
              </w:rPr>
              <w:t xml:space="preserve">in the report period for other (non-Google) applications </w:t>
            </w:r>
            <w:del w:id="1290" w:author="Andrew Wulff" w:date="2017-07-12T11:36:00Z">
              <w:r w:rsidRPr="002B1D2B" w:rsidDel="00980569">
                <w:rPr>
                  <w:sz w:val="20"/>
                </w:rPr>
                <w:delText>exclusive of taxes</w:delText>
              </w:r>
            </w:del>
          </w:p>
        </w:tc>
        <w:tc>
          <w:tcPr>
            <w:tcW w:w="1013" w:type="dxa"/>
          </w:tcPr>
          <w:p w14:paraId="5CACBC4F" w14:textId="77777777" w:rsidR="00A0127A" w:rsidRPr="002B1D2B" w:rsidRDefault="00A0127A" w:rsidP="00ED2292">
            <w:pPr>
              <w:rPr>
                <w:sz w:val="20"/>
              </w:rPr>
            </w:pPr>
            <w:r w:rsidRPr="002B1D2B">
              <w:rPr>
                <w:sz w:val="20"/>
              </w:rPr>
              <w:t>Number</w:t>
            </w:r>
          </w:p>
        </w:tc>
      </w:tr>
      <w:tr w:rsidR="00A0127A" w:rsidRPr="002B1D2B" w14:paraId="318A7802" w14:textId="77777777" w:rsidTr="00ED2292">
        <w:trPr>
          <w:cantSplit/>
          <w:jc w:val="center"/>
        </w:trPr>
        <w:tc>
          <w:tcPr>
            <w:tcW w:w="1535" w:type="dxa"/>
          </w:tcPr>
          <w:p w14:paraId="2DF2514B" w14:textId="77777777" w:rsidR="00A0127A" w:rsidRPr="002B1D2B" w:rsidRDefault="00A0127A" w:rsidP="00ED2292">
            <w:pPr>
              <w:rPr>
                <w:sz w:val="20"/>
              </w:rPr>
            </w:pPr>
            <w:r w:rsidRPr="002B1D2B">
              <w:rPr>
                <w:sz w:val="20"/>
              </w:rPr>
              <w:t>Other_Apps Gross Purchase Total</w:t>
            </w:r>
          </w:p>
        </w:tc>
        <w:tc>
          <w:tcPr>
            <w:tcW w:w="6148" w:type="dxa"/>
          </w:tcPr>
          <w:p w14:paraId="442582D0" w14:textId="77777777" w:rsidR="00A0127A" w:rsidRPr="002B1D2B" w:rsidRDefault="00A0127A" w:rsidP="00ED2292">
            <w:pPr>
              <w:rPr>
                <w:sz w:val="20"/>
              </w:rPr>
            </w:pPr>
            <w:r w:rsidRPr="002B1D2B">
              <w:rPr>
                <w:sz w:val="20"/>
              </w:rPr>
              <w:t>Sum total of all purchases by the GCB Partner</w:t>
            </w:r>
            <w:r w:rsidRPr="002B1D2B" w:rsidDel="00EB60BC">
              <w:rPr>
                <w:sz w:val="20"/>
              </w:rPr>
              <w:t xml:space="preserve"> </w:t>
            </w:r>
            <w:r w:rsidRPr="002B1D2B">
              <w:rPr>
                <w:sz w:val="20"/>
              </w:rPr>
              <w:t>in the report period for other (non-Google) applications exclusive of taxes</w:t>
            </w:r>
          </w:p>
        </w:tc>
        <w:tc>
          <w:tcPr>
            <w:tcW w:w="1013" w:type="dxa"/>
          </w:tcPr>
          <w:p w14:paraId="6E1833DC" w14:textId="77777777" w:rsidR="00A0127A" w:rsidRPr="002B1D2B" w:rsidRDefault="00A0127A" w:rsidP="00ED2292">
            <w:pPr>
              <w:rPr>
                <w:sz w:val="20"/>
              </w:rPr>
            </w:pPr>
            <w:r w:rsidRPr="002B1D2B">
              <w:rPr>
                <w:sz w:val="20"/>
              </w:rPr>
              <w:t>Amount</w:t>
            </w:r>
          </w:p>
        </w:tc>
      </w:tr>
      <w:tr w:rsidR="00A0127A" w:rsidRPr="002B1D2B" w14:paraId="19BC5185" w14:textId="77777777" w:rsidTr="00ED2292">
        <w:trPr>
          <w:cantSplit/>
          <w:jc w:val="center"/>
        </w:trPr>
        <w:tc>
          <w:tcPr>
            <w:tcW w:w="1535" w:type="dxa"/>
          </w:tcPr>
          <w:p w14:paraId="282AAC96" w14:textId="77777777" w:rsidR="00A0127A" w:rsidRPr="002B1D2B" w:rsidRDefault="00A0127A" w:rsidP="00ED2292">
            <w:pPr>
              <w:rPr>
                <w:sz w:val="20"/>
              </w:rPr>
            </w:pPr>
            <w:r w:rsidRPr="002B1D2B">
              <w:rPr>
                <w:sz w:val="20"/>
              </w:rPr>
              <w:t>Other_Apps Net Purchase Total</w:t>
            </w:r>
          </w:p>
        </w:tc>
        <w:tc>
          <w:tcPr>
            <w:tcW w:w="6148" w:type="dxa"/>
          </w:tcPr>
          <w:p w14:paraId="0F40F3F7" w14:textId="4CC278F0" w:rsidR="00A0127A" w:rsidRPr="002B1D2B" w:rsidRDefault="00A0127A" w:rsidP="00ED2292">
            <w:pPr>
              <w:rPr>
                <w:sz w:val="20"/>
              </w:rPr>
            </w:pPr>
            <w:r w:rsidRPr="002B1D2B">
              <w:rPr>
                <w:sz w:val="20"/>
              </w:rPr>
              <w:t>Total revenue owing to the GCB Partner</w:t>
            </w:r>
            <w:r w:rsidRPr="002B1D2B" w:rsidDel="00EB60BC">
              <w:rPr>
                <w:sz w:val="20"/>
              </w:rPr>
              <w:t xml:space="preserve"> </w:t>
            </w:r>
            <w:r w:rsidRPr="002B1D2B">
              <w:rPr>
                <w:sz w:val="20"/>
              </w:rPr>
              <w:t>based on the revenue share agreement in place for other (non-Google) applications exclusive of taxes.</w:t>
            </w:r>
          </w:p>
        </w:tc>
        <w:tc>
          <w:tcPr>
            <w:tcW w:w="1013" w:type="dxa"/>
          </w:tcPr>
          <w:p w14:paraId="49DC0BC5" w14:textId="77777777" w:rsidR="00A0127A" w:rsidRPr="002B1D2B" w:rsidRDefault="00A0127A" w:rsidP="00ED2292">
            <w:pPr>
              <w:rPr>
                <w:sz w:val="20"/>
              </w:rPr>
            </w:pPr>
            <w:r w:rsidRPr="002B1D2B">
              <w:rPr>
                <w:sz w:val="20"/>
              </w:rPr>
              <w:t>Amount</w:t>
            </w:r>
          </w:p>
        </w:tc>
      </w:tr>
      <w:tr w:rsidR="00453243" w:rsidRPr="002B1D2B" w14:paraId="27CE9EC9" w14:textId="77777777" w:rsidTr="007D1012">
        <w:trPr>
          <w:cantSplit/>
          <w:jc w:val="center"/>
        </w:trPr>
        <w:tc>
          <w:tcPr>
            <w:tcW w:w="1535" w:type="dxa"/>
          </w:tcPr>
          <w:p w14:paraId="0F635809" w14:textId="6567A831" w:rsidR="00453243" w:rsidRPr="002B1D2B" w:rsidRDefault="00453243" w:rsidP="00ED2292">
            <w:pPr>
              <w:rPr>
                <w:sz w:val="20"/>
              </w:rPr>
            </w:pPr>
            <w:r w:rsidRPr="002B1D2B">
              <w:rPr>
                <w:sz w:val="20"/>
              </w:rPr>
              <w:t>Postpaid/Prepaid Classification</w:t>
            </w:r>
          </w:p>
        </w:tc>
        <w:tc>
          <w:tcPr>
            <w:tcW w:w="6148" w:type="dxa"/>
          </w:tcPr>
          <w:p w14:paraId="71351B72" w14:textId="7B686FA7" w:rsidR="00453243" w:rsidRPr="002B1D2B" w:rsidRDefault="00453243" w:rsidP="00ED2292">
            <w:pPr>
              <w:rPr>
                <w:sz w:val="20"/>
              </w:rPr>
            </w:pPr>
            <w:r w:rsidRPr="002B1D2B">
              <w:rPr>
                <w:sz w:val="20"/>
              </w:rPr>
              <w:t>This section shows a breakdown of the Postpaid and Prepaid purchases.  This row is just a label for this section and doesn’t contain any details</w:t>
            </w:r>
          </w:p>
        </w:tc>
        <w:tc>
          <w:tcPr>
            <w:tcW w:w="1013" w:type="dxa"/>
          </w:tcPr>
          <w:p w14:paraId="1D6ADDE0" w14:textId="2A80393E" w:rsidR="00453243" w:rsidRPr="002B1D2B" w:rsidRDefault="00453243" w:rsidP="00ED2292">
            <w:pPr>
              <w:rPr>
                <w:sz w:val="20"/>
              </w:rPr>
            </w:pPr>
            <w:r w:rsidRPr="002B1D2B">
              <w:rPr>
                <w:sz w:val="20"/>
              </w:rPr>
              <w:t>N/A</w:t>
            </w:r>
          </w:p>
        </w:tc>
      </w:tr>
      <w:tr w:rsidR="00453243" w:rsidRPr="002B1D2B" w14:paraId="4DEE95E3" w14:textId="77777777" w:rsidTr="007D1012">
        <w:trPr>
          <w:cantSplit/>
          <w:jc w:val="center"/>
        </w:trPr>
        <w:tc>
          <w:tcPr>
            <w:tcW w:w="1535" w:type="dxa"/>
          </w:tcPr>
          <w:p w14:paraId="5B77EA1A" w14:textId="6C30B934" w:rsidR="00453243" w:rsidRPr="002B1D2B" w:rsidRDefault="00453243" w:rsidP="00ED2292">
            <w:pPr>
              <w:rPr>
                <w:sz w:val="20"/>
              </w:rPr>
            </w:pPr>
            <w:r w:rsidRPr="002B1D2B">
              <w:rPr>
                <w:sz w:val="20"/>
              </w:rPr>
              <w:t>Postpaid Purchase Count</w:t>
            </w:r>
          </w:p>
        </w:tc>
        <w:tc>
          <w:tcPr>
            <w:tcW w:w="6148" w:type="dxa"/>
          </w:tcPr>
          <w:p w14:paraId="225CD092" w14:textId="31BA337B" w:rsidR="00453243" w:rsidRPr="002B1D2B" w:rsidRDefault="00453243" w:rsidP="00ED2292">
            <w:pPr>
              <w:rPr>
                <w:sz w:val="20"/>
              </w:rPr>
            </w:pPr>
            <w:r w:rsidRPr="002B1D2B">
              <w:rPr>
                <w:sz w:val="20"/>
              </w:rPr>
              <w:t xml:space="preserve">Number of Postpaid purchase requests successfully processed for this Partner in the report period </w:t>
            </w:r>
          </w:p>
        </w:tc>
        <w:tc>
          <w:tcPr>
            <w:tcW w:w="1013" w:type="dxa"/>
          </w:tcPr>
          <w:p w14:paraId="5DBA44CF" w14:textId="7027FC49" w:rsidR="00453243" w:rsidRPr="002B1D2B" w:rsidRDefault="00453243" w:rsidP="00ED2292">
            <w:pPr>
              <w:rPr>
                <w:sz w:val="20"/>
              </w:rPr>
            </w:pPr>
            <w:r w:rsidRPr="002B1D2B">
              <w:rPr>
                <w:sz w:val="20"/>
              </w:rPr>
              <w:t>Number</w:t>
            </w:r>
          </w:p>
        </w:tc>
      </w:tr>
      <w:tr w:rsidR="00453243" w:rsidRPr="002B1D2B" w14:paraId="02933474" w14:textId="77777777" w:rsidTr="007D1012">
        <w:trPr>
          <w:cantSplit/>
          <w:jc w:val="center"/>
        </w:trPr>
        <w:tc>
          <w:tcPr>
            <w:tcW w:w="1535" w:type="dxa"/>
          </w:tcPr>
          <w:p w14:paraId="43199569" w14:textId="28C85CE4" w:rsidR="00453243" w:rsidRPr="002B1D2B" w:rsidRDefault="00453243" w:rsidP="00ED2292">
            <w:pPr>
              <w:rPr>
                <w:sz w:val="20"/>
              </w:rPr>
            </w:pPr>
            <w:r w:rsidRPr="002B1D2B">
              <w:rPr>
                <w:sz w:val="20"/>
              </w:rPr>
              <w:t>Postpaid Gross Purchase Total</w:t>
            </w:r>
          </w:p>
        </w:tc>
        <w:tc>
          <w:tcPr>
            <w:tcW w:w="6148" w:type="dxa"/>
          </w:tcPr>
          <w:p w14:paraId="4785B470" w14:textId="3B544C96" w:rsidR="00453243" w:rsidRPr="002B1D2B" w:rsidRDefault="00453243" w:rsidP="00ED2292">
            <w:pPr>
              <w:rPr>
                <w:sz w:val="20"/>
              </w:rPr>
            </w:pPr>
            <w:r w:rsidRPr="002B1D2B">
              <w:rPr>
                <w:sz w:val="20"/>
              </w:rPr>
              <w:t>Sum total of all Postpaid purchases by this Partner in the report period for Google applications</w:t>
            </w:r>
            <w:r w:rsidR="000F67D7" w:rsidRPr="002B1D2B">
              <w:rPr>
                <w:sz w:val="20"/>
              </w:rPr>
              <w:t xml:space="preserve"> exclusive of taxes</w:t>
            </w:r>
          </w:p>
        </w:tc>
        <w:tc>
          <w:tcPr>
            <w:tcW w:w="1013" w:type="dxa"/>
          </w:tcPr>
          <w:p w14:paraId="6F67F79D" w14:textId="49066BB6" w:rsidR="00453243" w:rsidRPr="002B1D2B" w:rsidRDefault="00453243" w:rsidP="00ED2292">
            <w:pPr>
              <w:rPr>
                <w:sz w:val="20"/>
              </w:rPr>
            </w:pPr>
            <w:r w:rsidRPr="002B1D2B">
              <w:rPr>
                <w:sz w:val="20"/>
              </w:rPr>
              <w:t>Amount</w:t>
            </w:r>
          </w:p>
        </w:tc>
      </w:tr>
      <w:tr w:rsidR="00453243" w:rsidRPr="002B1D2B" w14:paraId="1D109948" w14:textId="77777777" w:rsidTr="007D1012">
        <w:trPr>
          <w:cantSplit/>
          <w:jc w:val="center"/>
        </w:trPr>
        <w:tc>
          <w:tcPr>
            <w:tcW w:w="1535" w:type="dxa"/>
          </w:tcPr>
          <w:p w14:paraId="72E04A39" w14:textId="0AECA359" w:rsidR="00453243" w:rsidRPr="002B1D2B" w:rsidRDefault="00453243" w:rsidP="00ED2292">
            <w:pPr>
              <w:rPr>
                <w:sz w:val="20"/>
              </w:rPr>
            </w:pPr>
            <w:r w:rsidRPr="002B1D2B">
              <w:rPr>
                <w:sz w:val="20"/>
              </w:rPr>
              <w:t>Postpaid Net Purchase Total</w:t>
            </w:r>
          </w:p>
        </w:tc>
        <w:tc>
          <w:tcPr>
            <w:tcW w:w="6148" w:type="dxa"/>
          </w:tcPr>
          <w:p w14:paraId="218C57DB" w14:textId="2C0AE88A" w:rsidR="00453243" w:rsidRPr="002B1D2B" w:rsidRDefault="00453243" w:rsidP="00ED2292">
            <w:pPr>
              <w:rPr>
                <w:sz w:val="20"/>
              </w:rPr>
            </w:pPr>
            <w:r w:rsidRPr="002B1D2B">
              <w:rPr>
                <w:sz w:val="20"/>
              </w:rPr>
              <w:t>Total revenue owing to the Partner based on the revenue share agreement in place for Postpaid transactions</w:t>
            </w:r>
            <w:r w:rsidR="000F67D7" w:rsidRPr="002B1D2B">
              <w:rPr>
                <w:sz w:val="20"/>
              </w:rPr>
              <w:t xml:space="preserve"> exclusive of taxes</w:t>
            </w:r>
            <w:r w:rsidRPr="002B1D2B">
              <w:rPr>
                <w:sz w:val="20"/>
              </w:rPr>
              <w:t>.</w:t>
            </w:r>
          </w:p>
        </w:tc>
        <w:tc>
          <w:tcPr>
            <w:tcW w:w="1013" w:type="dxa"/>
          </w:tcPr>
          <w:p w14:paraId="20133CCF" w14:textId="165F143D" w:rsidR="00453243" w:rsidRPr="002B1D2B" w:rsidRDefault="00453243" w:rsidP="00ED2292">
            <w:pPr>
              <w:rPr>
                <w:sz w:val="20"/>
              </w:rPr>
            </w:pPr>
            <w:r w:rsidRPr="002B1D2B">
              <w:rPr>
                <w:sz w:val="20"/>
              </w:rPr>
              <w:t>Amount</w:t>
            </w:r>
          </w:p>
        </w:tc>
      </w:tr>
      <w:tr w:rsidR="00453243" w:rsidRPr="002B1D2B" w14:paraId="51FFB9A5" w14:textId="77777777" w:rsidTr="007D1012">
        <w:trPr>
          <w:cantSplit/>
          <w:jc w:val="center"/>
        </w:trPr>
        <w:tc>
          <w:tcPr>
            <w:tcW w:w="1535" w:type="dxa"/>
          </w:tcPr>
          <w:p w14:paraId="129F05CD" w14:textId="1FE6F718" w:rsidR="00453243" w:rsidRPr="002B1D2B" w:rsidRDefault="00453243" w:rsidP="00ED2292">
            <w:pPr>
              <w:rPr>
                <w:sz w:val="20"/>
              </w:rPr>
            </w:pPr>
            <w:r w:rsidRPr="002B1D2B">
              <w:rPr>
                <w:sz w:val="20"/>
              </w:rPr>
              <w:t>Prepaid Purchase Count</w:t>
            </w:r>
          </w:p>
        </w:tc>
        <w:tc>
          <w:tcPr>
            <w:tcW w:w="6148" w:type="dxa"/>
          </w:tcPr>
          <w:p w14:paraId="79AE5393" w14:textId="7CED4CD1" w:rsidR="00453243" w:rsidRPr="002B1D2B" w:rsidRDefault="00453243" w:rsidP="000E7B51">
            <w:pPr>
              <w:rPr>
                <w:sz w:val="20"/>
              </w:rPr>
            </w:pPr>
            <w:r w:rsidRPr="002B1D2B">
              <w:rPr>
                <w:sz w:val="20"/>
              </w:rPr>
              <w:t>Number of Prepaid purchase requests successfully processed for this Partner in the report period</w:t>
            </w:r>
            <w:del w:id="1291" w:author="Andrew Wulff" w:date="2017-07-12T11:26:00Z">
              <w:r w:rsidRPr="002B1D2B" w:rsidDel="000E7B51">
                <w:rPr>
                  <w:sz w:val="20"/>
                </w:rPr>
                <w:delText xml:space="preserve"> </w:delText>
              </w:r>
              <w:r w:rsidR="000F67D7" w:rsidRPr="002B1D2B" w:rsidDel="000E7B51">
                <w:rPr>
                  <w:sz w:val="20"/>
                </w:rPr>
                <w:delText>exclusive of taxes</w:delText>
              </w:r>
            </w:del>
          </w:p>
        </w:tc>
        <w:tc>
          <w:tcPr>
            <w:tcW w:w="1013" w:type="dxa"/>
          </w:tcPr>
          <w:p w14:paraId="2FC920E5" w14:textId="21FED2C4" w:rsidR="00453243" w:rsidRPr="002B1D2B" w:rsidRDefault="00453243" w:rsidP="00ED2292">
            <w:pPr>
              <w:rPr>
                <w:sz w:val="20"/>
              </w:rPr>
            </w:pPr>
            <w:r w:rsidRPr="002B1D2B">
              <w:rPr>
                <w:sz w:val="20"/>
              </w:rPr>
              <w:t>Number</w:t>
            </w:r>
          </w:p>
        </w:tc>
      </w:tr>
      <w:tr w:rsidR="00453243" w:rsidRPr="002B1D2B" w14:paraId="2AFD9C83" w14:textId="77777777" w:rsidTr="007D1012">
        <w:trPr>
          <w:cantSplit/>
          <w:jc w:val="center"/>
        </w:trPr>
        <w:tc>
          <w:tcPr>
            <w:tcW w:w="1535" w:type="dxa"/>
          </w:tcPr>
          <w:p w14:paraId="708A5338" w14:textId="71C6B726" w:rsidR="00453243" w:rsidRPr="002B1D2B" w:rsidRDefault="00453243" w:rsidP="00ED2292">
            <w:pPr>
              <w:rPr>
                <w:sz w:val="20"/>
              </w:rPr>
            </w:pPr>
            <w:r w:rsidRPr="002B1D2B">
              <w:rPr>
                <w:sz w:val="20"/>
              </w:rPr>
              <w:t>Prepaid Gross Purchase Total</w:t>
            </w:r>
          </w:p>
        </w:tc>
        <w:tc>
          <w:tcPr>
            <w:tcW w:w="6148" w:type="dxa"/>
          </w:tcPr>
          <w:p w14:paraId="05A777B2" w14:textId="407E4B92" w:rsidR="00453243" w:rsidRPr="002B1D2B" w:rsidRDefault="00453243" w:rsidP="00ED2292">
            <w:pPr>
              <w:rPr>
                <w:sz w:val="20"/>
              </w:rPr>
            </w:pPr>
            <w:r w:rsidRPr="002B1D2B">
              <w:rPr>
                <w:sz w:val="20"/>
              </w:rPr>
              <w:t xml:space="preserve">Sum total of all Prepaid purchases by this Partner in the report period </w:t>
            </w:r>
            <w:r w:rsidR="000F67D7" w:rsidRPr="002B1D2B">
              <w:rPr>
                <w:sz w:val="20"/>
              </w:rPr>
              <w:t>exclusive of taxes</w:t>
            </w:r>
          </w:p>
        </w:tc>
        <w:tc>
          <w:tcPr>
            <w:tcW w:w="1013" w:type="dxa"/>
          </w:tcPr>
          <w:p w14:paraId="04A78DF5" w14:textId="47E85E2D" w:rsidR="00453243" w:rsidRPr="002B1D2B" w:rsidRDefault="00453243" w:rsidP="00ED2292">
            <w:pPr>
              <w:rPr>
                <w:sz w:val="20"/>
              </w:rPr>
            </w:pPr>
            <w:r w:rsidRPr="002B1D2B">
              <w:rPr>
                <w:sz w:val="20"/>
              </w:rPr>
              <w:t>Amount</w:t>
            </w:r>
          </w:p>
        </w:tc>
      </w:tr>
      <w:tr w:rsidR="00453243" w:rsidRPr="002B1D2B" w14:paraId="7D4C88A9" w14:textId="77777777" w:rsidTr="007D1012">
        <w:trPr>
          <w:cantSplit/>
          <w:jc w:val="center"/>
        </w:trPr>
        <w:tc>
          <w:tcPr>
            <w:tcW w:w="1535" w:type="dxa"/>
          </w:tcPr>
          <w:p w14:paraId="4805F483" w14:textId="78978D0E" w:rsidR="00453243" w:rsidRPr="002B1D2B" w:rsidRDefault="00453243" w:rsidP="00ED2292">
            <w:pPr>
              <w:rPr>
                <w:sz w:val="20"/>
              </w:rPr>
            </w:pPr>
            <w:r w:rsidRPr="002B1D2B">
              <w:rPr>
                <w:sz w:val="20"/>
              </w:rPr>
              <w:t>Prepaid Net Purchase Total</w:t>
            </w:r>
          </w:p>
        </w:tc>
        <w:tc>
          <w:tcPr>
            <w:tcW w:w="6148" w:type="dxa"/>
          </w:tcPr>
          <w:p w14:paraId="27822341" w14:textId="09206877" w:rsidR="00453243" w:rsidRPr="002B1D2B" w:rsidRDefault="00453243" w:rsidP="00ED2292">
            <w:pPr>
              <w:rPr>
                <w:sz w:val="20"/>
              </w:rPr>
            </w:pPr>
            <w:r w:rsidRPr="002B1D2B">
              <w:rPr>
                <w:sz w:val="20"/>
              </w:rPr>
              <w:t>Total revenue owing to the Partner based on the revenue share agreement in place for Prepaid transactions</w:t>
            </w:r>
            <w:r w:rsidR="000F67D7" w:rsidRPr="002B1D2B">
              <w:rPr>
                <w:sz w:val="20"/>
              </w:rPr>
              <w:t xml:space="preserve"> exclusive of taxes</w:t>
            </w:r>
            <w:r w:rsidRPr="002B1D2B">
              <w:rPr>
                <w:sz w:val="20"/>
              </w:rPr>
              <w:t>.</w:t>
            </w:r>
          </w:p>
        </w:tc>
        <w:tc>
          <w:tcPr>
            <w:tcW w:w="1013" w:type="dxa"/>
          </w:tcPr>
          <w:p w14:paraId="468F2A09" w14:textId="3871CE4C" w:rsidR="00453243" w:rsidRPr="002B1D2B" w:rsidRDefault="00453243" w:rsidP="00ED2292">
            <w:pPr>
              <w:rPr>
                <w:sz w:val="20"/>
              </w:rPr>
            </w:pPr>
            <w:r w:rsidRPr="002B1D2B">
              <w:rPr>
                <w:sz w:val="20"/>
              </w:rPr>
              <w:t>Amount</w:t>
            </w:r>
          </w:p>
        </w:tc>
      </w:tr>
      <w:tr w:rsidR="000F67D7" w:rsidRPr="002B1D2B" w14:paraId="2F11CA9D" w14:textId="77777777" w:rsidTr="000F67D7">
        <w:trPr>
          <w:cantSplit/>
          <w:jc w:val="center"/>
        </w:trPr>
        <w:tc>
          <w:tcPr>
            <w:tcW w:w="1535" w:type="dxa"/>
          </w:tcPr>
          <w:p w14:paraId="71FD791B" w14:textId="77777777" w:rsidR="000F67D7" w:rsidRPr="002B1D2B" w:rsidRDefault="000F67D7" w:rsidP="00ED2292">
            <w:pPr>
              <w:rPr>
                <w:sz w:val="20"/>
              </w:rPr>
            </w:pPr>
            <w:r w:rsidRPr="002B1D2B">
              <w:rPr>
                <w:sz w:val="20"/>
              </w:rPr>
              <w:t>Net Taxes on Purchases Total</w:t>
            </w:r>
          </w:p>
        </w:tc>
        <w:tc>
          <w:tcPr>
            <w:tcW w:w="6148" w:type="dxa"/>
          </w:tcPr>
          <w:p w14:paraId="241BF519" w14:textId="315D35C9" w:rsidR="000F67D7" w:rsidRPr="002B1D2B" w:rsidRDefault="00A0127A" w:rsidP="00ED2292">
            <w:pPr>
              <w:rPr>
                <w:sz w:val="20"/>
              </w:rPr>
            </w:pPr>
            <w:r w:rsidRPr="002B1D2B">
              <w:rPr>
                <w:sz w:val="20"/>
              </w:rPr>
              <w:t>Total of all taxes on the Purchases where this is only provided for the GCB Partner</w:t>
            </w:r>
            <w:r w:rsidR="00D56899">
              <w:rPr>
                <w:sz w:val="20"/>
              </w:rPr>
              <w:t>, which is Google</w:t>
            </w:r>
          </w:p>
        </w:tc>
        <w:tc>
          <w:tcPr>
            <w:tcW w:w="1013" w:type="dxa"/>
          </w:tcPr>
          <w:p w14:paraId="5F969653" w14:textId="77777777" w:rsidR="000F67D7" w:rsidRPr="002B1D2B" w:rsidRDefault="000F67D7" w:rsidP="00ED2292">
            <w:pPr>
              <w:rPr>
                <w:sz w:val="20"/>
              </w:rPr>
            </w:pPr>
            <w:r w:rsidRPr="002B1D2B">
              <w:rPr>
                <w:sz w:val="20"/>
              </w:rPr>
              <w:t>Amount</w:t>
            </w:r>
          </w:p>
        </w:tc>
      </w:tr>
      <w:tr w:rsidR="00453243" w:rsidRPr="002B1D2B" w14:paraId="0C5A8879" w14:textId="77777777" w:rsidTr="007D1012">
        <w:trPr>
          <w:cantSplit/>
          <w:jc w:val="center"/>
        </w:trPr>
        <w:tc>
          <w:tcPr>
            <w:tcW w:w="1535" w:type="dxa"/>
          </w:tcPr>
          <w:p w14:paraId="1A1A73B7" w14:textId="77777777" w:rsidR="00453243" w:rsidRPr="002B1D2B" w:rsidRDefault="00453243" w:rsidP="00ED2292">
            <w:pPr>
              <w:rPr>
                <w:sz w:val="20"/>
              </w:rPr>
            </w:pPr>
            <w:r w:rsidRPr="002B1D2B">
              <w:rPr>
                <w:sz w:val="20"/>
              </w:rPr>
              <w:t>Refund Count</w:t>
            </w:r>
          </w:p>
        </w:tc>
        <w:tc>
          <w:tcPr>
            <w:tcW w:w="6148" w:type="dxa"/>
          </w:tcPr>
          <w:p w14:paraId="42D016BB" w14:textId="3E15B373" w:rsidR="00453243" w:rsidRPr="002B1D2B" w:rsidRDefault="00453243" w:rsidP="00ED2292">
            <w:pPr>
              <w:rPr>
                <w:sz w:val="20"/>
              </w:rPr>
            </w:pPr>
            <w:r w:rsidRPr="002B1D2B">
              <w:rPr>
                <w:sz w:val="20"/>
              </w:rPr>
              <w:t>Number of refund requests successfully processed for this Partner in the report period.</w:t>
            </w:r>
          </w:p>
        </w:tc>
        <w:tc>
          <w:tcPr>
            <w:tcW w:w="1013" w:type="dxa"/>
          </w:tcPr>
          <w:p w14:paraId="4404EF3B" w14:textId="77777777" w:rsidR="00453243" w:rsidRPr="002B1D2B" w:rsidRDefault="00453243" w:rsidP="00ED2292">
            <w:pPr>
              <w:rPr>
                <w:sz w:val="20"/>
              </w:rPr>
            </w:pPr>
            <w:r w:rsidRPr="002B1D2B">
              <w:rPr>
                <w:sz w:val="20"/>
              </w:rPr>
              <w:t>Number</w:t>
            </w:r>
          </w:p>
        </w:tc>
      </w:tr>
      <w:tr w:rsidR="00453243" w:rsidRPr="002B1D2B" w14:paraId="4A3E7492" w14:textId="77777777" w:rsidTr="007D1012">
        <w:trPr>
          <w:cantSplit/>
          <w:jc w:val="center"/>
        </w:trPr>
        <w:tc>
          <w:tcPr>
            <w:tcW w:w="1535" w:type="dxa"/>
          </w:tcPr>
          <w:p w14:paraId="08323BDD" w14:textId="77777777" w:rsidR="00453243" w:rsidRPr="002B1D2B" w:rsidRDefault="00453243" w:rsidP="00ED2292">
            <w:pPr>
              <w:rPr>
                <w:sz w:val="20"/>
              </w:rPr>
            </w:pPr>
            <w:r w:rsidRPr="002B1D2B">
              <w:rPr>
                <w:sz w:val="20"/>
              </w:rPr>
              <w:t>Gross Refund Total</w:t>
            </w:r>
          </w:p>
        </w:tc>
        <w:tc>
          <w:tcPr>
            <w:tcW w:w="6148" w:type="dxa"/>
          </w:tcPr>
          <w:p w14:paraId="0A2F3FB7" w14:textId="1D4F0801" w:rsidR="00453243" w:rsidRPr="002B1D2B" w:rsidRDefault="00453243" w:rsidP="00ED2292">
            <w:pPr>
              <w:rPr>
                <w:sz w:val="20"/>
              </w:rPr>
            </w:pPr>
            <w:r w:rsidRPr="002B1D2B">
              <w:rPr>
                <w:sz w:val="20"/>
              </w:rPr>
              <w:t>Sum Total of all refunds in the reporting period</w:t>
            </w:r>
            <w:r w:rsidR="000F67D7" w:rsidRPr="002B1D2B">
              <w:rPr>
                <w:sz w:val="20"/>
              </w:rPr>
              <w:t xml:space="preserve"> exclusive of taxes</w:t>
            </w:r>
          </w:p>
          <w:p w14:paraId="51AC0C52" w14:textId="7B365CD7" w:rsidR="00453243" w:rsidRPr="002B1D2B" w:rsidRDefault="00453243" w:rsidP="00ED2292">
            <w:pPr>
              <w:rPr>
                <w:sz w:val="20"/>
              </w:rPr>
            </w:pPr>
          </w:p>
        </w:tc>
        <w:tc>
          <w:tcPr>
            <w:tcW w:w="1013" w:type="dxa"/>
          </w:tcPr>
          <w:p w14:paraId="50619282" w14:textId="77777777" w:rsidR="00453243" w:rsidRPr="002B1D2B" w:rsidRDefault="00453243" w:rsidP="00ED2292">
            <w:pPr>
              <w:rPr>
                <w:sz w:val="20"/>
              </w:rPr>
            </w:pPr>
            <w:r w:rsidRPr="002B1D2B">
              <w:rPr>
                <w:sz w:val="20"/>
              </w:rPr>
              <w:t>Amount</w:t>
            </w:r>
          </w:p>
        </w:tc>
      </w:tr>
      <w:tr w:rsidR="00453243" w:rsidRPr="002B1D2B" w14:paraId="001D75E5" w14:textId="77777777" w:rsidTr="007D1012">
        <w:trPr>
          <w:cantSplit/>
          <w:jc w:val="center"/>
        </w:trPr>
        <w:tc>
          <w:tcPr>
            <w:tcW w:w="1535" w:type="dxa"/>
          </w:tcPr>
          <w:p w14:paraId="590ADBBB" w14:textId="77777777" w:rsidR="00453243" w:rsidRPr="002B1D2B" w:rsidRDefault="00453243" w:rsidP="00ED2292">
            <w:pPr>
              <w:rPr>
                <w:sz w:val="20"/>
              </w:rPr>
            </w:pPr>
            <w:r w:rsidRPr="002B1D2B">
              <w:rPr>
                <w:sz w:val="20"/>
              </w:rPr>
              <w:lastRenderedPageBreak/>
              <w:t>Net Refund Total</w:t>
            </w:r>
          </w:p>
        </w:tc>
        <w:tc>
          <w:tcPr>
            <w:tcW w:w="6148" w:type="dxa"/>
          </w:tcPr>
          <w:p w14:paraId="5D3B4920" w14:textId="48ADD615" w:rsidR="00453243" w:rsidRPr="002B1D2B" w:rsidRDefault="00453243" w:rsidP="00702807">
            <w:pPr>
              <w:rPr>
                <w:sz w:val="20"/>
              </w:rPr>
            </w:pPr>
            <w:r w:rsidRPr="002B1D2B">
              <w:rPr>
                <w:sz w:val="20"/>
              </w:rPr>
              <w:t>Sum total owed by the Partner to the operator based on the revenue sharing agreement in place</w:t>
            </w:r>
            <w:r w:rsidR="000F67D7" w:rsidRPr="002B1D2B">
              <w:rPr>
                <w:sz w:val="20"/>
              </w:rPr>
              <w:t xml:space="preserve"> exclusive of taxes</w:t>
            </w:r>
            <w:r w:rsidRPr="002B1D2B">
              <w:rPr>
                <w:sz w:val="20"/>
              </w:rPr>
              <w:t>.</w:t>
            </w:r>
            <w:r w:rsidR="00702807" w:rsidRPr="002B1D2B" w:rsidDel="00702807">
              <w:rPr>
                <w:sz w:val="20"/>
              </w:rPr>
              <w:t xml:space="preserve"> </w:t>
            </w:r>
          </w:p>
        </w:tc>
        <w:tc>
          <w:tcPr>
            <w:tcW w:w="1013" w:type="dxa"/>
          </w:tcPr>
          <w:p w14:paraId="4671357A" w14:textId="77777777" w:rsidR="00453243" w:rsidRPr="002B1D2B" w:rsidRDefault="00453243" w:rsidP="00ED2292">
            <w:pPr>
              <w:rPr>
                <w:sz w:val="20"/>
              </w:rPr>
            </w:pPr>
            <w:r w:rsidRPr="002B1D2B">
              <w:rPr>
                <w:sz w:val="20"/>
              </w:rPr>
              <w:t>Amount</w:t>
            </w:r>
          </w:p>
        </w:tc>
      </w:tr>
      <w:tr w:rsidR="00A0127A" w:rsidRPr="002B1D2B" w14:paraId="0F86307A" w14:textId="77777777" w:rsidTr="00ED2292">
        <w:trPr>
          <w:cantSplit/>
          <w:jc w:val="center"/>
        </w:trPr>
        <w:tc>
          <w:tcPr>
            <w:tcW w:w="1535" w:type="dxa"/>
          </w:tcPr>
          <w:p w14:paraId="0C2E4492" w14:textId="77777777" w:rsidR="00A0127A" w:rsidRPr="002B1D2B" w:rsidRDefault="00A0127A" w:rsidP="00ED2292">
            <w:pPr>
              <w:rPr>
                <w:sz w:val="20"/>
              </w:rPr>
            </w:pPr>
            <w:r w:rsidRPr="002B1D2B">
              <w:rPr>
                <w:sz w:val="20"/>
              </w:rPr>
              <w:t>Application Categories</w:t>
            </w:r>
          </w:p>
        </w:tc>
        <w:tc>
          <w:tcPr>
            <w:tcW w:w="6148" w:type="dxa"/>
          </w:tcPr>
          <w:p w14:paraId="660954E0" w14:textId="7122F7CE" w:rsidR="00A0127A" w:rsidRPr="002B1D2B" w:rsidRDefault="00A0127A" w:rsidP="00ED2292">
            <w:pPr>
              <w:rPr>
                <w:sz w:val="20"/>
              </w:rPr>
            </w:pPr>
            <w:r w:rsidRPr="002B1D2B">
              <w:rPr>
                <w:sz w:val="20"/>
              </w:rPr>
              <w:t>This section shows a breakdown of the Google and non-Google applications.  This row is just a label for this section and doesn’t contain any details</w:t>
            </w:r>
          </w:p>
        </w:tc>
        <w:tc>
          <w:tcPr>
            <w:tcW w:w="1013" w:type="dxa"/>
          </w:tcPr>
          <w:p w14:paraId="0F0A0C4A" w14:textId="77777777" w:rsidR="00A0127A" w:rsidRPr="002B1D2B" w:rsidRDefault="00A0127A" w:rsidP="00ED2292">
            <w:pPr>
              <w:rPr>
                <w:sz w:val="20"/>
              </w:rPr>
            </w:pPr>
            <w:r w:rsidRPr="002B1D2B">
              <w:rPr>
                <w:sz w:val="20"/>
              </w:rPr>
              <w:t>N/A</w:t>
            </w:r>
          </w:p>
        </w:tc>
      </w:tr>
      <w:tr w:rsidR="00A0127A" w:rsidRPr="002B1D2B" w14:paraId="5E9A369F" w14:textId="77777777" w:rsidTr="00ED2292">
        <w:trPr>
          <w:cantSplit/>
          <w:jc w:val="center"/>
        </w:trPr>
        <w:tc>
          <w:tcPr>
            <w:tcW w:w="1535" w:type="dxa"/>
          </w:tcPr>
          <w:p w14:paraId="29FE77A3" w14:textId="77777777" w:rsidR="00A0127A" w:rsidRPr="002B1D2B" w:rsidRDefault="00A0127A" w:rsidP="00ED2292">
            <w:pPr>
              <w:rPr>
                <w:sz w:val="20"/>
              </w:rPr>
            </w:pPr>
            <w:r w:rsidRPr="002B1D2B">
              <w:rPr>
                <w:sz w:val="20"/>
              </w:rPr>
              <w:t>Google_Apps Refund Count</w:t>
            </w:r>
          </w:p>
        </w:tc>
        <w:tc>
          <w:tcPr>
            <w:tcW w:w="6148" w:type="dxa"/>
          </w:tcPr>
          <w:p w14:paraId="22406E5A" w14:textId="173F6B59" w:rsidR="00A0127A" w:rsidRPr="002B1D2B" w:rsidRDefault="00A0127A" w:rsidP="00ED2292">
            <w:pPr>
              <w:rPr>
                <w:sz w:val="20"/>
              </w:rPr>
            </w:pPr>
            <w:r w:rsidRPr="002B1D2B">
              <w:rPr>
                <w:sz w:val="20"/>
              </w:rPr>
              <w:t>Number of refund requests successfully processed for the GCB Partner</w:t>
            </w:r>
            <w:r w:rsidR="00D56899">
              <w:rPr>
                <w:sz w:val="20"/>
              </w:rPr>
              <w:t>, which is Google,</w:t>
            </w:r>
            <w:r w:rsidRPr="002B1D2B" w:rsidDel="00EB60BC">
              <w:rPr>
                <w:sz w:val="20"/>
              </w:rPr>
              <w:t xml:space="preserve"> </w:t>
            </w:r>
            <w:r w:rsidRPr="002B1D2B">
              <w:rPr>
                <w:sz w:val="20"/>
              </w:rPr>
              <w:t xml:space="preserve">in the report period for Google applications </w:t>
            </w:r>
          </w:p>
        </w:tc>
        <w:tc>
          <w:tcPr>
            <w:tcW w:w="1013" w:type="dxa"/>
          </w:tcPr>
          <w:p w14:paraId="1CD626C6" w14:textId="77777777" w:rsidR="00A0127A" w:rsidRPr="002B1D2B" w:rsidRDefault="00A0127A" w:rsidP="00ED2292">
            <w:pPr>
              <w:rPr>
                <w:sz w:val="20"/>
              </w:rPr>
            </w:pPr>
            <w:r w:rsidRPr="002B1D2B">
              <w:rPr>
                <w:sz w:val="20"/>
              </w:rPr>
              <w:t>Number</w:t>
            </w:r>
          </w:p>
        </w:tc>
      </w:tr>
      <w:tr w:rsidR="00A0127A" w:rsidRPr="002B1D2B" w14:paraId="394283C7" w14:textId="77777777" w:rsidTr="00ED2292">
        <w:trPr>
          <w:cantSplit/>
          <w:jc w:val="center"/>
        </w:trPr>
        <w:tc>
          <w:tcPr>
            <w:tcW w:w="1535" w:type="dxa"/>
          </w:tcPr>
          <w:p w14:paraId="5D2E508B" w14:textId="77777777" w:rsidR="00A0127A" w:rsidRPr="002B1D2B" w:rsidRDefault="00A0127A" w:rsidP="00ED2292">
            <w:pPr>
              <w:rPr>
                <w:sz w:val="20"/>
              </w:rPr>
            </w:pPr>
            <w:r w:rsidRPr="002B1D2B">
              <w:rPr>
                <w:sz w:val="20"/>
              </w:rPr>
              <w:t>Google_Apps Gross Refund Total</w:t>
            </w:r>
          </w:p>
        </w:tc>
        <w:tc>
          <w:tcPr>
            <w:tcW w:w="6148" w:type="dxa"/>
          </w:tcPr>
          <w:p w14:paraId="54D4DC15" w14:textId="77777777" w:rsidR="00A0127A" w:rsidRPr="002B1D2B" w:rsidRDefault="00A0127A" w:rsidP="00ED2292">
            <w:pPr>
              <w:rPr>
                <w:sz w:val="20"/>
              </w:rPr>
            </w:pPr>
            <w:r w:rsidRPr="002B1D2B">
              <w:rPr>
                <w:sz w:val="20"/>
              </w:rPr>
              <w:t>Sum Total of all refunds in the reporting period for Google applications exclusive of taxes</w:t>
            </w:r>
          </w:p>
          <w:p w14:paraId="050BE793" w14:textId="77777777" w:rsidR="00A0127A" w:rsidRPr="002B1D2B" w:rsidRDefault="00A0127A" w:rsidP="00ED2292">
            <w:pPr>
              <w:rPr>
                <w:sz w:val="20"/>
              </w:rPr>
            </w:pPr>
          </w:p>
        </w:tc>
        <w:tc>
          <w:tcPr>
            <w:tcW w:w="1013" w:type="dxa"/>
          </w:tcPr>
          <w:p w14:paraId="34BFB2FE" w14:textId="77777777" w:rsidR="00A0127A" w:rsidRPr="002B1D2B" w:rsidRDefault="00A0127A" w:rsidP="00ED2292">
            <w:pPr>
              <w:rPr>
                <w:sz w:val="20"/>
              </w:rPr>
            </w:pPr>
            <w:r w:rsidRPr="002B1D2B">
              <w:rPr>
                <w:sz w:val="20"/>
              </w:rPr>
              <w:t>Amount</w:t>
            </w:r>
          </w:p>
        </w:tc>
      </w:tr>
      <w:tr w:rsidR="00A0127A" w:rsidRPr="002B1D2B" w14:paraId="26656640" w14:textId="77777777" w:rsidTr="00ED2292">
        <w:trPr>
          <w:cantSplit/>
          <w:jc w:val="center"/>
        </w:trPr>
        <w:tc>
          <w:tcPr>
            <w:tcW w:w="1535" w:type="dxa"/>
          </w:tcPr>
          <w:p w14:paraId="47C64A66" w14:textId="77777777" w:rsidR="00A0127A" w:rsidRPr="002B1D2B" w:rsidRDefault="00A0127A" w:rsidP="00ED2292">
            <w:pPr>
              <w:rPr>
                <w:sz w:val="20"/>
              </w:rPr>
            </w:pPr>
            <w:r w:rsidRPr="002B1D2B">
              <w:rPr>
                <w:sz w:val="20"/>
              </w:rPr>
              <w:t>Google_Apps Net Refund Total</w:t>
            </w:r>
          </w:p>
        </w:tc>
        <w:tc>
          <w:tcPr>
            <w:tcW w:w="6148" w:type="dxa"/>
          </w:tcPr>
          <w:p w14:paraId="191B7BF7" w14:textId="0C6E9395" w:rsidR="00A0127A" w:rsidRPr="002B1D2B" w:rsidRDefault="00A0127A" w:rsidP="00ED2292">
            <w:pPr>
              <w:rPr>
                <w:sz w:val="20"/>
              </w:rPr>
            </w:pPr>
            <w:r w:rsidRPr="002B1D2B">
              <w:rPr>
                <w:sz w:val="20"/>
              </w:rPr>
              <w:t>Sum total owed by the GCB Partner</w:t>
            </w:r>
            <w:r w:rsidRPr="002B1D2B" w:rsidDel="00EB60BC">
              <w:rPr>
                <w:sz w:val="20"/>
              </w:rPr>
              <w:t xml:space="preserve"> </w:t>
            </w:r>
            <w:r w:rsidRPr="002B1D2B">
              <w:rPr>
                <w:sz w:val="20"/>
              </w:rPr>
              <w:t>to the operator based on the revenue sharing agreement in place for Google applications exclusive of taxes.</w:t>
            </w:r>
          </w:p>
        </w:tc>
        <w:tc>
          <w:tcPr>
            <w:tcW w:w="1013" w:type="dxa"/>
          </w:tcPr>
          <w:p w14:paraId="4E6F7EEF" w14:textId="77777777" w:rsidR="00A0127A" w:rsidRPr="002B1D2B" w:rsidRDefault="00A0127A" w:rsidP="00ED2292">
            <w:pPr>
              <w:rPr>
                <w:sz w:val="20"/>
              </w:rPr>
            </w:pPr>
            <w:r w:rsidRPr="002B1D2B">
              <w:rPr>
                <w:sz w:val="20"/>
              </w:rPr>
              <w:t>Amount</w:t>
            </w:r>
          </w:p>
        </w:tc>
      </w:tr>
      <w:tr w:rsidR="00A0127A" w:rsidRPr="002B1D2B" w14:paraId="0A64BF33" w14:textId="77777777" w:rsidTr="00ED2292">
        <w:trPr>
          <w:cantSplit/>
          <w:jc w:val="center"/>
        </w:trPr>
        <w:tc>
          <w:tcPr>
            <w:tcW w:w="1535" w:type="dxa"/>
          </w:tcPr>
          <w:p w14:paraId="1B106D69" w14:textId="77777777" w:rsidR="00A0127A" w:rsidRPr="002B1D2B" w:rsidRDefault="00A0127A" w:rsidP="00ED2292">
            <w:pPr>
              <w:rPr>
                <w:sz w:val="20"/>
              </w:rPr>
            </w:pPr>
            <w:r w:rsidRPr="002B1D2B">
              <w:rPr>
                <w:sz w:val="20"/>
              </w:rPr>
              <w:t>Other_Apps Refund Count</w:t>
            </w:r>
          </w:p>
        </w:tc>
        <w:tc>
          <w:tcPr>
            <w:tcW w:w="6148" w:type="dxa"/>
          </w:tcPr>
          <w:p w14:paraId="6042058C" w14:textId="77777777" w:rsidR="00A0127A" w:rsidRPr="002B1D2B" w:rsidRDefault="00A0127A" w:rsidP="00ED2292">
            <w:pPr>
              <w:rPr>
                <w:sz w:val="20"/>
              </w:rPr>
            </w:pPr>
            <w:r w:rsidRPr="002B1D2B">
              <w:rPr>
                <w:sz w:val="20"/>
              </w:rPr>
              <w:t>Number of refund requests successfully processed for the GCB Partner</w:t>
            </w:r>
            <w:r w:rsidRPr="002B1D2B" w:rsidDel="00EB60BC">
              <w:rPr>
                <w:sz w:val="20"/>
              </w:rPr>
              <w:t xml:space="preserve"> </w:t>
            </w:r>
            <w:r w:rsidRPr="002B1D2B">
              <w:rPr>
                <w:sz w:val="20"/>
              </w:rPr>
              <w:t xml:space="preserve">in the report period for other (non-Google) applications </w:t>
            </w:r>
          </w:p>
        </w:tc>
        <w:tc>
          <w:tcPr>
            <w:tcW w:w="1013" w:type="dxa"/>
          </w:tcPr>
          <w:p w14:paraId="5FDBB2BC" w14:textId="77777777" w:rsidR="00A0127A" w:rsidRPr="002B1D2B" w:rsidRDefault="00A0127A" w:rsidP="00ED2292">
            <w:pPr>
              <w:rPr>
                <w:sz w:val="20"/>
              </w:rPr>
            </w:pPr>
            <w:r w:rsidRPr="002B1D2B">
              <w:rPr>
                <w:sz w:val="20"/>
              </w:rPr>
              <w:t>Number</w:t>
            </w:r>
          </w:p>
        </w:tc>
      </w:tr>
      <w:tr w:rsidR="00A0127A" w:rsidRPr="002B1D2B" w14:paraId="318F4972" w14:textId="77777777" w:rsidTr="00ED2292">
        <w:trPr>
          <w:cantSplit/>
          <w:jc w:val="center"/>
        </w:trPr>
        <w:tc>
          <w:tcPr>
            <w:tcW w:w="1535" w:type="dxa"/>
          </w:tcPr>
          <w:p w14:paraId="5607C664" w14:textId="77777777" w:rsidR="00A0127A" w:rsidRPr="002B1D2B" w:rsidRDefault="00A0127A" w:rsidP="00ED2292">
            <w:pPr>
              <w:rPr>
                <w:sz w:val="20"/>
              </w:rPr>
            </w:pPr>
            <w:r w:rsidRPr="002B1D2B">
              <w:rPr>
                <w:sz w:val="20"/>
              </w:rPr>
              <w:t>Other_Apps Gross Refund Total</w:t>
            </w:r>
          </w:p>
        </w:tc>
        <w:tc>
          <w:tcPr>
            <w:tcW w:w="6148" w:type="dxa"/>
          </w:tcPr>
          <w:p w14:paraId="0352D362" w14:textId="77777777" w:rsidR="00A0127A" w:rsidRPr="002B1D2B" w:rsidRDefault="00A0127A" w:rsidP="00ED2292">
            <w:pPr>
              <w:rPr>
                <w:sz w:val="20"/>
              </w:rPr>
            </w:pPr>
            <w:r w:rsidRPr="002B1D2B">
              <w:rPr>
                <w:sz w:val="20"/>
              </w:rPr>
              <w:t>Sum Total of all refunds in the reporting period for other (non-Google) applications exclusive of taxes</w:t>
            </w:r>
          </w:p>
        </w:tc>
        <w:tc>
          <w:tcPr>
            <w:tcW w:w="1013" w:type="dxa"/>
          </w:tcPr>
          <w:p w14:paraId="1B83FD0B" w14:textId="77777777" w:rsidR="00A0127A" w:rsidRPr="002B1D2B" w:rsidRDefault="00A0127A" w:rsidP="00ED2292">
            <w:pPr>
              <w:rPr>
                <w:sz w:val="20"/>
              </w:rPr>
            </w:pPr>
            <w:r w:rsidRPr="002B1D2B">
              <w:rPr>
                <w:sz w:val="20"/>
              </w:rPr>
              <w:t>Amount</w:t>
            </w:r>
          </w:p>
        </w:tc>
      </w:tr>
      <w:tr w:rsidR="00A0127A" w:rsidRPr="002B1D2B" w14:paraId="1B13EF9B" w14:textId="77777777" w:rsidTr="00ED2292">
        <w:trPr>
          <w:cantSplit/>
          <w:jc w:val="center"/>
        </w:trPr>
        <w:tc>
          <w:tcPr>
            <w:tcW w:w="1535" w:type="dxa"/>
          </w:tcPr>
          <w:p w14:paraId="6101589A" w14:textId="77777777" w:rsidR="00A0127A" w:rsidRPr="002B1D2B" w:rsidRDefault="00A0127A" w:rsidP="00ED2292">
            <w:pPr>
              <w:rPr>
                <w:sz w:val="20"/>
              </w:rPr>
            </w:pPr>
            <w:r w:rsidRPr="002B1D2B">
              <w:rPr>
                <w:sz w:val="20"/>
              </w:rPr>
              <w:t>Other_Apps Net Refund Total</w:t>
            </w:r>
          </w:p>
        </w:tc>
        <w:tc>
          <w:tcPr>
            <w:tcW w:w="6148" w:type="dxa"/>
          </w:tcPr>
          <w:p w14:paraId="20CD2F42" w14:textId="1B685416" w:rsidR="00A0127A" w:rsidRPr="002B1D2B" w:rsidRDefault="00A0127A" w:rsidP="00ED2292">
            <w:pPr>
              <w:rPr>
                <w:sz w:val="20"/>
              </w:rPr>
            </w:pPr>
            <w:r w:rsidRPr="002B1D2B">
              <w:rPr>
                <w:sz w:val="20"/>
              </w:rPr>
              <w:t>Sum total owed by the GCB Partner</w:t>
            </w:r>
            <w:r w:rsidRPr="002B1D2B" w:rsidDel="00EB60BC">
              <w:rPr>
                <w:sz w:val="20"/>
              </w:rPr>
              <w:t xml:space="preserve"> </w:t>
            </w:r>
            <w:r w:rsidRPr="002B1D2B">
              <w:rPr>
                <w:sz w:val="20"/>
              </w:rPr>
              <w:t>to the operator based on the revenue sharing agreement in place for Google applications exclusive of taxes.</w:t>
            </w:r>
          </w:p>
        </w:tc>
        <w:tc>
          <w:tcPr>
            <w:tcW w:w="1013" w:type="dxa"/>
          </w:tcPr>
          <w:p w14:paraId="7A9AAE0C" w14:textId="77777777" w:rsidR="00A0127A" w:rsidRPr="002B1D2B" w:rsidRDefault="00A0127A" w:rsidP="00ED2292">
            <w:pPr>
              <w:rPr>
                <w:sz w:val="20"/>
              </w:rPr>
            </w:pPr>
            <w:r w:rsidRPr="002B1D2B">
              <w:rPr>
                <w:sz w:val="20"/>
              </w:rPr>
              <w:t>Amount</w:t>
            </w:r>
          </w:p>
        </w:tc>
      </w:tr>
      <w:tr w:rsidR="00453243" w:rsidRPr="002B1D2B" w14:paraId="5EC4540B" w14:textId="77777777" w:rsidTr="00E15424">
        <w:trPr>
          <w:cantSplit/>
          <w:jc w:val="center"/>
        </w:trPr>
        <w:tc>
          <w:tcPr>
            <w:tcW w:w="1535" w:type="dxa"/>
          </w:tcPr>
          <w:p w14:paraId="3A95FC2C" w14:textId="77777777" w:rsidR="00453243" w:rsidRPr="002B1D2B" w:rsidRDefault="00453243" w:rsidP="00ED2292">
            <w:pPr>
              <w:rPr>
                <w:sz w:val="20"/>
              </w:rPr>
            </w:pPr>
            <w:r w:rsidRPr="002B1D2B">
              <w:rPr>
                <w:sz w:val="20"/>
              </w:rPr>
              <w:t>Postpaid/Prepaid Classification</w:t>
            </w:r>
          </w:p>
        </w:tc>
        <w:tc>
          <w:tcPr>
            <w:tcW w:w="6148" w:type="dxa"/>
          </w:tcPr>
          <w:p w14:paraId="26F80505" w14:textId="11CF73B0" w:rsidR="00453243" w:rsidRPr="002B1D2B" w:rsidRDefault="00453243" w:rsidP="00ED2292">
            <w:pPr>
              <w:rPr>
                <w:sz w:val="20"/>
              </w:rPr>
            </w:pPr>
            <w:r w:rsidRPr="002B1D2B">
              <w:rPr>
                <w:sz w:val="20"/>
              </w:rPr>
              <w:t>This section shows a breakdown of the Postpaid and Prepaid Refunds.  This row is just a label for this section and doesn’t contain any details</w:t>
            </w:r>
          </w:p>
        </w:tc>
        <w:tc>
          <w:tcPr>
            <w:tcW w:w="1013" w:type="dxa"/>
          </w:tcPr>
          <w:p w14:paraId="13E54CE9" w14:textId="7B55373A" w:rsidR="00453243" w:rsidRPr="002B1D2B" w:rsidRDefault="00453243" w:rsidP="00ED2292">
            <w:pPr>
              <w:rPr>
                <w:sz w:val="20"/>
              </w:rPr>
            </w:pPr>
            <w:r w:rsidRPr="002B1D2B">
              <w:rPr>
                <w:sz w:val="20"/>
              </w:rPr>
              <w:t>N/A</w:t>
            </w:r>
          </w:p>
        </w:tc>
      </w:tr>
      <w:tr w:rsidR="00453243" w:rsidRPr="002B1D2B" w14:paraId="22AD50AE" w14:textId="77777777" w:rsidTr="00E15424">
        <w:trPr>
          <w:cantSplit/>
          <w:jc w:val="center"/>
        </w:trPr>
        <w:tc>
          <w:tcPr>
            <w:tcW w:w="1535" w:type="dxa"/>
          </w:tcPr>
          <w:p w14:paraId="2CD91C30" w14:textId="73F3F379" w:rsidR="00453243" w:rsidRPr="002B1D2B" w:rsidRDefault="00453243" w:rsidP="00ED2292">
            <w:pPr>
              <w:rPr>
                <w:sz w:val="20"/>
              </w:rPr>
            </w:pPr>
            <w:r w:rsidRPr="002B1D2B">
              <w:rPr>
                <w:sz w:val="20"/>
              </w:rPr>
              <w:t>Postpaid Refund Count</w:t>
            </w:r>
          </w:p>
        </w:tc>
        <w:tc>
          <w:tcPr>
            <w:tcW w:w="6148" w:type="dxa"/>
          </w:tcPr>
          <w:p w14:paraId="201B3063" w14:textId="2EA77D7E" w:rsidR="00453243" w:rsidRPr="002B1D2B" w:rsidRDefault="00453243" w:rsidP="00ED2292">
            <w:pPr>
              <w:rPr>
                <w:sz w:val="20"/>
              </w:rPr>
            </w:pPr>
            <w:r w:rsidRPr="002B1D2B">
              <w:rPr>
                <w:sz w:val="20"/>
              </w:rPr>
              <w:t xml:space="preserve">Number of Postpaid Refund requests successfully processed for this Partner in the report period </w:t>
            </w:r>
          </w:p>
        </w:tc>
        <w:tc>
          <w:tcPr>
            <w:tcW w:w="1013" w:type="dxa"/>
          </w:tcPr>
          <w:p w14:paraId="4E1BFC5D" w14:textId="277DD8CA" w:rsidR="00453243" w:rsidRPr="002B1D2B" w:rsidRDefault="00453243" w:rsidP="00ED2292">
            <w:pPr>
              <w:rPr>
                <w:sz w:val="20"/>
              </w:rPr>
            </w:pPr>
            <w:r w:rsidRPr="002B1D2B">
              <w:rPr>
                <w:sz w:val="20"/>
              </w:rPr>
              <w:t>Number</w:t>
            </w:r>
          </w:p>
        </w:tc>
      </w:tr>
      <w:tr w:rsidR="00453243" w:rsidRPr="002B1D2B" w14:paraId="595EE432" w14:textId="77777777" w:rsidTr="00E15424">
        <w:trPr>
          <w:cantSplit/>
          <w:jc w:val="center"/>
        </w:trPr>
        <w:tc>
          <w:tcPr>
            <w:tcW w:w="1535" w:type="dxa"/>
          </w:tcPr>
          <w:p w14:paraId="6DFCF554" w14:textId="03F51760" w:rsidR="00453243" w:rsidRPr="002B1D2B" w:rsidRDefault="00453243" w:rsidP="00ED2292">
            <w:pPr>
              <w:rPr>
                <w:sz w:val="20"/>
              </w:rPr>
            </w:pPr>
            <w:r w:rsidRPr="002B1D2B">
              <w:rPr>
                <w:sz w:val="20"/>
              </w:rPr>
              <w:t>Postpaid Gross Refund Total</w:t>
            </w:r>
          </w:p>
        </w:tc>
        <w:tc>
          <w:tcPr>
            <w:tcW w:w="6148" w:type="dxa"/>
          </w:tcPr>
          <w:p w14:paraId="27A83A6B" w14:textId="36A8F459" w:rsidR="00453243" w:rsidRPr="002B1D2B" w:rsidRDefault="00453243" w:rsidP="00ED2292">
            <w:pPr>
              <w:rPr>
                <w:sz w:val="20"/>
              </w:rPr>
            </w:pPr>
            <w:r w:rsidRPr="002B1D2B">
              <w:rPr>
                <w:sz w:val="20"/>
              </w:rPr>
              <w:t>Sum total of all Postpaid Refunds by this Partner in the report period for Google applications</w:t>
            </w:r>
            <w:r w:rsidR="000F67D7" w:rsidRPr="002B1D2B">
              <w:rPr>
                <w:sz w:val="20"/>
              </w:rPr>
              <w:t xml:space="preserve"> exclusive of taxes</w:t>
            </w:r>
          </w:p>
        </w:tc>
        <w:tc>
          <w:tcPr>
            <w:tcW w:w="1013" w:type="dxa"/>
          </w:tcPr>
          <w:p w14:paraId="7BD5EFD6" w14:textId="21F2791A" w:rsidR="00453243" w:rsidRPr="002B1D2B" w:rsidRDefault="00453243" w:rsidP="00ED2292">
            <w:pPr>
              <w:rPr>
                <w:sz w:val="20"/>
              </w:rPr>
            </w:pPr>
            <w:r w:rsidRPr="002B1D2B">
              <w:rPr>
                <w:sz w:val="20"/>
              </w:rPr>
              <w:t>Amount</w:t>
            </w:r>
          </w:p>
        </w:tc>
      </w:tr>
      <w:tr w:rsidR="00453243" w:rsidRPr="002B1D2B" w14:paraId="0B75DB5A" w14:textId="77777777" w:rsidTr="00E15424">
        <w:trPr>
          <w:cantSplit/>
          <w:jc w:val="center"/>
        </w:trPr>
        <w:tc>
          <w:tcPr>
            <w:tcW w:w="1535" w:type="dxa"/>
          </w:tcPr>
          <w:p w14:paraId="28652AF5" w14:textId="301DD5AE" w:rsidR="00453243" w:rsidRPr="002B1D2B" w:rsidRDefault="00453243" w:rsidP="00ED2292">
            <w:pPr>
              <w:rPr>
                <w:sz w:val="20"/>
              </w:rPr>
            </w:pPr>
            <w:r w:rsidRPr="002B1D2B">
              <w:rPr>
                <w:sz w:val="20"/>
              </w:rPr>
              <w:t>Postpaid Net Refund Total</w:t>
            </w:r>
          </w:p>
        </w:tc>
        <w:tc>
          <w:tcPr>
            <w:tcW w:w="6148" w:type="dxa"/>
          </w:tcPr>
          <w:p w14:paraId="10A60C31" w14:textId="0AB2CF14" w:rsidR="00453243" w:rsidRPr="002B1D2B" w:rsidRDefault="00453243" w:rsidP="00ED2292">
            <w:pPr>
              <w:rPr>
                <w:sz w:val="20"/>
              </w:rPr>
            </w:pPr>
            <w:r w:rsidRPr="002B1D2B">
              <w:rPr>
                <w:sz w:val="20"/>
              </w:rPr>
              <w:t>Sum total owed by the Partner to the operator based on the revenue sharing agreement in place for Postpaid transactions</w:t>
            </w:r>
            <w:r w:rsidR="000F67D7" w:rsidRPr="002B1D2B">
              <w:rPr>
                <w:sz w:val="20"/>
              </w:rPr>
              <w:t xml:space="preserve"> exclusive of taxes</w:t>
            </w:r>
            <w:r w:rsidRPr="002B1D2B">
              <w:rPr>
                <w:sz w:val="20"/>
              </w:rPr>
              <w:t>.</w:t>
            </w:r>
          </w:p>
        </w:tc>
        <w:tc>
          <w:tcPr>
            <w:tcW w:w="1013" w:type="dxa"/>
          </w:tcPr>
          <w:p w14:paraId="4D2E7CC8" w14:textId="6E1CAB5E" w:rsidR="00453243" w:rsidRPr="002B1D2B" w:rsidRDefault="00453243" w:rsidP="00ED2292">
            <w:pPr>
              <w:rPr>
                <w:sz w:val="20"/>
              </w:rPr>
            </w:pPr>
            <w:r w:rsidRPr="002B1D2B">
              <w:rPr>
                <w:sz w:val="20"/>
              </w:rPr>
              <w:t>Amount</w:t>
            </w:r>
          </w:p>
        </w:tc>
      </w:tr>
      <w:tr w:rsidR="00453243" w:rsidRPr="002B1D2B" w14:paraId="4910B7E2" w14:textId="77777777" w:rsidTr="00E15424">
        <w:trPr>
          <w:cantSplit/>
          <w:jc w:val="center"/>
        </w:trPr>
        <w:tc>
          <w:tcPr>
            <w:tcW w:w="1535" w:type="dxa"/>
          </w:tcPr>
          <w:p w14:paraId="436CC53E" w14:textId="73D54B05" w:rsidR="00453243" w:rsidRPr="002B1D2B" w:rsidRDefault="00453243" w:rsidP="00ED2292">
            <w:pPr>
              <w:rPr>
                <w:sz w:val="20"/>
              </w:rPr>
            </w:pPr>
            <w:r w:rsidRPr="002B1D2B">
              <w:rPr>
                <w:sz w:val="20"/>
              </w:rPr>
              <w:t>Prepaid Refund Count</w:t>
            </w:r>
          </w:p>
        </w:tc>
        <w:tc>
          <w:tcPr>
            <w:tcW w:w="6148" w:type="dxa"/>
          </w:tcPr>
          <w:p w14:paraId="3ED7A22E" w14:textId="5F79A130" w:rsidR="00453243" w:rsidRPr="002B1D2B" w:rsidRDefault="00453243" w:rsidP="00980569">
            <w:pPr>
              <w:rPr>
                <w:sz w:val="20"/>
              </w:rPr>
            </w:pPr>
            <w:r w:rsidRPr="002B1D2B">
              <w:rPr>
                <w:sz w:val="20"/>
              </w:rPr>
              <w:t xml:space="preserve">Number of Prepaid purchase requests successfully processed for this Partner in the report period </w:t>
            </w:r>
            <w:del w:id="1292" w:author="Andrew Wulff" w:date="2017-07-12T11:39:00Z">
              <w:r w:rsidR="000F67D7" w:rsidRPr="002B1D2B" w:rsidDel="00980569">
                <w:rPr>
                  <w:sz w:val="20"/>
                </w:rPr>
                <w:delText>exclusive of taxes</w:delText>
              </w:r>
            </w:del>
          </w:p>
        </w:tc>
        <w:tc>
          <w:tcPr>
            <w:tcW w:w="1013" w:type="dxa"/>
          </w:tcPr>
          <w:p w14:paraId="7175A390" w14:textId="50B5AEEC" w:rsidR="00453243" w:rsidRPr="002B1D2B" w:rsidRDefault="00453243" w:rsidP="00ED2292">
            <w:pPr>
              <w:rPr>
                <w:sz w:val="20"/>
              </w:rPr>
            </w:pPr>
            <w:r w:rsidRPr="002B1D2B">
              <w:rPr>
                <w:sz w:val="20"/>
              </w:rPr>
              <w:t>Number</w:t>
            </w:r>
          </w:p>
        </w:tc>
      </w:tr>
      <w:tr w:rsidR="00453243" w:rsidRPr="002B1D2B" w14:paraId="561C76FD" w14:textId="77777777" w:rsidTr="00E15424">
        <w:trPr>
          <w:cantSplit/>
          <w:jc w:val="center"/>
        </w:trPr>
        <w:tc>
          <w:tcPr>
            <w:tcW w:w="1535" w:type="dxa"/>
          </w:tcPr>
          <w:p w14:paraId="216B3A96" w14:textId="55D11DB0" w:rsidR="00453243" w:rsidRPr="002B1D2B" w:rsidRDefault="00453243" w:rsidP="00ED2292">
            <w:pPr>
              <w:rPr>
                <w:sz w:val="20"/>
              </w:rPr>
            </w:pPr>
            <w:r w:rsidRPr="002B1D2B">
              <w:rPr>
                <w:sz w:val="20"/>
              </w:rPr>
              <w:t>Prepaid Gross Refund Total</w:t>
            </w:r>
          </w:p>
        </w:tc>
        <w:tc>
          <w:tcPr>
            <w:tcW w:w="6148" w:type="dxa"/>
          </w:tcPr>
          <w:p w14:paraId="29B34C08" w14:textId="0B9A6E7B" w:rsidR="00453243" w:rsidRPr="002B1D2B" w:rsidRDefault="00453243" w:rsidP="00ED2292">
            <w:pPr>
              <w:rPr>
                <w:sz w:val="20"/>
              </w:rPr>
            </w:pPr>
            <w:r w:rsidRPr="002B1D2B">
              <w:rPr>
                <w:sz w:val="20"/>
              </w:rPr>
              <w:t xml:space="preserve">Sum total of all Prepaid purchases by this Partner in the report period </w:t>
            </w:r>
            <w:r w:rsidR="000F67D7" w:rsidRPr="002B1D2B">
              <w:rPr>
                <w:sz w:val="20"/>
              </w:rPr>
              <w:t>exclusive of taxes</w:t>
            </w:r>
          </w:p>
        </w:tc>
        <w:tc>
          <w:tcPr>
            <w:tcW w:w="1013" w:type="dxa"/>
          </w:tcPr>
          <w:p w14:paraId="5E78A9F1" w14:textId="6504785C" w:rsidR="00453243" w:rsidRPr="002B1D2B" w:rsidRDefault="00453243" w:rsidP="00ED2292">
            <w:pPr>
              <w:rPr>
                <w:sz w:val="20"/>
              </w:rPr>
            </w:pPr>
            <w:r w:rsidRPr="002B1D2B">
              <w:rPr>
                <w:sz w:val="20"/>
              </w:rPr>
              <w:t>Amount</w:t>
            </w:r>
          </w:p>
        </w:tc>
      </w:tr>
      <w:tr w:rsidR="00453243" w:rsidRPr="002B1D2B" w14:paraId="75A4B6C5" w14:textId="77777777" w:rsidTr="007D1012">
        <w:trPr>
          <w:cantSplit/>
          <w:jc w:val="center"/>
        </w:trPr>
        <w:tc>
          <w:tcPr>
            <w:tcW w:w="1535" w:type="dxa"/>
          </w:tcPr>
          <w:p w14:paraId="3DEDD065" w14:textId="53B5D0CE" w:rsidR="00453243" w:rsidRPr="002B1D2B" w:rsidRDefault="00453243" w:rsidP="00ED2292">
            <w:pPr>
              <w:rPr>
                <w:sz w:val="20"/>
              </w:rPr>
            </w:pPr>
            <w:r w:rsidRPr="002B1D2B">
              <w:rPr>
                <w:sz w:val="20"/>
              </w:rPr>
              <w:t>Prepaid Net Refund Total</w:t>
            </w:r>
          </w:p>
        </w:tc>
        <w:tc>
          <w:tcPr>
            <w:tcW w:w="6148" w:type="dxa"/>
          </w:tcPr>
          <w:p w14:paraId="676079F2" w14:textId="08BEF674" w:rsidR="00453243" w:rsidRPr="002B1D2B" w:rsidRDefault="00453243" w:rsidP="00ED2292">
            <w:pPr>
              <w:rPr>
                <w:sz w:val="20"/>
              </w:rPr>
            </w:pPr>
            <w:r w:rsidRPr="002B1D2B">
              <w:rPr>
                <w:sz w:val="20"/>
              </w:rPr>
              <w:t>Sum total owed by the Partner to the operator based on the revenue sharing agreement in place for Prepaid transactions</w:t>
            </w:r>
            <w:r w:rsidR="000F67D7" w:rsidRPr="002B1D2B">
              <w:rPr>
                <w:sz w:val="20"/>
              </w:rPr>
              <w:t xml:space="preserve"> exclusive of taxes</w:t>
            </w:r>
            <w:r w:rsidRPr="002B1D2B">
              <w:rPr>
                <w:sz w:val="20"/>
              </w:rPr>
              <w:t>.</w:t>
            </w:r>
          </w:p>
        </w:tc>
        <w:tc>
          <w:tcPr>
            <w:tcW w:w="1013" w:type="dxa"/>
          </w:tcPr>
          <w:p w14:paraId="7B332F26" w14:textId="778A5F73" w:rsidR="00453243" w:rsidRPr="002B1D2B" w:rsidRDefault="00453243" w:rsidP="00ED2292">
            <w:pPr>
              <w:rPr>
                <w:sz w:val="20"/>
              </w:rPr>
            </w:pPr>
            <w:r w:rsidRPr="002B1D2B">
              <w:rPr>
                <w:sz w:val="20"/>
              </w:rPr>
              <w:t>Amount</w:t>
            </w:r>
          </w:p>
        </w:tc>
      </w:tr>
      <w:tr w:rsidR="00A0127A" w:rsidRPr="002B1D2B" w14:paraId="2EBB4D0C" w14:textId="77777777" w:rsidTr="000F67D7">
        <w:trPr>
          <w:cantSplit/>
          <w:jc w:val="center"/>
        </w:trPr>
        <w:tc>
          <w:tcPr>
            <w:tcW w:w="1535" w:type="dxa"/>
          </w:tcPr>
          <w:p w14:paraId="661E46F7" w14:textId="04B47E94" w:rsidR="00A0127A" w:rsidRPr="002B1D2B" w:rsidRDefault="00A0127A" w:rsidP="00ED2292">
            <w:pPr>
              <w:rPr>
                <w:sz w:val="20"/>
              </w:rPr>
            </w:pPr>
            <w:r w:rsidRPr="002B1D2B">
              <w:rPr>
                <w:sz w:val="20"/>
              </w:rPr>
              <w:t>Net Taxes on Refunds Total</w:t>
            </w:r>
          </w:p>
        </w:tc>
        <w:tc>
          <w:tcPr>
            <w:tcW w:w="6148" w:type="dxa"/>
          </w:tcPr>
          <w:p w14:paraId="329558E8" w14:textId="01CD1C1A" w:rsidR="00A0127A" w:rsidRPr="002B1D2B" w:rsidRDefault="00A0127A" w:rsidP="00ED2292">
            <w:pPr>
              <w:rPr>
                <w:sz w:val="20"/>
              </w:rPr>
            </w:pPr>
            <w:r w:rsidRPr="002B1D2B">
              <w:rPr>
                <w:sz w:val="20"/>
              </w:rPr>
              <w:t>Total of all taxes on the Refunds where this is only provided for the GCB Partner</w:t>
            </w:r>
            <w:r w:rsidR="00D56899">
              <w:rPr>
                <w:sz w:val="20"/>
              </w:rPr>
              <w:t>, which is Google</w:t>
            </w:r>
          </w:p>
        </w:tc>
        <w:tc>
          <w:tcPr>
            <w:tcW w:w="1013" w:type="dxa"/>
          </w:tcPr>
          <w:p w14:paraId="26809AB1" w14:textId="77777777" w:rsidR="00A0127A" w:rsidRPr="002B1D2B" w:rsidRDefault="00A0127A" w:rsidP="00ED2292">
            <w:pPr>
              <w:rPr>
                <w:sz w:val="20"/>
              </w:rPr>
            </w:pPr>
            <w:r w:rsidRPr="002B1D2B">
              <w:rPr>
                <w:sz w:val="20"/>
              </w:rPr>
              <w:t>Amount</w:t>
            </w:r>
          </w:p>
        </w:tc>
      </w:tr>
      <w:tr w:rsidR="00A0127A" w:rsidRPr="002B1D2B" w14:paraId="1BD431C4" w14:textId="77777777" w:rsidTr="007D1012">
        <w:trPr>
          <w:cantSplit/>
          <w:jc w:val="center"/>
        </w:trPr>
        <w:tc>
          <w:tcPr>
            <w:tcW w:w="1535" w:type="dxa"/>
          </w:tcPr>
          <w:p w14:paraId="3C1CC418" w14:textId="77777777" w:rsidR="00A0127A" w:rsidRPr="002B1D2B" w:rsidRDefault="00A0127A" w:rsidP="00ED2292">
            <w:pPr>
              <w:rPr>
                <w:sz w:val="20"/>
              </w:rPr>
            </w:pPr>
            <w:r w:rsidRPr="002B1D2B">
              <w:rPr>
                <w:sz w:val="20"/>
              </w:rPr>
              <w:t>Net Settlement Amount</w:t>
            </w:r>
          </w:p>
        </w:tc>
        <w:tc>
          <w:tcPr>
            <w:tcW w:w="6148" w:type="dxa"/>
          </w:tcPr>
          <w:p w14:paraId="369BADAD" w14:textId="02C2F5B8" w:rsidR="00A0127A" w:rsidRPr="002B1D2B" w:rsidRDefault="00A0127A" w:rsidP="00ED2292">
            <w:pPr>
              <w:rPr>
                <w:sz w:val="20"/>
              </w:rPr>
            </w:pPr>
            <w:r w:rsidRPr="002B1D2B">
              <w:rPr>
                <w:sz w:val="20"/>
              </w:rPr>
              <w:t>Amount owed to the Partner ((Net Purchase Total plus Net Taxes on Purchases Total) less (Net Refund Total plus Net Taxes on Refunds Total)). A negative amount in this report indicates a payable by the Partner to the operator.</w:t>
            </w:r>
          </w:p>
        </w:tc>
        <w:tc>
          <w:tcPr>
            <w:tcW w:w="1013" w:type="dxa"/>
          </w:tcPr>
          <w:p w14:paraId="0D62A157" w14:textId="77777777" w:rsidR="00A0127A" w:rsidRPr="002B1D2B" w:rsidRDefault="00A0127A" w:rsidP="00ED2292">
            <w:pPr>
              <w:rPr>
                <w:sz w:val="20"/>
              </w:rPr>
            </w:pPr>
            <w:r w:rsidRPr="002B1D2B">
              <w:rPr>
                <w:sz w:val="20"/>
              </w:rPr>
              <w:t>Amount</w:t>
            </w:r>
          </w:p>
        </w:tc>
      </w:tr>
    </w:tbl>
    <w:p w14:paraId="3685F7A8" w14:textId="77777777" w:rsidR="00DE677E" w:rsidRDefault="00DE677E" w:rsidP="00ED2292"/>
    <w:p w14:paraId="4077CDA1" w14:textId="5E22AF1A" w:rsidR="00D56899" w:rsidRPr="009827F1" w:rsidRDefault="00D56899" w:rsidP="00D56899">
      <w:pPr>
        <w:pStyle w:val="Heading4"/>
      </w:pPr>
      <w:bookmarkStart w:id="1293" w:name="_Toc367633816"/>
      <w:r w:rsidRPr="009827F1">
        <w:t>Partner Settlement Report</w:t>
      </w:r>
      <w:r>
        <w:t xml:space="preserve"> – With No SMS Information and for Partners Not Google</w:t>
      </w:r>
      <w:bookmarkEnd w:id="1293"/>
    </w:p>
    <w:p w14:paraId="3135B181" w14:textId="77777777" w:rsidR="008729A9" w:rsidRDefault="008729A9" w:rsidP="00D56899">
      <w:pPr>
        <w:rPr>
          <w:highlight w:val="green"/>
        </w:rPr>
      </w:pPr>
    </w:p>
    <w:p w14:paraId="7985BE3E" w14:textId="77777777" w:rsidR="00D56899" w:rsidRPr="00624E74" w:rsidRDefault="00D56899" w:rsidP="00D56899">
      <w:r w:rsidRPr="00624E74">
        <w:t>The report contains the following fields:</w:t>
      </w:r>
    </w:p>
    <w:p w14:paraId="1AE04D82" w14:textId="77777777" w:rsidR="00D56899" w:rsidRPr="0025328C" w:rsidRDefault="00D56899" w:rsidP="00D56899">
      <w:pPr>
        <w:rPr>
          <w:highlight w:val="gree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D56899" w:rsidRPr="002B1D2B" w14:paraId="192CDFAF" w14:textId="77777777" w:rsidTr="00CD6A5C">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2A0A26CE" w14:textId="77777777" w:rsidR="00D56899" w:rsidRPr="002B1D2B" w:rsidRDefault="00D56899" w:rsidP="008729A9">
            <w:pPr>
              <w:keepNext/>
              <w:keepLines/>
              <w:jc w:val="center"/>
              <w:rPr>
                <w:rFonts w:ascii="Arial" w:hAnsi="Arial" w:cs="Arial"/>
                <w:sz w:val="20"/>
              </w:rPr>
            </w:pPr>
            <w:r w:rsidRPr="002B1D2B">
              <w:rPr>
                <w:rFonts w:ascii="Arial" w:hAnsi="Arial" w:cs="Arial"/>
                <w:sz w:val="20"/>
              </w:rPr>
              <w:lastRenderedPageBreak/>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627F779D" w14:textId="77777777" w:rsidR="00D56899" w:rsidRPr="002B1D2B" w:rsidRDefault="00D56899" w:rsidP="008729A9">
            <w:pPr>
              <w:keepNext/>
              <w:keepLines/>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4F1CA683" w14:textId="77777777" w:rsidR="00D56899" w:rsidRPr="002B1D2B" w:rsidRDefault="00D56899" w:rsidP="008729A9">
            <w:pPr>
              <w:keepNext/>
              <w:keepLines/>
              <w:jc w:val="center"/>
              <w:rPr>
                <w:rFonts w:ascii="Arial" w:hAnsi="Arial" w:cs="Arial"/>
                <w:sz w:val="20"/>
              </w:rPr>
            </w:pPr>
            <w:r w:rsidRPr="002B1D2B">
              <w:rPr>
                <w:rFonts w:ascii="Arial" w:hAnsi="Arial" w:cs="Arial"/>
                <w:sz w:val="20"/>
              </w:rPr>
              <w:t>Type</w:t>
            </w:r>
          </w:p>
        </w:tc>
      </w:tr>
      <w:tr w:rsidR="00D56899" w:rsidRPr="002B1D2B" w14:paraId="1849E019" w14:textId="77777777" w:rsidTr="00CD6A5C">
        <w:trPr>
          <w:cantSplit/>
          <w:jc w:val="center"/>
        </w:trPr>
        <w:tc>
          <w:tcPr>
            <w:tcW w:w="1535" w:type="dxa"/>
          </w:tcPr>
          <w:p w14:paraId="698E0C39" w14:textId="77777777" w:rsidR="00D56899" w:rsidRPr="002B1D2B" w:rsidRDefault="00D56899" w:rsidP="008729A9">
            <w:pPr>
              <w:keepNext/>
              <w:keepLines/>
              <w:rPr>
                <w:sz w:val="20"/>
              </w:rPr>
            </w:pPr>
            <w:r w:rsidRPr="002B1D2B">
              <w:rPr>
                <w:sz w:val="20"/>
              </w:rPr>
              <w:t>Version</w:t>
            </w:r>
          </w:p>
        </w:tc>
        <w:tc>
          <w:tcPr>
            <w:tcW w:w="6148" w:type="dxa"/>
          </w:tcPr>
          <w:p w14:paraId="0977C3C6" w14:textId="77777777" w:rsidR="00D56899" w:rsidRPr="002B1D2B" w:rsidRDefault="00D56899" w:rsidP="008729A9">
            <w:pPr>
              <w:keepNext/>
              <w:keepLines/>
              <w:rPr>
                <w:sz w:val="20"/>
              </w:rPr>
            </w:pPr>
            <w:r w:rsidRPr="002B1D2B">
              <w:rPr>
                <w:sz w:val="20"/>
              </w:rPr>
              <w:t>Version number</w:t>
            </w:r>
          </w:p>
        </w:tc>
        <w:tc>
          <w:tcPr>
            <w:tcW w:w="1013" w:type="dxa"/>
          </w:tcPr>
          <w:p w14:paraId="529E26F8" w14:textId="77777777" w:rsidR="00D56899" w:rsidRPr="002B1D2B" w:rsidRDefault="00D56899" w:rsidP="008729A9">
            <w:pPr>
              <w:keepNext/>
              <w:keepLines/>
              <w:rPr>
                <w:sz w:val="20"/>
              </w:rPr>
            </w:pPr>
            <w:r w:rsidRPr="002B1D2B">
              <w:rPr>
                <w:sz w:val="20"/>
              </w:rPr>
              <w:t>Number</w:t>
            </w:r>
          </w:p>
        </w:tc>
      </w:tr>
      <w:tr w:rsidR="00D56899" w:rsidRPr="002B1D2B" w14:paraId="2A2EDC90" w14:textId="77777777" w:rsidTr="00CD6A5C">
        <w:trPr>
          <w:cantSplit/>
          <w:jc w:val="center"/>
        </w:trPr>
        <w:tc>
          <w:tcPr>
            <w:tcW w:w="1535" w:type="dxa"/>
          </w:tcPr>
          <w:p w14:paraId="6526D70D" w14:textId="77777777" w:rsidR="00D56899" w:rsidRPr="002B1D2B" w:rsidRDefault="00D56899" w:rsidP="00CD6A5C">
            <w:pPr>
              <w:rPr>
                <w:sz w:val="20"/>
              </w:rPr>
            </w:pPr>
            <w:r w:rsidRPr="002B1D2B">
              <w:rPr>
                <w:sz w:val="20"/>
              </w:rPr>
              <w:t>Report Date</w:t>
            </w:r>
          </w:p>
        </w:tc>
        <w:tc>
          <w:tcPr>
            <w:tcW w:w="6148" w:type="dxa"/>
          </w:tcPr>
          <w:p w14:paraId="1E1501DD" w14:textId="77777777" w:rsidR="00D56899" w:rsidRPr="002B1D2B" w:rsidRDefault="00D56899" w:rsidP="00CD6A5C">
            <w:pPr>
              <w:rPr>
                <w:sz w:val="20"/>
              </w:rPr>
            </w:pPr>
            <w:r w:rsidRPr="002B1D2B">
              <w:rPr>
                <w:sz w:val="20"/>
              </w:rPr>
              <w:t>Date when report was produced</w:t>
            </w:r>
          </w:p>
        </w:tc>
        <w:tc>
          <w:tcPr>
            <w:tcW w:w="1013" w:type="dxa"/>
          </w:tcPr>
          <w:p w14:paraId="26F54398" w14:textId="77777777" w:rsidR="00D56899" w:rsidRPr="002B1D2B" w:rsidRDefault="00D56899" w:rsidP="00CD6A5C">
            <w:pPr>
              <w:rPr>
                <w:sz w:val="20"/>
              </w:rPr>
            </w:pPr>
            <w:r w:rsidRPr="002B1D2B">
              <w:rPr>
                <w:sz w:val="20"/>
              </w:rPr>
              <w:t>Date Time</w:t>
            </w:r>
          </w:p>
        </w:tc>
      </w:tr>
      <w:tr w:rsidR="00D56899" w:rsidRPr="002B1D2B" w14:paraId="67461B85" w14:textId="77777777" w:rsidTr="00CD6A5C">
        <w:trPr>
          <w:cantSplit/>
          <w:jc w:val="center"/>
        </w:trPr>
        <w:tc>
          <w:tcPr>
            <w:tcW w:w="1535" w:type="dxa"/>
          </w:tcPr>
          <w:p w14:paraId="62D03895" w14:textId="77777777" w:rsidR="00D56899" w:rsidRPr="002B1D2B" w:rsidRDefault="00D56899" w:rsidP="00CD6A5C">
            <w:pPr>
              <w:rPr>
                <w:sz w:val="20"/>
              </w:rPr>
            </w:pPr>
            <w:r w:rsidRPr="002B1D2B">
              <w:rPr>
                <w:sz w:val="20"/>
              </w:rPr>
              <w:t>Start Date</w:t>
            </w:r>
          </w:p>
        </w:tc>
        <w:tc>
          <w:tcPr>
            <w:tcW w:w="6148" w:type="dxa"/>
          </w:tcPr>
          <w:p w14:paraId="691795C7" w14:textId="77777777" w:rsidR="00D56899" w:rsidRPr="002B1D2B" w:rsidRDefault="00D56899" w:rsidP="00CD6A5C">
            <w:pPr>
              <w:rPr>
                <w:sz w:val="20"/>
              </w:rPr>
            </w:pPr>
            <w:r w:rsidRPr="002B1D2B">
              <w:rPr>
                <w:sz w:val="20"/>
              </w:rPr>
              <w:t>Start date of period covered by report</w:t>
            </w:r>
          </w:p>
        </w:tc>
        <w:tc>
          <w:tcPr>
            <w:tcW w:w="1013" w:type="dxa"/>
          </w:tcPr>
          <w:p w14:paraId="48D9D17A" w14:textId="77777777" w:rsidR="00D56899" w:rsidRPr="002B1D2B" w:rsidRDefault="00D56899" w:rsidP="00CD6A5C">
            <w:pPr>
              <w:rPr>
                <w:sz w:val="20"/>
              </w:rPr>
            </w:pPr>
            <w:r w:rsidRPr="002B1D2B">
              <w:rPr>
                <w:sz w:val="20"/>
              </w:rPr>
              <w:t>Date Time</w:t>
            </w:r>
          </w:p>
        </w:tc>
      </w:tr>
      <w:tr w:rsidR="00D56899" w:rsidRPr="002B1D2B" w14:paraId="37EAFE0E" w14:textId="77777777" w:rsidTr="00CD6A5C">
        <w:trPr>
          <w:cantSplit/>
          <w:jc w:val="center"/>
        </w:trPr>
        <w:tc>
          <w:tcPr>
            <w:tcW w:w="1535" w:type="dxa"/>
          </w:tcPr>
          <w:p w14:paraId="079AB43B" w14:textId="77777777" w:rsidR="00D56899" w:rsidRPr="002B1D2B" w:rsidRDefault="00D56899" w:rsidP="00CD6A5C">
            <w:pPr>
              <w:rPr>
                <w:sz w:val="20"/>
              </w:rPr>
            </w:pPr>
            <w:r w:rsidRPr="002B1D2B">
              <w:rPr>
                <w:sz w:val="20"/>
              </w:rPr>
              <w:t>End Date</w:t>
            </w:r>
          </w:p>
        </w:tc>
        <w:tc>
          <w:tcPr>
            <w:tcW w:w="6148" w:type="dxa"/>
          </w:tcPr>
          <w:p w14:paraId="5500F906" w14:textId="77777777" w:rsidR="00D56899" w:rsidRPr="002B1D2B" w:rsidRDefault="00D56899" w:rsidP="00CD6A5C">
            <w:pPr>
              <w:rPr>
                <w:sz w:val="20"/>
              </w:rPr>
            </w:pPr>
            <w:r w:rsidRPr="002B1D2B">
              <w:rPr>
                <w:sz w:val="20"/>
              </w:rPr>
              <w:t>End date of period covered by report</w:t>
            </w:r>
          </w:p>
        </w:tc>
        <w:tc>
          <w:tcPr>
            <w:tcW w:w="1013" w:type="dxa"/>
          </w:tcPr>
          <w:p w14:paraId="215E40DC" w14:textId="77777777" w:rsidR="00D56899" w:rsidRPr="002B1D2B" w:rsidRDefault="00D56899" w:rsidP="00CD6A5C">
            <w:pPr>
              <w:rPr>
                <w:sz w:val="20"/>
              </w:rPr>
            </w:pPr>
            <w:r w:rsidRPr="002B1D2B">
              <w:rPr>
                <w:sz w:val="20"/>
              </w:rPr>
              <w:t>Date Time</w:t>
            </w:r>
          </w:p>
        </w:tc>
      </w:tr>
      <w:tr w:rsidR="00D56899" w:rsidRPr="002B1D2B" w14:paraId="6E0601D9" w14:textId="77777777" w:rsidTr="00CD6A5C">
        <w:trPr>
          <w:cantSplit/>
          <w:jc w:val="center"/>
        </w:trPr>
        <w:tc>
          <w:tcPr>
            <w:tcW w:w="1535" w:type="dxa"/>
          </w:tcPr>
          <w:p w14:paraId="4D213986" w14:textId="77777777" w:rsidR="00D56899" w:rsidRPr="002B1D2B" w:rsidRDefault="00D56899" w:rsidP="00CD6A5C">
            <w:pPr>
              <w:rPr>
                <w:sz w:val="20"/>
              </w:rPr>
            </w:pPr>
            <w:r w:rsidRPr="002B1D2B">
              <w:rPr>
                <w:sz w:val="20"/>
              </w:rPr>
              <w:t>Operator Name</w:t>
            </w:r>
          </w:p>
        </w:tc>
        <w:tc>
          <w:tcPr>
            <w:tcW w:w="6148" w:type="dxa"/>
          </w:tcPr>
          <w:p w14:paraId="0EA8ACBD" w14:textId="77777777" w:rsidR="00D56899" w:rsidRPr="002B1D2B" w:rsidRDefault="00D56899" w:rsidP="00CD6A5C">
            <w:pPr>
              <w:rPr>
                <w:sz w:val="20"/>
              </w:rPr>
            </w:pPr>
            <w:r w:rsidRPr="002B1D2B">
              <w:rPr>
                <w:sz w:val="20"/>
              </w:rPr>
              <w:t xml:space="preserve">The name of the operator for which the report was produced </w:t>
            </w:r>
          </w:p>
        </w:tc>
        <w:tc>
          <w:tcPr>
            <w:tcW w:w="1013" w:type="dxa"/>
          </w:tcPr>
          <w:p w14:paraId="77F78714" w14:textId="77777777" w:rsidR="00D56899" w:rsidRPr="002B1D2B" w:rsidRDefault="00D56899" w:rsidP="00CD6A5C">
            <w:pPr>
              <w:rPr>
                <w:sz w:val="20"/>
              </w:rPr>
            </w:pPr>
            <w:r w:rsidRPr="002B1D2B">
              <w:rPr>
                <w:sz w:val="20"/>
              </w:rPr>
              <w:t>String</w:t>
            </w:r>
          </w:p>
        </w:tc>
      </w:tr>
      <w:tr w:rsidR="00D56899" w:rsidRPr="002B1D2B" w14:paraId="2081ACFF" w14:textId="77777777" w:rsidTr="00CD6A5C">
        <w:trPr>
          <w:cantSplit/>
          <w:jc w:val="center"/>
        </w:trPr>
        <w:tc>
          <w:tcPr>
            <w:tcW w:w="1535" w:type="dxa"/>
          </w:tcPr>
          <w:p w14:paraId="7781DE23" w14:textId="77777777" w:rsidR="00D56899" w:rsidRPr="002B1D2B" w:rsidRDefault="00D56899" w:rsidP="00CD6A5C">
            <w:pPr>
              <w:rPr>
                <w:sz w:val="20"/>
              </w:rPr>
            </w:pPr>
            <w:r w:rsidRPr="002B1D2B">
              <w:rPr>
                <w:sz w:val="20"/>
              </w:rPr>
              <w:t>Partner External ID</w:t>
            </w:r>
          </w:p>
        </w:tc>
        <w:tc>
          <w:tcPr>
            <w:tcW w:w="6148" w:type="dxa"/>
          </w:tcPr>
          <w:p w14:paraId="4C33CBBE" w14:textId="77777777" w:rsidR="00D56899" w:rsidRPr="002B1D2B" w:rsidRDefault="00D56899" w:rsidP="00CD6A5C">
            <w:pPr>
              <w:rPr>
                <w:sz w:val="20"/>
              </w:rPr>
            </w:pPr>
            <w:r w:rsidRPr="002B1D2B">
              <w:rPr>
                <w:sz w:val="20"/>
              </w:rPr>
              <w:t>The ID for the Partner as configured on the platform</w:t>
            </w:r>
          </w:p>
        </w:tc>
        <w:tc>
          <w:tcPr>
            <w:tcW w:w="1013" w:type="dxa"/>
          </w:tcPr>
          <w:p w14:paraId="7A1C0891" w14:textId="77777777" w:rsidR="00D56899" w:rsidRPr="002B1D2B" w:rsidRDefault="00D56899" w:rsidP="00CD6A5C">
            <w:pPr>
              <w:rPr>
                <w:sz w:val="20"/>
              </w:rPr>
            </w:pPr>
            <w:r w:rsidRPr="002B1D2B">
              <w:rPr>
                <w:sz w:val="20"/>
              </w:rPr>
              <w:t>String</w:t>
            </w:r>
          </w:p>
        </w:tc>
      </w:tr>
      <w:tr w:rsidR="00D56899" w:rsidRPr="002B1D2B" w14:paraId="3CBD029C" w14:textId="77777777" w:rsidTr="00CD6A5C">
        <w:trPr>
          <w:cantSplit/>
          <w:jc w:val="center"/>
        </w:trPr>
        <w:tc>
          <w:tcPr>
            <w:tcW w:w="1535" w:type="dxa"/>
          </w:tcPr>
          <w:p w14:paraId="29D6721A" w14:textId="77777777" w:rsidR="00D56899" w:rsidRPr="002B1D2B" w:rsidRDefault="00D56899" w:rsidP="00CD6A5C">
            <w:pPr>
              <w:rPr>
                <w:sz w:val="20"/>
              </w:rPr>
            </w:pPr>
            <w:r w:rsidRPr="002B1D2B">
              <w:rPr>
                <w:sz w:val="20"/>
              </w:rPr>
              <w:t>Partner Name</w:t>
            </w:r>
          </w:p>
        </w:tc>
        <w:tc>
          <w:tcPr>
            <w:tcW w:w="6148" w:type="dxa"/>
          </w:tcPr>
          <w:p w14:paraId="22E42384" w14:textId="77777777" w:rsidR="00D56899" w:rsidRPr="002B1D2B" w:rsidRDefault="00D56899" w:rsidP="00CD6A5C">
            <w:pPr>
              <w:rPr>
                <w:sz w:val="20"/>
              </w:rPr>
            </w:pPr>
            <w:r w:rsidRPr="002B1D2B">
              <w:rPr>
                <w:sz w:val="20"/>
              </w:rPr>
              <w:t>The text name for the Partner</w:t>
            </w:r>
          </w:p>
        </w:tc>
        <w:tc>
          <w:tcPr>
            <w:tcW w:w="1013" w:type="dxa"/>
          </w:tcPr>
          <w:p w14:paraId="25335127" w14:textId="77777777" w:rsidR="00D56899" w:rsidRPr="002B1D2B" w:rsidRDefault="00D56899" w:rsidP="00CD6A5C">
            <w:pPr>
              <w:rPr>
                <w:sz w:val="20"/>
              </w:rPr>
            </w:pPr>
            <w:r w:rsidRPr="002B1D2B">
              <w:rPr>
                <w:sz w:val="20"/>
              </w:rPr>
              <w:t>String</w:t>
            </w:r>
          </w:p>
        </w:tc>
      </w:tr>
      <w:tr w:rsidR="00D56899" w:rsidRPr="002B1D2B" w14:paraId="0F55947C" w14:textId="77777777" w:rsidTr="00CD6A5C">
        <w:trPr>
          <w:cantSplit/>
          <w:jc w:val="center"/>
        </w:trPr>
        <w:tc>
          <w:tcPr>
            <w:tcW w:w="1535" w:type="dxa"/>
          </w:tcPr>
          <w:p w14:paraId="3A19F26A" w14:textId="77777777" w:rsidR="00D56899" w:rsidRPr="002B1D2B" w:rsidRDefault="00D56899" w:rsidP="00CD6A5C">
            <w:pPr>
              <w:rPr>
                <w:sz w:val="20"/>
              </w:rPr>
            </w:pPr>
            <w:r w:rsidRPr="002B1D2B">
              <w:rPr>
                <w:sz w:val="20"/>
              </w:rPr>
              <w:t>Partner State</w:t>
            </w:r>
          </w:p>
        </w:tc>
        <w:tc>
          <w:tcPr>
            <w:tcW w:w="6148" w:type="dxa"/>
          </w:tcPr>
          <w:p w14:paraId="10759AE3" w14:textId="77777777" w:rsidR="00D56899" w:rsidRPr="002B1D2B" w:rsidRDefault="00D56899" w:rsidP="00CD6A5C">
            <w:pPr>
              <w:rPr>
                <w:sz w:val="20"/>
              </w:rPr>
            </w:pPr>
            <w:r w:rsidRPr="002B1D2B">
              <w:rPr>
                <w:sz w:val="20"/>
              </w:rPr>
              <w:t>The Partner State where the value set is (Registered, Active, Suspended, Closed, Terminated)</w:t>
            </w:r>
          </w:p>
        </w:tc>
        <w:tc>
          <w:tcPr>
            <w:tcW w:w="1013" w:type="dxa"/>
          </w:tcPr>
          <w:p w14:paraId="0AC3A9CB" w14:textId="77777777" w:rsidR="00D56899" w:rsidRPr="002B1D2B" w:rsidRDefault="00D56899" w:rsidP="00CD6A5C">
            <w:pPr>
              <w:rPr>
                <w:sz w:val="20"/>
              </w:rPr>
            </w:pPr>
            <w:r w:rsidRPr="002B1D2B">
              <w:rPr>
                <w:sz w:val="20"/>
              </w:rPr>
              <w:t>String</w:t>
            </w:r>
          </w:p>
        </w:tc>
      </w:tr>
      <w:tr w:rsidR="00D56899" w:rsidRPr="002B1D2B" w14:paraId="274EBF4F" w14:textId="77777777" w:rsidTr="00CD6A5C">
        <w:trPr>
          <w:cantSplit/>
          <w:jc w:val="center"/>
        </w:trPr>
        <w:tc>
          <w:tcPr>
            <w:tcW w:w="1535" w:type="dxa"/>
          </w:tcPr>
          <w:p w14:paraId="612E1450" w14:textId="77777777" w:rsidR="00D56899" w:rsidRPr="002B1D2B" w:rsidRDefault="00D56899" w:rsidP="00CD6A5C">
            <w:pPr>
              <w:rPr>
                <w:sz w:val="20"/>
              </w:rPr>
            </w:pPr>
            <w:r w:rsidRPr="002B1D2B">
              <w:rPr>
                <w:sz w:val="20"/>
              </w:rPr>
              <w:t>Transaction Currency</w:t>
            </w:r>
          </w:p>
        </w:tc>
        <w:tc>
          <w:tcPr>
            <w:tcW w:w="6148" w:type="dxa"/>
          </w:tcPr>
          <w:p w14:paraId="3FCE34E7" w14:textId="77777777" w:rsidR="00D56899" w:rsidRPr="002B1D2B" w:rsidRDefault="00D56899" w:rsidP="00CD6A5C">
            <w:pPr>
              <w:rPr>
                <w:sz w:val="20"/>
              </w:rPr>
            </w:pPr>
            <w:r w:rsidRPr="002B1D2B">
              <w:rPr>
                <w:sz w:val="20"/>
              </w:rPr>
              <w:t>Currency the transactions are in, which is USD</w:t>
            </w:r>
          </w:p>
        </w:tc>
        <w:tc>
          <w:tcPr>
            <w:tcW w:w="1013" w:type="dxa"/>
          </w:tcPr>
          <w:p w14:paraId="64D054B6" w14:textId="77777777" w:rsidR="00D56899" w:rsidRPr="002B1D2B" w:rsidRDefault="00D56899" w:rsidP="00CD6A5C">
            <w:pPr>
              <w:rPr>
                <w:sz w:val="20"/>
              </w:rPr>
            </w:pPr>
            <w:r w:rsidRPr="002B1D2B">
              <w:rPr>
                <w:sz w:val="20"/>
              </w:rPr>
              <w:t>String</w:t>
            </w:r>
          </w:p>
        </w:tc>
      </w:tr>
      <w:tr w:rsidR="00D56899" w:rsidRPr="00BC46A4" w14:paraId="3FF2CE67" w14:textId="77777777" w:rsidTr="00CD6A5C">
        <w:trPr>
          <w:cantSplit/>
          <w:jc w:val="center"/>
        </w:trPr>
        <w:tc>
          <w:tcPr>
            <w:tcW w:w="1535" w:type="dxa"/>
          </w:tcPr>
          <w:p w14:paraId="130DF07A" w14:textId="77777777" w:rsidR="00D56899" w:rsidRPr="00BC46A4" w:rsidRDefault="00D56899" w:rsidP="00CD6A5C">
            <w:pPr>
              <w:rPr>
                <w:sz w:val="20"/>
              </w:rPr>
            </w:pPr>
            <w:r w:rsidRPr="00BC46A4">
              <w:rPr>
                <w:sz w:val="20"/>
              </w:rPr>
              <w:t>Purchase Count</w:t>
            </w:r>
          </w:p>
        </w:tc>
        <w:tc>
          <w:tcPr>
            <w:tcW w:w="6148" w:type="dxa"/>
          </w:tcPr>
          <w:p w14:paraId="18CF2355" w14:textId="77777777" w:rsidR="00D56899" w:rsidRPr="00BC46A4" w:rsidRDefault="00D56899" w:rsidP="00CD6A5C">
            <w:pPr>
              <w:rPr>
                <w:sz w:val="20"/>
              </w:rPr>
            </w:pPr>
            <w:r w:rsidRPr="00BC46A4">
              <w:rPr>
                <w:sz w:val="20"/>
              </w:rPr>
              <w:t>Number of purchase requests successfully processed for this Partner in the report period</w:t>
            </w:r>
          </w:p>
        </w:tc>
        <w:tc>
          <w:tcPr>
            <w:tcW w:w="1013" w:type="dxa"/>
          </w:tcPr>
          <w:p w14:paraId="5D8B3165" w14:textId="77777777" w:rsidR="00D56899" w:rsidRPr="00BC46A4" w:rsidRDefault="00D56899" w:rsidP="00CD6A5C">
            <w:pPr>
              <w:rPr>
                <w:sz w:val="20"/>
              </w:rPr>
            </w:pPr>
            <w:r w:rsidRPr="00BC46A4">
              <w:rPr>
                <w:sz w:val="20"/>
              </w:rPr>
              <w:t>Number</w:t>
            </w:r>
          </w:p>
        </w:tc>
      </w:tr>
      <w:tr w:rsidR="00D56899" w:rsidRPr="00BC46A4" w14:paraId="68773DB6" w14:textId="77777777" w:rsidTr="00CD6A5C">
        <w:trPr>
          <w:cantSplit/>
          <w:jc w:val="center"/>
        </w:trPr>
        <w:tc>
          <w:tcPr>
            <w:tcW w:w="1535" w:type="dxa"/>
          </w:tcPr>
          <w:p w14:paraId="60E50FAC" w14:textId="77777777" w:rsidR="00D56899" w:rsidRPr="00BC46A4" w:rsidRDefault="00D56899" w:rsidP="00CD6A5C">
            <w:pPr>
              <w:rPr>
                <w:sz w:val="20"/>
              </w:rPr>
            </w:pPr>
            <w:r w:rsidRPr="00BC46A4">
              <w:rPr>
                <w:sz w:val="20"/>
              </w:rPr>
              <w:t>Gross Purchase Total</w:t>
            </w:r>
          </w:p>
        </w:tc>
        <w:tc>
          <w:tcPr>
            <w:tcW w:w="6148" w:type="dxa"/>
          </w:tcPr>
          <w:p w14:paraId="4E97138C" w14:textId="161A004D" w:rsidR="00D56899" w:rsidRPr="00BC46A4" w:rsidRDefault="00D56899" w:rsidP="00CD6A5C">
            <w:pPr>
              <w:rPr>
                <w:sz w:val="20"/>
              </w:rPr>
            </w:pPr>
            <w:r w:rsidRPr="00BC46A4">
              <w:rPr>
                <w:sz w:val="20"/>
              </w:rPr>
              <w:t xml:space="preserve">Sum total of all purchases by this Partner in the report period </w:t>
            </w:r>
            <w:ins w:id="1294" w:author="Andrew Wulff" w:date="2017-08-04T13:21:00Z">
              <w:r w:rsidR="005A5B9A" w:rsidRPr="00BC46A4">
                <w:rPr>
                  <w:sz w:val="20"/>
                </w:rPr>
                <w:t>in</w:t>
              </w:r>
            </w:ins>
            <w:del w:id="1295" w:author="Andrew Wulff" w:date="2017-08-04T13:21:00Z">
              <w:r w:rsidRPr="00BC46A4" w:rsidDel="005A5B9A">
                <w:rPr>
                  <w:sz w:val="20"/>
                </w:rPr>
                <w:delText>ex</w:delText>
              </w:r>
            </w:del>
            <w:r w:rsidRPr="00BC46A4">
              <w:rPr>
                <w:sz w:val="20"/>
              </w:rPr>
              <w:t>clusive of any taxes</w:t>
            </w:r>
          </w:p>
        </w:tc>
        <w:tc>
          <w:tcPr>
            <w:tcW w:w="1013" w:type="dxa"/>
          </w:tcPr>
          <w:p w14:paraId="14D5C870" w14:textId="77777777" w:rsidR="00D56899" w:rsidRPr="00BC46A4" w:rsidRDefault="00D56899" w:rsidP="00CD6A5C">
            <w:pPr>
              <w:rPr>
                <w:sz w:val="20"/>
              </w:rPr>
            </w:pPr>
            <w:r w:rsidRPr="00BC46A4">
              <w:rPr>
                <w:sz w:val="20"/>
              </w:rPr>
              <w:t>Amount</w:t>
            </w:r>
          </w:p>
        </w:tc>
      </w:tr>
      <w:tr w:rsidR="00D56899" w:rsidRPr="00BC46A4" w14:paraId="37A49BD1" w14:textId="77777777" w:rsidTr="00CD6A5C">
        <w:trPr>
          <w:cantSplit/>
          <w:jc w:val="center"/>
        </w:trPr>
        <w:tc>
          <w:tcPr>
            <w:tcW w:w="1535" w:type="dxa"/>
          </w:tcPr>
          <w:p w14:paraId="418764D4" w14:textId="77777777" w:rsidR="00D56899" w:rsidRPr="00BC46A4" w:rsidRDefault="00D56899" w:rsidP="00CD6A5C">
            <w:pPr>
              <w:rPr>
                <w:sz w:val="20"/>
              </w:rPr>
            </w:pPr>
            <w:r w:rsidRPr="00BC46A4">
              <w:rPr>
                <w:sz w:val="20"/>
              </w:rPr>
              <w:t>Net Purchase Total</w:t>
            </w:r>
          </w:p>
        </w:tc>
        <w:tc>
          <w:tcPr>
            <w:tcW w:w="6148" w:type="dxa"/>
          </w:tcPr>
          <w:p w14:paraId="02340092" w14:textId="7E8A4922" w:rsidR="00D56899" w:rsidRPr="00BC46A4" w:rsidRDefault="00D56899" w:rsidP="00CD6A5C">
            <w:pPr>
              <w:rPr>
                <w:sz w:val="20"/>
              </w:rPr>
            </w:pPr>
            <w:r w:rsidRPr="00BC46A4">
              <w:rPr>
                <w:sz w:val="20"/>
              </w:rPr>
              <w:t xml:space="preserve">Total revenue owing to the Partner based on the revenue share agreement in place </w:t>
            </w:r>
            <w:ins w:id="1296" w:author="Andrew Wulff" w:date="2017-08-04T13:21:00Z">
              <w:r w:rsidR="005A5B9A" w:rsidRPr="00BC46A4">
                <w:rPr>
                  <w:sz w:val="20"/>
                </w:rPr>
                <w:t>in</w:t>
              </w:r>
            </w:ins>
            <w:del w:id="1297" w:author="Andrew Wulff" w:date="2017-08-04T13:21:00Z">
              <w:r w:rsidRPr="00BC46A4" w:rsidDel="005A5B9A">
                <w:rPr>
                  <w:sz w:val="20"/>
                </w:rPr>
                <w:delText>ex</w:delText>
              </w:r>
            </w:del>
            <w:r w:rsidRPr="00BC46A4">
              <w:rPr>
                <w:sz w:val="20"/>
              </w:rPr>
              <w:t>clusive of taxes.</w:t>
            </w:r>
            <w:r w:rsidRPr="00BC46A4" w:rsidDel="00706D15">
              <w:rPr>
                <w:sz w:val="20"/>
              </w:rPr>
              <w:t xml:space="preserve"> </w:t>
            </w:r>
          </w:p>
        </w:tc>
        <w:tc>
          <w:tcPr>
            <w:tcW w:w="1013" w:type="dxa"/>
          </w:tcPr>
          <w:p w14:paraId="20069591" w14:textId="77777777" w:rsidR="00D56899" w:rsidRPr="00BC46A4" w:rsidRDefault="00D56899" w:rsidP="00CD6A5C">
            <w:pPr>
              <w:rPr>
                <w:sz w:val="20"/>
              </w:rPr>
            </w:pPr>
            <w:r w:rsidRPr="00BC46A4">
              <w:rPr>
                <w:sz w:val="20"/>
              </w:rPr>
              <w:t>Amount</w:t>
            </w:r>
          </w:p>
        </w:tc>
      </w:tr>
      <w:tr w:rsidR="00D56899" w:rsidRPr="00BC46A4" w14:paraId="3524B757" w14:textId="77777777" w:rsidTr="00CD6A5C">
        <w:trPr>
          <w:cantSplit/>
          <w:jc w:val="center"/>
        </w:trPr>
        <w:tc>
          <w:tcPr>
            <w:tcW w:w="1535" w:type="dxa"/>
          </w:tcPr>
          <w:p w14:paraId="21AC5996" w14:textId="77777777" w:rsidR="00D56899" w:rsidRPr="00BC46A4" w:rsidRDefault="00D56899" w:rsidP="00CD6A5C">
            <w:pPr>
              <w:rPr>
                <w:sz w:val="20"/>
              </w:rPr>
            </w:pPr>
            <w:r w:rsidRPr="00BC46A4">
              <w:rPr>
                <w:sz w:val="20"/>
              </w:rPr>
              <w:t>Postpaid/Prepaid Classification</w:t>
            </w:r>
          </w:p>
        </w:tc>
        <w:tc>
          <w:tcPr>
            <w:tcW w:w="6148" w:type="dxa"/>
          </w:tcPr>
          <w:p w14:paraId="6BF58331" w14:textId="77777777" w:rsidR="00D56899" w:rsidRPr="00BC46A4" w:rsidRDefault="00D56899" w:rsidP="00CD6A5C">
            <w:pPr>
              <w:rPr>
                <w:sz w:val="20"/>
              </w:rPr>
            </w:pPr>
            <w:r w:rsidRPr="00BC46A4">
              <w:rPr>
                <w:sz w:val="20"/>
              </w:rPr>
              <w:t>This section shows a breakdown of the Postpaid and Prepaid purchases.  This row is just a label for this section and doesn’t contain any details</w:t>
            </w:r>
          </w:p>
        </w:tc>
        <w:tc>
          <w:tcPr>
            <w:tcW w:w="1013" w:type="dxa"/>
          </w:tcPr>
          <w:p w14:paraId="44B6D561" w14:textId="77777777" w:rsidR="00D56899" w:rsidRPr="00BC46A4" w:rsidRDefault="00D56899" w:rsidP="00CD6A5C">
            <w:pPr>
              <w:rPr>
                <w:sz w:val="20"/>
              </w:rPr>
            </w:pPr>
            <w:r w:rsidRPr="00BC46A4">
              <w:rPr>
                <w:sz w:val="20"/>
              </w:rPr>
              <w:t>N/A</w:t>
            </w:r>
          </w:p>
        </w:tc>
      </w:tr>
      <w:tr w:rsidR="00D56899" w:rsidRPr="00BC46A4" w14:paraId="53ED6A4C" w14:textId="77777777" w:rsidTr="00CD6A5C">
        <w:trPr>
          <w:cantSplit/>
          <w:jc w:val="center"/>
        </w:trPr>
        <w:tc>
          <w:tcPr>
            <w:tcW w:w="1535" w:type="dxa"/>
          </w:tcPr>
          <w:p w14:paraId="5C9A5AEC" w14:textId="77777777" w:rsidR="00D56899" w:rsidRPr="00BC46A4" w:rsidRDefault="00D56899" w:rsidP="00CD6A5C">
            <w:pPr>
              <w:rPr>
                <w:sz w:val="20"/>
              </w:rPr>
            </w:pPr>
            <w:r w:rsidRPr="00BC46A4">
              <w:rPr>
                <w:sz w:val="20"/>
              </w:rPr>
              <w:t>Postpaid Purchase Count</w:t>
            </w:r>
          </w:p>
        </w:tc>
        <w:tc>
          <w:tcPr>
            <w:tcW w:w="6148" w:type="dxa"/>
          </w:tcPr>
          <w:p w14:paraId="289EF32A" w14:textId="77777777" w:rsidR="00D56899" w:rsidRPr="00BC46A4" w:rsidRDefault="00D56899" w:rsidP="00CD6A5C">
            <w:pPr>
              <w:rPr>
                <w:sz w:val="20"/>
              </w:rPr>
            </w:pPr>
            <w:r w:rsidRPr="00BC46A4">
              <w:rPr>
                <w:sz w:val="20"/>
              </w:rPr>
              <w:t xml:space="preserve">Number of Postpaid purchase requests successfully processed for this Partner in the report period </w:t>
            </w:r>
          </w:p>
        </w:tc>
        <w:tc>
          <w:tcPr>
            <w:tcW w:w="1013" w:type="dxa"/>
          </w:tcPr>
          <w:p w14:paraId="74E36D84" w14:textId="77777777" w:rsidR="00D56899" w:rsidRPr="00BC46A4" w:rsidRDefault="00D56899" w:rsidP="00CD6A5C">
            <w:pPr>
              <w:rPr>
                <w:sz w:val="20"/>
              </w:rPr>
            </w:pPr>
            <w:r w:rsidRPr="00BC46A4">
              <w:rPr>
                <w:sz w:val="20"/>
              </w:rPr>
              <w:t>Number</w:t>
            </w:r>
          </w:p>
        </w:tc>
      </w:tr>
      <w:tr w:rsidR="00D56899" w:rsidRPr="00BC46A4" w14:paraId="1C0500FE" w14:textId="77777777" w:rsidTr="00CD6A5C">
        <w:trPr>
          <w:cantSplit/>
          <w:jc w:val="center"/>
        </w:trPr>
        <w:tc>
          <w:tcPr>
            <w:tcW w:w="1535" w:type="dxa"/>
          </w:tcPr>
          <w:p w14:paraId="5613BD80" w14:textId="77777777" w:rsidR="00D56899" w:rsidRPr="00BC46A4" w:rsidRDefault="00D56899" w:rsidP="00CD6A5C">
            <w:pPr>
              <w:rPr>
                <w:sz w:val="20"/>
              </w:rPr>
            </w:pPr>
            <w:r w:rsidRPr="00BC46A4">
              <w:rPr>
                <w:sz w:val="20"/>
              </w:rPr>
              <w:t>Postpaid Gross Purchase Total</w:t>
            </w:r>
          </w:p>
        </w:tc>
        <w:tc>
          <w:tcPr>
            <w:tcW w:w="6148" w:type="dxa"/>
          </w:tcPr>
          <w:p w14:paraId="62540402" w14:textId="77E63F4E" w:rsidR="00D56899" w:rsidRPr="00BC46A4" w:rsidRDefault="00D56899" w:rsidP="00CD6A5C">
            <w:pPr>
              <w:rPr>
                <w:sz w:val="20"/>
              </w:rPr>
            </w:pPr>
            <w:r w:rsidRPr="00BC46A4">
              <w:rPr>
                <w:sz w:val="20"/>
              </w:rPr>
              <w:t xml:space="preserve">Sum total of all Postpaid purchases by this Partner in the report period </w:t>
            </w:r>
            <w:ins w:id="1298" w:author="Andrew Wulff" w:date="2017-08-04T13:21:00Z">
              <w:r w:rsidR="005A5B9A" w:rsidRPr="00BC46A4">
                <w:rPr>
                  <w:sz w:val="20"/>
                </w:rPr>
                <w:t xml:space="preserve">inclusive </w:t>
              </w:r>
            </w:ins>
            <w:del w:id="1299" w:author="Andrew Wulff" w:date="2017-07-12T11:13:00Z">
              <w:r w:rsidRPr="00BC46A4" w:rsidDel="00CE7366">
                <w:rPr>
                  <w:sz w:val="20"/>
                </w:rPr>
                <w:delText xml:space="preserve">for Google applications </w:delText>
              </w:r>
            </w:del>
            <w:del w:id="1300" w:author="Andrew Wulff" w:date="2017-08-04T13:21:00Z">
              <w:r w:rsidRPr="00BC46A4" w:rsidDel="005A5B9A">
                <w:rPr>
                  <w:sz w:val="20"/>
                </w:rPr>
                <w:delText xml:space="preserve">exclusive </w:delText>
              </w:r>
            </w:del>
            <w:r w:rsidRPr="00BC46A4">
              <w:rPr>
                <w:sz w:val="20"/>
              </w:rPr>
              <w:t>of taxes</w:t>
            </w:r>
          </w:p>
        </w:tc>
        <w:tc>
          <w:tcPr>
            <w:tcW w:w="1013" w:type="dxa"/>
          </w:tcPr>
          <w:p w14:paraId="4C2AAB93" w14:textId="77777777" w:rsidR="00D56899" w:rsidRPr="00BC46A4" w:rsidRDefault="00D56899" w:rsidP="00CD6A5C">
            <w:pPr>
              <w:rPr>
                <w:sz w:val="20"/>
              </w:rPr>
            </w:pPr>
            <w:r w:rsidRPr="00BC46A4">
              <w:rPr>
                <w:sz w:val="20"/>
              </w:rPr>
              <w:t>Amount</w:t>
            </w:r>
          </w:p>
        </w:tc>
      </w:tr>
      <w:tr w:rsidR="00D56899" w:rsidRPr="00BC46A4" w14:paraId="364D5378" w14:textId="77777777" w:rsidTr="00CD6A5C">
        <w:trPr>
          <w:cantSplit/>
          <w:jc w:val="center"/>
        </w:trPr>
        <w:tc>
          <w:tcPr>
            <w:tcW w:w="1535" w:type="dxa"/>
          </w:tcPr>
          <w:p w14:paraId="0703DAE8" w14:textId="77777777" w:rsidR="00D56899" w:rsidRPr="00BC46A4" w:rsidRDefault="00D56899" w:rsidP="00CD6A5C">
            <w:pPr>
              <w:rPr>
                <w:sz w:val="20"/>
              </w:rPr>
            </w:pPr>
            <w:r w:rsidRPr="00BC46A4">
              <w:rPr>
                <w:sz w:val="20"/>
              </w:rPr>
              <w:t>Postpaid Net Purchase Total</w:t>
            </w:r>
          </w:p>
        </w:tc>
        <w:tc>
          <w:tcPr>
            <w:tcW w:w="6148" w:type="dxa"/>
          </w:tcPr>
          <w:p w14:paraId="068BCED8" w14:textId="51615194" w:rsidR="00D56899" w:rsidRPr="00BC46A4" w:rsidRDefault="00D56899" w:rsidP="00CD6A5C">
            <w:pPr>
              <w:rPr>
                <w:sz w:val="20"/>
              </w:rPr>
            </w:pPr>
            <w:r w:rsidRPr="00BC46A4">
              <w:rPr>
                <w:sz w:val="20"/>
              </w:rPr>
              <w:t xml:space="preserve">Total revenue owing to the Partner based on the revenue share agreement in place for Postpaid transactions </w:t>
            </w:r>
            <w:ins w:id="1301" w:author="Andrew Wulff" w:date="2017-08-04T13:21:00Z">
              <w:r w:rsidR="005A5B9A" w:rsidRPr="00BC46A4">
                <w:rPr>
                  <w:sz w:val="20"/>
                </w:rPr>
                <w:t xml:space="preserve">inclusive </w:t>
              </w:r>
            </w:ins>
            <w:del w:id="1302" w:author="Andrew Wulff" w:date="2017-08-04T13:21:00Z">
              <w:r w:rsidRPr="00BC46A4" w:rsidDel="005A5B9A">
                <w:rPr>
                  <w:sz w:val="20"/>
                </w:rPr>
                <w:delText xml:space="preserve">exclusive </w:delText>
              </w:r>
            </w:del>
            <w:r w:rsidRPr="00BC46A4">
              <w:rPr>
                <w:sz w:val="20"/>
              </w:rPr>
              <w:t>of taxes.</w:t>
            </w:r>
          </w:p>
        </w:tc>
        <w:tc>
          <w:tcPr>
            <w:tcW w:w="1013" w:type="dxa"/>
          </w:tcPr>
          <w:p w14:paraId="3C8ADD01" w14:textId="77777777" w:rsidR="00D56899" w:rsidRPr="00BC46A4" w:rsidRDefault="00D56899" w:rsidP="00CD6A5C">
            <w:pPr>
              <w:rPr>
                <w:sz w:val="20"/>
              </w:rPr>
            </w:pPr>
            <w:r w:rsidRPr="00BC46A4">
              <w:rPr>
                <w:sz w:val="20"/>
              </w:rPr>
              <w:t>Amount</w:t>
            </w:r>
          </w:p>
        </w:tc>
      </w:tr>
      <w:tr w:rsidR="00D56899" w:rsidRPr="00BC46A4" w14:paraId="3A743FB4" w14:textId="77777777" w:rsidTr="00CD6A5C">
        <w:trPr>
          <w:cantSplit/>
          <w:jc w:val="center"/>
        </w:trPr>
        <w:tc>
          <w:tcPr>
            <w:tcW w:w="1535" w:type="dxa"/>
          </w:tcPr>
          <w:p w14:paraId="4F87EFD8" w14:textId="77777777" w:rsidR="00D56899" w:rsidRPr="00BC46A4" w:rsidRDefault="00D56899" w:rsidP="00CD6A5C">
            <w:pPr>
              <w:rPr>
                <w:sz w:val="20"/>
              </w:rPr>
            </w:pPr>
            <w:r w:rsidRPr="00BC46A4">
              <w:rPr>
                <w:sz w:val="20"/>
              </w:rPr>
              <w:t>Prepaid Purchase Count</w:t>
            </w:r>
          </w:p>
        </w:tc>
        <w:tc>
          <w:tcPr>
            <w:tcW w:w="6148" w:type="dxa"/>
          </w:tcPr>
          <w:p w14:paraId="2D0915B9" w14:textId="19EBBDD6" w:rsidR="00D56899" w:rsidRPr="00BC46A4" w:rsidRDefault="00D56899" w:rsidP="000E7B51">
            <w:pPr>
              <w:rPr>
                <w:sz w:val="20"/>
              </w:rPr>
            </w:pPr>
            <w:r w:rsidRPr="00BC46A4">
              <w:rPr>
                <w:sz w:val="20"/>
              </w:rPr>
              <w:t xml:space="preserve">Number of Prepaid purchase requests successfully processed for this Partner in the report period </w:t>
            </w:r>
            <w:del w:id="1303" w:author="Andrew Wulff" w:date="2017-07-12T11:28:00Z">
              <w:r w:rsidRPr="00BC46A4" w:rsidDel="000E7B51">
                <w:rPr>
                  <w:sz w:val="20"/>
                </w:rPr>
                <w:delText>exclusive of taxes</w:delText>
              </w:r>
            </w:del>
          </w:p>
        </w:tc>
        <w:tc>
          <w:tcPr>
            <w:tcW w:w="1013" w:type="dxa"/>
          </w:tcPr>
          <w:p w14:paraId="50933565" w14:textId="77777777" w:rsidR="00D56899" w:rsidRPr="00BC46A4" w:rsidRDefault="00D56899" w:rsidP="00CD6A5C">
            <w:pPr>
              <w:rPr>
                <w:sz w:val="20"/>
              </w:rPr>
            </w:pPr>
            <w:r w:rsidRPr="00BC46A4">
              <w:rPr>
                <w:sz w:val="20"/>
              </w:rPr>
              <w:t>Number</w:t>
            </w:r>
          </w:p>
        </w:tc>
      </w:tr>
      <w:tr w:rsidR="00D56899" w:rsidRPr="00BC46A4" w14:paraId="1334A86F" w14:textId="77777777" w:rsidTr="00CD6A5C">
        <w:trPr>
          <w:cantSplit/>
          <w:jc w:val="center"/>
        </w:trPr>
        <w:tc>
          <w:tcPr>
            <w:tcW w:w="1535" w:type="dxa"/>
          </w:tcPr>
          <w:p w14:paraId="18BCB855" w14:textId="77777777" w:rsidR="00D56899" w:rsidRPr="00BC46A4" w:rsidRDefault="00D56899" w:rsidP="00CD6A5C">
            <w:pPr>
              <w:rPr>
                <w:sz w:val="20"/>
              </w:rPr>
            </w:pPr>
            <w:r w:rsidRPr="00BC46A4">
              <w:rPr>
                <w:sz w:val="20"/>
              </w:rPr>
              <w:t>Prepaid Gross Purchase Total</w:t>
            </w:r>
          </w:p>
        </w:tc>
        <w:tc>
          <w:tcPr>
            <w:tcW w:w="6148" w:type="dxa"/>
          </w:tcPr>
          <w:p w14:paraId="1AF8437D" w14:textId="0B89669E" w:rsidR="00D56899" w:rsidRPr="00BC46A4" w:rsidRDefault="00D56899" w:rsidP="00CD6A5C">
            <w:pPr>
              <w:rPr>
                <w:sz w:val="20"/>
              </w:rPr>
            </w:pPr>
            <w:r w:rsidRPr="00BC46A4">
              <w:rPr>
                <w:sz w:val="20"/>
              </w:rPr>
              <w:t xml:space="preserve">Sum total of all Prepaid purchases by this Partner in the report period </w:t>
            </w:r>
            <w:ins w:id="1304" w:author="Andrew Wulff" w:date="2017-08-04T13:21:00Z">
              <w:r w:rsidR="005A5B9A" w:rsidRPr="00BC46A4">
                <w:rPr>
                  <w:sz w:val="20"/>
                </w:rPr>
                <w:t xml:space="preserve">inclusive </w:t>
              </w:r>
            </w:ins>
            <w:del w:id="1305" w:author="Andrew Wulff" w:date="2017-08-04T13:21:00Z">
              <w:r w:rsidRPr="00BC46A4" w:rsidDel="005A5B9A">
                <w:rPr>
                  <w:sz w:val="20"/>
                </w:rPr>
                <w:delText xml:space="preserve">exclusive </w:delText>
              </w:r>
            </w:del>
            <w:r w:rsidRPr="00BC46A4">
              <w:rPr>
                <w:sz w:val="20"/>
              </w:rPr>
              <w:t>of taxes</w:t>
            </w:r>
          </w:p>
        </w:tc>
        <w:tc>
          <w:tcPr>
            <w:tcW w:w="1013" w:type="dxa"/>
          </w:tcPr>
          <w:p w14:paraId="4141C523" w14:textId="77777777" w:rsidR="00D56899" w:rsidRPr="00BC46A4" w:rsidRDefault="00D56899" w:rsidP="00CD6A5C">
            <w:pPr>
              <w:rPr>
                <w:sz w:val="20"/>
              </w:rPr>
            </w:pPr>
            <w:r w:rsidRPr="00BC46A4">
              <w:rPr>
                <w:sz w:val="20"/>
              </w:rPr>
              <w:t>Amount</w:t>
            </w:r>
          </w:p>
        </w:tc>
      </w:tr>
      <w:tr w:rsidR="00D56899" w:rsidRPr="00BC46A4" w14:paraId="602749DE" w14:textId="77777777" w:rsidTr="00CD6A5C">
        <w:trPr>
          <w:cantSplit/>
          <w:jc w:val="center"/>
        </w:trPr>
        <w:tc>
          <w:tcPr>
            <w:tcW w:w="1535" w:type="dxa"/>
          </w:tcPr>
          <w:p w14:paraId="662E6032" w14:textId="77777777" w:rsidR="00D56899" w:rsidRPr="00BC46A4" w:rsidRDefault="00D56899" w:rsidP="00CD6A5C">
            <w:pPr>
              <w:rPr>
                <w:sz w:val="20"/>
              </w:rPr>
            </w:pPr>
            <w:r w:rsidRPr="00BC46A4">
              <w:rPr>
                <w:sz w:val="20"/>
              </w:rPr>
              <w:t>Prepaid Net Purchase Total</w:t>
            </w:r>
          </w:p>
        </w:tc>
        <w:tc>
          <w:tcPr>
            <w:tcW w:w="6148" w:type="dxa"/>
          </w:tcPr>
          <w:p w14:paraId="1C2D4F02" w14:textId="39ED9EDB" w:rsidR="00D56899" w:rsidRPr="00BC46A4" w:rsidDel="00B161A5" w:rsidRDefault="00D56899" w:rsidP="00CD6A5C">
            <w:pPr>
              <w:rPr>
                <w:del w:id="1306" w:author="Andrew Wulff" w:date="2017-07-12T11:21:00Z"/>
                <w:sz w:val="20"/>
              </w:rPr>
            </w:pPr>
            <w:r w:rsidRPr="00BC46A4">
              <w:rPr>
                <w:sz w:val="20"/>
              </w:rPr>
              <w:t xml:space="preserve">Total revenue owing to the Partner based on the revenue share agreement in place for Prepaid transactions </w:t>
            </w:r>
            <w:ins w:id="1307" w:author="Andrew Wulff" w:date="2017-08-04T13:21:00Z">
              <w:r w:rsidR="005A5B9A" w:rsidRPr="00BC46A4">
                <w:rPr>
                  <w:sz w:val="20"/>
                </w:rPr>
                <w:t xml:space="preserve">inclusive </w:t>
              </w:r>
            </w:ins>
            <w:del w:id="1308" w:author="Andrew Wulff" w:date="2017-08-04T13:21:00Z">
              <w:r w:rsidRPr="00BC46A4" w:rsidDel="005A5B9A">
                <w:rPr>
                  <w:sz w:val="20"/>
                </w:rPr>
                <w:delText xml:space="preserve">exclusive </w:delText>
              </w:r>
            </w:del>
            <w:r w:rsidRPr="00BC46A4">
              <w:rPr>
                <w:sz w:val="20"/>
              </w:rPr>
              <w:t>of taxes.</w:t>
            </w:r>
          </w:p>
          <w:p w14:paraId="113CC856" w14:textId="77777777" w:rsidR="00D56899" w:rsidRPr="00BC46A4" w:rsidRDefault="00D56899" w:rsidP="00CD6A5C">
            <w:pPr>
              <w:rPr>
                <w:sz w:val="20"/>
              </w:rPr>
            </w:pPr>
          </w:p>
        </w:tc>
        <w:tc>
          <w:tcPr>
            <w:tcW w:w="1013" w:type="dxa"/>
          </w:tcPr>
          <w:p w14:paraId="63DE3F17" w14:textId="77777777" w:rsidR="00D56899" w:rsidRPr="00BC46A4" w:rsidRDefault="00D56899" w:rsidP="00CD6A5C">
            <w:pPr>
              <w:rPr>
                <w:sz w:val="20"/>
              </w:rPr>
            </w:pPr>
            <w:r w:rsidRPr="00BC46A4">
              <w:rPr>
                <w:sz w:val="20"/>
              </w:rPr>
              <w:t>Amount</w:t>
            </w:r>
          </w:p>
        </w:tc>
      </w:tr>
      <w:tr w:rsidR="00D56899" w:rsidRPr="00BC46A4" w14:paraId="4E1332E5" w14:textId="77777777" w:rsidTr="00CD6A5C">
        <w:trPr>
          <w:cantSplit/>
          <w:jc w:val="center"/>
        </w:trPr>
        <w:tc>
          <w:tcPr>
            <w:tcW w:w="1535" w:type="dxa"/>
          </w:tcPr>
          <w:p w14:paraId="1C7C68FD" w14:textId="77777777" w:rsidR="00D56899" w:rsidRPr="00BC46A4" w:rsidRDefault="00D56899" w:rsidP="00CD6A5C">
            <w:pPr>
              <w:rPr>
                <w:sz w:val="20"/>
              </w:rPr>
            </w:pPr>
            <w:r w:rsidRPr="00BC46A4">
              <w:rPr>
                <w:sz w:val="20"/>
              </w:rPr>
              <w:t>Refund Count</w:t>
            </w:r>
          </w:p>
        </w:tc>
        <w:tc>
          <w:tcPr>
            <w:tcW w:w="6148" w:type="dxa"/>
          </w:tcPr>
          <w:p w14:paraId="6BD47B1D" w14:textId="77777777" w:rsidR="00D56899" w:rsidRPr="00BC46A4" w:rsidRDefault="00D56899" w:rsidP="00CD6A5C">
            <w:pPr>
              <w:rPr>
                <w:sz w:val="20"/>
              </w:rPr>
            </w:pPr>
            <w:r w:rsidRPr="00BC46A4">
              <w:rPr>
                <w:sz w:val="20"/>
              </w:rPr>
              <w:t>Number of refund requests successfully processed for this Partner in the report period.</w:t>
            </w:r>
          </w:p>
        </w:tc>
        <w:tc>
          <w:tcPr>
            <w:tcW w:w="1013" w:type="dxa"/>
          </w:tcPr>
          <w:p w14:paraId="5183F322" w14:textId="77777777" w:rsidR="00D56899" w:rsidRPr="00BC46A4" w:rsidRDefault="00D56899" w:rsidP="00CD6A5C">
            <w:pPr>
              <w:rPr>
                <w:sz w:val="20"/>
              </w:rPr>
            </w:pPr>
            <w:r w:rsidRPr="00BC46A4">
              <w:rPr>
                <w:sz w:val="20"/>
              </w:rPr>
              <w:t>Number</w:t>
            </w:r>
          </w:p>
        </w:tc>
      </w:tr>
      <w:tr w:rsidR="00D56899" w:rsidRPr="00BC46A4" w14:paraId="51E7EF3A" w14:textId="77777777" w:rsidTr="00CD6A5C">
        <w:trPr>
          <w:cantSplit/>
          <w:jc w:val="center"/>
        </w:trPr>
        <w:tc>
          <w:tcPr>
            <w:tcW w:w="1535" w:type="dxa"/>
          </w:tcPr>
          <w:p w14:paraId="51946956" w14:textId="77777777" w:rsidR="00D56899" w:rsidRPr="00BC46A4" w:rsidRDefault="00D56899" w:rsidP="00CD6A5C">
            <w:pPr>
              <w:rPr>
                <w:sz w:val="20"/>
              </w:rPr>
            </w:pPr>
            <w:r w:rsidRPr="00BC46A4">
              <w:rPr>
                <w:sz w:val="20"/>
              </w:rPr>
              <w:t>Gross Refund Total</w:t>
            </w:r>
          </w:p>
        </w:tc>
        <w:tc>
          <w:tcPr>
            <w:tcW w:w="6148" w:type="dxa"/>
          </w:tcPr>
          <w:p w14:paraId="4599E288" w14:textId="2E7E10BC" w:rsidR="00D56899" w:rsidRPr="00BC46A4" w:rsidRDefault="00D56899" w:rsidP="00CD6A5C">
            <w:pPr>
              <w:rPr>
                <w:sz w:val="20"/>
              </w:rPr>
            </w:pPr>
            <w:r w:rsidRPr="00BC46A4">
              <w:rPr>
                <w:sz w:val="20"/>
              </w:rPr>
              <w:t xml:space="preserve">Sum Total of all refunds in the reporting period </w:t>
            </w:r>
            <w:ins w:id="1309" w:author="Andrew Wulff" w:date="2017-08-04T13:21:00Z">
              <w:r w:rsidR="005A5B9A" w:rsidRPr="00BC46A4">
                <w:rPr>
                  <w:sz w:val="20"/>
                </w:rPr>
                <w:t xml:space="preserve">inclusive </w:t>
              </w:r>
            </w:ins>
            <w:del w:id="1310" w:author="Andrew Wulff" w:date="2017-08-04T13:21:00Z">
              <w:r w:rsidRPr="00BC46A4" w:rsidDel="005A5B9A">
                <w:rPr>
                  <w:sz w:val="20"/>
                </w:rPr>
                <w:delText xml:space="preserve">exclusive </w:delText>
              </w:r>
            </w:del>
            <w:r w:rsidRPr="00BC46A4">
              <w:rPr>
                <w:sz w:val="20"/>
              </w:rPr>
              <w:t>of taxes</w:t>
            </w:r>
          </w:p>
          <w:p w14:paraId="3B945086" w14:textId="77777777" w:rsidR="00D56899" w:rsidRPr="00BC46A4" w:rsidRDefault="00D56899" w:rsidP="00CD6A5C">
            <w:pPr>
              <w:rPr>
                <w:sz w:val="20"/>
              </w:rPr>
            </w:pPr>
          </w:p>
        </w:tc>
        <w:tc>
          <w:tcPr>
            <w:tcW w:w="1013" w:type="dxa"/>
          </w:tcPr>
          <w:p w14:paraId="43E20BB5" w14:textId="77777777" w:rsidR="00D56899" w:rsidRPr="00BC46A4" w:rsidRDefault="00D56899" w:rsidP="00CD6A5C">
            <w:pPr>
              <w:rPr>
                <w:sz w:val="20"/>
              </w:rPr>
            </w:pPr>
            <w:r w:rsidRPr="00BC46A4">
              <w:rPr>
                <w:sz w:val="20"/>
              </w:rPr>
              <w:t>Amount</w:t>
            </w:r>
          </w:p>
        </w:tc>
      </w:tr>
      <w:tr w:rsidR="00D56899" w:rsidRPr="00BC46A4" w14:paraId="363241AB" w14:textId="77777777" w:rsidTr="00CD6A5C">
        <w:trPr>
          <w:cantSplit/>
          <w:jc w:val="center"/>
        </w:trPr>
        <w:tc>
          <w:tcPr>
            <w:tcW w:w="1535" w:type="dxa"/>
          </w:tcPr>
          <w:p w14:paraId="49D1610E" w14:textId="77777777" w:rsidR="00D56899" w:rsidRPr="00BC46A4" w:rsidRDefault="00D56899" w:rsidP="00CD6A5C">
            <w:pPr>
              <w:rPr>
                <w:sz w:val="20"/>
              </w:rPr>
            </w:pPr>
            <w:r w:rsidRPr="00BC46A4">
              <w:rPr>
                <w:sz w:val="20"/>
              </w:rPr>
              <w:t>Net Refund Total</w:t>
            </w:r>
          </w:p>
        </w:tc>
        <w:tc>
          <w:tcPr>
            <w:tcW w:w="6148" w:type="dxa"/>
          </w:tcPr>
          <w:p w14:paraId="00853FE4" w14:textId="0254BD49" w:rsidR="00D56899" w:rsidRPr="00BC46A4" w:rsidRDefault="00D56899" w:rsidP="00CD6A5C">
            <w:pPr>
              <w:rPr>
                <w:sz w:val="20"/>
              </w:rPr>
            </w:pPr>
            <w:r w:rsidRPr="00BC46A4">
              <w:rPr>
                <w:sz w:val="20"/>
              </w:rPr>
              <w:t xml:space="preserve">Sum total owed by the Partner to the operator based on the revenue sharing agreement in place </w:t>
            </w:r>
            <w:ins w:id="1311" w:author="Andrew Wulff" w:date="2017-08-04T13:21:00Z">
              <w:r w:rsidR="005A5B9A" w:rsidRPr="00BC46A4">
                <w:rPr>
                  <w:sz w:val="20"/>
                </w:rPr>
                <w:t xml:space="preserve">inclusive </w:t>
              </w:r>
            </w:ins>
            <w:del w:id="1312" w:author="Andrew Wulff" w:date="2017-08-04T13:21:00Z">
              <w:r w:rsidRPr="00BC46A4" w:rsidDel="005A5B9A">
                <w:rPr>
                  <w:sz w:val="20"/>
                </w:rPr>
                <w:delText xml:space="preserve">exclusive </w:delText>
              </w:r>
            </w:del>
            <w:r w:rsidRPr="00BC46A4">
              <w:rPr>
                <w:sz w:val="20"/>
              </w:rPr>
              <w:t>of taxes.</w:t>
            </w:r>
            <w:r w:rsidRPr="00BC46A4" w:rsidDel="00702807">
              <w:rPr>
                <w:sz w:val="20"/>
              </w:rPr>
              <w:t xml:space="preserve"> </w:t>
            </w:r>
          </w:p>
        </w:tc>
        <w:tc>
          <w:tcPr>
            <w:tcW w:w="1013" w:type="dxa"/>
          </w:tcPr>
          <w:p w14:paraId="12F0AD3A" w14:textId="77777777" w:rsidR="00D56899" w:rsidRPr="00BC46A4" w:rsidRDefault="00D56899" w:rsidP="00CD6A5C">
            <w:pPr>
              <w:rPr>
                <w:sz w:val="20"/>
              </w:rPr>
            </w:pPr>
            <w:r w:rsidRPr="00BC46A4">
              <w:rPr>
                <w:sz w:val="20"/>
              </w:rPr>
              <w:t>Amount</w:t>
            </w:r>
          </w:p>
        </w:tc>
      </w:tr>
      <w:tr w:rsidR="00D56899" w:rsidRPr="00BC46A4" w14:paraId="40CD6A60" w14:textId="77777777" w:rsidTr="00CD6A5C">
        <w:trPr>
          <w:cantSplit/>
          <w:jc w:val="center"/>
        </w:trPr>
        <w:tc>
          <w:tcPr>
            <w:tcW w:w="1535" w:type="dxa"/>
          </w:tcPr>
          <w:p w14:paraId="5A48397E" w14:textId="77777777" w:rsidR="00D56899" w:rsidRPr="00BC46A4" w:rsidRDefault="00D56899" w:rsidP="00CD6A5C">
            <w:pPr>
              <w:rPr>
                <w:sz w:val="20"/>
              </w:rPr>
            </w:pPr>
            <w:r w:rsidRPr="00BC46A4">
              <w:rPr>
                <w:sz w:val="20"/>
              </w:rPr>
              <w:t>Postpaid/Prepaid Classification</w:t>
            </w:r>
          </w:p>
        </w:tc>
        <w:tc>
          <w:tcPr>
            <w:tcW w:w="6148" w:type="dxa"/>
          </w:tcPr>
          <w:p w14:paraId="1FD28871" w14:textId="77777777" w:rsidR="00D56899" w:rsidRPr="00BC46A4" w:rsidRDefault="00D56899" w:rsidP="00CD6A5C">
            <w:pPr>
              <w:rPr>
                <w:sz w:val="20"/>
              </w:rPr>
            </w:pPr>
            <w:r w:rsidRPr="00BC46A4">
              <w:rPr>
                <w:sz w:val="20"/>
              </w:rPr>
              <w:t>This section shows a breakdown of the Postpaid and Prepaid Refunds.  This row is just a label for this section and doesn’t contain any details</w:t>
            </w:r>
          </w:p>
        </w:tc>
        <w:tc>
          <w:tcPr>
            <w:tcW w:w="1013" w:type="dxa"/>
          </w:tcPr>
          <w:p w14:paraId="6AC91F94" w14:textId="77777777" w:rsidR="00D56899" w:rsidRPr="00BC46A4" w:rsidRDefault="00D56899" w:rsidP="00CD6A5C">
            <w:pPr>
              <w:rPr>
                <w:sz w:val="20"/>
              </w:rPr>
            </w:pPr>
            <w:r w:rsidRPr="00BC46A4">
              <w:rPr>
                <w:sz w:val="20"/>
              </w:rPr>
              <w:t>N/A</w:t>
            </w:r>
          </w:p>
        </w:tc>
      </w:tr>
      <w:tr w:rsidR="00D56899" w:rsidRPr="00BC46A4" w14:paraId="478398E6" w14:textId="77777777" w:rsidTr="00CD6A5C">
        <w:trPr>
          <w:cantSplit/>
          <w:jc w:val="center"/>
        </w:trPr>
        <w:tc>
          <w:tcPr>
            <w:tcW w:w="1535" w:type="dxa"/>
          </w:tcPr>
          <w:p w14:paraId="2376B739" w14:textId="77777777" w:rsidR="00D56899" w:rsidRPr="00BC46A4" w:rsidRDefault="00D56899" w:rsidP="00CD6A5C">
            <w:pPr>
              <w:rPr>
                <w:sz w:val="20"/>
              </w:rPr>
            </w:pPr>
            <w:r w:rsidRPr="00BC46A4">
              <w:rPr>
                <w:sz w:val="20"/>
              </w:rPr>
              <w:t>Postpaid Refund Count</w:t>
            </w:r>
          </w:p>
        </w:tc>
        <w:tc>
          <w:tcPr>
            <w:tcW w:w="6148" w:type="dxa"/>
          </w:tcPr>
          <w:p w14:paraId="1C5FD116" w14:textId="77777777" w:rsidR="00D56899" w:rsidRPr="00BC46A4" w:rsidRDefault="00D56899" w:rsidP="00CD6A5C">
            <w:pPr>
              <w:rPr>
                <w:sz w:val="20"/>
              </w:rPr>
            </w:pPr>
            <w:r w:rsidRPr="00BC46A4">
              <w:rPr>
                <w:sz w:val="20"/>
              </w:rPr>
              <w:t xml:space="preserve">Number of Postpaid Refund requests successfully processed for this Partner in the report period </w:t>
            </w:r>
          </w:p>
        </w:tc>
        <w:tc>
          <w:tcPr>
            <w:tcW w:w="1013" w:type="dxa"/>
          </w:tcPr>
          <w:p w14:paraId="22E5087E" w14:textId="77777777" w:rsidR="00D56899" w:rsidRPr="00BC46A4" w:rsidRDefault="00D56899" w:rsidP="00CD6A5C">
            <w:pPr>
              <w:rPr>
                <w:sz w:val="20"/>
              </w:rPr>
            </w:pPr>
            <w:r w:rsidRPr="00BC46A4">
              <w:rPr>
                <w:sz w:val="20"/>
              </w:rPr>
              <w:t>Number</w:t>
            </w:r>
          </w:p>
        </w:tc>
      </w:tr>
      <w:tr w:rsidR="00D56899" w:rsidRPr="00BC46A4" w14:paraId="5EF859BB" w14:textId="77777777" w:rsidTr="00CD6A5C">
        <w:trPr>
          <w:cantSplit/>
          <w:jc w:val="center"/>
        </w:trPr>
        <w:tc>
          <w:tcPr>
            <w:tcW w:w="1535" w:type="dxa"/>
          </w:tcPr>
          <w:p w14:paraId="1E8D8234" w14:textId="77777777" w:rsidR="00D56899" w:rsidRPr="00BC46A4" w:rsidRDefault="00D56899" w:rsidP="00CD6A5C">
            <w:pPr>
              <w:rPr>
                <w:sz w:val="20"/>
              </w:rPr>
            </w:pPr>
            <w:r w:rsidRPr="00BC46A4">
              <w:rPr>
                <w:sz w:val="20"/>
              </w:rPr>
              <w:t>Postpaid Gross Refund Total</w:t>
            </w:r>
          </w:p>
        </w:tc>
        <w:tc>
          <w:tcPr>
            <w:tcW w:w="6148" w:type="dxa"/>
          </w:tcPr>
          <w:p w14:paraId="725848AB" w14:textId="644DADB8" w:rsidR="00D56899" w:rsidRPr="00BC46A4" w:rsidRDefault="00D56899" w:rsidP="00CD6A5C">
            <w:pPr>
              <w:rPr>
                <w:sz w:val="20"/>
              </w:rPr>
            </w:pPr>
            <w:r w:rsidRPr="00BC46A4">
              <w:rPr>
                <w:sz w:val="20"/>
              </w:rPr>
              <w:t xml:space="preserve">Sum total of all Postpaid Refunds by this Partner in the report period </w:t>
            </w:r>
            <w:ins w:id="1313" w:author="Andrew Wulff" w:date="2017-08-04T13:21:00Z">
              <w:r w:rsidR="005A5B9A" w:rsidRPr="00BC46A4">
                <w:rPr>
                  <w:sz w:val="20"/>
                </w:rPr>
                <w:t xml:space="preserve">inclusive </w:t>
              </w:r>
            </w:ins>
            <w:del w:id="1314" w:author="Andrew Wulff" w:date="2017-07-12T11:15:00Z">
              <w:r w:rsidRPr="00BC46A4" w:rsidDel="00DE7BAC">
                <w:rPr>
                  <w:sz w:val="20"/>
                </w:rPr>
                <w:delText xml:space="preserve">for Google applications </w:delText>
              </w:r>
            </w:del>
            <w:del w:id="1315" w:author="Andrew Wulff" w:date="2017-08-04T13:21:00Z">
              <w:r w:rsidRPr="00BC46A4" w:rsidDel="005A5B9A">
                <w:rPr>
                  <w:sz w:val="20"/>
                </w:rPr>
                <w:delText xml:space="preserve">exclusive </w:delText>
              </w:r>
            </w:del>
            <w:r w:rsidRPr="00BC46A4">
              <w:rPr>
                <w:sz w:val="20"/>
              </w:rPr>
              <w:t>of taxes</w:t>
            </w:r>
          </w:p>
        </w:tc>
        <w:tc>
          <w:tcPr>
            <w:tcW w:w="1013" w:type="dxa"/>
          </w:tcPr>
          <w:p w14:paraId="3FE8BF1C" w14:textId="77777777" w:rsidR="00D56899" w:rsidRPr="00BC46A4" w:rsidRDefault="00D56899" w:rsidP="00CD6A5C">
            <w:pPr>
              <w:rPr>
                <w:sz w:val="20"/>
              </w:rPr>
            </w:pPr>
            <w:r w:rsidRPr="00BC46A4">
              <w:rPr>
                <w:sz w:val="20"/>
              </w:rPr>
              <w:t>Amount</w:t>
            </w:r>
          </w:p>
        </w:tc>
      </w:tr>
      <w:tr w:rsidR="00D56899" w:rsidRPr="002B1D2B" w14:paraId="0EBF1F3F" w14:textId="77777777" w:rsidTr="00CD6A5C">
        <w:trPr>
          <w:cantSplit/>
          <w:jc w:val="center"/>
        </w:trPr>
        <w:tc>
          <w:tcPr>
            <w:tcW w:w="1535" w:type="dxa"/>
          </w:tcPr>
          <w:p w14:paraId="78973C7D" w14:textId="77777777" w:rsidR="00D56899" w:rsidRPr="00BC46A4" w:rsidRDefault="00D56899" w:rsidP="00CD6A5C">
            <w:pPr>
              <w:rPr>
                <w:sz w:val="20"/>
              </w:rPr>
            </w:pPr>
            <w:r w:rsidRPr="00BC46A4">
              <w:rPr>
                <w:sz w:val="20"/>
              </w:rPr>
              <w:t>Postpaid Net Refund Total</w:t>
            </w:r>
          </w:p>
        </w:tc>
        <w:tc>
          <w:tcPr>
            <w:tcW w:w="6148" w:type="dxa"/>
          </w:tcPr>
          <w:p w14:paraId="4291C526" w14:textId="6D0817FC" w:rsidR="00D56899" w:rsidRPr="00BC46A4" w:rsidRDefault="00D56899" w:rsidP="00CD6A5C">
            <w:pPr>
              <w:rPr>
                <w:sz w:val="20"/>
              </w:rPr>
            </w:pPr>
            <w:r w:rsidRPr="00BC46A4">
              <w:rPr>
                <w:sz w:val="20"/>
              </w:rPr>
              <w:t xml:space="preserve">Sum total owed by the Partner to the operator based on the revenue sharing agreement in place for Postpaid transactions </w:t>
            </w:r>
            <w:ins w:id="1316" w:author="Andrew Wulff" w:date="2017-08-04T13:22:00Z">
              <w:r w:rsidR="005A5B9A" w:rsidRPr="00BC46A4">
                <w:rPr>
                  <w:sz w:val="20"/>
                </w:rPr>
                <w:t xml:space="preserve">inclusive </w:t>
              </w:r>
            </w:ins>
            <w:del w:id="1317" w:author="Andrew Wulff" w:date="2017-08-04T13:22:00Z">
              <w:r w:rsidRPr="00BC46A4" w:rsidDel="005A5B9A">
                <w:rPr>
                  <w:sz w:val="20"/>
                </w:rPr>
                <w:delText xml:space="preserve">exclusive </w:delText>
              </w:r>
            </w:del>
            <w:r w:rsidRPr="00BC46A4">
              <w:rPr>
                <w:sz w:val="20"/>
              </w:rPr>
              <w:t>of taxes.</w:t>
            </w:r>
          </w:p>
        </w:tc>
        <w:tc>
          <w:tcPr>
            <w:tcW w:w="1013" w:type="dxa"/>
          </w:tcPr>
          <w:p w14:paraId="6D451838" w14:textId="77777777" w:rsidR="00D56899" w:rsidRPr="00BC46A4" w:rsidRDefault="00D56899" w:rsidP="00CD6A5C">
            <w:pPr>
              <w:rPr>
                <w:sz w:val="20"/>
              </w:rPr>
            </w:pPr>
            <w:r w:rsidRPr="00BC46A4">
              <w:rPr>
                <w:sz w:val="20"/>
              </w:rPr>
              <w:t>Amount</w:t>
            </w:r>
          </w:p>
        </w:tc>
      </w:tr>
      <w:tr w:rsidR="00D56899" w:rsidRPr="002B1D2B" w14:paraId="78418A7A" w14:textId="77777777" w:rsidTr="00CD6A5C">
        <w:trPr>
          <w:cantSplit/>
          <w:jc w:val="center"/>
        </w:trPr>
        <w:tc>
          <w:tcPr>
            <w:tcW w:w="1535" w:type="dxa"/>
          </w:tcPr>
          <w:p w14:paraId="551E73F3" w14:textId="77777777" w:rsidR="00D56899" w:rsidRPr="00BC46A4" w:rsidRDefault="00D56899" w:rsidP="00CD6A5C">
            <w:pPr>
              <w:rPr>
                <w:sz w:val="20"/>
              </w:rPr>
            </w:pPr>
            <w:r w:rsidRPr="00BC46A4">
              <w:rPr>
                <w:sz w:val="20"/>
              </w:rPr>
              <w:lastRenderedPageBreak/>
              <w:t>Prepaid Refund Count</w:t>
            </w:r>
          </w:p>
        </w:tc>
        <w:tc>
          <w:tcPr>
            <w:tcW w:w="6148" w:type="dxa"/>
          </w:tcPr>
          <w:p w14:paraId="0C5316BC" w14:textId="6AED1EE8" w:rsidR="00D56899" w:rsidRPr="00BC46A4" w:rsidRDefault="00D56899" w:rsidP="001E5A6D">
            <w:pPr>
              <w:rPr>
                <w:sz w:val="20"/>
              </w:rPr>
            </w:pPr>
            <w:r w:rsidRPr="00BC46A4">
              <w:rPr>
                <w:sz w:val="20"/>
              </w:rPr>
              <w:t xml:space="preserve">Number of Prepaid purchase requests successfully processed for this Partner in the report period </w:t>
            </w:r>
            <w:del w:id="1318" w:author="Andrew Wulff" w:date="2017-07-12T11:30:00Z">
              <w:r w:rsidRPr="00BC46A4" w:rsidDel="001E5A6D">
                <w:rPr>
                  <w:sz w:val="20"/>
                </w:rPr>
                <w:delText>exclusive of taxes</w:delText>
              </w:r>
            </w:del>
          </w:p>
        </w:tc>
        <w:tc>
          <w:tcPr>
            <w:tcW w:w="1013" w:type="dxa"/>
          </w:tcPr>
          <w:p w14:paraId="6A9BDB86" w14:textId="77777777" w:rsidR="00D56899" w:rsidRPr="00BC46A4" w:rsidRDefault="00D56899" w:rsidP="00CD6A5C">
            <w:pPr>
              <w:rPr>
                <w:sz w:val="20"/>
              </w:rPr>
            </w:pPr>
            <w:r w:rsidRPr="00BC46A4">
              <w:rPr>
                <w:sz w:val="20"/>
              </w:rPr>
              <w:t>Number</w:t>
            </w:r>
          </w:p>
        </w:tc>
      </w:tr>
      <w:tr w:rsidR="00D56899" w:rsidRPr="002B1D2B" w14:paraId="7B644001" w14:textId="77777777" w:rsidTr="00CD6A5C">
        <w:trPr>
          <w:cantSplit/>
          <w:jc w:val="center"/>
        </w:trPr>
        <w:tc>
          <w:tcPr>
            <w:tcW w:w="1535" w:type="dxa"/>
          </w:tcPr>
          <w:p w14:paraId="056A729E" w14:textId="77777777" w:rsidR="00D56899" w:rsidRPr="00BC46A4" w:rsidRDefault="00D56899" w:rsidP="00CD6A5C">
            <w:pPr>
              <w:rPr>
                <w:sz w:val="20"/>
              </w:rPr>
            </w:pPr>
            <w:r w:rsidRPr="00BC46A4">
              <w:rPr>
                <w:sz w:val="20"/>
              </w:rPr>
              <w:t>Prepaid Gross Refund Total</w:t>
            </w:r>
          </w:p>
        </w:tc>
        <w:tc>
          <w:tcPr>
            <w:tcW w:w="6148" w:type="dxa"/>
          </w:tcPr>
          <w:p w14:paraId="5FBBDA75" w14:textId="642CADCB" w:rsidR="00D56899" w:rsidRPr="00BC46A4" w:rsidRDefault="00D56899" w:rsidP="00CD6A5C">
            <w:pPr>
              <w:rPr>
                <w:sz w:val="20"/>
              </w:rPr>
            </w:pPr>
            <w:r w:rsidRPr="00BC46A4">
              <w:rPr>
                <w:sz w:val="20"/>
              </w:rPr>
              <w:t xml:space="preserve">Sum total of all Prepaid purchases by this Partner in the report period </w:t>
            </w:r>
            <w:ins w:id="1319" w:author="Andrew Wulff" w:date="2017-08-04T13:22:00Z">
              <w:r w:rsidR="005A5B9A" w:rsidRPr="00BC46A4">
                <w:rPr>
                  <w:sz w:val="20"/>
                </w:rPr>
                <w:t xml:space="preserve">inclusive </w:t>
              </w:r>
            </w:ins>
            <w:del w:id="1320" w:author="Andrew Wulff" w:date="2017-08-04T13:22:00Z">
              <w:r w:rsidRPr="00BC46A4" w:rsidDel="005A5B9A">
                <w:rPr>
                  <w:sz w:val="20"/>
                </w:rPr>
                <w:delText xml:space="preserve">exclusive </w:delText>
              </w:r>
            </w:del>
            <w:r w:rsidRPr="00BC46A4">
              <w:rPr>
                <w:sz w:val="20"/>
              </w:rPr>
              <w:t>of taxes</w:t>
            </w:r>
          </w:p>
        </w:tc>
        <w:tc>
          <w:tcPr>
            <w:tcW w:w="1013" w:type="dxa"/>
          </w:tcPr>
          <w:p w14:paraId="44B8AA26" w14:textId="77777777" w:rsidR="00D56899" w:rsidRPr="00BC46A4" w:rsidRDefault="00D56899" w:rsidP="00CD6A5C">
            <w:pPr>
              <w:rPr>
                <w:sz w:val="20"/>
              </w:rPr>
            </w:pPr>
            <w:r w:rsidRPr="00BC46A4">
              <w:rPr>
                <w:sz w:val="20"/>
              </w:rPr>
              <w:t>Amount</w:t>
            </w:r>
          </w:p>
        </w:tc>
      </w:tr>
      <w:tr w:rsidR="00D56899" w:rsidRPr="002B1D2B" w14:paraId="74AF71DC" w14:textId="77777777" w:rsidTr="00CD6A5C">
        <w:trPr>
          <w:cantSplit/>
          <w:jc w:val="center"/>
        </w:trPr>
        <w:tc>
          <w:tcPr>
            <w:tcW w:w="1535" w:type="dxa"/>
          </w:tcPr>
          <w:p w14:paraId="4FF85C26" w14:textId="77777777" w:rsidR="00D56899" w:rsidRPr="00BC46A4" w:rsidRDefault="00D56899" w:rsidP="00CD6A5C">
            <w:pPr>
              <w:rPr>
                <w:sz w:val="20"/>
              </w:rPr>
            </w:pPr>
            <w:r w:rsidRPr="00BC46A4">
              <w:rPr>
                <w:sz w:val="20"/>
              </w:rPr>
              <w:t>Prepaid Net Refund Total</w:t>
            </w:r>
          </w:p>
        </w:tc>
        <w:tc>
          <w:tcPr>
            <w:tcW w:w="6148" w:type="dxa"/>
          </w:tcPr>
          <w:p w14:paraId="7E89A2EA" w14:textId="4E45F23A" w:rsidR="00D56899" w:rsidRPr="00BC46A4" w:rsidRDefault="00D56899" w:rsidP="00CD6A5C">
            <w:pPr>
              <w:rPr>
                <w:sz w:val="20"/>
              </w:rPr>
            </w:pPr>
            <w:r w:rsidRPr="00BC46A4">
              <w:rPr>
                <w:sz w:val="20"/>
              </w:rPr>
              <w:t xml:space="preserve">Sum total owed by the Partner to the operator based on the revenue sharing agreement in place for Prepaid transactions </w:t>
            </w:r>
            <w:ins w:id="1321" w:author="Andrew Wulff" w:date="2017-08-04T13:22:00Z">
              <w:r w:rsidR="005A5B9A" w:rsidRPr="00BC46A4">
                <w:rPr>
                  <w:sz w:val="20"/>
                </w:rPr>
                <w:t xml:space="preserve">inclusive </w:t>
              </w:r>
            </w:ins>
            <w:del w:id="1322" w:author="Andrew Wulff" w:date="2017-08-04T13:22:00Z">
              <w:r w:rsidRPr="00BC46A4" w:rsidDel="005A5B9A">
                <w:rPr>
                  <w:sz w:val="20"/>
                </w:rPr>
                <w:delText xml:space="preserve">exclusive </w:delText>
              </w:r>
            </w:del>
            <w:r w:rsidRPr="00BC46A4">
              <w:rPr>
                <w:sz w:val="20"/>
              </w:rPr>
              <w:t>of taxes.</w:t>
            </w:r>
          </w:p>
        </w:tc>
        <w:tc>
          <w:tcPr>
            <w:tcW w:w="1013" w:type="dxa"/>
          </w:tcPr>
          <w:p w14:paraId="013BF840" w14:textId="77777777" w:rsidR="00D56899" w:rsidRPr="00BC46A4" w:rsidRDefault="00D56899" w:rsidP="00CD6A5C">
            <w:pPr>
              <w:rPr>
                <w:sz w:val="20"/>
              </w:rPr>
            </w:pPr>
            <w:r w:rsidRPr="00BC46A4">
              <w:rPr>
                <w:sz w:val="20"/>
              </w:rPr>
              <w:t>Amount</w:t>
            </w:r>
          </w:p>
        </w:tc>
      </w:tr>
      <w:tr w:rsidR="00D56899" w:rsidRPr="002B1D2B" w14:paraId="6817B659" w14:textId="77777777" w:rsidTr="00CD6A5C">
        <w:trPr>
          <w:cantSplit/>
          <w:jc w:val="center"/>
        </w:trPr>
        <w:tc>
          <w:tcPr>
            <w:tcW w:w="1535" w:type="dxa"/>
          </w:tcPr>
          <w:p w14:paraId="213FFD87" w14:textId="77777777" w:rsidR="00D56899" w:rsidRPr="00BC46A4" w:rsidRDefault="00D56899" w:rsidP="00CD6A5C">
            <w:pPr>
              <w:rPr>
                <w:sz w:val="20"/>
              </w:rPr>
            </w:pPr>
            <w:r w:rsidRPr="00BC46A4">
              <w:rPr>
                <w:sz w:val="20"/>
              </w:rPr>
              <w:t>Net Settlement Amount</w:t>
            </w:r>
          </w:p>
        </w:tc>
        <w:tc>
          <w:tcPr>
            <w:tcW w:w="6148" w:type="dxa"/>
          </w:tcPr>
          <w:p w14:paraId="2EEDFA70" w14:textId="25DF448D" w:rsidR="00D56899" w:rsidRPr="00BC46A4" w:rsidRDefault="00D13702" w:rsidP="000E2D55">
            <w:pPr>
              <w:rPr>
                <w:sz w:val="20"/>
              </w:rPr>
            </w:pPr>
            <w:r w:rsidRPr="00BC46A4">
              <w:rPr>
                <w:sz w:val="20"/>
              </w:rPr>
              <w:t>Amount owed to the Partner (</w:t>
            </w:r>
            <w:r w:rsidR="00D56899" w:rsidRPr="00BC46A4">
              <w:rPr>
                <w:sz w:val="20"/>
              </w:rPr>
              <w:t>Net Purchase Total less</w:t>
            </w:r>
            <w:r w:rsidRPr="00BC46A4">
              <w:rPr>
                <w:sz w:val="20"/>
              </w:rPr>
              <w:t xml:space="preserve"> </w:t>
            </w:r>
            <w:r w:rsidR="00D56899" w:rsidRPr="00BC46A4">
              <w:rPr>
                <w:sz w:val="20"/>
              </w:rPr>
              <w:t>Net Refund Total</w:t>
            </w:r>
            <w:r w:rsidRPr="00BC46A4">
              <w:rPr>
                <w:sz w:val="20"/>
              </w:rPr>
              <w:t>)</w:t>
            </w:r>
            <w:r w:rsidR="00D56899" w:rsidRPr="00BC46A4">
              <w:rPr>
                <w:sz w:val="20"/>
              </w:rPr>
              <w:t>. A negative amount in this report indicates a payable by the Partner to the operator</w:t>
            </w:r>
            <w:ins w:id="1323" w:author="Andrew Wulff" w:date="2017-07-12T11:32:00Z">
              <w:r w:rsidR="000E2D55" w:rsidRPr="00BC46A4">
                <w:rPr>
                  <w:sz w:val="20"/>
                </w:rPr>
                <w:t xml:space="preserve"> </w:t>
              </w:r>
            </w:ins>
            <w:ins w:id="1324" w:author="Andrew Wulff" w:date="2017-08-04T13:22:00Z">
              <w:r w:rsidR="005A5B9A" w:rsidRPr="00BC46A4">
                <w:rPr>
                  <w:sz w:val="20"/>
                </w:rPr>
                <w:t xml:space="preserve">inclusive </w:t>
              </w:r>
            </w:ins>
            <w:ins w:id="1325" w:author="Andrew Wulff" w:date="2017-07-12T11:32:00Z">
              <w:r w:rsidR="000E2D55" w:rsidRPr="00BC46A4">
                <w:rPr>
                  <w:sz w:val="20"/>
                </w:rPr>
                <w:t>of any taxes</w:t>
              </w:r>
            </w:ins>
            <w:r w:rsidR="00D56899" w:rsidRPr="00BC46A4">
              <w:rPr>
                <w:sz w:val="20"/>
              </w:rPr>
              <w:t>.</w:t>
            </w:r>
          </w:p>
        </w:tc>
        <w:tc>
          <w:tcPr>
            <w:tcW w:w="1013" w:type="dxa"/>
          </w:tcPr>
          <w:p w14:paraId="7AAD5EB8" w14:textId="77777777" w:rsidR="00D56899" w:rsidRPr="00BC46A4" w:rsidRDefault="00D56899" w:rsidP="00CD6A5C">
            <w:pPr>
              <w:rPr>
                <w:sz w:val="20"/>
              </w:rPr>
            </w:pPr>
            <w:r w:rsidRPr="00BC46A4">
              <w:rPr>
                <w:sz w:val="20"/>
              </w:rPr>
              <w:t>Amount</w:t>
            </w:r>
          </w:p>
        </w:tc>
      </w:tr>
    </w:tbl>
    <w:p w14:paraId="70BB57C2" w14:textId="77777777" w:rsidR="00D56899" w:rsidRDefault="00D56899" w:rsidP="00D56899"/>
    <w:p w14:paraId="6FDB1046" w14:textId="26DB5C58" w:rsidR="00BE40A2" w:rsidRPr="0090622E" w:rsidRDefault="00BE40A2" w:rsidP="00ED2292">
      <w:pPr>
        <w:pStyle w:val="Heading4"/>
      </w:pPr>
      <w:bookmarkStart w:id="1326" w:name="_Toc367633817"/>
      <w:r w:rsidRPr="0090622E">
        <w:t>Partner Settlement Report – With SMS Information</w:t>
      </w:r>
      <w:bookmarkEnd w:id="1326"/>
    </w:p>
    <w:p w14:paraId="420C447E" w14:textId="77777777" w:rsidR="00BE40A2" w:rsidRDefault="00BE40A2" w:rsidP="00ED2292">
      <w:pPr>
        <w:rPr>
          <w:highlight w:val="green"/>
        </w:rPr>
      </w:pPr>
    </w:p>
    <w:p w14:paraId="6BAC6160" w14:textId="32CBAEAB" w:rsidR="00BE40A2" w:rsidRPr="00A33FA7" w:rsidRDefault="00A33FA7" w:rsidP="00ED2292">
      <w:r>
        <w:t>This report is only for the SMS Aggregators who send their SMS messages via the MDP per the SMS Monetization project.  This report is only enhanced to provide the breakdown of Prepaid and Postpaid subscribers payment transactions, where as part of the SMS Monetization project the report was enhanced to show SMS information</w:t>
      </w:r>
      <w:r w:rsidR="00942A2B">
        <w:t xml:space="preserve"> – see Reference [</w:t>
      </w:r>
      <w:r w:rsidR="00942A2B">
        <w:fldChar w:fldCharType="begin"/>
      </w:r>
      <w:r w:rsidR="00942A2B">
        <w:instrText xml:space="preserve"> REF _Ref235354291 \w \h </w:instrText>
      </w:r>
      <w:r w:rsidR="00942A2B">
        <w:fldChar w:fldCharType="separate"/>
      </w:r>
      <w:r w:rsidR="00517227">
        <w:t>14</w:t>
      </w:r>
      <w:r w:rsidR="00942A2B">
        <w:fldChar w:fldCharType="end"/>
      </w:r>
      <w:r w:rsidR="00942A2B">
        <w:t>]</w:t>
      </w:r>
      <w:r>
        <w:t xml:space="preserve">. </w:t>
      </w:r>
      <w:r w:rsidR="00BE40A2" w:rsidRPr="00A33FA7">
        <w:t>The report contains the following fields:</w:t>
      </w:r>
    </w:p>
    <w:p w14:paraId="4F208447" w14:textId="77777777" w:rsidR="00BE40A2" w:rsidRPr="0025328C" w:rsidRDefault="00BE40A2" w:rsidP="00ED2292">
      <w:pPr>
        <w:rPr>
          <w:highlight w:val="gree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BE40A2" w:rsidRPr="002B1D2B" w14:paraId="2BC6ED21" w14:textId="77777777" w:rsidTr="008C725C">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2D7F80EB" w14:textId="77777777" w:rsidR="00BE40A2" w:rsidRPr="002B1D2B" w:rsidRDefault="00BE40A2" w:rsidP="002B1D2B">
            <w:pPr>
              <w:jc w:val="center"/>
              <w:rPr>
                <w:rFonts w:ascii="Arial" w:hAnsi="Arial" w:cs="Arial"/>
                <w:sz w:val="20"/>
              </w:rPr>
            </w:pPr>
            <w:r w:rsidRPr="002B1D2B">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0F818B25" w14:textId="77777777" w:rsidR="00BE40A2" w:rsidRPr="002B1D2B" w:rsidRDefault="00BE40A2" w:rsidP="002B1D2B">
            <w:pPr>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77C3C0C3" w14:textId="77777777" w:rsidR="00BE40A2" w:rsidRPr="002B1D2B" w:rsidRDefault="00BE40A2" w:rsidP="002B1D2B">
            <w:pPr>
              <w:jc w:val="center"/>
              <w:rPr>
                <w:rFonts w:ascii="Arial" w:hAnsi="Arial" w:cs="Arial"/>
                <w:sz w:val="20"/>
              </w:rPr>
            </w:pPr>
            <w:r w:rsidRPr="002B1D2B">
              <w:rPr>
                <w:rFonts w:ascii="Arial" w:hAnsi="Arial" w:cs="Arial"/>
                <w:sz w:val="20"/>
              </w:rPr>
              <w:t>Type</w:t>
            </w:r>
          </w:p>
        </w:tc>
      </w:tr>
      <w:tr w:rsidR="00BE40A2" w:rsidRPr="002B1D2B" w14:paraId="7CF34A01" w14:textId="77777777" w:rsidTr="008C725C">
        <w:trPr>
          <w:cantSplit/>
          <w:jc w:val="center"/>
        </w:trPr>
        <w:tc>
          <w:tcPr>
            <w:tcW w:w="1535" w:type="dxa"/>
          </w:tcPr>
          <w:p w14:paraId="0983E13C" w14:textId="77777777" w:rsidR="00BE40A2" w:rsidRPr="002B1D2B" w:rsidRDefault="00BE40A2" w:rsidP="00ED2292">
            <w:pPr>
              <w:rPr>
                <w:sz w:val="20"/>
              </w:rPr>
            </w:pPr>
            <w:r w:rsidRPr="002B1D2B">
              <w:rPr>
                <w:sz w:val="20"/>
              </w:rPr>
              <w:t>Version</w:t>
            </w:r>
          </w:p>
        </w:tc>
        <w:tc>
          <w:tcPr>
            <w:tcW w:w="6148" w:type="dxa"/>
          </w:tcPr>
          <w:p w14:paraId="236470E6" w14:textId="77777777" w:rsidR="00BE40A2" w:rsidRPr="002B1D2B" w:rsidRDefault="00BE40A2" w:rsidP="00ED2292">
            <w:pPr>
              <w:rPr>
                <w:sz w:val="20"/>
              </w:rPr>
            </w:pPr>
            <w:r w:rsidRPr="002B1D2B">
              <w:rPr>
                <w:sz w:val="20"/>
              </w:rPr>
              <w:t>Version number</w:t>
            </w:r>
          </w:p>
        </w:tc>
        <w:tc>
          <w:tcPr>
            <w:tcW w:w="1013" w:type="dxa"/>
          </w:tcPr>
          <w:p w14:paraId="5F4BE093" w14:textId="77777777" w:rsidR="00BE40A2" w:rsidRPr="002B1D2B" w:rsidRDefault="00BE40A2" w:rsidP="00ED2292">
            <w:pPr>
              <w:rPr>
                <w:sz w:val="20"/>
              </w:rPr>
            </w:pPr>
            <w:r w:rsidRPr="002B1D2B">
              <w:rPr>
                <w:sz w:val="20"/>
              </w:rPr>
              <w:t>Number</w:t>
            </w:r>
          </w:p>
        </w:tc>
      </w:tr>
      <w:tr w:rsidR="00BE40A2" w:rsidRPr="002B1D2B" w14:paraId="0EB55C62" w14:textId="77777777" w:rsidTr="008C725C">
        <w:trPr>
          <w:cantSplit/>
          <w:jc w:val="center"/>
        </w:trPr>
        <w:tc>
          <w:tcPr>
            <w:tcW w:w="1535" w:type="dxa"/>
          </w:tcPr>
          <w:p w14:paraId="1C6B0A11" w14:textId="77777777" w:rsidR="00BE40A2" w:rsidRPr="002B1D2B" w:rsidRDefault="00BE40A2" w:rsidP="00ED2292">
            <w:pPr>
              <w:rPr>
                <w:sz w:val="20"/>
              </w:rPr>
            </w:pPr>
            <w:r w:rsidRPr="002B1D2B">
              <w:rPr>
                <w:sz w:val="20"/>
              </w:rPr>
              <w:t>Report Date</w:t>
            </w:r>
          </w:p>
        </w:tc>
        <w:tc>
          <w:tcPr>
            <w:tcW w:w="6148" w:type="dxa"/>
          </w:tcPr>
          <w:p w14:paraId="516DF1D6" w14:textId="77777777" w:rsidR="00BE40A2" w:rsidRPr="002B1D2B" w:rsidRDefault="00BE40A2" w:rsidP="00ED2292">
            <w:pPr>
              <w:rPr>
                <w:sz w:val="20"/>
              </w:rPr>
            </w:pPr>
            <w:r w:rsidRPr="002B1D2B">
              <w:rPr>
                <w:sz w:val="20"/>
              </w:rPr>
              <w:t>Date when report was produced</w:t>
            </w:r>
          </w:p>
        </w:tc>
        <w:tc>
          <w:tcPr>
            <w:tcW w:w="1013" w:type="dxa"/>
          </w:tcPr>
          <w:p w14:paraId="01E37969" w14:textId="77777777" w:rsidR="00BE40A2" w:rsidRPr="002B1D2B" w:rsidRDefault="00BE40A2" w:rsidP="00ED2292">
            <w:pPr>
              <w:rPr>
                <w:sz w:val="20"/>
              </w:rPr>
            </w:pPr>
            <w:r w:rsidRPr="002B1D2B">
              <w:rPr>
                <w:sz w:val="20"/>
              </w:rPr>
              <w:t>Date Time</w:t>
            </w:r>
          </w:p>
        </w:tc>
      </w:tr>
      <w:tr w:rsidR="00BE40A2" w:rsidRPr="002B1D2B" w14:paraId="4E9BDF5A" w14:textId="77777777" w:rsidTr="008C725C">
        <w:trPr>
          <w:cantSplit/>
          <w:jc w:val="center"/>
        </w:trPr>
        <w:tc>
          <w:tcPr>
            <w:tcW w:w="1535" w:type="dxa"/>
          </w:tcPr>
          <w:p w14:paraId="5EA5C7A9" w14:textId="77777777" w:rsidR="00BE40A2" w:rsidRPr="002B1D2B" w:rsidRDefault="00BE40A2" w:rsidP="00ED2292">
            <w:pPr>
              <w:rPr>
                <w:sz w:val="20"/>
              </w:rPr>
            </w:pPr>
            <w:r w:rsidRPr="002B1D2B">
              <w:rPr>
                <w:sz w:val="20"/>
              </w:rPr>
              <w:t>Start Date</w:t>
            </w:r>
          </w:p>
        </w:tc>
        <w:tc>
          <w:tcPr>
            <w:tcW w:w="6148" w:type="dxa"/>
          </w:tcPr>
          <w:p w14:paraId="18E987BF" w14:textId="77777777" w:rsidR="00BE40A2" w:rsidRPr="002B1D2B" w:rsidRDefault="00BE40A2" w:rsidP="00ED2292">
            <w:pPr>
              <w:rPr>
                <w:sz w:val="20"/>
              </w:rPr>
            </w:pPr>
            <w:r w:rsidRPr="002B1D2B">
              <w:rPr>
                <w:sz w:val="20"/>
              </w:rPr>
              <w:t>Start date of period covered by report</w:t>
            </w:r>
          </w:p>
        </w:tc>
        <w:tc>
          <w:tcPr>
            <w:tcW w:w="1013" w:type="dxa"/>
          </w:tcPr>
          <w:p w14:paraId="52096CB3" w14:textId="77777777" w:rsidR="00BE40A2" w:rsidRPr="002B1D2B" w:rsidRDefault="00BE40A2" w:rsidP="00ED2292">
            <w:pPr>
              <w:rPr>
                <w:sz w:val="20"/>
              </w:rPr>
            </w:pPr>
            <w:r w:rsidRPr="002B1D2B">
              <w:rPr>
                <w:sz w:val="20"/>
              </w:rPr>
              <w:t>Date Time</w:t>
            </w:r>
          </w:p>
        </w:tc>
      </w:tr>
      <w:tr w:rsidR="00BE40A2" w:rsidRPr="002B1D2B" w14:paraId="1943E615" w14:textId="77777777" w:rsidTr="008C725C">
        <w:trPr>
          <w:cantSplit/>
          <w:jc w:val="center"/>
        </w:trPr>
        <w:tc>
          <w:tcPr>
            <w:tcW w:w="1535" w:type="dxa"/>
          </w:tcPr>
          <w:p w14:paraId="4CD44EBF" w14:textId="77777777" w:rsidR="00BE40A2" w:rsidRPr="002B1D2B" w:rsidRDefault="00BE40A2" w:rsidP="00ED2292">
            <w:pPr>
              <w:rPr>
                <w:sz w:val="20"/>
              </w:rPr>
            </w:pPr>
            <w:r w:rsidRPr="002B1D2B">
              <w:rPr>
                <w:sz w:val="20"/>
              </w:rPr>
              <w:t>End Date</w:t>
            </w:r>
          </w:p>
        </w:tc>
        <w:tc>
          <w:tcPr>
            <w:tcW w:w="6148" w:type="dxa"/>
          </w:tcPr>
          <w:p w14:paraId="07DDC111" w14:textId="77777777" w:rsidR="00BE40A2" w:rsidRPr="002B1D2B" w:rsidRDefault="00BE40A2" w:rsidP="00ED2292">
            <w:pPr>
              <w:rPr>
                <w:sz w:val="20"/>
              </w:rPr>
            </w:pPr>
            <w:r w:rsidRPr="002B1D2B">
              <w:rPr>
                <w:sz w:val="20"/>
              </w:rPr>
              <w:t>End date of period covered by report</w:t>
            </w:r>
          </w:p>
        </w:tc>
        <w:tc>
          <w:tcPr>
            <w:tcW w:w="1013" w:type="dxa"/>
          </w:tcPr>
          <w:p w14:paraId="61446E2F" w14:textId="77777777" w:rsidR="00BE40A2" w:rsidRPr="002B1D2B" w:rsidRDefault="00BE40A2" w:rsidP="00ED2292">
            <w:pPr>
              <w:rPr>
                <w:sz w:val="20"/>
              </w:rPr>
            </w:pPr>
            <w:r w:rsidRPr="002B1D2B">
              <w:rPr>
                <w:sz w:val="20"/>
              </w:rPr>
              <w:t>Date Time</w:t>
            </w:r>
          </w:p>
        </w:tc>
      </w:tr>
      <w:tr w:rsidR="00BE40A2" w:rsidRPr="002B1D2B" w14:paraId="2BAB87B8" w14:textId="77777777" w:rsidTr="008C725C">
        <w:trPr>
          <w:cantSplit/>
          <w:jc w:val="center"/>
        </w:trPr>
        <w:tc>
          <w:tcPr>
            <w:tcW w:w="1535" w:type="dxa"/>
          </w:tcPr>
          <w:p w14:paraId="5CDE6169" w14:textId="77777777" w:rsidR="00BE40A2" w:rsidRPr="002B1D2B" w:rsidRDefault="00BE40A2" w:rsidP="00ED2292">
            <w:pPr>
              <w:rPr>
                <w:sz w:val="20"/>
              </w:rPr>
            </w:pPr>
            <w:r w:rsidRPr="002B1D2B">
              <w:rPr>
                <w:sz w:val="20"/>
              </w:rPr>
              <w:t>Operator Name</w:t>
            </w:r>
          </w:p>
        </w:tc>
        <w:tc>
          <w:tcPr>
            <w:tcW w:w="6148" w:type="dxa"/>
          </w:tcPr>
          <w:p w14:paraId="5A4BD24F" w14:textId="3ABED1EF" w:rsidR="00BE40A2" w:rsidRPr="002B1D2B" w:rsidRDefault="00BE40A2" w:rsidP="00ED2292">
            <w:pPr>
              <w:rPr>
                <w:sz w:val="20"/>
              </w:rPr>
            </w:pPr>
            <w:r w:rsidRPr="002B1D2B">
              <w:rPr>
                <w:sz w:val="20"/>
              </w:rPr>
              <w:t xml:space="preserve">The name of the operator for which the report was </w:t>
            </w:r>
            <w:r w:rsidR="00942A2B" w:rsidRPr="002B1D2B">
              <w:rPr>
                <w:sz w:val="20"/>
              </w:rPr>
              <w:t xml:space="preserve">produced </w:t>
            </w:r>
          </w:p>
        </w:tc>
        <w:tc>
          <w:tcPr>
            <w:tcW w:w="1013" w:type="dxa"/>
          </w:tcPr>
          <w:p w14:paraId="29D00062" w14:textId="77777777" w:rsidR="00BE40A2" w:rsidRPr="002B1D2B" w:rsidRDefault="00BE40A2" w:rsidP="00ED2292">
            <w:pPr>
              <w:rPr>
                <w:sz w:val="20"/>
              </w:rPr>
            </w:pPr>
            <w:r w:rsidRPr="002B1D2B">
              <w:rPr>
                <w:sz w:val="20"/>
              </w:rPr>
              <w:t>String</w:t>
            </w:r>
          </w:p>
        </w:tc>
      </w:tr>
      <w:tr w:rsidR="00BE40A2" w:rsidRPr="002B1D2B" w14:paraId="31DE6135" w14:textId="77777777" w:rsidTr="008C725C">
        <w:trPr>
          <w:cantSplit/>
          <w:jc w:val="center"/>
        </w:trPr>
        <w:tc>
          <w:tcPr>
            <w:tcW w:w="1535" w:type="dxa"/>
          </w:tcPr>
          <w:p w14:paraId="6E8268B2" w14:textId="77777777" w:rsidR="00BE40A2" w:rsidRPr="002B1D2B" w:rsidRDefault="00BE40A2" w:rsidP="00ED2292">
            <w:pPr>
              <w:rPr>
                <w:sz w:val="20"/>
              </w:rPr>
            </w:pPr>
            <w:r w:rsidRPr="002B1D2B">
              <w:rPr>
                <w:sz w:val="20"/>
              </w:rPr>
              <w:t>Partner External ID</w:t>
            </w:r>
          </w:p>
        </w:tc>
        <w:tc>
          <w:tcPr>
            <w:tcW w:w="6148" w:type="dxa"/>
          </w:tcPr>
          <w:p w14:paraId="1BF7601D" w14:textId="77777777" w:rsidR="00BE40A2" w:rsidRPr="002B1D2B" w:rsidRDefault="00BE40A2" w:rsidP="00ED2292">
            <w:pPr>
              <w:rPr>
                <w:sz w:val="20"/>
              </w:rPr>
            </w:pPr>
            <w:r w:rsidRPr="002B1D2B">
              <w:rPr>
                <w:sz w:val="20"/>
              </w:rPr>
              <w:t>The ID for the Partner as configured on the platform</w:t>
            </w:r>
          </w:p>
        </w:tc>
        <w:tc>
          <w:tcPr>
            <w:tcW w:w="1013" w:type="dxa"/>
          </w:tcPr>
          <w:p w14:paraId="7C2EFE4A" w14:textId="77777777" w:rsidR="00BE40A2" w:rsidRPr="002B1D2B" w:rsidRDefault="00BE40A2" w:rsidP="00ED2292">
            <w:pPr>
              <w:rPr>
                <w:sz w:val="20"/>
              </w:rPr>
            </w:pPr>
            <w:r w:rsidRPr="002B1D2B">
              <w:rPr>
                <w:sz w:val="20"/>
              </w:rPr>
              <w:t>String</w:t>
            </w:r>
          </w:p>
        </w:tc>
      </w:tr>
      <w:tr w:rsidR="00BE40A2" w:rsidRPr="002B1D2B" w14:paraId="7F390D5B" w14:textId="77777777" w:rsidTr="008C725C">
        <w:trPr>
          <w:cantSplit/>
          <w:jc w:val="center"/>
        </w:trPr>
        <w:tc>
          <w:tcPr>
            <w:tcW w:w="1535" w:type="dxa"/>
          </w:tcPr>
          <w:p w14:paraId="3B43FFB4" w14:textId="77777777" w:rsidR="00BE40A2" w:rsidRPr="002B1D2B" w:rsidRDefault="00BE40A2" w:rsidP="00ED2292">
            <w:pPr>
              <w:rPr>
                <w:sz w:val="20"/>
              </w:rPr>
            </w:pPr>
            <w:r w:rsidRPr="002B1D2B">
              <w:rPr>
                <w:sz w:val="20"/>
              </w:rPr>
              <w:t>Partner Name</w:t>
            </w:r>
          </w:p>
        </w:tc>
        <w:tc>
          <w:tcPr>
            <w:tcW w:w="6148" w:type="dxa"/>
          </w:tcPr>
          <w:p w14:paraId="3AB560E0" w14:textId="77777777" w:rsidR="00BE40A2" w:rsidRPr="002B1D2B" w:rsidRDefault="00BE40A2" w:rsidP="00ED2292">
            <w:pPr>
              <w:rPr>
                <w:sz w:val="20"/>
              </w:rPr>
            </w:pPr>
            <w:r w:rsidRPr="002B1D2B">
              <w:rPr>
                <w:sz w:val="20"/>
              </w:rPr>
              <w:t>The text name for the Partner</w:t>
            </w:r>
          </w:p>
        </w:tc>
        <w:tc>
          <w:tcPr>
            <w:tcW w:w="1013" w:type="dxa"/>
          </w:tcPr>
          <w:p w14:paraId="5B524BF6" w14:textId="77777777" w:rsidR="00BE40A2" w:rsidRPr="002B1D2B" w:rsidRDefault="00BE40A2" w:rsidP="00ED2292">
            <w:pPr>
              <w:rPr>
                <w:sz w:val="20"/>
              </w:rPr>
            </w:pPr>
            <w:r w:rsidRPr="002B1D2B">
              <w:rPr>
                <w:sz w:val="20"/>
              </w:rPr>
              <w:t>String</w:t>
            </w:r>
          </w:p>
        </w:tc>
      </w:tr>
      <w:tr w:rsidR="00BE40A2" w:rsidRPr="002B1D2B" w14:paraId="306F01E1" w14:textId="77777777" w:rsidTr="008C725C">
        <w:trPr>
          <w:cantSplit/>
          <w:jc w:val="center"/>
        </w:trPr>
        <w:tc>
          <w:tcPr>
            <w:tcW w:w="1535" w:type="dxa"/>
          </w:tcPr>
          <w:p w14:paraId="4AC258F7" w14:textId="77777777" w:rsidR="00BE40A2" w:rsidRPr="002B1D2B" w:rsidRDefault="00BE40A2" w:rsidP="00ED2292">
            <w:pPr>
              <w:rPr>
                <w:sz w:val="20"/>
              </w:rPr>
            </w:pPr>
            <w:r w:rsidRPr="002B1D2B">
              <w:rPr>
                <w:sz w:val="20"/>
              </w:rPr>
              <w:t>Partner State</w:t>
            </w:r>
          </w:p>
        </w:tc>
        <w:tc>
          <w:tcPr>
            <w:tcW w:w="6148" w:type="dxa"/>
          </w:tcPr>
          <w:p w14:paraId="1CDBCDC8" w14:textId="77777777" w:rsidR="00BE40A2" w:rsidRPr="002B1D2B" w:rsidRDefault="00BE40A2" w:rsidP="00ED2292">
            <w:pPr>
              <w:rPr>
                <w:sz w:val="20"/>
              </w:rPr>
            </w:pPr>
            <w:r w:rsidRPr="002B1D2B">
              <w:rPr>
                <w:sz w:val="20"/>
              </w:rPr>
              <w:t>The Partner State where the value set is (Registered, Active, Suspended, Closed, Terminated)</w:t>
            </w:r>
          </w:p>
        </w:tc>
        <w:tc>
          <w:tcPr>
            <w:tcW w:w="1013" w:type="dxa"/>
          </w:tcPr>
          <w:p w14:paraId="37722129" w14:textId="77777777" w:rsidR="00BE40A2" w:rsidRPr="002B1D2B" w:rsidRDefault="00BE40A2" w:rsidP="00ED2292">
            <w:pPr>
              <w:rPr>
                <w:sz w:val="20"/>
              </w:rPr>
            </w:pPr>
            <w:r w:rsidRPr="002B1D2B">
              <w:rPr>
                <w:sz w:val="20"/>
              </w:rPr>
              <w:t>String</w:t>
            </w:r>
          </w:p>
        </w:tc>
      </w:tr>
      <w:tr w:rsidR="00BE40A2" w:rsidRPr="002B1D2B" w14:paraId="673D7370" w14:textId="77777777" w:rsidTr="008C725C">
        <w:trPr>
          <w:cantSplit/>
          <w:jc w:val="center"/>
        </w:trPr>
        <w:tc>
          <w:tcPr>
            <w:tcW w:w="1535" w:type="dxa"/>
          </w:tcPr>
          <w:p w14:paraId="2DA7E25E" w14:textId="77777777" w:rsidR="00BE40A2" w:rsidRPr="002B1D2B" w:rsidRDefault="00BE40A2" w:rsidP="00ED2292">
            <w:pPr>
              <w:rPr>
                <w:sz w:val="20"/>
              </w:rPr>
            </w:pPr>
            <w:r w:rsidRPr="002B1D2B">
              <w:rPr>
                <w:sz w:val="20"/>
              </w:rPr>
              <w:t>Transaction Currency</w:t>
            </w:r>
          </w:p>
        </w:tc>
        <w:tc>
          <w:tcPr>
            <w:tcW w:w="6148" w:type="dxa"/>
          </w:tcPr>
          <w:p w14:paraId="1CA3EA85" w14:textId="77777777" w:rsidR="00BE40A2" w:rsidRPr="002B1D2B" w:rsidRDefault="00BE40A2" w:rsidP="00ED2292">
            <w:pPr>
              <w:rPr>
                <w:sz w:val="20"/>
              </w:rPr>
            </w:pPr>
            <w:r w:rsidRPr="002B1D2B">
              <w:rPr>
                <w:sz w:val="20"/>
              </w:rPr>
              <w:t>Currency the transactions are in, which is USD</w:t>
            </w:r>
          </w:p>
        </w:tc>
        <w:tc>
          <w:tcPr>
            <w:tcW w:w="1013" w:type="dxa"/>
          </w:tcPr>
          <w:p w14:paraId="5768B6E6" w14:textId="77777777" w:rsidR="00BE40A2" w:rsidRPr="002B1D2B" w:rsidRDefault="00BE40A2" w:rsidP="00ED2292">
            <w:pPr>
              <w:rPr>
                <w:sz w:val="20"/>
              </w:rPr>
            </w:pPr>
            <w:r w:rsidRPr="002B1D2B">
              <w:rPr>
                <w:sz w:val="20"/>
              </w:rPr>
              <w:t>String</w:t>
            </w:r>
          </w:p>
        </w:tc>
      </w:tr>
      <w:tr w:rsidR="00BE40A2" w:rsidRPr="00BC46A4" w14:paraId="1E5B5115" w14:textId="77777777" w:rsidTr="008C725C">
        <w:trPr>
          <w:cantSplit/>
          <w:jc w:val="center"/>
        </w:trPr>
        <w:tc>
          <w:tcPr>
            <w:tcW w:w="1535" w:type="dxa"/>
          </w:tcPr>
          <w:p w14:paraId="3B828061" w14:textId="77777777" w:rsidR="00BE40A2" w:rsidRPr="00BC46A4" w:rsidRDefault="00BE40A2" w:rsidP="00ED2292">
            <w:pPr>
              <w:rPr>
                <w:sz w:val="20"/>
              </w:rPr>
            </w:pPr>
            <w:r w:rsidRPr="00BC46A4">
              <w:rPr>
                <w:sz w:val="20"/>
              </w:rPr>
              <w:t>Purchase Count</w:t>
            </w:r>
          </w:p>
        </w:tc>
        <w:tc>
          <w:tcPr>
            <w:tcW w:w="6148" w:type="dxa"/>
          </w:tcPr>
          <w:p w14:paraId="1883EA46" w14:textId="77777777" w:rsidR="00BE40A2" w:rsidRPr="00BC46A4" w:rsidRDefault="00BE40A2" w:rsidP="00ED2292">
            <w:pPr>
              <w:rPr>
                <w:sz w:val="20"/>
              </w:rPr>
            </w:pPr>
            <w:r w:rsidRPr="00BC46A4">
              <w:rPr>
                <w:sz w:val="20"/>
              </w:rPr>
              <w:t>Number of purchase requests successfully processed for this Partner in the report period</w:t>
            </w:r>
          </w:p>
        </w:tc>
        <w:tc>
          <w:tcPr>
            <w:tcW w:w="1013" w:type="dxa"/>
          </w:tcPr>
          <w:p w14:paraId="17BF3B86" w14:textId="77777777" w:rsidR="00BE40A2" w:rsidRPr="00BC46A4" w:rsidRDefault="00BE40A2" w:rsidP="00ED2292">
            <w:pPr>
              <w:rPr>
                <w:sz w:val="20"/>
              </w:rPr>
            </w:pPr>
            <w:r w:rsidRPr="00BC46A4">
              <w:rPr>
                <w:sz w:val="20"/>
              </w:rPr>
              <w:t>Number</w:t>
            </w:r>
          </w:p>
        </w:tc>
      </w:tr>
      <w:tr w:rsidR="00BE40A2" w:rsidRPr="00BC46A4" w14:paraId="4A60842D" w14:textId="77777777" w:rsidTr="008C725C">
        <w:trPr>
          <w:cantSplit/>
          <w:jc w:val="center"/>
        </w:trPr>
        <w:tc>
          <w:tcPr>
            <w:tcW w:w="1535" w:type="dxa"/>
          </w:tcPr>
          <w:p w14:paraId="30425E75" w14:textId="77777777" w:rsidR="00BE40A2" w:rsidRPr="00BC46A4" w:rsidRDefault="00BE40A2" w:rsidP="00ED2292">
            <w:pPr>
              <w:rPr>
                <w:sz w:val="20"/>
              </w:rPr>
            </w:pPr>
            <w:r w:rsidRPr="00BC46A4">
              <w:rPr>
                <w:sz w:val="20"/>
              </w:rPr>
              <w:t>Gross Purchase Total</w:t>
            </w:r>
          </w:p>
        </w:tc>
        <w:tc>
          <w:tcPr>
            <w:tcW w:w="6148" w:type="dxa"/>
          </w:tcPr>
          <w:p w14:paraId="7D2E8172" w14:textId="1A0F6B00" w:rsidR="00BE40A2" w:rsidRPr="00BC46A4" w:rsidRDefault="00BE40A2" w:rsidP="00ED2292">
            <w:pPr>
              <w:rPr>
                <w:sz w:val="20"/>
              </w:rPr>
            </w:pPr>
            <w:r w:rsidRPr="00BC46A4">
              <w:rPr>
                <w:sz w:val="20"/>
              </w:rPr>
              <w:t>Sum total of all purchases by this Partner in the report period</w:t>
            </w:r>
            <w:ins w:id="1327" w:author="Andrew Wulff" w:date="2017-07-12T11:19:00Z">
              <w:r w:rsidR="00BF089E" w:rsidRPr="00BC46A4">
                <w:rPr>
                  <w:sz w:val="20"/>
                </w:rPr>
                <w:t xml:space="preserve"> inclusive of any taxes</w:t>
              </w:r>
            </w:ins>
          </w:p>
        </w:tc>
        <w:tc>
          <w:tcPr>
            <w:tcW w:w="1013" w:type="dxa"/>
          </w:tcPr>
          <w:p w14:paraId="7C28F589" w14:textId="77777777" w:rsidR="00BE40A2" w:rsidRPr="00BC46A4" w:rsidRDefault="00BE40A2" w:rsidP="00ED2292">
            <w:pPr>
              <w:rPr>
                <w:sz w:val="20"/>
              </w:rPr>
            </w:pPr>
            <w:r w:rsidRPr="00BC46A4">
              <w:rPr>
                <w:sz w:val="20"/>
              </w:rPr>
              <w:t>Amount</w:t>
            </w:r>
          </w:p>
        </w:tc>
      </w:tr>
      <w:tr w:rsidR="00BE40A2" w:rsidRPr="00BC46A4" w14:paraId="392F7089" w14:textId="77777777" w:rsidTr="008C725C">
        <w:trPr>
          <w:cantSplit/>
          <w:jc w:val="center"/>
        </w:trPr>
        <w:tc>
          <w:tcPr>
            <w:tcW w:w="1535" w:type="dxa"/>
          </w:tcPr>
          <w:p w14:paraId="73BB927A" w14:textId="77777777" w:rsidR="00BE40A2" w:rsidRPr="00BC46A4" w:rsidRDefault="00BE40A2" w:rsidP="00ED2292">
            <w:pPr>
              <w:rPr>
                <w:sz w:val="20"/>
              </w:rPr>
            </w:pPr>
            <w:r w:rsidRPr="00BC46A4">
              <w:rPr>
                <w:sz w:val="20"/>
              </w:rPr>
              <w:t>Net Purchase Total</w:t>
            </w:r>
          </w:p>
        </w:tc>
        <w:tc>
          <w:tcPr>
            <w:tcW w:w="6148" w:type="dxa"/>
          </w:tcPr>
          <w:p w14:paraId="617FCD86" w14:textId="7EE6240C" w:rsidR="00BE40A2" w:rsidRPr="00BC46A4" w:rsidRDefault="00BE40A2" w:rsidP="00ED2292">
            <w:pPr>
              <w:rPr>
                <w:sz w:val="20"/>
              </w:rPr>
            </w:pPr>
            <w:r w:rsidRPr="00BC46A4">
              <w:rPr>
                <w:sz w:val="20"/>
              </w:rPr>
              <w:t>Total revenue owing to the Partner based on the revenue share agreement in place</w:t>
            </w:r>
            <w:ins w:id="1328" w:author="Andrew Wulff" w:date="2017-07-12T11:19:00Z">
              <w:r w:rsidR="00BF089E" w:rsidRPr="00BC46A4">
                <w:rPr>
                  <w:sz w:val="20"/>
                </w:rPr>
                <w:t xml:space="preserve"> inclusive of any taxes</w:t>
              </w:r>
            </w:ins>
            <w:r w:rsidRPr="00BC46A4">
              <w:rPr>
                <w:sz w:val="20"/>
              </w:rPr>
              <w:t>.</w:t>
            </w:r>
          </w:p>
        </w:tc>
        <w:tc>
          <w:tcPr>
            <w:tcW w:w="1013" w:type="dxa"/>
          </w:tcPr>
          <w:p w14:paraId="7EFC8962" w14:textId="77777777" w:rsidR="00BE40A2" w:rsidRPr="00BC46A4" w:rsidRDefault="00BE40A2" w:rsidP="00ED2292">
            <w:pPr>
              <w:rPr>
                <w:sz w:val="20"/>
              </w:rPr>
            </w:pPr>
            <w:r w:rsidRPr="00BC46A4">
              <w:rPr>
                <w:sz w:val="20"/>
              </w:rPr>
              <w:t>Amount</w:t>
            </w:r>
          </w:p>
        </w:tc>
      </w:tr>
      <w:tr w:rsidR="00BE40A2" w:rsidRPr="00BC46A4" w14:paraId="5F6655FE" w14:textId="77777777" w:rsidTr="008C725C">
        <w:trPr>
          <w:cantSplit/>
          <w:jc w:val="center"/>
        </w:trPr>
        <w:tc>
          <w:tcPr>
            <w:tcW w:w="1535" w:type="dxa"/>
          </w:tcPr>
          <w:p w14:paraId="184D6D5B" w14:textId="77777777" w:rsidR="00BE40A2" w:rsidRPr="00BC46A4" w:rsidRDefault="00BE40A2" w:rsidP="00ED2292">
            <w:pPr>
              <w:rPr>
                <w:sz w:val="20"/>
              </w:rPr>
            </w:pPr>
            <w:r w:rsidRPr="00BC46A4">
              <w:rPr>
                <w:sz w:val="20"/>
              </w:rPr>
              <w:t>Postpaid/Prepaid Classification</w:t>
            </w:r>
          </w:p>
        </w:tc>
        <w:tc>
          <w:tcPr>
            <w:tcW w:w="6148" w:type="dxa"/>
          </w:tcPr>
          <w:p w14:paraId="6D68E7AA" w14:textId="77777777" w:rsidR="00BE40A2" w:rsidRPr="00BC46A4" w:rsidRDefault="00BE40A2" w:rsidP="00ED2292">
            <w:pPr>
              <w:rPr>
                <w:sz w:val="20"/>
              </w:rPr>
            </w:pPr>
            <w:r w:rsidRPr="00BC46A4">
              <w:rPr>
                <w:sz w:val="20"/>
              </w:rPr>
              <w:t>This section shows a breakdown of the Postpaid and Prepaid purchases.  This row is just a label for this section and doesn’t contain any details</w:t>
            </w:r>
          </w:p>
        </w:tc>
        <w:tc>
          <w:tcPr>
            <w:tcW w:w="1013" w:type="dxa"/>
          </w:tcPr>
          <w:p w14:paraId="6C8C5A05" w14:textId="77777777" w:rsidR="00BE40A2" w:rsidRPr="00BC46A4" w:rsidRDefault="00BE40A2" w:rsidP="00ED2292">
            <w:pPr>
              <w:rPr>
                <w:sz w:val="20"/>
              </w:rPr>
            </w:pPr>
            <w:r w:rsidRPr="00BC46A4">
              <w:rPr>
                <w:sz w:val="20"/>
              </w:rPr>
              <w:t>N/A</w:t>
            </w:r>
          </w:p>
        </w:tc>
      </w:tr>
      <w:tr w:rsidR="00BE40A2" w:rsidRPr="00BC46A4" w14:paraId="4A49140E" w14:textId="77777777" w:rsidTr="008C725C">
        <w:trPr>
          <w:cantSplit/>
          <w:jc w:val="center"/>
        </w:trPr>
        <w:tc>
          <w:tcPr>
            <w:tcW w:w="1535" w:type="dxa"/>
          </w:tcPr>
          <w:p w14:paraId="73FDEBEE" w14:textId="77777777" w:rsidR="00BE40A2" w:rsidRPr="00BC46A4" w:rsidRDefault="00BE40A2" w:rsidP="00ED2292">
            <w:pPr>
              <w:rPr>
                <w:sz w:val="20"/>
              </w:rPr>
            </w:pPr>
            <w:r w:rsidRPr="00BC46A4">
              <w:rPr>
                <w:sz w:val="20"/>
              </w:rPr>
              <w:t>Postpaid Purchase Count</w:t>
            </w:r>
          </w:p>
        </w:tc>
        <w:tc>
          <w:tcPr>
            <w:tcW w:w="6148" w:type="dxa"/>
          </w:tcPr>
          <w:p w14:paraId="6F50F08F" w14:textId="77777777" w:rsidR="00BE40A2" w:rsidRPr="00BC46A4" w:rsidRDefault="00BE40A2" w:rsidP="00ED2292">
            <w:pPr>
              <w:rPr>
                <w:sz w:val="20"/>
              </w:rPr>
            </w:pPr>
            <w:r w:rsidRPr="00BC46A4">
              <w:rPr>
                <w:sz w:val="20"/>
              </w:rPr>
              <w:t xml:space="preserve">Number of Postpaid purchase requests successfully processed for this Partner in the report period </w:t>
            </w:r>
          </w:p>
        </w:tc>
        <w:tc>
          <w:tcPr>
            <w:tcW w:w="1013" w:type="dxa"/>
          </w:tcPr>
          <w:p w14:paraId="0F299BC2" w14:textId="77777777" w:rsidR="00BE40A2" w:rsidRPr="00BC46A4" w:rsidRDefault="00BE40A2" w:rsidP="00ED2292">
            <w:pPr>
              <w:rPr>
                <w:sz w:val="20"/>
              </w:rPr>
            </w:pPr>
            <w:r w:rsidRPr="00BC46A4">
              <w:rPr>
                <w:sz w:val="20"/>
              </w:rPr>
              <w:t>Number</w:t>
            </w:r>
          </w:p>
        </w:tc>
      </w:tr>
      <w:tr w:rsidR="00BE40A2" w:rsidRPr="00BC46A4" w14:paraId="09BAD1EA" w14:textId="77777777" w:rsidTr="008C725C">
        <w:trPr>
          <w:cantSplit/>
          <w:jc w:val="center"/>
        </w:trPr>
        <w:tc>
          <w:tcPr>
            <w:tcW w:w="1535" w:type="dxa"/>
          </w:tcPr>
          <w:p w14:paraId="709327DD" w14:textId="77777777" w:rsidR="00BE40A2" w:rsidRPr="00BC46A4" w:rsidRDefault="00BE40A2" w:rsidP="00ED2292">
            <w:pPr>
              <w:rPr>
                <w:sz w:val="20"/>
              </w:rPr>
            </w:pPr>
            <w:r w:rsidRPr="00BC46A4">
              <w:rPr>
                <w:sz w:val="20"/>
              </w:rPr>
              <w:t>Postpaid Gross Purchase Total</w:t>
            </w:r>
          </w:p>
        </w:tc>
        <w:tc>
          <w:tcPr>
            <w:tcW w:w="6148" w:type="dxa"/>
          </w:tcPr>
          <w:p w14:paraId="6F818201" w14:textId="5563E57B" w:rsidR="00BE40A2" w:rsidRPr="00BC46A4" w:rsidRDefault="00BE40A2" w:rsidP="00ED2292">
            <w:pPr>
              <w:rPr>
                <w:sz w:val="20"/>
              </w:rPr>
            </w:pPr>
            <w:r w:rsidRPr="00BC46A4">
              <w:rPr>
                <w:sz w:val="20"/>
              </w:rPr>
              <w:t xml:space="preserve">Sum total of all Postpaid purchases by this Partner in the report period </w:t>
            </w:r>
            <w:ins w:id="1329" w:author="Andrew Wulff" w:date="2017-07-12T11:20:00Z">
              <w:r w:rsidR="00BF089E" w:rsidRPr="00BC46A4">
                <w:rPr>
                  <w:sz w:val="20"/>
                </w:rPr>
                <w:t>inclusive of any taxes</w:t>
              </w:r>
            </w:ins>
            <w:del w:id="1330" w:author="Andrew Wulff" w:date="2017-07-12T11:20:00Z">
              <w:r w:rsidRPr="00BC46A4" w:rsidDel="00BF089E">
                <w:rPr>
                  <w:sz w:val="20"/>
                </w:rPr>
                <w:delText>for Google applications</w:delText>
              </w:r>
            </w:del>
            <w:ins w:id="1331" w:author="Andrew Wulff" w:date="2017-07-12T11:20:00Z">
              <w:r w:rsidR="00BF089E" w:rsidRPr="00BC46A4">
                <w:rPr>
                  <w:sz w:val="20"/>
                </w:rPr>
                <w:t>.</w:t>
              </w:r>
            </w:ins>
          </w:p>
        </w:tc>
        <w:tc>
          <w:tcPr>
            <w:tcW w:w="1013" w:type="dxa"/>
          </w:tcPr>
          <w:p w14:paraId="56655D58" w14:textId="77777777" w:rsidR="00BE40A2" w:rsidRPr="00BC46A4" w:rsidRDefault="00BE40A2" w:rsidP="00ED2292">
            <w:pPr>
              <w:rPr>
                <w:sz w:val="20"/>
              </w:rPr>
            </w:pPr>
            <w:r w:rsidRPr="00BC46A4">
              <w:rPr>
                <w:sz w:val="20"/>
              </w:rPr>
              <w:t>Amount</w:t>
            </w:r>
          </w:p>
        </w:tc>
      </w:tr>
      <w:tr w:rsidR="00BE40A2" w:rsidRPr="00BC46A4" w14:paraId="0507FFC5" w14:textId="77777777" w:rsidTr="008C725C">
        <w:trPr>
          <w:cantSplit/>
          <w:jc w:val="center"/>
        </w:trPr>
        <w:tc>
          <w:tcPr>
            <w:tcW w:w="1535" w:type="dxa"/>
          </w:tcPr>
          <w:p w14:paraId="5F13A26C" w14:textId="77777777" w:rsidR="00BE40A2" w:rsidRPr="00BC46A4" w:rsidRDefault="00BE40A2" w:rsidP="00ED2292">
            <w:pPr>
              <w:rPr>
                <w:sz w:val="20"/>
              </w:rPr>
            </w:pPr>
            <w:r w:rsidRPr="00BC46A4">
              <w:rPr>
                <w:sz w:val="20"/>
              </w:rPr>
              <w:t>Postpaid Net Purchase Total</w:t>
            </w:r>
          </w:p>
        </w:tc>
        <w:tc>
          <w:tcPr>
            <w:tcW w:w="6148" w:type="dxa"/>
          </w:tcPr>
          <w:p w14:paraId="488E4F36" w14:textId="0F4ADAA2" w:rsidR="00BE40A2" w:rsidRPr="00BC46A4" w:rsidRDefault="00BE40A2" w:rsidP="00ED2292">
            <w:pPr>
              <w:rPr>
                <w:sz w:val="20"/>
              </w:rPr>
            </w:pPr>
            <w:r w:rsidRPr="00BC46A4">
              <w:rPr>
                <w:sz w:val="20"/>
              </w:rPr>
              <w:t>Total revenue owing to the Partner based on the revenue share agreement in place for Postpaid transactions</w:t>
            </w:r>
            <w:ins w:id="1332" w:author="Andrew Wulff" w:date="2017-07-12T11:20:00Z">
              <w:r w:rsidR="00E258CD" w:rsidRPr="00BC46A4">
                <w:rPr>
                  <w:sz w:val="20"/>
                </w:rPr>
                <w:t xml:space="preserve"> inclusive of any taxes</w:t>
              </w:r>
            </w:ins>
            <w:r w:rsidRPr="00BC46A4">
              <w:rPr>
                <w:sz w:val="20"/>
              </w:rPr>
              <w:t>.</w:t>
            </w:r>
          </w:p>
        </w:tc>
        <w:tc>
          <w:tcPr>
            <w:tcW w:w="1013" w:type="dxa"/>
          </w:tcPr>
          <w:p w14:paraId="16819A45" w14:textId="77777777" w:rsidR="00BE40A2" w:rsidRPr="00BC46A4" w:rsidRDefault="00BE40A2" w:rsidP="00ED2292">
            <w:pPr>
              <w:rPr>
                <w:sz w:val="20"/>
              </w:rPr>
            </w:pPr>
            <w:r w:rsidRPr="00BC46A4">
              <w:rPr>
                <w:sz w:val="20"/>
              </w:rPr>
              <w:t>Amount</w:t>
            </w:r>
          </w:p>
        </w:tc>
      </w:tr>
      <w:tr w:rsidR="00BE40A2" w:rsidRPr="00BC46A4" w14:paraId="6E59960B" w14:textId="77777777" w:rsidTr="008C725C">
        <w:trPr>
          <w:cantSplit/>
          <w:jc w:val="center"/>
        </w:trPr>
        <w:tc>
          <w:tcPr>
            <w:tcW w:w="1535" w:type="dxa"/>
          </w:tcPr>
          <w:p w14:paraId="1EEBCC9C" w14:textId="77777777" w:rsidR="00BE40A2" w:rsidRPr="00BC46A4" w:rsidRDefault="00BE40A2" w:rsidP="00ED2292">
            <w:pPr>
              <w:rPr>
                <w:sz w:val="20"/>
              </w:rPr>
            </w:pPr>
            <w:r w:rsidRPr="00BC46A4">
              <w:rPr>
                <w:sz w:val="20"/>
              </w:rPr>
              <w:lastRenderedPageBreak/>
              <w:t>Prepaid Purchase Count</w:t>
            </w:r>
          </w:p>
        </w:tc>
        <w:tc>
          <w:tcPr>
            <w:tcW w:w="6148" w:type="dxa"/>
          </w:tcPr>
          <w:p w14:paraId="57153E4F" w14:textId="5E541F13" w:rsidR="00BE40A2" w:rsidRPr="00BC46A4" w:rsidRDefault="00BE40A2" w:rsidP="00ED2292">
            <w:pPr>
              <w:rPr>
                <w:sz w:val="20"/>
              </w:rPr>
            </w:pPr>
            <w:r w:rsidRPr="00BC46A4">
              <w:rPr>
                <w:sz w:val="20"/>
              </w:rPr>
              <w:t xml:space="preserve">Number of Prepaid purchase requests successfully processed for this Partner in the report period </w:t>
            </w:r>
          </w:p>
        </w:tc>
        <w:tc>
          <w:tcPr>
            <w:tcW w:w="1013" w:type="dxa"/>
          </w:tcPr>
          <w:p w14:paraId="65043B08" w14:textId="77777777" w:rsidR="00BE40A2" w:rsidRPr="00BC46A4" w:rsidRDefault="00BE40A2" w:rsidP="00ED2292">
            <w:pPr>
              <w:rPr>
                <w:sz w:val="20"/>
              </w:rPr>
            </w:pPr>
            <w:r w:rsidRPr="00BC46A4">
              <w:rPr>
                <w:sz w:val="20"/>
              </w:rPr>
              <w:t>Number</w:t>
            </w:r>
          </w:p>
        </w:tc>
      </w:tr>
      <w:tr w:rsidR="00BE40A2" w:rsidRPr="00BC46A4" w14:paraId="7C5CC2E8" w14:textId="77777777" w:rsidTr="008C725C">
        <w:trPr>
          <w:cantSplit/>
          <w:jc w:val="center"/>
        </w:trPr>
        <w:tc>
          <w:tcPr>
            <w:tcW w:w="1535" w:type="dxa"/>
          </w:tcPr>
          <w:p w14:paraId="7DDE12A9" w14:textId="77777777" w:rsidR="00BE40A2" w:rsidRPr="00BC46A4" w:rsidRDefault="00BE40A2" w:rsidP="00ED2292">
            <w:pPr>
              <w:rPr>
                <w:sz w:val="20"/>
              </w:rPr>
            </w:pPr>
            <w:r w:rsidRPr="00BC46A4">
              <w:rPr>
                <w:sz w:val="20"/>
              </w:rPr>
              <w:t>Prepaid Gross Purchase Total</w:t>
            </w:r>
          </w:p>
        </w:tc>
        <w:tc>
          <w:tcPr>
            <w:tcW w:w="6148" w:type="dxa"/>
          </w:tcPr>
          <w:p w14:paraId="4B7EE889" w14:textId="74D3A20B" w:rsidR="00BE40A2" w:rsidRPr="00BC46A4" w:rsidRDefault="00BE40A2" w:rsidP="00ED2292">
            <w:pPr>
              <w:rPr>
                <w:sz w:val="20"/>
              </w:rPr>
            </w:pPr>
            <w:r w:rsidRPr="00BC46A4">
              <w:rPr>
                <w:sz w:val="20"/>
              </w:rPr>
              <w:t>Sum total of all Prepaid purchases by this Partner in the report period</w:t>
            </w:r>
            <w:ins w:id="1333" w:author="Andrew Wulff" w:date="2017-07-12T11:23:00Z">
              <w:r w:rsidR="00B161A5" w:rsidRPr="00BC46A4">
                <w:rPr>
                  <w:sz w:val="20"/>
                </w:rPr>
                <w:t xml:space="preserve"> inclusive of any taxes.</w:t>
              </w:r>
            </w:ins>
            <w:r w:rsidRPr="00BC46A4">
              <w:rPr>
                <w:sz w:val="20"/>
              </w:rPr>
              <w:t xml:space="preserve"> </w:t>
            </w:r>
          </w:p>
        </w:tc>
        <w:tc>
          <w:tcPr>
            <w:tcW w:w="1013" w:type="dxa"/>
          </w:tcPr>
          <w:p w14:paraId="5EABB572" w14:textId="77777777" w:rsidR="00BE40A2" w:rsidRPr="00BC46A4" w:rsidRDefault="00BE40A2" w:rsidP="00ED2292">
            <w:pPr>
              <w:rPr>
                <w:sz w:val="20"/>
              </w:rPr>
            </w:pPr>
            <w:r w:rsidRPr="00BC46A4">
              <w:rPr>
                <w:sz w:val="20"/>
              </w:rPr>
              <w:t>Amount</w:t>
            </w:r>
          </w:p>
        </w:tc>
      </w:tr>
      <w:tr w:rsidR="00BE40A2" w:rsidRPr="00BC46A4" w14:paraId="4C9200D4" w14:textId="77777777" w:rsidTr="008C725C">
        <w:trPr>
          <w:cantSplit/>
          <w:jc w:val="center"/>
        </w:trPr>
        <w:tc>
          <w:tcPr>
            <w:tcW w:w="1535" w:type="dxa"/>
          </w:tcPr>
          <w:p w14:paraId="0DAE3F16" w14:textId="77777777" w:rsidR="00BE40A2" w:rsidRPr="00BC46A4" w:rsidRDefault="00BE40A2" w:rsidP="00ED2292">
            <w:pPr>
              <w:rPr>
                <w:sz w:val="20"/>
              </w:rPr>
            </w:pPr>
            <w:r w:rsidRPr="00BC46A4">
              <w:rPr>
                <w:sz w:val="20"/>
              </w:rPr>
              <w:t>Prepaid Net Purchase Total</w:t>
            </w:r>
          </w:p>
        </w:tc>
        <w:tc>
          <w:tcPr>
            <w:tcW w:w="6148" w:type="dxa"/>
          </w:tcPr>
          <w:p w14:paraId="347F573B" w14:textId="6ECCC484" w:rsidR="00BE40A2" w:rsidRPr="00BC46A4" w:rsidRDefault="00BE40A2" w:rsidP="00ED2292">
            <w:pPr>
              <w:rPr>
                <w:sz w:val="20"/>
              </w:rPr>
            </w:pPr>
            <w:r w:rsidRPr="00BC46A4">
              <w:rPr>
                <w:sz w:val="20"/>
              </w:rPr>
              <w:t>Total revenue owing to the Partner based on the revenue share agreement in place for Prepaid transactions</w:t>
            </w:r>
            <w:ins w:id="1334" w:author="Andrew Wulff" w:date="2017-07-12T11:23:00Z">
              <w:r w:rsidR="00B161A5" w:rsidRPr="00BC46A4">
                <w:rPr>
                  <w:sz w:val="20"/>
                </w:rPr>
                <w:t xml:space="preserve"> inclusive of any taxes</w:t>
              </w:r>
            </w:ins>
            <w:r w:rsidRPr="00BC46A4">
              <w:rPr>
                <w:sz w:val="20"/>
              </w:rPr>
              <w:t>.</w:t>
            </w:r>
          </w:p>
        </w:tc>
        <w:tc>
          <w:tcPr>
            <w:tcW w:w="1013" w:type="dxa"/>
          </w:tcPr>
          <w:p w14:paraId="14423FB0" w14:textId="77777777" w:rsidR="00BE40A2" w:rsidRPr="00BC46A4" w:rsidRDefault="00BE40A2" w:rsidP="00ED2292">
            <w:pPr>
              <w:rPr>
                <w:sz w:val="20"/>
              </w:rPr>
            </w:pPr>
            <w:r w:rsidRPr="00BC46A4">
              <w:rPr>
                <w:sz w:val="20"/>
              </w:rPr>
              <w:t>Amount</w:t>
            </w:r>
          </w:p>
        </w:tc>
      </w:tr>
      <w:tr w:rsidR="00BE40A2" w:rsidRPr="00BC46A4" w14:paraId="69381187" w14:textId="77777777" w:rsidTr="008C725C">
        <w:trPr>
          <w:cantSplit/>
          <w:jc w:val="center"/>
        </w:trPr>
        <w:tc>
          <w:tcPr>
            <w:tcW w:w="1535" w:type="dxa"/>
          </w:tcPr>
          <w:p w14:paraId="1836A035" w14:textId="77777777" w:rsidR="00BE40A2" w:rsidRPr="00BC46A4" w:rsidRDefault="00BE40A2" w:rsidP="00ED2292">
            <w:pPr>
              <w:rPr>
                <w:sz w:val="20"/>
              </w:rPr>
            </w:pPr>
            <w:r w:rsidRPr="00BC46A4">
              <w:rPr>
                <w:sz w:val="20"/>
              </w:rPr>
              <w:t>Refund Count</w:t>
            </w:r>
          </w:p>
        </w:tc>
        <w:tc>
          <w:tcPr>
            <w:tcW w:w="6148" w:type="dxa"/>
          </w:tcPr>
          <w:p w14:paraId="02ACC6E8" w14:textId="77777777" w:rsidR="00BE40A2" w:rsidRPr="00BC46A4" w:rsidRDefault="00BE40A2" w:rsidP="00ED2292">
            <w:pPr>
              <w:rPr>
                <w:sz w:val="20"/>
              </w:rPr>
            </w:pPr>
            <w:r w:rsidRPr="00BC46A4">
              <w:rPr>
                <w:sz w:val="20"/>
              </w:rPr>
              <w:t>Number of refund requests successfully processed for this Partner in the report period.</w:t>
            </w:r>
          </w:p>
        </w:tc>
        <w:tc>
          <w:tcPr>
            <w:tcW w:w="1013" w:type="dxa"/>
          </w:tcPr>
          <w:p w14:paraId="395767DB" w14:textId="77777777" w:rsidR="00BE40A2" w:rsidRPr="00BC46A4" w:rsidRDefault="00BE40A2" w:rsidP="00ED2292">
            <w:pPr>
              <w:rPr>
                <w:sz w:val="20"/>
              </w:rPr>
            </w:pPr>
            <w:r w:rsidRPr="00BC46A4">
              <w:rPr>
                <w:sz w:val="20"/>
              </w:rPr>
              <w:t>Number</w:t>
            </w:r>
          </w:p>
        </w:tc>
      </w:tr>
      <w:tr w:rsidR="00BE40A2" w:rsidRPr="00BC46A4" w14:paraId="26FAE2CD" w14:textId="77777777" w:rsidTr="008C725C">
        <w:trPr>
          <w:cantSplit/>
          <w:jc w:val="center"/>
        </w:trPr>
        <w:tc>
          <w:tcPr>
            <w:tcW w:w="1535" w:type="dxa"/>
          </w:tcPr>
          <w:p w14:paraId="27055823" w14:textId="77777777" w:rsidR="00BE40A2" w:rsidRPr="00BC46A4" w:rsidRDefault="00BE40A2" w:rsidP="00ED2292">
            <w:pPr>
              <w:rPr>
                <w:sz w:val="20"/>
              </w:rPr>
            </w:pPr>
            <w:r w:rsidRPr="00BC46A4">
              <w:rPr>
                <w:sz w:val="20"/>
              </w:rPr>
              <w:t>Gross Refund Total</w:t>
            </w:r>
          </w:p>
        </w:tc>
        <w:tc>
          <w:tcPr>
            <w:tcW w:w="6148" w:type="dxa"/>
          </w:tcPr>
          <w:p w14:paraId="1313065E" w14:textId="298310C6" w:rsidR="00BE40A2" w:rsidRPr="00BC46A4" w:rsidRDefault="00BE40A2" w:rsidP="00ED2292">
            <w:pPr>
              <w:rPr>
                <w:sz w:val="20"/>
              </w:rPr>
            </w:pPr>
            <w:r w:rsidRPr="00BC46A4">
              <w:rPr>
                <w:sz w:val="20"/>
              </w:rPr>
              <w:t>Sum Total of all refunds in the reporting period</w:t>
            </w:r>
            <w:ins w:id="1335" w:author="Andrew Wulff" w:date="2017-07-12T11:24:00Z">
              <w:r w:rsidR="00B161A5" w:rsidRPr="00BC46A4">
                <w:rPr>
                  <w:sz w:val="20"/>
                </w:rPr>
                <w:t xml:space="preserve"> inclusive of any taxes.</w:t>
              </w:r>
            </w:ins>
          </w:p>
          <w:p w14:paraId="5BE7FAD8" w14:textId="77777777" w:rsidR="00BE40A2" w:rsidRPr="00BC46A4" w:rsidRDefault="00BE40A2" w:rsidP="00ED2292">
            <w:pPr>
              <w:rPr>
                <w:sz w:val="20"/>
              </w:rPr>
            </w:pPr>
          </w:p>
        </w:tc>
        <w:tc>
          <w:tcPr>
            <w:tcW w:w="1013" w:type="dxa"/>
          </w:tcPr>
          <w:p w14:paraId="6D8F213C" w14:textId="77777777" w:rsidR="00BE40A2" w:rsidRPr="00BC46A4" w:rsidRDefault="00BE40A2" w:rsidP="00ED2292">
            <w:pPr>
              <w:rPr>
                <w:sz w:val="20"/>
              </w:rPr>
            </w:pPr>
            <w:r w:rsidRPr="00BC46A4">
              <w:rPr>
                <w:sz w:val="20"/>
              </w:rPr>
              <w:t>Amount</w:t>
            </w:r>
          </w:p>
        </w:tc>
      </w:tr>
      <w:tr w:rsidR="00BE40A2" w:rsidRPr="00BC46A4" w14:paraId="08766186" w14:textId="77777777" w:rsidTr="008C725C">
        <w:trPr>
          <w:cantSplit/>
          <w:jc w:val="center"/>
        </w:trPr>
        <w:tc>
          <w:tcPr>
            <w:tcW w:w="1535" w:type="dxa"/>
          </w:tcPr>
          <w:p w14:paraId="01DB8A73" w14:textId="77777777" w:rsidR="00BE40A2" w:rsidRPr="00BC46A4" w:rsidRDefault="00BE40A2" w:rsidP="00ED2292">
            <w:pPr>
              <w:rPr>
                <w:sz w:val="20"/>
              </w:rPr>
            </w:pPr>
            <w:r w:rsidRPr="00BC46A4">
              <w:rPr>
                <w:sz w:val="20"/>
              </w:rPr>
              <w:t>Net Refund Total</w:t>
            </w:r>
          </w:p>
        </w:tc>
        <w:tc>
          <w:tcPr>
            <w:tcW w:w="6148" w:type="dxa"/>
          </w:tcPr>
          <w:p w14:paraId="64E2F11B" w14:textId="0EEDB379" w:rsidR="00BE40A2" w:rsidRPr="00BC46A4" w:rsidRDefault="00BE40A2" w:rsidP="00ED2292">
            <w:pPr>
              <w:rPr>
                <w:sz w:val="20"/>
              </w:rPr>
            </w:pPr>
            <w:r w:rsidRPr="00BC46A4">
              <w:rPr>
                <w:sz w:val="20"/>
              </w:rPr>
              <w:t>Sum total owed by the Partner to the operator based on the revenue sharing agreement in place</w:t>
            </w:r>
            <w:ins w:id="1336" w:author="Andrew Wulff" w:date="2017-07-12T11:24:00Z">
              <w:r w:rsidR="00B161A5" w:rsidRPr="00BC46A4">
                <w:rPr>
                  <w:sz w:val="20"/>
                </w:rPr>
                <w:t xml:space="preserve"> inclusive of any taxes</w:t>
              </w:r>
            </w:ins>
            <w:r w:rsidRPr="00BC46A4">
              <w:rPr>
                <w:sz w:val="20"/>
              </w:rPr>
              <w:t>.</w:t>
            </w:r>
          </w:p>
        </w:tc>
        <w:tc>
          <w:tcPr>
            <w:tcW w:w="1013" w:type="dxa"/>
          </w:tcPr>
          <w:p w14:paraId="71489483" w14:textId="77777777" w:rsidR="00BE40A2" w:rsidRPr="00BC46A4" w:rsidRDefault="00BE40A2" w:rsidP="00ED2292">
            <w:pPr>
              <w:rPr>
                <w:sz w:val="20"/>
              </w:rPr>
            </w:pPr>
            <w:r w:rsidRPr="00BC46A4">
              <w:rPr>
                <w:sz w:val="20"/>
              </w:rPr>
              <w:t>Amount</w:t>
            </w:r>
          </w:p>
        </w:tc>
      </w:tr>
      <w:tr w:rsidR="00BE40A2" w:rsidRPr="00BC46A4" w14:paraId="1C06534A" w14:textId="77777777" w:rsidTr="008C725C">
        <w:trPr>
          <w:cantSplit/>
          <w:jc w:val="center"/>
        </w:trPr>
        <w:tc>
          <w:tcPr>
            <w:tcW w:w="1535" w:type="dxa"/>
          </w:tcPr>
          <w:p w14:paraId="0A70BC21" w14:textId="77777777" w:rsidR="00BE40A2" w:rsidRPr="00BC46A4" w:rsidRDefault="00BE40A2" w:rsidP="00ED2292">
            <w:pPr>
              <w:rPr>
                <w:sz w:val="20"/>
              </w:rPr>
            </w:pPr>
            <w:r w:rsidRPr="00BC46A4">
              <w:rPr>
                <w:sz w:val="20"/>
              </w:rPr>
              <w:t>Postpaid/Prepaid Classification</w:t>
            </w:r>
          </w:p>
        </w:tc>
        <w:tc>
          <w:tcPr>
            <w:tcW w:w="6148" w:type="dxa"/>
          </w:tcPr>
          <w:p w14:paraId="21EDE733" w14:textId="77777777" w:rsidR="00BE40A2" w:rsidRPr="00BC46A4" w:rsidRDefault="00BE40A2" w:rsidP="00ED2292">
            <w:pPr>
              <w:rPr>
                <w:sz w:val="20"/>
              </w:rPr>
            </w:pPr>
            <w:r w:rsidRPr="00BC46A4">
              <w:rPr>
                <w:sz w:val="20"/>
              </w:rPr>
              <w:t>This section shows a breakdown of the Postpaid and Prepaid Refunds.  This row is just a label for this section and doesn’t contain any details</w:t>
            </w:r>
          </w:p>
        </w:tc>
        <w:tc>
          <w:tcPr>
            <w:tcW w:w="1013" w:type="dxa"/>
          </w:tcPr>
          <w:p w14:paraId="3ECB659F" w14:textId="77777777" w:rsidR="00BE40A2" w:rsidRPr="00BC46A4" w:rsidRDefault="00BE40A2" w:rsidP="00ED2292">
            <w:pPr>
              <w:rPr>
                <w:sz w:val="20"/>
              </w:rPr>
            </w:pPr>
            <w:r w:rsidRPr="00BC46A4">
              <w:rPr>
                <w:sz w:val="20"/>
              </w:rPr>
              <w:t>N/A</w:t>
            </w:r>
          </w:p>
        </w:tc>
      </w:tr>
      <w:tr w:rsidR="00BE40A2" w:rsidRPr="00BC46A4" w14:paraId="38F877B5" w14:textId="77777777" w:rsidTr="008C725C">
        <w:trPr>
          <w:cantSplit/>
          <w:jc w:val="center"/>
        </w:trPr>
        <w:tc>
          <w:tcPr>
            <w:tcW w:w="1535" w:type="dxa"/>
          </w:tcPr>
          <w:p w14:paraId="39B5FF25" w14:textId="77777777" w:rsidR="00BE40A2" w:rsidRPr="00BC46A4" w:rsidRDefault="00BE40A2" w:rsidP="00ED2292">
            <w:pPr>
              <w:rPr>
                <w:sz w:val="20"/>
              </w:rPr>
            </w:pPr>
            <w:r w:rsidRPr="00BC46A4">
              <w:rPr>
                <w:sz w:val="20"/>
              </w:rPr>
              <w:t>Postpaid Refund Count</w:t>
            </w:r>
          </w:p>
        </w:tc>
        <w:tc>
          <w:tcPr>
            <w:tcW w:w="6148" w:type="dxa"/>
          </w:tcPr>
          <w:p w14:paraId="160A104D" w14:textId="77777777" w:rsidR="00BE40A2" w:rsidRPr="00BC46A4" w:rsidRDefault="00BE40A2" w:rsidP="00ED2292">
            <w:pPr>
              <w:rPr>
                <w:sz w:val="20"/>
              </w:rPr>
            </w:pPr>
            <w:r w:rsidRPr="00BC46A4">
              <w:rPr>
                <w:sz w:val="20"/>
              </w:rPr>
              <w:t xml:space="preserve">Number of Postpaid Refund requests successfully processed for this Partner in the report period </w:t>
            </w:r>
          </w:p>
        </w:tc>
        <w:tc>
          <w:tcPr>
            <w:tcW w:w="1013" w:type="dxa"/>
          </w:tcPr>
          <w:p w14:paraId="1B2015FE" w14:textId="77777777" w:rsidR="00BE40A2" w:rsidRPr="00BC46A4" w:rsidRDefault="00BE40A2" w:rsidP="00ED2292">
            <w:pPr>
              <w:rPr>
                <w:sz w:val="20"/>
              </w:rPr>
            </w:pPr>
            <w:r w:rsidRPr="00BC46A4">
              <w:rPr>
                <w:sz w:val="20"/>
              </w:rPr>
              <w:t>Number</w:t>
            </w:r>
          </w:p>
        </w:tc>
      </w:tr>
      <w:tr w:rsidR="00BE40A2" w:rsidRPr="00BC46A4" w14:paraId="4CDE5A15" w14:textId="77777777" w:rsidTr="008C725C">
        <w:trPr>
          <w:cantSplit/>
          <w:jc w:val="center"/>
        </w:trPr>
        <w:tc>
          <w:tcPr>
            <w:tcW w:w="1535" w:type="dxa"/>
          </w:tcPr>
          <w:p w14:paraId="2F152AB4" w14:textId="77777777" w:rsidR="00BE40A2" w:rsidRPr="00BC46A4" w:rsidRDefault="00BE40A2" w:rsidP="00ED2292">
            <w:pPr>
              <w:rPr>
                <w:sz w:val="20"/>
              </w:rPr>
            </w:pPr>
            <w:r w:rsidRPr="00BC46A4">
              <w:rPr>
                <w:sz w:val="20"/>
              </w:rPr>
              <w:t>Postpaid Gross Refund Total</w:t>
            </w:r>
          </w:p>
        </w:tc>
        <w:tc>
          <w:tcPr>
            <w:tcW w:w="6148" w:type="dxa"/>
          </w:tcPr>
          <w:p w14:paraId="5A140DF6" w14:textId="51952F6E" w:rsidR="00BE40A2" w:rsidRPr="00BC46A4" w:rsidDel="000E7B51" w:rsidRDefault="00BE40A2" w:rsidP="00ED2292">
            <w:pPr>
              <w:rPr>
                <w:del w:id="1337" w:author="Andrew Wulff" w:date="2017-07-12T11:25:00Z"/>
                <w:sz w:val="20"/>
              </w:rPr>
            </w:pPr>
            <w:r w:rsidRPr="00BC46A4">
              <w:rPr>
                <w:sz w:val="20"/>
              </w:rPr>
              <w:t>Sum total of all Postpaid Refunds by this Partner in the report period</w:t>
            </w:r>
            <w:ins w:id="1338" w:author="Andrew Wulff" w:date="2017-07-12T11:25:00Z">
              <w:r w:rsidR="000E7B51" w:rsidRPr="00BC46A4">
                <w:rPr>
                  <w:sz w:val="20"/>
                </w:rPr>
                <w:t xml:space="preserve"> inclusive of any taxes</w:t>
              </w:r>
            </w:ins>
            <w:ins w:id="1339" w:author="Andrew Wulff" w:date="2017-07-12T11:18:00Z">
              <w:r w:rsidR="00BF089E" w:rsidRPr="00BC46A4">
                <w:rPr>
                  <w:sz w:val="20"/>
                </w:rPr>
                <w:t>.</w:t>
              </w:r>
            </w:ins>
            <w:r w:rsidRPr="00BC46A4">
              <w:rPr>
                <w:sz w:val="20"/>
              </w:rPr>
              <w:t xml:space="preserve"> </w:t>
            </w:r>
            <w:del w:id="1340" w:author="Andrew Wulff" w:date="2017-07-12T11:18:00Z">
              <w:r w:rsidRPr="00BC46A4" w:rsidDel="00BF089E">
                <w:rPr>
                  <w:sz w:val="20"/>
                </w:rPr>
                <w:delText>for Google applications</w:delText>
              </w:r>
            </w:del>
          </w:p>
          <w:p w14:paraId="4E6876A6" w14:textId="77777777" w:rsidR="00BE40A2" w:rsidRPr="00BC46A4" w:rsidRDefault="00BE40A2" w:rsidP="00ED2292">
            <w:pPr>
              <w:rPr>
                <w:sz w:val="20"/>
              </w:rPr>
            </w:pPr>
          </w:p>
        </w:tc>
        <w:tc>
          <w:tcPr>
            <w:tcW w:w="1013" w:type="dxa"/>
          </w:tcPr>
          <w:p w14:paraId="189CA7CE" w14:textId="77777777" w:rsidR="00BE40A2" w:rsidRPr="00BC46A4" w:rsidRDefault="00BE40A2" w:rsidP="00ED2292">
            <w:pPr>
              <w:rPr>
                <w:sz w:val="20"/>
              </w:rPr>
            </w:pPr>
            <w:r w:rsidRPr="00BC46A4">
              <w:rPr>
                <w:sz w:val="20"/>
              </w:rPr>
              <w:t>Amount</w:t>
            </w:r>
          </w:p>
        </w:tc>
      </w:tr>
      <w:tr w:rsidR="00BE40A2" w:rsidRPr="00BC46A4" w14:paraId="51E5D424" w14:textId="77777777" w:rsidTr="008C725C">
        <w:trPr>
          <w:cantSplit/>
          <w:jc w:val="center"/>
        </w:trPr>
        <w:tc>
          <w:tcPr>
            <w:tcW w:w="1535" w:type="dxa"/>
          </w:tcPr>
          <w:p w14:paraId="0932C614" w14:textId="77777777" w:rsidR="00BE40A2" w:rsidRPr="00BC46A4" w:rsidRDefault="00BE40A2" w:rsidP="00ED2292">
            <w:pPr>
              <w:rPr>
                <w:sz w:val="20"/>
              </w:rPr>
            </w:pPr>
            <w:r w:rsidRPr="00BC46A4">
              <w:rPr>
                <w:sz w:val="20"/>
              </w:rPr>
              <w:t>Postpaid Net Refund Total</w:t>
            </w:r>
          </w:p>
        </w:tc>
        <w:tc>
          <w:tcPr>
            <w:tcW w:w="6148" w:type="dxa"/>
          </w:tcPr>
          <w:p w14:paraId="31D33C07" w14:textId="14C7554F" w:rsidR="00BE40A2" w:rsidRPr="00BC46A4" w:rsidRDefault="00BE40A2" w:rsidP="00ED2292">
            <w:pPr>
              <w:rPr>
                <w:sz w:val="20"/>
              </w:rPr>
            </w:pPr>
            <w:r w:rsidRPr="00BC46A4">
              <w:rPr>
                <w:sz w:val="20"/>
              </w:rPr>
              <w:t>Sum total owed by the Partner to the operator based on the revenue sharing agreement in place for Postpaid transactions</w:t>
            </w:r>
            <w:ins w:id="1341" w:author="Andrew Wulff" w:date="2017-07-12T11:25:00Z">
              <w:r w:rsidR="000E7B51" w:rsidRPr="00BC46A4">
                <w:rPr>
                  <w:sz w:val="20"/>
                </w:rPr>
                <w:t xml:space="preserve"> inclusive of any taxes</w:t>
              </w:r>
            </w:ins>
            <w:r w:rsidRPr="00BC46A4">
              <w:rPr>
                <w:sz w:val="20"/>
              </w:rPr>
              <w:t>.</w:t>
            </w:r>
          </w:p>
        </w:tc>
        <w:tc>
          <w:tcPr>
            <w:tcW w:w="1013" w:type="dxa"/>
          </w:tcPr>
          <w:p w14:paraId="0FB29AB5" w14:textId="77777777" w:rsidR="00BE40A2" w:rsidRPr="00BC46A4" w:rsidRDefault="00BE40A2" w:rsidP="00ED2292">
            <w:pPr>
              <w:rPr>
                <w:sz w:val="20"/>
              </w:rPr>
            </w:pPr>
            <w:r w:rsidRPr="00BC46A4">
              <w:rPr>
                <w:sz w:val="20"/>
              </w:rPr>
              <w:t>Amount</w:t>
            </w:r>
          </w:p>
        </w:tc>
      </w:tr>
      <w:tr w:rsidR="00BE40A2" w:rsidRPr="00BC46A4" w14:paraId="632C7B4B" w14:textId="77777777" w:rsidTr="008C725C">
        <w:trPr>
          <w:cantSplit/>
          <w:jc w:val="center"/>
        </w:trPr>
        <w:tc>
          <w:tcPr>
            <w:tcW w:w="1535" w:type="dxa"/>
          </w:tcPr>
          <w:p w14:paraId="7908405E" w14:textId="77777777" w:rsidR="00BE40A2" w:rsidRPr="00BC46A4" w:rsidRDefault="00BE40A2" w:rsidP="00ED2292">
            <w:pPr>
              <w:rPr>
                <w:sz w:val="20"/>
              </w:rPr>
            </w:pPr>
            <w:r w:rsidRPr="00BC46A4">
              <w:rPr>
                <w:sz w:val="20"/>
              </w:rPr>
              <w:t>Prepaid Refund Count</w:t>
            </w:r>
          </w:p>
        </w:tc>
        <w:tc>
          <w:tcPr>
            <w:tcW w:w="6148" w:type="dxa"/>
          </w:tcPr>
          <w:p w14:paraId="4C9A4771" w14:textId="77777777" w:rsidR="00BE40A2" w:rsidRPr="00BC46A4" w:rsidRDefault="00BE40A2" w:rsidP="00ED2292">
            <w:pPr>
              <w:rPr>
                <w:sz w:val="20"/>
              </w:rPr>
            </w:pPr>
            <w:r w:rsidRPr="00BC46A4">
              <w:rPr>
                <w:sz w:val="20"/>
              </w:rPr>
              <w:t xml:space="preserve">Number of Prepaid purchase requests successfully processed for this Partner in the report period </w:t>
            </w:r>
          </w:p>
        </w:tc>
        <w:tc>
          <w:tcPr>
            <w:tcW w:w="1013" w:type="dxa"/>
          </w:tcPr>
          <w:p w14:paraId="55B3861A" w14:textId="77777777" w:rsidR="00BE40A2" w:rsidRPr="00BC46A4" w:rsidRDefault="00BE40A2" w:rsidP="00ED2292">
            <w:pPr>
              <w:rPr>
                <w:sz w:val="20"/>
              </w:rPr>
            </w:pPr>
            <w:r w:rsidRPr="00BC46A4">
              <w:rPr>
                <w:sz w:val="20"/>
              </w:rPr>
              <w:t>Number</w:t>
            </w:r>
          </w:p>
        </w:tc>
      </w:tr>
      <w:tr w:rsidR="00BE40A2" w:rsidRPr="00BC46A4" w14:paraId="74AF384B" w14:textId="77777777" w:rsidTr="008C725C">
        <w:trPr>
          <w:cantSplit/>
          <w:jc w:val="center"/>
        </w:trPr>
        <w:tc>
          <w:tcPr>
            <w:tcW w:w="1535" w:type="dxa"/>
          </w:tcPr>
          <w:p w14:paraId="3C82E302" w14:textId="77777777" w:rsidR="00BE40A2" w:rsidRPr="00BC46A4" w:rsidRDefault="00BE40A2" w:rsidP="00ED2292">
            <w:pPr>
              <w:rPr>
                <w:sz w:val="20"/>
              </w:rPr>
            </w:pPr>
            <w:r w:rsidRPr="00BC46A4">
              <w:rPr>
                <w:sz w:val="20"/>
              </w:rPr>
              <w:t>Prepaid Gross Refund Total</w:t>
            </w:r>
          </w:p>
        </w:tc>
        <w:tc>
          <w:tcPr>
            <w:tcW w:w="6148" w:type="dxa"/>
          </w:tcPr>
          <w:p w14:paraId="044B99C0" w14:textId="13E239B6" w:rsidR="00BE40A2" w:rsidRPr="00BC46A4" w:rsidRDefault="00BE40A2" w:rsidP="00ED2292">
            <w:pPr>
              <w:rPr>
                <w:sz w:val="20"/>
              </w:rPr>
            </w:pPr>
            <w:r w:rsidRPr="00BC46A4">
              <w:rPr>
                <w:sz w:val="20"/>
              </w:rPr>
              <w:t xml:space="preserve">Sum total of all Prepaid purchases by this Partner in the report period </w:t>
            </w:r>
            <w:ins w:id="1342" w:author="Andrew Wulff" w:date="2017-07-12T11:31:00Z">
              <w:r w:rsidR="00E264C6" w:rsidRPr="00BC46A4">
                <w:rPr>
                  <w:sz w:val="20"/>
                </w:rPr>
                <w:t>inclusive of any taxes</w:t>
              </w:r>
            </w:ins>
          </w:p>
        </w:tc>
        <w:tc>
          <w:tcPr>
            <w:tcW w:w="1013" w:type="dxa"/>
          </w:tcPr>
          <w:p w14:paraId="6355FBF1" w14:textId="77777777" w:rsidR="00BE40A2" w:rsidRPr="00BC46A4" w:rsidRDefault="00BE40A2" w:rsidP="00ED2292">
            <w:pPr>
              <w:rPr>
                <w:sz w:val="20"/>
              </w:rPr>
            </w:pPr>
            <w:r w:rsidRPr="00BC46A4">
              <w:rPr>
                <w:sz w:val="20"/>
              </w:rPr>
              <w:t>Amount</w:t>
            </w:r>
          </w:p>
        </w:tc>
      </w:tr>
      <w:tr w:rsidR="00BE40A2" w:rsidRPr="00BC46A4" w14:paraId="1C2882A4" w14:textId="77777777" w:rsidTr="008C725C">
        <w:trPr>
          <w:cantSplit/>
          <w:jc w:val="center"/>
        </w:trPr>
        <w:tc>
          <w:tcPr>
            <w:tcW w:w="1535" w:type="dxa"/>
          </w:tcPr>
          <w:p w14:paraId="010F9D18" w14:textId="77777777" w:rsidR="00BE40A2" w:rsidRPr="00BC46A4" w:rsidRDefault="00BE40A2" w:rsidP="00ED2292">
            <w:pPr>
              <w:rPr>
                <w:sz w:val="20"/>
              </w:rPr>
            </w:pPr>
            <w:r w:rsidRPr="00BC46A4">
              <w:rPr>
                <w:sz w:val="20"/>
              </w:rPr>
              <w:t>Prepaid Net Refund Total</w:t>
            </w:r>
          </w:p>
        </w:tc>
        <w:tc>
          <w:tcPr>
            <w:tcW w:w="6148" w:type="dxa"/>
          </w:tcPr>
          <w:p w14:paraId="5C44DBE3" w14:textId="232400DB" w:rsidR="00BE40A2" w:rsidRPr="00BC46A4" w:rsidRDefault="00BE40A2" w:rsidP="00ED2292">
            <w:pPr>
              <w:rPr>
                <w:sz w:val="20"/>
              </w:rPr>
            </w:pPr>
            <w:r w:rsidRPr="00BC46A4">
              <w:rPr>
                <w:sz w:val="20"/>
              </w:rPr>
              <w:t>Sum total owed by the Partner to the operator based on the revenue sharing agreement in place for Prepaid transactions</w:t>
            </w:r>
            <w:ins w:id="1343" w:author="Andrew Wulff" w:date="2017-07-12T11:31:00Z">
              <w:r w:rsidR="00E264C6" w:rsidRPr="00BC46A4">
                <w:rPr>
                  <w:sz w:val="20"/>
                </w:rPr>
                <w:t xml:space="preserve"> inclusive of any taxes</w:t>
              </w:r>
            </w:ins>
            <w:r w:rsidRPr="00BC46A4">
              <w:rPr>
                <w:sz w:val="20"/>
              </w:rPr>
              <w:t>.</w:t>
            </w:r>
          </w:p>
        </w:tc>
        <w:tc>
          <w:tcPr>
            <w:tcW w:w="1013" w:type="dxa"/>
          </w:tcPr>
          <w:p w14:paraId="58B468E2" w14:textId="77777777" w:rsidR="00BE40A2" w:rsidRPr="00BC46A4" w:rsidRDefault="00BE40A2" w:rsidP="00ED2292">
            <w:pPr>
              <w:rPr>
                <w:sz w:val="20"/>
              </w:rPr>
            </w:pPr>
            <w:r w:rsidRPr="00BC46A4">
              <w:rPr>
                <w:sz w:val="20"/>
              </w:rPr>
              <w:t>Amount</w:t>
            </w:r>
          </w:p>
        </w:tc>
      </w:tr>
      <w:tr w:rsidR="00BE40A2" w:rsidRPr="00BC46A4" w14:paraId="661D02BC" w14:textId="77777777" w:rsidTr="008C725C">
        <w:trPr>
          <w:cantSplit/>
          <w:jc w:val="center"/>
        </w:trPr>
        <w:tc>
          <w:tcPr>
            <w:tcW w:w="1535" w:type="dxa"/>
          </w:tcPr>
          <w:p w14:paraId="59288D91" w14:textId="77777777" w:rsidR="00BE40A2" w:rsidRPr="00BC46A4" w:rsidRDefault="00BE40A2" w:rsidP="00ED2292">
            <w:pPr>
              <w:rPr>
                <w:sz w:val="20"/>
              </w:rPr>
            </w:pPr>
            <w:r w:rsidRPr="00BC46A4">
              <w:rPr>
                <w:sz w:val="20"/>
              </w:rPr>
              <w:t>Net Settlement Amount</w:t>
            </w:r>
          </w:p>
        </w:tc>
        <w:tc>
          <w:tcPr>
            <w:tcW w:w="6148" w:type="dxa"/>
          </w:tcPr>
          <w:p w14:paraId="03CBD22A" w14:textId="1262DF76" w:rsidR="00BE40A2" w:rsidRPr="00BC46A4" w:rsidRDefault="00BE40A2" w:rsidP="00ED2292">
            <w:pPr>
              <w:rPr>
                <w:sz w:val="20"/>
              </w:rPr>
            </w:pPr>
            <w:r w:rsidRPr="00BC46A4">
              <w:rPr>
                <w:sz w:val="20"/>
              </w:rPr>
              <w:t>Amount owed to the Partner (Net Purchase Total less Net Refund Total). A negative amount in this report indicates a payable by the Partner to the operator</w:t>
            </w:r>
            <w:ins w:id="1344" w:author="Andrew Wulff" w:date="2017-07-12T11:31:00Z">
              <w:r w:rsidR="00E264C6" w:rsidRPr="00BC46A4">
                <w:rPr>
                  <w:sz w:val="20"/>
                </w:rPr>
                <w:t xml:space="preserve"> inclusive of any taxes</w:t>
              </w:r>
            </w:ins>
            <w:r w:rsidRPr="00BC46A4">
              <w:rPr>
                <w:sz w:val="20"/>
              </w:rPr>
              <w:t>.</w:t>
            </w:r>
          </w:p>
        </w:tc>
        <w:tc>
          <w:tcPr>
            <w:tcW w:w="1013" w:type="dxa"/>
          </w:tcPr>
          <w:p w14:paraId="3D4A4A9B" w14:textId="77777777" w:rsidR="00BE40A2" w:rsidRPr="00BC46A4" w:rsidRDefault="00BE40A2" w:rsidP="00ED2292">
            <w:pPr>
              <w:rPr>
                <w:sz w:val="20"/>
              </w:rPr>
            </w:pPr>
            <w:r w:rsidRPr="00BC46A4">
              <w:rPr>
                <w:sz w:val="20"/>
              </w:rPr>
              <w:t>Amount</w:t>
            </w:r>
          </w:p>
        </w:tc>
      </w:tr>
    </w:tbl>
    <w:p w14:paraId="192705E3" w14:textId="77777777" w:rsidR="0066470A" w:rsidRPr="00BC46A4" w:rsidRDefault="0066470A" w:rsidP="00E400F8"/>
    <w:p w14:paraId="3160A56F" w14:textId="77777777" w:rsidR="0066470A" w:rsidRPr="00BC46A4" w:rsidRDefault="0066470A" w:rsidP="00ED2292">
      <w:r w:rsidRPr="00BC46A4">
        <w:t>SMS Message Settlement Summary: The report then includes the SMS Message Settlement Summary as follows:</w:t>
      </w:r>
    </w:p>
    <w:p w14:paraId="367E9681" w14:textId="77777777" w:rsidR="0066470A" w:rsidRPr="00BC46A4" w:rsidRDefault="0066470A" w:rsidP="00E400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2B1D2B" w:rsidRPr="00BC46A4" w14:paraId="6812F79E" w14:textId="77777777" w:rsidTr="002B1D2B">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58A0F11B" w14:textId="77777777" w:rsidR="002B1D2B" w:rsidRPr="00BC46A4" w:rsidRDefault="002B1D2B" w:rsidP="002B1D2B">
            <w:pPr>
              <w:jc w:val="center"/>
              <w:rPr>
                <w:rFonts w:ascii="Arial" w:hAnsi="Arial" w:cs="Arial"/>
                <w:sz w:val="20"/>
              </w:rPr>
            </w:pPr>
            <w:r w:rsidRPr="00BC46A4">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314E7A97" w14:textId="77777777" w:rsidR="002B1D2B" w:rsidRPr="00BC46A4" w:rsidRDefault="002B1D2B" w:rsidP="002B1D2B">
            <w:pPr>
              <w:jc w:val="center"/>
              <w:rPr>
                <w:rFonts w:ascii="Arial" w:hAnsi="Arial" w:cs="Arial"/>
                <w:sz w:val="20"/>
              </w:rPr>
            </w:pPr>
            <w:r w:rsidRPr="00BC46A4">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2AC1CE45" w14:textId="77777777" w:rsidR="002B1D2B" w:rsidRPr="00BC46A4" w:rsidRDefault="002B1D2B" w:rsidP="002B1D2B">
            <w:pPr>
              <w:jc w:val="center"/>
              <w:rPr>
                <w:rFonts w:ascii="Arial" w:hAnsi="Arial" w:cs="Arial"/>
                <w:sz w:val="20"/>
              </w:rPr>
            </w:pPr>
            <w:r w:rsidRPr="00BC46A4">
              <w:rPr>
                <w:rFonts w:ascii="Arial" w:hAnsi="Arial" w:cs="Arial"/>
                <w:sz w:val="20"/>
              </w:rPr>
              <w:t>Type</w:t>
            </w:r>
          </w:p>
        </w:tc>
      </w:tr>
      <w:tr w:rsidR="00A33FA7" w:rsidRPr="00BC46A4" w14:paraId="6C381874" w14:textId="77777777" w:rsidTr="008C725C">
        <w:trPr>
          <w:cantSplit/>
          <w:jc w:val="center"/>
        </w:trPr>
        <w:tc>
          <w:tcPr>
            <w:tcW w:w="1535" w:type="dxa"/>
          </w:tcPr>
          <w:p w14:paraId="5D21756E" w14:textId="27EE575A" w:rsidR="00A33FA7" w:rsidRPr="00BC46A4" w:rsidRDefault="00A33FA7" w:rsidP="00ED2292">
            <w:pPr>
              <w:rPr>
                <w:sz w:val="20"/>
              </w:rPr>
            </w:pPr>
            <w:r w:rsidRPr="00BC46A4">
              <w:rPr>
                <w:sz w:val="20"/>
              </w:rPr>
              <w:t>SMS Messaging Count</w:t>
            </w:r>
          </w:p>
        </w:tc>
        <w:tc>
          <w:tcPr>
            <w:tcW w:w="6148" w:type="dxa"/>
          </w:tcPr>
          <w:p w14:paraId="67A2D9CC" w14:textId="323105E9" w:rsidR="00A33FA7" w:rsidRPr="00BC46A4" w:rsidRDefault="00A33FA7" w:rsidP="00ED2292">
            <w:pPr>
              <w:rPr>
                <w:sz w:val="20"/>
              </w:rPr>
            </w:pPr>
            <w:r w:rsidRPr="00BC46A4">
              <w:rPr>
                <w:sz w:val="20"/>
              </w:rPr>
              <w:t>Number of SMS Messages successfully sent.</w:t>
            </w:r>
          </w:p>
        </w:tc>
        <w:tc>
          <w:tcPr>
            <w:tcW w:w="1013" w:type="dxa"/>
          </w:tcPr>
          <w:p w14:paraId="6D8A42F8" w14:textId="69F93396" w:rsidR="00A33FA7" w:rsidRPr="00BC46A4" w:rsidRDefault="00A33FA7" w:rsidP="00ED2292">
            <w:pPr>
              <w:rPr>
                <w:sz w:val="20"/>
              </w:rPr>
            </w:pPr>
            <w:r w:rsidRPr="00BC46A4">
              <w:rPr>
                <w:sz w:val="20"/>
              </w:rPr>
              <w:t>Number</w:t>
            </w:r>
          </w:p>
        </w:tc>
      </w:tr>
      <w:tr w:rsidR="00A33FA7" w:rsidRPr="00BC46A4" w14:paraId="21454F90" w14:textId="77777777" w:rsidTr="008C725C">
        <w:trPr>
          <w:cantSplit/>
          <w:jc w:val="center"/>
        </w:trPr>
        <w:tc>
          <w:tcPr>
            <w:tcW w:w="1535" w:type="dxa"/>
          </w:tcPr>
          <w:p w14:paraId="6E84E854" w14:textId="7E4C4417" w:rsidR="00A33FA7" w:rsidRPr="00BC46A4" w:rsidRDefault="00A33FA7" w:rsidP="00ED2292">
            <w:pPr>
              <w:rPr>
                <w:sz w:val="20"/>
              </w:rPr>
            </w:pPr>
            <w:r w:rsidRPr="00BC46A4">
              <w:rPr>
                <w:sz w:val="20"/>
              </w:rPr>
              <w:t>Net Messaging Settlement Amount</w:t>
            </w:r>
          </w:p>
        </w:tc>
        <w:tc>
          <w:tcPr>
            <w:tcW w:w="6148" w:type="dxa"/>
          </w:tcPr>
          <w:p w14:paraId="7BD1CE15" w14:textId="445BC608" w:rsidR="00A33FA7" w:rsidRPr="00BC46A4" w:rsidRDefault="00BC6657" w:rsidP="000E2D55">
            <w:pPr>
              <w:rPr>
                <w:sz w:val="20"/>
              </w:rPr>
            </w:pPr>
            <w:r w:rsidRPr="00BC46A4">
              <w:rPr>
                <w:sz w:val="20"/>
              </w:rPr>
              <w:t>Amount owed to the Partner. A negative amount in this report indicates a payable by the Partner to the operator</w:t>
            </w:r>
            <w:ins w:id="1345" w:author="Andrew Wulff" w:date="2017-07-12T11:32:00Z">
              <w:r w:rsidR="000E2D55" w:rsidRPr="00BC46A4">
                <w:rPr>
                  <w:sz w:val="20"/>
                </w:rPr>
                <w:t xml:space="preserve"> </w:t>
              </w:r>
            </w:ins>
            <w:ins w:id="1346" w:author="Andrew Wulff" w:date="2017-07-12T11:34:00Z">
              <w:r w:rsidR="000E2D55" w:rsidRPr="00BC46A4">
                <w:rPr>
                  <w:sz w:val="20"/>
                </w:rPr>
                <w:t>ex</w:t>
              </w:r>
            </w:ins>
            <w:ins w:id="1347" w:author="Andrew Wulff" w:date="2017-07-12T11:32:00Z">
              <w:r w:rsidR="000E2D55" w:rsidRPr="00BC46A4">
                <w:rPr>
                  <w:sz w:val="20"/>
                </w:rPr>
                <w:t>clusive of any taxes</w:t>
              </w:r>
            </w:ins>
            <w:r w:rsidRPr="00BC46A4">
              <w:rPr>
                <w:sz w:val="20"/>
              </w:rPr>
              <w:t>.</w:t>
            </w:r>
          </w:p>
        </w:tc>
        <w:tc>
          <w:tcPr>
            <w:tcW w:w="1013" w:type="dxa"/>
          </w:tcPr>
          <w:p w14:paraId="3ADBE74D" w14:textId="0A297DE2" w:rsidR="00A33FA7" w:rsidRPr="00BC46A4" w:rsidRDefault="00A33FA7" w:rsidP="00ED2292">
            <w:pPr>
              <w:rPr>
                <w:sz w:val="20"/>
              </w:rPr>
            </w:pPr>
            <w:r w:rsidRPr="00BC46A4">
              <w:rPr>
                <w:sz w:val="20"/>
              </w:rPr>
              <w:t>Amount</w:t>
            </w:r>
          </w:p>
        </w:tc>
      </w:tr>
      <w:tr w:rsidR="00A33FA7" w:rsidRPr="00BC46A4" w14:paraId="7C318C4B" w14:textId="77777777" w:rsidTr="008C725C">
        <w:trPr>
          <w:cantSplit/>
          <w:jc w:val="center"/>
        </w:trPr>
        <w:tc>
          <w:tcPr>
            <w:tcW w:w="1535" w:type="dxa"/>
          </w:tcPr>
          <w:p w14:paraId="60FBF793" w14:textId="500A99D4" w:rsidR="00A33FA7" w:rsidRPr="00BC46A4" w:rsidRDefault="00A33FA7" w:rsidP="00ED2292">
            <w:pPr>
              <w:rPr>
                <w:sz w:val="20"/>
              </w:rPr>
            </w:pPr>
            <w:r w:rsidRPr="00BC46A4">
              <w:rPr>
                <w:sz w:val="20"/>
              </w:rPr>
              <w:t>Tax Amount</w:t>
            </w:r>
          </w:p>
        </w:tc>
        <w:tc>
          <w:tcPr>
            <w:tcW w:w="6148" w:type="dxa"/>
          </w:tcPr>
          <w:p w14:paraId="3D55AD8D" w14:textId="7348CA79" w:rsidR="00A33FA7" w:rsidRPr="00BC46A4" w:rsidRDefault="00BC6657" w:rsidP="00ED2292">
            <w:pPr>
              <w:rPr>
                <w:sz w:val="20"/>
              </w:rPr>
            </w:pPr>
            <w:r w:rsidRPr="00BC46A4">
              <w:rPr>
                <w:sz w:val="20"/>
              </w:rPr>
              <w:t>The tax amount for the SMS Messages</w:t>
            </w:r>
          </w:p>
        </w:tc>
        <w:tc>
          <w:tcPr>
            <w:tcW w:w="1013" w:type="dxa"/>
          </w:tcPr>
          <w:p w14:paraId="1AEFCA53" w14:textId="077A4338" w:rsidR="00A33FA7" w:rsidRPr="00BC46A4" w:rsidRDefault="00A33FA7" w:rsidP="00ED2292">
            <w:pPr>
              <w:rPr>
                <w:sz w:val="20"/>
              </w:rPr>
            </w:pPr>
            <w:r w:rsidRPr="00BC46A4">
              <w:rPr>
                <w:sz w:val="20"/>
              </w:rPr>
              <w:t>Amount</w:t>
            </w:r>
          </w:p>
        </w:tc>
      </w:tr>
      <w:tr w:rsidR="00A33FA7" w:rsidRPr="002B1D2B" w14:paraId="4C9633AD" w14:textId="77777777" w:rsidTr="008C725C">
        <w:trPr>
          <w:cantSplit/>
          <w:jc w:val="center"/>
        </w:trPr>
        <w:tc>
          <w:tcPr>
            <w:tcW w:w="1535" w:type="dxa"/>
          </w:tcPr>
          <w:p w14:paraId="4A5777DF" w14:textId="3A57FABE" w:rsidR="00A33FA7" w:rsidRPr="00BC46A4" w:rsidRDefault="00A33FA7" w:rsidP="00ED2292">
            <w:pPr>
              <w:rPr>
                <w:sz w:val="20"/>
              </w:rPr>
            </w:pPr>
            <w:r w:rsidRPr="00BC46A4">
              <w:rPr>
                <w:sz w:val="20"/>
              </w:rPr>
              <w:t>Total Messaging Amount Owed to USCC</w:t>
            </w:r>
          </w:p>
        </w:tc>
        <w:tc>
          <w:tcPr>
            <w:tcW w:w="6148" w:type="dxa"/>
          </w:tcPr>
          <w:p w14:paraId="189E79EF" w14:textId="01C80953" w:rsidR="00A33FA7" w:rsidRPr="00BC46A4" w:rsidRDefault="00BC6657" w:rsidP="00ED2292">
            <w:pPr>
              <w:rPr>
                <w:sz w:val="20"/>
              </w:rPr>
            </w:pPr>
            <w:r w:rsidRPr="00BC46A4">
              <w:rPr>
                <w:sz w:val="20"/>
              </w:rPr>
              <w:t>Total SMS Messaging amount owed USCC, which is total Net Messaging Settlement Amount and Tax Amount</w:t>
            </w:r>
          </w:p>
        </w:tc>
        <w:tc>
          <w:tcPr>
            <w:tcW w:w="1013" w:type="dxa"/>
          </w:tcPr>
          <w:p w14:paraId="12B88A16" w14:textId="78716B5F" w:rsidR="00A33FA7" w:rsidRPr="002B1D2B" w:rsidRDefault="00A33FA7" w:rsidP="00ED2292">
            <w:pPr>
              <w:rPr>
                <w:sz w:val="20"/>
              </w:rPr>
            </w:pPr>
            <w:r w:rsidRPr="00BC46A4">
              <w:rPr>
                <w:sz w:val="20"/>
              </w:rPr>
              <w:t>Amount</w:t>
            </w:r>
          </w:p>
        </w:tc>
      </w:tr>
    </w:tbl>
    <w:p w14:paraId="63B7739B" w14:textId="77777777" w:rsidR="0066470A" w:rsidRDefault="0066470A" w:rsidP="00ED2292"/>
    <w:p w14:paraId="234C1EDC" w14:textId="28F02F3D" w:rsidR="0066470A" w:rsidRDefault="0066470A" w:rsidP="00ED2292">
      <w:r>
        <w:t>SMS Message</w:t>
      </w:r>
      <w:r w:rsidRPr="003E3F2C">
        <w:t xml:space="preserve"> Details: The report then includes a line item per </w:t>
      </w:r>
      <w:r>
        <w:t>Short Code</w:t>
      </w:r>
      <w:r w:rsidRPr="003E3F2C">
        <w:t xml:space="preserve"> as follows:</w:t>
      </w:r>
    </w:p>
    <w:p w14:paraId="3A48ADB9" w14:textId="77777777" w:rsidR="0066470A" w:rsidRDefault="0066470A" w:rsidP="00ED229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2B1D2B" w:rsidRPr="002B1D2B" w14:paraId="534A10E9" w14:textId="77777777" w:rsidTr="002B1D2B">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5A655304" w14:textId="77777777" w:rsidR="002B1D2B" w:rsidRPr="002B1D2B" w:rsidRDefault="002B1D2B" w:rsidP="00FD61CE">
            <w:pPr>
              <w:keepNext/>
              <w:keepLines/>
              <w:jc w:val="center"/>
              <w:rPr>
                <w:rFonts w:ascii="Arial" w:hAnsi="Arial" w:cs="Arial"/>
                <w:sz w:val="20"/>
              </w:rPr>
            </w:pPr>
            <w:r w:rsidRPr="002B1D2B">
              <w:rPr>
                <w:rFonts w:ascii="Arial" w:hAnsi="Arial" w:cs="Arial"/>
                <w:sz w:val="20"/>
              </w:rPr>
              <w:lastRenderedPageBreak/>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7C2E9A4A" w14:textId="77777777" w:rsidR="002B1D2B" w:rsidRPr="002B1D2B" w:rsidRDefault="002B1D2B" w:rsidP="00FD61CE">
            <w:pPr>
              <w:keepNext/>
              <w:keepLines/>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22E200EC" w14:textId="77777777" w:rsidR="002B1D2B" w:rsidRPr="002B1D2B" w:rsidRDefault="002B1D2B" w:rsidP="00FD61CE">
            <w:pPr>
              <w:keepNext/>
              <w:keepLines/>
              <w:jc w:val="center"/>
              <w:rPr>
                <w:rFonts w:ascii="Arial" w:hAnsi="Arial" w:cs="Arial"/>
                <w:sz w:val="20"/>
              </w:rPr>
            </w:pPr>
            <w:r w:rsidRPr="002B1D2B">
              <w:rPr>
                <w:rFonts w:ascii="Arial" w:hAnsi="Arial" w:cs="Arial"/>
                <w:sz w:val="20"/>
              </w:rPr>
              <w:t>Type</w:t>
            </w:r>
          </w:p>
        </w:tc>
      </w:tr>
      <w:tr w:rsidR="00BC6657" w:rsidRPr="002B1D2B" w14:paraId="00768AC6" w14:textId="77777777" w:rsidTr="008C725C">
        <w:trPr>
          <w:cantSplit/>
          <w:jc w:val="center"/>
        </w:trPr>
        <w:tc>
          <w:tcPr>
            <w:tcW w:w="1535" w:type="dxa"/>
          </w:tcPr>
          <w:p w14:paraId="67F634CF" w14:textId="023C40CA" w:rsidR="00BC6657" w:rsidRPr="002B1D2B" w:rsidRDefault="00BC6657" w:rsidP="00FD61CE">
            <w:pPr>
              <w:keepNext/>
              <w:keepLines/>
              <w:rPr>
                <w:sz w:val="20"/>
              </w:rPr>
            </w:pPr>
            <w:r w:rsidRPr="002B1D2B">
              <w:rPr>
                <w:sz w:val="20"/>
              </w:rPr>
              <w:t>SMS COUNT</w:t>
            </w:r>
          </w:p>
        </w:tc>
        <w:tc>
          <w:tcPr>
            <w:tcW w:w="6148" w:type="dxa"/>
          </w:tcPr>
          <w:p w14:paraId="6B54E8CD" w14:textId="3FF98F14" w:rsidR="00BC6657" w:rsidRPr="002B1D2B" w:rsidRDefault="00BC6657" w:rsidP="00FD61CE">
            <w:pPr>
              <w:keepNext/>
              <w:keepLines/>
              <w:rPr>
                <w:sz w:val="20"/>
              </w:rPr>
            </w:pPr>
            <w:r w:rsidRPr="002B1D2B">
              <w:rPr>
                <w:sz w:val="20"/>
              </w:rPr>
              <w:t>This is label of the section provide details on the SMS count per Short Code</w:t>
            </w:r>
          </w:p>
        </w:tc>
        <w:tc>
          <w:tcPr>
            <w:tcW w:w="1013" w:type="dxa"/>
          </w:tcPr>
          <w:p w14:paraId="3373E720" w14:textId="590B8D84" w:rsidR="00BC6657" w:rsidRPr="002B1D2B" w:rsidRDefault="00BC6657" w:rsidP="00FD61CE">
            <w:pPr>
              <w:keepNext/>
              <w:keepLines/>
              <w:rPr>
                <w:sz w:val="20"/>
              </w:rPr>
            </w:pPr>
            <w:r w:rsidRPr="002B1D2B">
              <w:rPr>
                <w:sz w:val="20"/>
              </w:rPr>
              <w:t>N/A</w:t>
            </w:r>
          </w:p>
        </w:tc>
      </w:tr>
      <w:tr w:rsidR="00BC6657" w:rsidRPr="002B1D2B" w14:paraId="502DB9E0" w14:textId="77777777" w:rsidTr="008C725C">
        <w:trPr>
          <w:cantSplit/>
          <w:jc w:val="center"/>
        </w:trPr>
        <w:tc>
          <w:tcPr>
            <w:tcW w:w="1535" w:type="dxa"/>
          </w:tcPr>
          <w:p w14:paraId="19457363" w14:textId="507C8240" w:rsidR="00BC6657" w:rsidRPr="002B1D2B" w:rsidRDefault="00BC6657" w:rsidP="00ED2292">
            <w:pPr>
              <w:rPr>
                <w:sz w:val="20"/>
              </w:rPr>
            </w:pPr>
            <w:r w:rsidRPr="002B1D2B">
              <w:rPr>
                <w:sz w:val="20"/>
              </w:rPr>
              <w:t>Short Code</w:t>
            </w:r>
          </w:p>
        </w:tc>
        <w:tc>
          <w:tcPr>
            <w:tcW w:w="6148" w:type="dxa"/>
          </w:tcPr>
          <w:p w14:paraId="18684E32" w14:textId="2B40EA9B" w:rsidR="00BC6657" w:rsidRPr="002B1D2B" w:rsidRDefault="00BC6657" w:rsidP="00ED2292">
            <w:pPr>
              <w:rPr>
                <w:sz w:val="20"/>
              </w:rPr>
            </w:pPr>
            <w:r w:rsidRPr="002B1D2B">
              <w:rPr>
                <w:sz w:val="20"/>
              </w:rPr>
              <w:t>Contains the Short Code value</w:t>
            </w:r>
          </w:p>
        </w:tc>
        <w:tc>
          <w:tcPr>
            <w:tcW w:w="1013" w:type="dxa"/>
          </w:tcPr>
          <w:p w14:paraId="748C9499" w14:textId="7474F421" w:rsidR="00BC6657" w:rsidRPr="002B1D2B" w:rsidRDefault="00BC6657" w:rsidP="00ED2292">
            <w:pPr>
              <w:rPr>
                <w:sz w:val="20"/>
              </w:rPr>
            </w:pPr>
            <w:r w:rsidRPr="002B1D2B">
              <w:rPr>
                <w:sz w:val="20"/>
              </w:rPr>
              <w:t>Number</w:t>
            </w:r>
          </w:p>
        </w:tc>
      </w:tr>
      <w:tr w:rsidR="00BC6657" w:rsidRPr="002B1D2B" w14:paraId="42BE7DBE" w14:textId="77777777" w:rsidTr="008C725C">
        <w:trPr>
          <w:cantSplit/>
          <w:jc w:val="center"/>
        </w:trPr>
        <w:tc>
          <w:tcPr>
            <w:tcW w:w="1535" w:type="dxa"/>
          </w:tcPr>
          <w:p w14:paraId="3CF17EDA" w14:textId="3AFC2C46" w:rsidR="00BC6657" w:rsidRPr="002B1D2B" w:rsidRDefault="00BC6657" w:rsidP="00ED2292">
            <w:pPr>
              <w:rPr>
                <w:sz w:val="20"/>
              </w:rPr>
            </w:pPr>
            <w:r w:rsidRPr="002B1D2B">
              <w:rPr>
                <w:sz w:val="20"/>
              </w:rPr>
              <w:t>SMS Count</w:t>
            </w:r>
          </w:p>
        </w:tc>
        <w:tc>
          <w:tcPr>
            <w:tcW w:w="6148" w:type="dxa"/>
          </w:tcPr>
          <w:p w14:paraId="179C395B" w14:textId="0ED719FC" w:rsidR="00BC6657" w:rsidRPr="002B1D2B" w:rsidRDefault="00BC6657" w:rsidP="00ED2292">
            <w:pPr>
              <w:rPr>
                <w:sz w:val="20"/>
              </w:rPr>
            </w:pPr>
            <w:r w:rsidRPr="002B1D2B">
              <w:rPr>
                <w:sz w:val="20"/>
              </w:rPr>
              <w:t>The count of SMS Messages for a given Short Code</w:t>
            </w:r>
          </w:p>
        </w:tc>
        <w:tc>
          <w:tcPr>
            <w:tcW w:w="1013" w:type="dxa"/>
          </w:tcPr>
          <w:p w14:paraId="5F510876" w14:textId="45C01E49" w:rsidR="00BC6657" w:rsidRPr="002B1D2B" w:rsidRDefault="00BC6657" w:rsidP="00ED2292">
            <w:pPr>
              <w:rPr>
                <w:sz w:val="20"/>
              </w:rPr>
            </w:pPr>
            <w:r w:rsidRPr="002B1D2B">
              <w:rPr>
                <w:sz w:val="20"/>
              </w:rPr>
              <w:t>Number</w:t>
            </w:r>
          </w:p>
        </w:tc>
      </w:tr>
      <w:tr w:rsidR="00BC6657" w:rsidRPr="002B1D2B" w14:paraId="747ECFDF" w14:textId="77777777" w:rsidTr="008C725C">
        <w:trPr>
          <w:cantSplit/>
          <w:jc w:val="center"/>
        </w:trPr>
        <w:tc>
          <w:tcPr>
            <w:tcW w:w="1535" w:type="dxa"/>
          </w:tcPr>
          <w:p w14:paraId="279987AD" w14:textId="2492BC8F" w:rsidR="00BC6657" w:rsidRPr="002B1D2B" w:rsidRDefault="00BC6657" w:rsidP="00ED2292">
            <w:pPr>
              <w:rPr>
                <w:sz w:val="20"/>
              </w:rPr>
            </w:pPr>
            <w:r w:rsidRPr="002B1D2B">
              <w:rPr>
                <w:sz w:val="20"/>
              </w:rPr>
              <w:t>SMS Price Point</w:t>
            </w:r>
          </w:p>
        </w:tc>
        <w:tc>
          <w:tcPr>
            <w:tcW w:w="6148" w:type="dxa"/>
          </w:tcPr>
          <w:p w14:paraId="47F6B24B" w14:textId="60DA04DE" w:rsidR="00BC6657" w:rsidRPr="002B1D2B" w:rsidRDefault="00BC6657" w:rsidP="00ED2292">
            <w:pPr>
              <w:rPr>
                <w:sz w:val="20"/>
              </w:rPr>
            </w:pPr>
            <w:r w:rsidRPr="002B1D2B">
              <w:rPr>
                <w:sz w:val="20"/>
              </w:rPr>
              <w:t>The SMS Price Point for a given Short Code</w:t>
            </w:r>
          </w:p>
        </w:tc>
        <w:tc>
          <w:tcPr>
            <w:tcW w:w="1013" w:type="dxa"/>
          </w:tcPr>
          <w:p w14:paraId="5E22B4CC" w14:textId="7656BC32" w:rsidR="00BC6657" w:rsidRPr="002B1D2B" w:rsidRDefault="00BC6657" w:rsidP="00ED2292">
            <w:pPr>
              <w:rPr>
                <w:sz w:val="20"/>
              </w:rPr>
            </w:pPr>
            <w:r w:rsidRPr="002B1D2B">
              <w:rPr>
                <w:sz w:val="20"/>
              </w:rPr>
              <w:t>Amount</w:t>
            </w:r>
          </w:p>
        </w:tc>
      </w:tr>
    </w:tbl>
    <w:p w14:paraId="5C824BEC" w14:textId="77777777" w:rsidR="00BE40A2" w:rsidRDefault="00BE40A2" w:rsidP="00ED2292"/>
    <w:p w14:paraId="0DA78D0E" w14:textId="77777777" w:rsidR="00BE40A2" w:rsidRPr="00546E6F" w:rsidRDefault="00BE40A2" w:rsidP="00ED2292"/>
    <w:p w14:paraId="790FC55E" w14:textId="3D5A8787" w:rsidR="00942A2B" w:rsidRPr="009827F1" w:rsidRDefault="00942A2B" w:rsidP="00E400F8">
      <w:pPr>
        <w:pStyle w:val="Heading3"/>
        <w:keepLines/>
        <w:spacing w:before="360" w:after="240"/>
      </w:pPr>
      <w:bookmarkStart w:id="1348" w:name="_Toc367633818"/>
      <w:r w:rsidRPr="009827F1">
        <w:t xml:space="preserve">Partner Settlement </w:t>
      </w:r>
      <w:r>
        <w:t>Detail</w:t>
      </w:r>
      <w:r w:rsidR="005B314C">
        <w:t>s</w:t>
      </w:r>
      <w:r>
        <w:t xml:space="preserve"> </w:t>
      </w:r>
      <w:r w:rsidRPr="009827F1">
        <w:t>Report</w:t>
      </w:r>
      <w:bookmarkEnd w:id="1348"/>
    </w:p>
    <w:p w14:paraId="71BBFD26" w14:textId="4393CAD9" w:rsidR="005B314C" w:rsidRPr="005B314C" w:rsidRDefault="005B314C" w:rsidP="00E400F8">
      <w:pPr>
        <w:widowControl w:val="0"/>
        <w:autoSpaceDE w:val="0"/>
        <w:autoSpaceDN w:val="0"/>
        <w:adjustRightInd w:val="0"/>
        <w:spacing w:after="240"/>
      </w:pPr>
      <w:r w:rsidRPr="005B314C">
        <w:t xml:space="preserve">The Partner </w:t>
      </w:r>
      <w:r>
        <w:t>S</w:t>
      </w:r>
      <w:r w:rsidRPr="005B314C">
        <w:t xml:space="preserve">ettlement </w:t>
      </w:r>
      <w:r>
        <w:t xml:space="preserve">Details report </w:t>
      </w:r>
      <w:r w:rsidRPr="005B314C">
        <w:t xml:space="preserve">provides a detailed breakdown of the amount owed to (or potentially by) each </w:t>
      </w:r>
      <w:r>
        <w:t>P</w:t>
      </w:r>
      <w:r w:rsidRPr="005B314C">
        <w:t xml:space="preserve">artner to </w:t>
      </w:r>
      <w:r>
        <w:t>USCC</w:t>
      </w:r>
      <w:r w:rsidRPr="005B314C">
        <w:t xml:space="preserve">. The report contains the </w:t>
      </w:r>
      <w:r>
        <w:t>data</w:t>
      </w:r>
      <w:r w:rsidRPr="005B314C">
        <w:t xml:space="preserve"> provided in the Partner Settlement Summary Report</w:t>
      </w:r>
      <w:r>
        <w:t xml:space="preserve">, which is described in Section </w:t>
      </w:r>
      <w:r>
        <w:fldChar w:fldCharType="begin"/>
      </w:r>
      <w:r>
        <w:instrText xml:space="preserve"> REF _Ref235357767 \w \p \h </w:instrText>
      </w:r>
      <w:r>
        <w:fldChar w:fldCharType="separate"/>
      </w:r>
      <w:r w:rsidR="00517227">
        <w:t>5.1.1 above</w:t>
      </w:r>
      <w:r>
        <w:fldChar w:fldCharType="end"/>
      </w:r>
      <w:r>
        <w:t>,</w:t>
      </w:r>
      <w:r w:rsidRPr="005B314C">
        <w:t xml:space="preserve"> and in addition provides a per-transaction breakdown showing the amount owed to (or by) the partner for each transaction based on the settlement terms defined.</w:t>
      </w:r>
    </w:p>
    <w:p w14:paraId="6D13AEFE" w14:textId="3F7CE3DE" w:rsidR="00942A2B" w:rsidRPr="002B1D2B" w:rsidRDefault="00942A2B" w:rsidP="00ED2292">
      <w:r w:rsidRPr="005B314C">
        <w:t xml:space="preserve">The report is generated in machine-readable text format with field values separated by a comma or Comma Separated Values (CSV) File format with an extension of ‘csv’. The formats of the fields defined in the table are </w:t>
      </w:r>
      <w:r w:rsidRPr="002B1D2B">
        <w:t>specified in Section 9.2 of reference [</w:t>
      </w:r>
      <w:r w:rsidRPr="002B1D2B">
        <w:fldChar w:fldCharType="begin"/>
      </w:r>
      <w:r w:rsidRPr="002B1D2B">
        <w:instrText xml:space="preserve"> REF _Ref235354245 \w \h </w:instrText>
      </w:r>
      <w:r w:rsidRPr="002B1D2B">
        <w:fldChar w:fldCharType="separate"/>
      </w:r>
      <w:r w:rsidR="00517227">
        <w:t>11</w:t>
      </w:r>
      <w:r w:rsidRPr="002B1D2B">
        <w:fldChar w:fldCharType="end"/>
      </w:r>
      <w:r w:rsidRPr="002B1D2B">
        <w:t xml:space="preserve">]. </w:t>
      </w:r>
    </w:p>
    <w:p w14:paraId="272D2C41" w14:textId="77777777" w:rsidR="00942A2B" w:rsidRDefault="00942A2B" w:rsidP="00ED2292">
      <w:pPr>
        <w:rPr>
          <w:highlight w:val="green"/>
        </w:rPr>
      </w:pPr>
    </w:p>
    <w:p w14:paraId="0B077556" w14:textId="5DBCA389" w:rsidR="00942A2B" w:rsidRPr="009827F1" w:rsidRDefault="00942A2B" w:rsidP="00ED2292">
      <w:pPr>
        <w:pStyle w:val="Heading4"/>
      </w:pPr>
      <w:bookmarkStart w:id="1349" w:name="_Toc367633819"/>
      <w:r w:rsidRPr="009827F1">
        <w:t xml:space="preserve">Partner Settlement </w:t>
      </w:r>
      <w:r w:rsidR="005B314C">
        <w:t xml:space="preserve">Details </w:t>
      </w:r>
      <w:r w:rsidRPr="009827F1">
        <w:t>Report</w:t>
      </w:r>
      <w:r>
        <w:t xml:space="preserve"> – With No SMS Information</w:t>
      </w:r>
      <w:r w:rsidR="00400382">
        <w:t xml:space="preserve"> and for Google</w:t>
      </w:r>
      <w:bookmarkEnd w:id="1349"/>
    </w:p>
    <w:p w14:paraId="382D0ECD" w14:textId="77777777" w:rsidR="00942A2B" w:rsidRDefault="00942A2B" w:rsidP="00ED2292">
      <w:pPr>
        <w:rPr>
          <w:highlight w:val="green"/>
        </w:rPr>
      </w:pPr>
    </w:p>
    <w:p w14:paraId="339DAEE8" w14:textId="77777777" w:rsidR="00942A2B" w:rsidRDefault="00942A2B" w:rsidP="00ED2292">
      <w:r w:rsidRPr="005B314C">
        <w:t>The report contains the following fields:</w:t>
      </w:r>
    </w:p>
    <w:p w14:paraId="00EF829F" w14:textId="77777777" w:rsidR="00AB2D42" w:rsidRPr="005B314C" w:rsidRDefault="00AB2D42" w:rsidP="00ED2292"/>
    <w:p w14:paraId="434BCB5B" w14:textId="77777777" w:rsidR="00942A2B" w:rsidRPr="0025328C" w:rsidRDefault="00942A2B" w:rsidP="00ED2292">
      <w:pPr>
        <w:rPr>
          <w:highlight w:val="gree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942A2B" w:rsidRPr="002B1D2B" w14:paraId="077286D6" w14:textId="77777777" w:rsidTr="00942A2B">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4DC52A10" w14:textId="77777777" w:rsidR="00942A2B" w:rsidRPr="002B1D2B" w:rsidRDefault="00942A2B" w:rsidP="002B1D2B">
            <w:pPr>
              <w:jc w:val="center"/>
              <w:rPr>
                <w:rFonts w:ascii="Arial" w:hAnsi="Arial" w:cs="Arial"/>
                <w:sz w:val="20"/>
              </w:rPr>
            </w:pPr>
            <w:r w:rsidRPr="002B1D2B">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1FEB9702" w14:textId="77777777" w:rsidR="00942A2B" w:rsidRPr="002B1D2B" w:rsidRDefault="00942A2B" w:rsidP="002B1D2B">
            <w:pPr>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2C0CF07C" w14:textId="77777777" w:rsidR="00942A2B" w:rsidRPr="002B1D2B" w:rsidRDefault="00942A2B" w:rsidP="002B1D2B">
            <w:pPr>
              <w:jc w:val="center"/>
              <w:rPr>
                <w:rFonts w:ascii="Arial" w:hAnsi="Arial" w:cs="Arial"/>
                <w:sz w:val="20"/>
              </w:rPr>
            </w:pPr>
            <w:r w:rsidRPr="002B1D2B">
              <w:rPr>
                <w:rFonts w:ascii="Arial" w:hAnsi="Arial" w:cs="Arial"/>
                <w:sz w:val="20"/>
              </w:rPr>
              <w:t>Type</w:t>
            </w:r>
          </w:p>
        </w:tc>
      </w:tr>
      <w:tr w:rsidR="00942A2B" w:rsidRPr="002B1D2B" w14:paraId="19074D94" w14:textId="77777777" w:rsidTr="00942A2B">
        <w:trPr>
          <w:cantSplit/>
          <w:jc w:val="center"/>
        </w:trPr>
        <w:tc>
          <w:tcPr>
            <w:tcW w:w="1535" w:type="dxa"/>
          </w:tcPr>
          <w:p w14:paraId="4FAB85A6" w14:textId="77777777" w:rsidR="00942A2B" w:rsidRPr="002B1D2B" w:rsidRDefault="00942A2B" w:rsidP="00ED2292">
            <w:pPr>
              <w:rPr>
                <w:sz w:val="20"/>
              </w:rPr>
            </w:pPr>
            <w:r w:rsidRPr="002B1D2B">
              <w:rPr>
                <w:sz w:val="20"/>
              </w:rPr>
              <w:t>Version</w:t>
            </w:r>
          </w:p>
        </w:tc>
        <w:tc>
          <w:tcPr>
            <w:tcW w:w="6148" w:type="dxa"/>
          </w:tcPr>
          <w:p w14:paraId="02331D35" w14:textId="77777777" w:rsidR="00942A2B" w:rsidRPr="002B1D2B" w:rsidRDefault="00942A2B" w:rsidP="00ED2292">
            <w:pPr>
              <w:rPr>
                <w:sz w:val="20"/>
              </w:rPr>
            </w:pPr>
            <w:r w:rsidRPr="002B1D2B">
              <w:rPr>
                <w:sz w:val="20"/>
              </w:rPr>
              <w:t>Version number</w:t>
            </w:r>
          </w:p>
        </w:tc>
        <w:tc>
          <w:tcPr>
            <w:tcW w:w="1013" w:type="dxa"/>
          </w:tcPr>
          <w:p w14:paraId="7DF41CF1" w14:textId="77777777" w:rsidR="00942A2B" w:rsidRPr="002B1D2B" w:rsidRDefault="00942A2B" w:rsidP="00ED2292">
            <w:pPr>
              <w:rPr>
                <w:sz w:val="20"/>
              </w:rPr>
            </w:pPr>
            <w:r w:rsidRPr="002B1D2B">
              <w:rPr>
                <w:sz w:val="20"/>
              </w:rPr>
              <w:t>Number</w:t>
            </w:r>
          </w:p>
        </w:tc>
      </w:tr>
      <w:tr w:rsidR="00942A2B" w:rsidRPr="002B1D2B" w14:paraId="786F9288" w14:textId="77777777" w:rsidTr="00942A2B">
        <w:trPr>
          <w:cantSplit/>
          <w:jc w:val="center"/>
        </w:trPr>
        <w:tc>
          <w:tcPr>
            <w:tcW w:w="1535" w:type="dxa"/>
          </w:tcPr>
          <w:p w14:paraId="4837F344" w14:textId="77777777" w:rsidR="00942A2B" w:rsidRPr="002B1D2B" w:rsidRDefault="00942A2B" w:rsidP="00ED2292">
            <w:pPr>
              <w:rPr>
                <w:sz w:val="20"/>
              </w:rPr>
            </w:pPr>
            <w:r w:rsidRPr="002B1D2B">
              <w:rPr>
                <w:sz w:val="20"/>
              </w:rPr>
              <w:t>Report Date</w:t>
            </w:r>
          </w:p>
        </w:tc>
        <w:tc>
          <w:tcPr>
            <w:tcW w:w="6148" w:type="dxa"/>
          </w:tcPr>
          <w:p w14:paraId="257C6301" w14:textId="77777777" w:rsidR="00942A2B" w:rsidRPr="002B1D2B" w:rsidRDefault="00942A2B" w:rsidP="00ED2292">
            <w:pPr>
              <w:rPr>
                <w:sz w:val="20"/>
              </w:rPr>
            </w:pPr>
            <w:r w:rsidRPr="002B1D2B">
              <w:rPr>
                <w:sz w:val="20"/>
              </w:rPr>
              <w:t>Date when report was produced</w:t>
            </w:r>
          </w:p>
        </w:tc>
        <w:tc>
          <w:tcPr>
            <w:tcW w:w="1013" w:type="dxa"/>
          </w:tcPr>
          <w:p w14:paraId="2FEED509" w14:textId="77777777" w:rsidR="00942A2B" w:rsidRPr="002B1D2B" w:rsidRDefault="00942A2B" w:rsidP="00ED2292">
            <w:pPr>
              <w:rPr>
                <w:sz w:val="20"/>
              </w:rPr>
            </w:pPr>
            <w:r w:rsidRPr="002B1D2B">
              <w:rPr>
                <w:sz w:val="20"/>
              </w:rPr>
              <w:t>Date Time</w:t>
            </w:r>
          </w:p>
        </w:tc>
      </w:tr>
      <w:tr w:rsidR="00942A2B" w:rsidRPr="002B1D2B" w14:paraId="6C9B1C91" w14:textId="77777777" w:rsidTr="00942A2B">
        <w:trPr>
          <w:cantSplit/>
          <w:jc w:val="center"/>
        </w:trPr>
        <w:tc>
          <w:tcPr>
            <w:tcW w:w="1535" w:type="dxa"/>
          </w:tcPr>
          <w:p w14:paraId="6B556A8F" w14:textId="77777777" w:rsidR="00942A2B" w:rsidRPr="002B1D2B" w:rsidRDefault="00942A2B" w:rsidP="00ED2292">
            <w:pPr>
              <w:rPr>
                <w:sz w:val="20"/>
              </w:rPr>
            </w:pPr>
            <w:r w:rsidRPr="002B1D2B">
              <w:rPr>
                <w:sz w:val="20"/>
              </w:rPr>
              <w:t>Start Date</w:t>
            </w:r>
          </w:p>
        </w:tc>
        <w:tc>
          <w:tcPr>
            <w:tcW w:w="6148" w:type="dxa"/>
          </w:tcPr>
          <w:p w14:paraId="46E5D33B" w14:textId="77777777" w:rsidR="00942A2B" w:rsidRPr="002B1D2B" w:rsidRDefault="00942A2B" w:rsidP="00ED2292">
            <w:pPr>
              <w:rPr>
                <w:sz w:val="20"/>
              </w:rPr>
            </w:pPr>
            <w:r w:rsidRPr="002B1D2B">
              <w:rPr>
                <w:sz w:val="20"/>
              </w:rPr>
              <w:t>Start date of period covered by report</w:t>
            </w:r>
          </w:p>
        </w:tc>
        <w:tc>
          <w:tcPr>
            <w:tcW w:w="1013" w:type="dxa"/>
          </w:tcPr>
          <w:p w14:paraId="79E54BD5" w14:textId="77777777" w:rsidR="00942A2B" w:rsidRPr="002B1D2B" w:rsidRDefault="00942A2B" w:rsidP="00ED2292">
            <w:pPr>
              <w:rPr>
                <w:sz w:val="20"/>
              </w:rPr>
            </w:pPr>
            <w:r w:rsidRPr="002B1D2B">
              <w:rPr>
                <w:sz w:val="20"/>
              </w:rPr>
              <w:t>Date Time</w:t>
            </w:r>
          </w:p>
        </w:tc>
      </w:tr>
      <w:tr w:rsidR="00942A2B" w:rsidRPr="002B1D2B" w14:paraId="650D1D3B" w14:textId="77777777" w:rsidTr="00942A2B">
        <w:trPr>
          <w:cantSplit/>
          <w:jc w:val="center"/>
        </w:trPr>
        <w:tc>
          <w:tcPr>
            <w:tcW w:w="1535" w:type="dxa"/>
          </w:tcPr>
          <w:p w14:paraId="15A3DFFD" w14:textId="77777777" w:rsidR="00942A2B" w:rsidRPr="002B1D2B" w:rsidRDefault="00942A2B" w:rsidP="00ED2292">
            <w:pPr>
              <w:rPr>
                <w:sz w:val="20"/>
              </w:rPr>
            </w:pPr>
            <w:r w:rsidRPr="002B1D2B">
              <w:rPr>
                <w:sz w:val="20"/>
              </w:rPr>
              <w:t>End Date</w:t>
            </w:r>
          </w:p>
        </w:tc>
        <w:tc>
          <w:tcPr>
            <w:tcW w:w="6148" w:type="dxa"/>
          </w:tcPr>
          <w:p w14:paraId="4AD4A362" w14:textId="77777777" w:rsidR="00942A2B" w:rsidRPr="002B1D2B" w:rsidRDefault="00942A2B" w:rsidP="00ED2292">
            <w:pPr>
              <w:rPr>
                <w:sz w:val="20"/>
              </w:rPr>
            </w:pPr>
            <w:r w:rsidRPr="002B1D2B">
              <w:rPr>
                <w:sz w:val="20"/>
              </w:rPr>
              <w:t>End date of period covered by report</w:t>
            </w:r>
          </w:p>
        </w:tc>
        <w:tc>
          <w:tcPr>
            <w:tcW w:w="1013" w:type="dxa"/>
          </w:tcPr>
          <w:p w14:paraId="5A8CC276" w14:textId="77777777" w:rsidR="00942A2B" w:rsidRPr="002B1D2B" w:rsidRDefault="00942A2B" w:rsidP="00ED2292">
            <w:pPr>
              <w:rPr>
                <w:sz w:val="20"/>
              </w:rPr>
            </w:pPr>
            <w:r w:rsidRPr="002B1D2B">
              <w:rPr>
                <w:sz w:val="20"/>
              </w:rPr>
              <w:t>Date Time</w:t>
            </w:r>
          </w:p>
        </w:tc>
      </w:tr>
      <w:tr w:rsidR="00942A2B" w:rsidRPr="002B1D2B" w14:paraId="2F942818" w14:textId="77777777" w:rsidTr="00942A2B">
        <w:trPr>
          <w:cantSplit/>
          <w:jc w:val="center"/>
        </w:trPr>
        <w:tc>
          <w:tcPr>
            <w:tcW w:w="1535" w:type="dxa"/>
          </w:tcPr>
          <w:p w14:paraId="43273DA5" w14:textId="77777777" w:rsidR="00942A2B" w:rsidRPr="002B1D2B" w:rsidRDefault="00942A2B" w:rsidP="00ED2292">
            <w:pPr>
              <w:rPr>
                <w:sz w:val="20"/>
              </w:rPr>
            </w:pPr>
            <w:r w:rsidRPr="002B1D2B">
              <w:rPr>
                <w:sz w:val="20"/>
              </w:rPr>
              <w:t>Operator Name</w:t>
            </w:r>
          </w:p>
        </w:tc>
        <w:tc>
          <w:tcPr>
            <w:tcW w:w="6148" w:type="dxa"/>
          </w:tcPr>
          <w:p w14:paraId="5374BB48" w14:textId="77777777" w:rsidR="00942A2B" w:rsidRPr="002B1D2B" w:rsidRDefault="00942A2B" w:rsidP="00ED2292">
            <w:pPr>
              <w:rPr>
                <w:sz w:val="20"/>
              </w:rPr>
            </w:pPr>
            <w:r w:rsidRPr="002B1D2B">
              <w:rPr>
                <w:sz w:val="20"/>
              </w:rPr>
              <w:t xml:space="preserve">The name of the operator for which the report was produced </w:t>
            </w:r>
          </w:p>
        </w:tc>
        <w:tc>
          <w:tcPr>
            <w:tcW w:w="1013" w:type="dxa"/>
          </w:tcPr>
          <w:p w14:paraId="404198EA" w14:textId="77777777" w:rsidR="00942A2B" w:rsidRPr="002B1D2B" w:rsidRDefault="00942A2B" w:rsidP="00ED2292">
            <w:pPr>
              <w:rPr>
                <w:sz w:val="20"/>
              </w:rPr>
            </w:pPr>
            <w:r w:rsidRPr="002B1D2B">
              <w:rPr>
                <w:sz w:val="20"/>
              </w:rPr>
              <w:t>String</w:t>
            </w:r>
          </w:p>
        </w:tc>
      </w:tr>
      <w:tr w:rsidR="00942A2B" w:rsidRPr="002B1D2B" w14:paraId="01E4F4D7" w14:textId="77777777" w:rsidTr="00942A2B">
        <w:trPr>
          <w:cantSplit/>
          <w:jc w:val="center"/>
        </w:trPr>
        <w:tc>
          <w:tcPr>
            <w:tcW w:w="1535" w:type="dxa"/>
          </w:tcPr>
          <w:p w14:paraId="61D2E773" w14:textId="77777777" w:rsidR="00942A2B" w:rsidRPr="002B1D2B" w:rsidRDefault="00942A2B" w:rsidP="00ED2292">
            <w:pPr>
              <w:rPr>
                <w:sz w:val="20"/>
              </w:rPr>
            </w:pPr>
            <w:r w:rsidRPr="002B1D2B">
              <w:rPr>
                <w:sz w:val="20"/>
              </w:rPr>
              <w:t>Partner External ID</w:t>
            </w:r>
          </w:p>
        </w:tc>
        <w:tc>
          <w:tcPr>
            <w:tcW w:w="6148" w:type="dxa"/>
          </w:tcPr>
          <w:p w14:paraId="73061299" w14:textId="77777777" w:rsidR="00942A2B" w:rsidRPr="002B1D2B" w:rsidRDefault="00942A2B" w:rsidP="00ED2292">
            <w:pPr>
              <w:rPr>
                <w:sz w:val="20"/>
              </w:rPr>
            </w:pPr>
            <w:r w:rsidRPr="002B1D2B">
              <w:rPr>
                <w:sz w:val="20"/>
              </w:rPr>
              <w:t>The ID for the Partner as configured on the platform</w:t>
            </w:r>
          </w:p>
        </w:tc>
        <w:tc>
          <w:tcPr>
            <w:tcW w:w="1013" w:type="dxa"/>
          </w:tcPr>
          <w:p w14:paraId="4B046008" w14:textId="77777777" w:rsidR="00942A2B" w:rsidRPr="002B1D2B" w:rsidRDefault="00942A2B" w:rsidP="00ED2292">
            <w:pPr>
              <w:rPr>
                <w:sz w:val="20"/>
              </w:rPr>
            </w:pPr>
            <w:r w:rsidRPr="002B1D2B">
              <w:rPr>
                <w:sz w:val="20"/>
              </w:rPr>
              <w:t>String</w:t>
            </w:r>
          </w:p>
        </w:tc>
      </w:tr>
      <w:tr w:rsidR="00942A2B" w:rsidRPr="002B1D2B" w14:paraId="7627C3C7" w14:textId="77777777" w:rsidTr="00942A2B">
        <w:trPr>
          <w:cantSplit/>
          <w:jc w:val="center"/>
        </w:trPr>
        <w:tc>
          <w:tcPr>
            <w:tcW w:w="1535" w:type="dxa"/>
          </w:tcPr>
          <w:p w14:paraId="47919F17" w14:textId="77777777" w:rsidR="00942A2B" w:rsidRPr="002B1D2B" w:rsidRDefault="00942A2B" w:rsidP="00ED2292">
            <w:pPr>
              <w:rPr>
                <w:sz w:val="20"/>
              </w:rPr>
            </w:pPr>
            <w:r w:rsidRPr="002B1D2B">
              <w:rPr>
                <w:sz w:val="20"/>
              </w:rPr>
              <w:t>Partner Name</w:t>
            </w:r>
          </w:p>
        </w:tc>
        <w:tc>
          <w:tcPr>
            <w:tcW w:w="6148" w:type="dxa"/>
          </w:tcPr>
          <w:p w14:paraId="38911E09" w14:textId="77777777" w:rsidR="00942A2B" w:rsidRPr="002B1D2B" w:rsidRDefault="00942A2B" w:rsidP="00ED2292">
            <w:pPr>
              <w:rPr>
                <w:sz w:val="20"/>
              </w:rPr>
            </w:pPr>
            <w:r w:rsidRPr="002B1D2B">
              <w:rPr>
                <w:sz w:val="20"/>
              </w:rPr>
              <w:t>The text name for the Partner</w:t>
            </w:r>
          </w:p>
        </w:tc>
        <w:tc>
          <w:tcPr>
            <w:tcW w:w="1013" w:type="dxa"/>
          </w:tcPr>
          <w:p w14:paraId="323A003C" w14:textId="77777777" w:rsidR="00942A2B" w:rsidRPr="002B1D2B" w:rsidRDefault="00942A2B" w:rsidP="00ED2292">
            <w:pPr>
              <w:rPr>
                <w:sz w:val="20"/>
              </w:rPr>
            </w:pPr>
            <w:r w:rsidRPr="002B1D2B">
              <w:rPr>
                <w:sz w:val="20"/>
              </w:rPr>
              <w:t>String</w:t>
            </w:r>
          </w:p>
        </w:tc>
      </w:tr>
      <w:tr w:rsidR="00942A2B" w:rsidRPr="002B1D2B" w14:paraId="3E4848D3" w14:textId="77777777" w:rsidTr="00942A2B">
        <w:trPr>
          <w:cantSplit/>
          <w:jc w:val="center"/>
        </w:trPr>
        <w:tc>
          <w:tcPr>
            <w:tcW w:w="1535" w:type="dxa"/>
          </w:tcPr>
          <w:p w14:paraId="6E8E9C28" w14:textId="77777777" w:rsidR="00942A2B" w:rsidRPr="002B1D2B" w:rsidRDefault="00942A2B" w:rsidP="00ED2292">
            <w:pPr>
              <w:rPr>
                <w:sz w:val="20"/>
              </w:rPr>
            </w:pPr>
            <w:r w:rsidRPr="002B1D2B">
              <w:rPr>
                <w:sz w:val="20"/>
              </w:rPr>
              <w:t>Partner State</w:t>
            </w:r>
          </w:p>
        </w:tc>
        <w:tc>
          <w:tcPr>
            <w:tcW w:w="6148" w:type="dxa"/>
          </w:tcPr>
          <w:p w14:paraId="700995E7" w14:textId="77777777" w:rsidR="00942A2B" w:rsidRPr="002B1D2B" w:rsidRDefault="00942A2B" w:rsidP="00ED2292">
            <w:pPr>
              <w:rPr>
                <w:sz w:val="20"/>
              </w:rPr>
            </w:pPr>
            <w:r w:rsidRPr="002B1D2B">
              <w:rPr>
                <w:sz w:val="20"/>
              </w:rPr>
              <w:t>The Partner State where the value set is (Registered, Active, Suspended, Closed, Terminated)</w:t>
            </w:r>
          </w:p>
        </w:tc>
        <w:tc>
          <w:tcPr>
            <w:tcW w:w="1013" w:type="dxa"/>
          </w:tcPr>
          <w:p w14:paraId="3AC8A3FF" w14:textId="77777777" w:rsidR="00942A2B" w:rsidRPr="002B1D2B" w:rsidRDefault="00942A2B" w:rsidP="00ED2292">
            <w:pPr>
              <w:rPr>
                <w:sz w:val="20"/>
              </w:rPr>
            </w:pPr>
            <w:r w:rsidRPr="002B1D2B">
              <w:rPr>
                <w:sz w:val="20"/>
              </w:rPr>
              <w:t>String</w:t>
            </w:r>
          </w:p>
        </w:tc>
      </w:tr>
      <w:tr w:rsidR="00942A2B" w:rsidRPr="002B1D2B" w14:paraId="21AAC3D0" w14:textId="77777777" w:rsidTr="00942A2B">
        <w:trPr>
          <w:cantSplit/>
          <w:jc w:val="center"/>
        </w:trPr>
        <w:tc>
          <w:tcPr>
            <w:tcW w:w="1535" w:type="dxa"/>
          </w:tcPr>
          <w:p w14:paraId="761EA2A9" w14:textId="77777777" w:rsidR="00942A2B" w:rsidRPr="002B1D2B" w:rsidRDefault="00942A2B" w:rsidP="00ED2292">
            <w:pPr>
              <w:rPr>
                <w:sz w:val="20"/>
              </w:rPr>
            </w:pPr>
            <w:r w:rsidRPr="002B1D2B">
              <w:rPr>
                <w:sz w:val="20"/>
              </w:rPr>
              <w:t>Transaction Currency</w:t>
            </w:r>
          </w:p>
        </w:tc>
        <w:tc>
          <w:tcPr>
            <w:tcW w:w="6148" w:type="dxa"/>
          </w:tcPr>
          <w:p w14:paraId="10532FB3" w14:textId="77777777" w:rsidR="00942A2B" w:rsidRPr="002B1D2B" w:rsidRDefault="00942A2B" w:rsidP="00ED2292">
            <w:pPr>
              <w:rPr>
                <w:sz w:val="20"/>
              </w:rPr>
            </w:pPr>
            <w:r w:rsidRPr="002B1D2B">
              <w:rPr>
                <w:sz w:val="20"/>
              </w:rPr>
              <w:t>Currency the transactions are in, which is USD</w:t>
            </w:r>
          </w:p>
        </w:tc>
        <w:tc>
          <w:tcPr>
            <w:tcW w:w="1013" w:type="dxa"/>
          </w:tcPr>
          <w:p w14:paraId="625994B5" w14:textId="77777777" w:rsidR="00942A2B" w:rsidRPr="002B1D2B" w:rsidRDefault="00942A2B" w:rsidP="00ED2292">
            <w:pPr>
              <w:rPr>
                <w:sz w:val="20"/>
              </w:rPr>
            </w:pPr>
            <w:r w:rsidRPr="002B1D2B">
              <w:rPr>
                <w:sz w:val="20"/>
              </w:rPr>
              <w:t>String</w:t>
            </w:r>
          </w:p>
        </w:tc>
      </w:tr>
      <w:tr w:rsidR="00AB2D42" w:rsidRPr="002B1D2B" w14:paraId="574090E5" w14:textId="77777777" w:rsidTr="008F36EB">
        <w:trPr>
          <w:cantSplit/>
          <w:jc w:val="center"/>
        </w:trPr>
        <w:tc>
          <w:tcPr>
            <w:tcW w:w="1535" w:type="dxa"/>
          </w:tcPr>
          <w:p w14:paraId="417599C3" w14:textId="77777777" w:rsidR="00AB2D42" w:rsidRPr="002B1D2B" w:rsidRDefault="00AB2D42" w:rsidP="00ED2292">
            <w:pPr>
              <w:rPr>
                <w:sz w:val="20"/>
              </w:rPr>
            </w:pPr>
            <w:r w:rsidRPr="002B1D2B">
              <w:rPr>
                <w:sz w:val="20"/>
              </w:rPr>
              <w:t>Purchase Count</w:t>
            </w:r>
          </w:p>
        </w:tc>
        <w:tc>
          <w:tcPr>
            <w:tcW w:w="6148" w:type="dxa"/>
          </w:tcPr>
          <w:p w14:paraId="5798A608" w14:textId="77777777" w:rsidR="00AB2D42" w:rsidRPr="002B1D2B" w:rsidRDefault="00AB2D42" w:rsidP="00ED2292">
            <w:pPr>
              <w:rPr>
                <w:sz w:val="20"/>
              </w:rPr>
            </w:pPr>
            <w:r w:rsidRPr="002B1D2B">
              <w:rPr>
                <w:sz w:val="20"/>
              </w:rPr>
              <w:t>Number of purchase requests successfully processed for this Partner in the report period</w:t>
            </w:r>
          </w:p>
        </w:tc>
        <w:tc>
          <w:tcPr>
            <w:tcW w:w="1013" w:type="dxa"/>
          </w:tcPr>
          <w:p w14:paraId="162652BB" w14:textId="77777777" w:rsidR="00AB2D42" w:rsidRPr="002B1D2B" w:rsidRDefault="00AB2D42" w:rsidP="00ED2292">
            <w:pPr>
              <w:rPr>
                <w:sz w:val="20"/>
              </w:rPr>
            </w:pPr>
            <w:r w:rsidRPr="002B1D2B">
              <w:rPr>
                <w:sz w:val="20"/>
              </w:rPr>
              <w:t>Number</w:t>
            </w:r>
          </w:p>
        </w:tc>
      </w:tr>
      <w:tr w:rsidR="00AB2D42" w:rsidRPr="002B1D2B" w14:paraId="739644D6" w14:textId="77777777" w:rsidTr="008F36EB">
        <w:trPr>
          <w:cantSplit/>
          <w:jc w:val="center"/>
        </w:trPr>
        <w:tc>
          <w:tcPr>
            <w:tcW w:w="1535" w:type="dxa"/>
          </w:tcPr>
          <w:p w14:paraId="63038D89" w14:textId="77777777" w:rsidR="00AB2D42" w:rsidRPr="002B1D2B" w:rsidRDefault="00AB2D42" w:rsidP="00ED2292">
            <w:pPr>
              <w:rPr>
                <w:sz w:val="20"/>
              </w:rPr>
            </w:pPr>
            <w:r w:rsidRPr="002B1D2B">
              <w:rPr>
                <w:sz w:val="20"/>
              </w:rPr>
              <w:t>Gross Purchase Total</w:t>
            </w:r>
          </w:p>
        </w:tc>
        <w:tc>
          <w:tcPr>
            <w:tcW w:w="6148" w:type="dxa"/>
          </w:tcPr>
          <w:p w14:paraId="1A59B3A3" w14:textId="77777777" w:rsidR="00AB2D42" w:rsidRPr="002B1D2B" w:rsidRDefault="00AB2D42" w:rsidP="00ED2292">
            <w:pPr>
              <w:rPr>
                <w:sz w:val="20"/>
              </w:rPr>
            </w:pPr>
            <w:r w:rsidRPr="002B1D2B">
              <w:rPr>
                <w:sz w:val="20"/>
              </w:rPr>
              <w:t>Sum total of all purchases by this Partner in the report period exclusive of any taxes</w:t>
            </w:r>
          </w:p>
        </w:tc>
        <w:tc>
          <w:tcPr>
            <w:tcW w:w="1013" w:type="dxa"/>
          </w:tcPr>
          <w:p w14:paraId="7E4D3925" w14:textId="77777777" w:rsidR="00AB2D42" w:rsidRPr="002B1D2B" w:rsidRDefault="00AB2D42" w:rsidP="00ED2292">
            <w:pPr>
              <w:rPr>
                <w:sz w:val="20"/>
              </w:rPr>
            </w:pPr>
            <w:r w:rsidRPr="002B1D2B">
              <w:rPr>
                <w:sz w:val="20"/>
              </w:rPr>
              <w:t>Amount</w:t>
            </w:r>
          </w:p>
        </w:tc>
      </w:tr>
      <w:tr w:rsidR="00AB2D42" w:rsidRPr="002B1D2B" w14:paraId="6C60C417" w14:textId="77777777" w:rsidTr="008F36EB">
        <w:trPr>
          <w:cantSplit/>
          <w:jc w:val="center"/>
        </w:trPr>
        <w:tc>
          <w:tcPr>
            <w:tcW w:w="1535" w:type="dxa"/>
          </w:tcPr>
          <w:p w14:paraId="66DBC472" w14:textId="77777777" w:rsidR="00AB2D42" w:rsidRPr="002B1D2B" w:rsidRDefault="00AB2D42" w:rsidP="00ED2292">
            <w:pPr>
              <w:rPr>
                <w:sz w:val="20"/>
              </w:rPr>
            </w:pPr>
            <w:r w:rsidRPr="002B1D2B">
              <w:rPr>
                <w:sz w:val="20"/>
              </w:rPr>
              <w:t>Net Purchase Total</w:t>
            </w:r>
          </w:p>
        </w:tc>
        <w:tc>
          <w:tcPr>
            <w:tcW w:w="6148" w:type="dxa"/>
          </w:tcPr>
          <w:p w14:paraId="25973BF1" w14:textId="365F1C15" w:rsidR="00AB2D42" w:rsidRPr="002B1D2B" w:rsidRDefault="00AB2D42" w:rsidP="00ED2292">
            <w:pPr>
              <w:rPr>
                <w:sz w:val="20"/>
              </w:rPr>
            </w:pPr>
            <w:r w:rsidRPr="002B1D2B">
              <w:rPr>
                <w:sz w:val="20"/>
              </w:rPr>
              <w:t>Total revenue owing to the Partner based on the revenue share agreement in place exclusive of taxes.</w:t>
            </w:r>
          </w:p>
        </w:tc>
        <w:tc>
          <w:tcPr>
            <w:tcW w:w="1013" w:type="dxa"/>
          </w:tcPr>
          <w:p w14:paraId="35E34F2A" w14:textId="77777777" w:rsidR="00AB2D42" w:rsidRPr="002B1D2B" w:rsidRDefault="00AB2D42" w:rsidP="00ED2292">
            <w:pPr>
              <w:rPr>
                <w:sz w:val="20"/>
              </w:rPr>
            </w:pPr>
            <w:r w:rsidRPr="002B1D2B">
              <w:rPr>
                <w:sz w:val="20"/>
              </w:rPr>
              <w:t>Amount</w:t>
            </w:r>
          </w:p>
        </w:tc>
      </w:tr>
      <w:tr w:rsidR="00A0127A" w:rsidRPr="002B1D2B" w14:paraId="5F2CEFBC" w14:textId="77777777" w:rsidTr="00ED2292">
        <w:trPr>
          <w:cantSplit/>
          <w:jc w:val="center"/>
        </w:trPr>
        <w:tc>
          <w:tcPr>
            <w:tcW w:w="1535" w:type="dxa"/>
          </w:tcPr>
          <w:p w14:paraId="40C9FF2D" w14:textId="77777777" w:rsidR="00A0127A" w:rsidRPr="002B1D2B" w:rsidRDefault="00A0127A" w:rsidP="00ED2292">
            <w:pPr>
              <w:rPr>
                <w:sz w:val="20"/>
              </w:rPr>
            </w:pPr>
            <w:r w:rsidRPr="002B1D2B">
              <w:rPr>
                <w:sz w:val="20"/>
              </w:rPr>
              <w:lastRenderedPageBreak/>
              <w:t>Application Categories</w:t>
            </w:r>
          </w:p>
        </w:tc>
        <w:tc>
          <w:tcPr>
            <w:tcW w:w="6148" w:type="dxa"/>
          </w:tcPr>
          <w:p w14:paraId="204F3DD0" w14:textId="65929891" w:rsidR="00A0127A" w:rsidRPr="002B1D2B" w:rsidRDefault="00A0127A" w:rsidP="00ED2292">
            <w:pPr>
              <w:rPr>
                <w:sz w:val="20"/>
              </w:rPr>
            </w:pPr>
            <w:r w:rsidRPr="002B1D2B">
              <w:rPr>
                <w:sz w:val="20"/>
              </w:rPr>
              <w:t>This section shows a breakdown of the Google and non-Google applications.  This row is just a label for this section and doesn’t contain any details</w:t>
            </w:r>
          </w:p>
        </w:tc>
        <w:tc>
          <w:tcPr>
            <w:tcW w:w="1013" w:type="dxa"/>
          </w:tcPr>
          <w:p w14:paraId="1B030D96" w14:textId="77777777" w:rsidR="00A0127A" w:rsidRPr="002B1D2B" w:rsidRDefault="00A0127A" w:rsidP="00ED2292">
            <w:pPr>
              <w:rPr>
                <w:sz w:val="20"/>
              </w:rPr>
            </w:pPr>
            <w:r w:rsidRPr="002B1D2B">
              <w:rPr>
                <w:sz w:val="20"/>
              </w:rPr>
              <w:t>N/A</w:t>
            </w:r>
          </w:p>
        </w:tc>
      </w:tr>
      <w:tr w:rsidR="00A0127A" w:rsidRPr="002B1D2B" w14:paraId="076D1558" w14:textId="77777777" w:rsidTr="00ED2292">
        <w:trPr>
          <w:cantSplit/>
          <w:jc w:val="center"/>
        </w:trPr>
        <w:tc>
          <w:tcPr>
            <w:tcW w:w="1535" w:type="dxa"/>
          </w:tcPr>
          <w:p w14:paraId="59F5DAA2" w14:textId="77777777" w:rsidR="00A0127A" w:rsidRPr="002B1D2B" w:rsidRDefault="00A0127A" w:rsidP="00ED2292">
            <w:pPr>
              <w:rPr>
                <w:sz w:val="20"/>
              </w:rPr>
            </w:pPr>
            <w:r w:rsidRPr="002B1D2B">
              <w:rPr>
                <w:sz w:val="20"/>
              </w:rPr>
              <w:t>Google_Apps Purchase Count</w:t>
            </w:r>
          </w:p>
        </w:tc>
        <w:tc>
          <w:tcPr>
            <w:tcW w:w="6148" w:type="dxa"/>
          </w:tcPr>
          <w:p w14:paraId="47D162CD" w14:textId="09019DAC" w:rsidR="00A0127A" w:rsidRPr="002B1D2B" w:rsidRDefault="00A0127A" w:rsidP="00ED2292">
            <w:pPr>
              <w:rPr>
                <w:sz w:val="20"/>
              </w:rPr>
            </w:pPr>
            <w:r w:rsidRPr="002B1D2B">
              <w:rPr>
                <w:sz w:val="20"/>
              </w:rPr>
              <w:t>Number of purchase requests successfully processed for the GCB Partner</w:t>
            </w:r>
            <w:r w:rsidR="00400382">
              <w:rPr>
                <w:sz w:val="20"/>
              </w:rPr>
              <w:t>, which is Google,</w:t>
            </w:r>
            <w:r w:rsidRPr="002B1D2B" w:rsidDel="00EB60BC">
              <w:rPr>
                <w:sz w:val="20"/>
              </w:rPr>
              <w:t xml:space="preserve"> </w:t>
            </w:r>
            <w:r w:rsidRPr="002B1D2B">
              <w:rPr>
                <w:sz w:val="20"/>
              </w:rPr>
              <w:t>in the report period for Google applications</w:t>
            </w:r>
          </w:p>
        </w:tc>
        <w:tc>
          <w:tcPr>
            <w:tcW w:w="1013" w:type="dxa"/>
          </w:tcPr>
          <w:p w14:paraId="46C8262B" w14:textId="77777777" w:rsidR="00A0127A" w:rsidRPr="002B1D2B" w:rsidRDefault="00A0127A" w:rsidP="00ED2292">
            <w:pPr>
              <w:rPr>
                <w:sz w:val="20"/>
              </w:rPr>
            </w:pPr>
            <w:r w:rsidRPr="002B1D2B">
              <w:rPr>
                <w:sz w:val="20"/>
              </w:rPr>
              <w:t>Number</w:t>
            </w:r>
          </w:p>
        </w:tc>
      </w:tr>
      <w:tr w:rsidR="00A0127A" w:rsidRPr="002B1D2B" w14:paraId="6ED7A32C" w14:textId="77777777" w:rsidTr="00ED2292">
        <w:trPr>
          <w:cantSplit/>
          <w:jc w:val="center"/>
        </w:trPr>
        <w:tc>
          <w:tcPr>
            <w:tcW w:w="1535" w:type="dxa"/>
          </w:tcPr>
          <w:p w14:paraId="7ED87CA6" w14:textId="77777777" w:rsidR="00A0127A" w:rsidRPr="002B1D2B" w:rsidRDefault="00A0127A" w:rsidP="00ED2292">
            <w:pPr>
              <w:rPr>
                <w:sz w:val="20"/>
              </w:rPr>
            </w:pPr>
            <w:r w:rsidRPr="002B1D2B">
              <w:rPr>
                <w:sz w:val="20"/>
              </w:rPr>
              <w:t>Google_Apps Gross Purchase Total</w:t>
            </w:r>
          </w:p>
        </w:tc>
        <w:tc>
          <w:tcPr>
            <w:tcW w:w="6148" w:type="dxa"/>
          </w:tcPr>
          <w:p w14:paraId="5232E889" w14:textId="77777777" w:rsidR="00A0127A" w:rsidRPr="002B1D2B" w:rsidRDefault="00A0127A" w:rsidP="00ED2292">
            <w:pPr>
              <w:rPr>
                <w:sz w:val="20"/>
              </w:rPr>
            </w:pPr>
            <w:r w:rsidRPr="002B1D2B">
              <w:rPr>
                <w:sz w:val="20"/>
              </w:rPr>
              <w:t>Sum total of all purchases by the GCB Partner</w:t>
            </w:r>
            <w:r w:rsidRPr="002B1D2B" w:rsidDel="00EB60BC">
              <w:rPr>
                <w:sz w:val="20"/>
              </w:rPr>
              <w:t xml:space="preserve"> </w:t>
            </w:r>
            <w:r w:rsidRPr="002B1D2B">
              <w:rPr>
                <w:sz w:val="20"/>
              </w:rPr>
              <w:t>in the report period for Google applications exclusive of taxes</w:t>
            </w:r>
          </w:p>
          <w:p w14:paraId="060FAFE8" w14:textId="77777777" w:rsidR="00A0127A" w:rsidRPr="002B1D2B" w:rsidRDefault="00A0127A" w:rsidP="00ED2292">
            <w:pPr>
              <w:rPr>
                <w:sz w:val="20"/>
              </w:rPr>
            </w:pPr>
          </w:p>
        </w:tc>
        <w:tc>
          <w:tcPr>
            <w:tcW w:w="1013" w:type="dxa"/>
          </w:tcPr>
          <w:p w14:paraId="22DC0C7C" w14:textId="77777777" w:rsidR="00A0127A" w:rsidRPr="002B1D2B" w:rsidRDefault="00A0127A" w:rsidP="00ED2292">
            <w:pPr>
              <w:rPr>
                <w:sz w:val="20"/>
              </w:rPr>
            </w:pPr>
            <w:r w:rsidRPr="002B1D2B">
              <w:rPr>
                <w:sz w:val="20"/>
              </w:rPr>
              <w:t>Amount</w:t>
            </w:r>
          </w:p>
        </w:tc>
      </w:tr>
      <w:tr w:rsidR="00A0127A" w:rsidRPr="002B1D2B" w14:paraId="19B4F8BF" w14:textId="77777777" w:rsidTr="00ED2292">
        <w:trPr>
          <w:cantSplit/>
          <w:jc w:val="center"/>
        </w:trPr>
        <w:tc>
          <w:tcPr>
            <w:tcW w:w="1535" w:type="dxa"/>
          </w:tcPr>
          <w:p w14:paraId="619BBCAD" w14:textId="77777777" w:rsidR="00A0127A" w:rsidRPr="002B1D2B" w:rsidRDefault="00A0127A" w:rsidP="00ED2292">
            <w:pPr>
              <w:rPr>
                <w:sz w:val="20"/>
              </w:rPr>
            </w:pPr>
            <w:r w:rsidRPr="002B1D2B">
              <w:rPr>
                <w:sz w:val="20"/>
              </w:rPr>
              <w:t>Google_Apps Net Purchase Total</w:t>
            </w:r>
          </w:p>
        </w:tc>
        <w:tc>
          <w:tcPr>
            <w:tcW w:w="6148" w:type="dxa"/>
          </w:tcPr>
          <w:p w14:paraId="20007E92" w14:textId="79C5315E" w:rsidR="00A0127A" w:rsidRPr="002B1D2B" w:rsidRDefault="00A0127A" w:rsidP="00ED2292">
            <w:pPr>
              <w:rPr>
                <w:sz w:val="20"/>
              </w:rPr>
            </w:pPr>
            <w:r w:rsidRPr="002B1D2B">
              <w:rPr>
                <w:sz w:val="20"/>
              </w:rPr>
              <w:t>Total revenue owing to the GCB Partner</w:t>
            </w:r>
            <w:r w:rsidRPr="002B1D2B" w:rsidDel="00EB60BC">
              <w:rPr>
                <w:sz w:val="20"/>
              </w:rPr>
              <w:t xml:space="preserve"> </w:t>
            </w:r>
            <w:r w:rsidRPr="002B1D2B">
              <w:rPr>
                <w:sz w:val="20"/>
              </w:rPr>
              <w:t>based on the revenue share agreement in place for Google applications exclusive of taxes.</w:t>
            </w:r>
          </w:p>
        </w:tc>
        <w:tc>
          <w:tcPr>
            <w:tcW w:w="1013" w:type="dxa"/>
          </w:tcPr>
          <w:p w14:paraId="4E046574" w14:textId="77777777" w:rsidR="00A0127A" w:rsidRPr="002B1D2B" w:rsidRDefault="00A0127A" w:rsidP="00ED2292">
            <w:pPr>
              <w:rPr>
                <w:sz w:val="20"/>
              </w:rPr>
            </w:pPr>
            <w:r w:rsidRPr="002B1D2B">
              <w:rPr>
                <w:sz w:val="20"/>
              </w:rPr>
              <w:t>Amount</w:t>
            </w:r>
          </w:p>
        </w:tc>
      </w:tr>
      <w:tr w:rsidR="00A0127A" w:rsidRPr="002B1D2B" w14:paraId="1DE6D9A0" w14:textId="77777777" w:rsidTr="00ED2292">
        <w:trPr>
          <w:cantSplit/>
          <w:jc w:val="center"/>
        </w:trPr>
        <w:tc>
          <w:tcPr>
            <w:tcW w:w="1535" w:type="dxa"/>
          </w:tcPr>
          <w:p w14:paraId="4EB7768D" w14:textId="77777777" w:rsidR="00A0127A" w:rsidRPr="002B1D2B" w:rsidRDefault="00A0127A" w:rsidP="00ED2292">
            <w:pPr>
              <w:rPr>
                <w:sz w:val="20"/>
              </w:rPr>
            </w:pPr>
            <w:r w:rsidRPr="002B1D2B">
              <w:rPr>
                <w:sz w:val="20"/>
              </w:rPr>
              <w:t>Other_Apps Purchase Count</w:t>
            </w:r>
          </w:p>
        </w:tc>
        <w:tc>
          <w:tcPr>
            <w:tcW w:w="6148" w:type="dxa"/>
          </w:tcPr>
          <w:p w14:paraId="6F4BDDC8" w14:textId="36173E3B" w:rsidR="00A0127A" w:rsidRPr="002B1D2B" w:rsidRDefault="00A0127A" w:rsidP="00980569">
            <w:pPr>
              <w:rPr>
                <w:sz w:val="20"/>
              </w:rPr>
            </w:pPr>
            <w:r w:rsidRPr="002B1D2B">
              <w:rPr>
                <w:sz w:val="20"/>
              </w:rPr>
              <w:t>Number of purchase requests successfully processed for the GCB Partner</w:t>
            </w:r>
            <w:r w:rsidRPr="002B1D2B" w:rsidDel="00EB60BC">
              <w:rPr>
                <w:sz w:val="20"/>
              </w:rPr>
              <w:t xml:space="preserve"> </w:t>
            </w:r>
            <w:r w:rsidRPr="002B1D2B">
              <w:rPr>
                <w:sz w:val="20"/>
              </w:rPr>
              <w:t xml:space="preserve">in the report period for other (non-Google) applications </w:t>
            </w:r>
            <w:del w:id="1350" w:author="Andrew Wulff" w:date="2017-07-12T11:36:00Z">
              <w:r w:rsidRPr="002B1D2B" w:rsidDel="00980569">
                <w:rPr>
                  <w:sz w:val="20"/>
                </w:rPr>
                <w:delText>exclusive of taxes</w:delText>
              </w:r>
            </w:del>
          </w:p>
        </w:tc>
        <w:tc>
          <w:tcPr>
            <w:tcW w:w="1013" w:type="dxa"/>
          </w:tcPr>
          <w:p w14:paraId="4C882456" w14:textId="77777777" w:rsidR="00A0127A" w:rsidRPr="002B1D2B" w:rsidRDefault="00A0127A" w:rsidP="00ED2292">
            <w:pPr>
              <w:rPr>
                <w:sz w:val="20"/>
              </w:rPr>
            </w:pPr>
            <w:r w:rsidRPr="002B1D2B">
              <w:rPr>
                <w:sz w:val="20"/>
              </w:rPr>
              <w:t>Number</w:t>
            </w:r>
          </w:p>
        </w:tc>
      </w:tr>
      <w:tr w:rsidR="00A0127A" w:rsidRPr="002B1D2B" w14:paraId="00A45BE9" w14:textId="77777777" w:rsidTr="00ED2292">
        <w:trPr>
          <w:cantSplit/>
          <w:jc w:val="center"/>
        </w:trPr>
        <w:tc>
          <w:tcPr>
            <w:tcW w:w="1535" w:type="dxa"/>
          </w:tcPr>
          <w:p w14:paraId="3C37958F" w14:textId="77777777" w:rsidR="00A0127A" w:rsidRPr="002B1D2B" w:rsidRDefault="00A0127A" w:rsidP="00ED2292">
            <w:pPr>
              <w:rPr>
                <w:sz w:val="20"/>
              </w:rPr>
            </w:pPr>
            <w:r w:rsidRPr="002B1D2B">
              <w:rPr>
                <w:sz w:val="20"/>
              </w:rPr>
              <w:t>Other_Apps Gross Purchase Total</w:t>
            </w:r>
          </w:p>
        </w:tc>
        <w:tc>
          <w:tcPr>
            <w:tcW w:w="6148" w:type="dxa"/>
          </w:tcPr>
          <w:p w14:paraId="3B715EE6" w14:textId="77777777" w:rsidR="00A0127A" w:rsidRPr="002B1D2B" w:rsidRDefault="00A0127A" w:rsidP="00ED2292">
            <w:pPr>
              <w:rPr>
                <w:sz w:val="20"/>
              </w:rPr>
            </w:pPr>
            <w:r w:rsidRPr="002B1D2B">
              <w:rPr>
                <w:sz w:val="20"/>
              </w:rPr>
              <w:t>Sum total of all purchases by the GCB Partner</w:t>
            </w:r>
            <w:r w:rsidRPr="002B1D2B" w:rsidDel="00EB60BC">
              <w:rPr>
                <w:sz w:val="20"/>
              </w:rPr>
              <w:t xml:space="preserve"> </w:t>
            </w:r>
            <w:r w:rsidRPr="002B1D2B">
              <w:rPr>
                <w:sz w:val="20"/>
              </w:rPr>
              <w:t>in the report period for other (non-Google) applications exclusive of taxes</w:t>
            </w:r>
          </w:p>
        </w:tc>
        <w:tc>
          <w:tcPr>
            <w:tcW w:w="1013" w:type="dxa"/>
          </w:tcPr>
          <w:p w14:paraId="07527021" w14:textId="77777777" w:rsidR="00A0127A" w:rsidRPr="002B1D2B" w:rsidRDefault="00A0127A" w:rsidP="00ED2292">
            <w:pPr>
              <w:rPr>
                <w:sz w:val="20"/>
              </w:rPr>
            </w:pPr>
            <w:r w:rsidRPr="002B1D2B">
              <w:rPr>
                <w:sz w:val="20"/>
              </w:rPr>
              <w:t>Amount</w:t>
            </w:r>
          </w:p>
        </w:tc>
      </w:tr>
      <w:tr w:rsidR="00A0127A" w:rsidRPr="002B1D2B" w14:paraId="2C943B66" w14:textId="77777777" w:rsidTr="00ED2292">
        <w:trPr>
          <w:cantSplit/>
          <w:jc w:val="center"/>
        </w:trPr>
        <w:tc>
          <w:tcPr>
            <w:tcW w:w="1535" w:type="dxa"/>
          </w:tcPr>
          <w:p w14:paraId="3C66BCC8" w14:textId="77777777" w:rsidR="00A0127A" w:rsidRPr="002B1D2B" w:rsidRDefault="00A0127A" w:rsidP="00ED2292">
            <w:pPr>
              <w:rPr>
                <w:sz w:val="20"/>
              </w:rPr>
            </w:pPr>
            <w:r w:rsidRPr="002B1D2B">
              <w:rPr>
                <w:sz w:val="20"/>
              </w:rPr>
              <w:t>Other_Apps Net Purchase Total</w:t>
            </w:r>
          </w:p>
        </w:tc>
        <w:tc>
          <w:tcPr>
            <w:tcW w:w="6148" w:type="dxa"/>
          </w:tcPr>
          <w:p w14:paraId="5CDFDBD3" w14:textId="26518B57" w:rsidR="00A0127A" w:rsidRPr="002B1D2B" w:rsidRDefault="00A0127A" w:rsidP="00ED2292">
            <w:pPr>
              <w:rPr>
                <w:sz w:val="20"/>
              </w:rPr>
            </w:pPr>
            <w:r w:rsidRPr="002B1D2B">
              <w:rPr>
                <w:sz w:val="20"/>
              </w:rPr>
              <w:t>Total revenue owing to the GCB Partner</w:t>
            </w:r>
            <w:r w:rsidRPr="002B1D2B" w:rsidDel="00EB60BC">
              <w:rPr>
                <w:sz w:val="20"/>
              </w:rPr>
              <w:t xml:space="preserve"> </w:t>
            </w:r>
            <w:r w:rsidRPr="002B1D2B">
              <w:rPr>
                <w:sz w:val="20"/>
              </w:rPr>
              <w:t>based on the revenue share agreement in place for other (non-Google) applications exclusive of taxes.</w:t>
            </w:r>
          </w:p>
        </w:tc>
        <w:tc>
          <w:tcPr>
            <w:tcW w:w="1013" w:type="dxa"/>
          </w:tcPr>
          <w:p w14:paraId="13011BCD" w14:textId="77777777" w:rsidR="00A0127A" w:rsidRPr="002B1D2B" w:rsidRDefault="00A0127A" w:rsidP="00ED2292">
            <w:pPr>
              <w:rPr>
                <w:sz w:val="20"/>
              </w:rPr>
            </w:pPr>
            <w:r w:rsidRPr="002B1D2B">
              <w:rPr>
                <w:sz w:val="20"/>
              </w:rPr>
              <w:t>Amount</w:t>
            </w:r>
          </w:p>
        </w:tc>
      </w:tr>
      <w:tr w:rsidR="00AB2D42" w:rsidRPr="002B1D2B" w14:paraId="5CDDC451" w14:textId="77777777" w:rsidTr="008F36EB">
        <w:trPr>
          <w:cantSplit/>
          <w:jc w:val="center"/>
        </w:trPr>
        <w:tc>
          <w:tcPr>
            <w:tcW w:w="1535" w:type="dxa"/>
          </w:tcPr>
          <w:p w14:paraId="1EA26CE3" w14:textId="77777777" w:rsidR="00AB2D42" w:rsidRPr="002B1D2B" w:rsidRDefault="00AB2D42" w:rsidP="00ED2292">
            <w:pPr>
              <w:rPr>
                <w:sz w:val="20"/>
              </w:rPr>
            </w:pPr>
            <w:r w:rsidRPr="002B1D2B">
              <w:rPr>
                <w:sz w:val="20"/>
              </w:rPr>
              <w:t>Postpaid/Prepaid Classification</w:t>
            </w:r>
          </w:p>
        </w:tc>
        <w:tc>
          <w:tcPr>
            <w:tcW w:w="6148" w:type="dxa"/>
          </w:tcPr>
          <w:p w14:paraId="583814AF" w14:textId="77777777" w:rsidR="00AB2D42" w:rsidRPr="002B1D2B" w:rsidRDefault="00AB2D42" w:rsidP="00ED2292">
            <w:pPr>
              <w:rPr>
                <w:sz w:val="20"/>
              </w:rPr>
            </w:pPr>
            <w:r w:rsidRPr="002B1D2B">
              <w:rPr>
                <w:sz w:val="20"/>
              </w:rPr>
              <w:t>This section shows a breakdown of the Postpaid and Prepaid purchases.  This row is just a label for this section and doesn’t contain any details</w:t>
            </w:r>
          </w:p>
        </w:tc>
        <w:tc>
          <w:tcPr>
            <w:tcW w:w="1013" w:type="dxa"/>
          </w:tcPr>
          <w:p w14:paraId="7A7E5DB4" w14:textId="77777777" w:rsidR="00AB2D42" w:rsidRPr="002B1D2B" w:rsidRDefault="00AB2D42" w:rsidP="00ED2292">
            <w:pPr>
              <w:rPr>
                <w:sz w:val="20"/>
              </w:rPr>
            </w:pPr>
            <w:r w:rsidRPr="002B1D2B">
              <w:rPr>
                <w:sz w:val="20"/>
              </w:rPr>
              <w:t>N/A</w:t>
            </w:r>
          </w:p>
        </w:tc>
      </w:tr>
      <w:tr w:rsidR="00AB2D42" w:rsidRPr="002B1D2B" w14:paraId="28B74EB0" w14:textId="77777777" w:rsidTr="008F36EB">
        <w:trPr>
          <w:cantSplit/>
          <w:jc w:val="center"/>
        </w:trPr>
        <w:tc>
          <w:tcPr>
            <w:tcW w:w="1535" w:type="dxa"/>
          </w:tcPr>
          <w:p w14:paraId="42C13011" w14:textId="77777777" w:rsidR="00AB2D42" w:rsidRPr="002B1D2B" w:rsidRDefault="00AB2D42" w:rsidP="00ED2292">
            <w:pPr>
              <w:rPr>
                <w:sz w:val="20"/>
              </w:rPr>
            </w:pPr>
            <w:r w:rsidRPr="002B1D2B">
              <w:rPr>
                <w:sz w:val="20"/>
              </w:rPr>
              <w:t>Postpaid Purchase Count</w:t>
            </w:r>
          </w:p>
        </w:tc>
        <w:tc>
          <w:tcPr>
            <w:tcW w:w="6148" w:type="dxa"/>
          </w:tcPr>
          <w:p w14:paraId="085DD173" w14:textId="77777777" w:rsidR="00AB2D42" w:rsidRPr="002B1D2B" w:rsidRDefault="00AB2D42" w:rsidP="00ED2292">
            <w:pPr>
              <w:rPr>
                <w:sz w:val="20"/>
              </w:rPr>
            </w:pPr>
            <w:r w:rsidRPr="002B1D2B">
              <w:rPr>
                <w:sz w:val="20"/>
              </w:rPr>
              <w:t xml:space="preserve">Number of Postpaid purchase requests successfully processed for this Partner in the report period </w:t>
            </w:r>
          </w:p>
        </w:tc>
        <w:tc>
          <w:tcPr>
            <w:tcW w:w="1013" w:type="dxa"/>
          </w:tcPr>
          <w:p w14:paraId="1238D104" w14:textId="77777777" w:rsidR="00AB2D42" w:rsidRPr="002B1D2B" w:rsidRDefault="00AB2D42" w:rsidP="00ED2292">
            <w:pPr>
              <w:rPr>
                <w:sz w:val="20"/>
              </w:rPr>
            </w:pPr>
            <w:r w:rsidRPr="002B1D2B">
              <w:rPr>
                <w:sz w:val="20"/>
              </w:rPr>
              <w:t>Number</w:t>
            </w:r>
          </w:p>
        </w:tc>
      </w:tr>
      <w:tr w:rsidR="00AB2D42" w:rsidRPr="002B1D2B" w14:paraId="41F1C36D" w14:textId="77777777" w:rsidTr="008F36EB">
        <w:trPr>
          <w:cantSplit/>
          <w:jc w:val="center"/>
        </w:trPr>
        <w:tc>
          <w:tcPr>
            <w:tcW w:w="1535" w:type="dxa"/>
          </w:tcPr>
          <w:p w14:paraId="1B526D50" w14:textId="77777777" w:rsidR="00AB2D42" w:rsidRPr="002B1D2B" w:rsidRDefault="00AB2D42" w:rsidP="00ED2292">
            <w:pPr>
              <w:rPr>
                <w:sz w:val="20"/>
              </w:rPr>
            </w:pPr>
            <w:r w:rsidRPr="002B1D2B">
              <w:rPr>
                <w:sz w:val="20"/>
              </w:rPr>
              <w:t>Postpaid Gross Purchase Total</w:t>
            </w:r>
          </w:p>
        </w:tc>
        <w:tc>
          <w:tcPr>
            <w:tcW w:w="6148" w:type="dxa"/>
          </w:tcPr>
          <w:p w14:paraId="3FC0156A" w14:textId="34BB2298" w:rsidR="00AB2D42" w:rsidRPr="002B1D2B" w:rsidRDefault="00AB2D42" w:rsidP="00ED2292">
            <w:pPr>
              <w:rPr>
                <w:sz w:val="20"/>
              </w:rPr>
            </w:pPr>
            <w:r w:rsidRPr="002B1D2B">
              <w:rPr>
                <w:sz w:val="20"/>
              </w:rPr>
              <w:t>Sum total of all Postpaid purchases by this Partner in the report period for Google applications exclusive of taxes</w:t>
            </w:r>
          </w:p>
        </w:tc>
        <w:tc>
          <w:tcPr>
            <w:tcW w:w="1013" w:type="dxa"/>
          </w:tcPr>
          <w:p w14:paraId="47026537" w14:textId="77777777" w:rsidR="00AB2D42" w:rsidRPr="002B1D2B" w:rsidRDefault="00AB2D42" w:rsidP="00ED2292">
            <w:pPr>
              <w:rPr>
                <w:sz w:val="20"/>
              </w:rPr>
            </w:pPr>
            <w:r w:rsidRPr="002B1D2B">
              <w:rPr>
                <w:sz w:val="20"/>
              </w:rPr>
              <w:t>Amount</w:t>
            </w:r>
          </w:p>
        </w:tc>
      </w:tr>
      <w:tr w:rsidR="00AB2D42" w:rsidRPr="002B1D2B" w14:paraId="5BECB00B" w14:textId="77777777" w:rsidTr="008F36EB">
        <w:trPr>
          <w:cantSplit/>
          <w:jc w:val="center"/>
        </w:trPr>
        <w:tc>
          <w:tcPr>
            <w:tcW w:w="1535" w:type="dxa"/>
          </w:tcPr>
          <w:p w14:paraId="72E2FB45" w14:textId="77777777" w:rsidR="00AB2D42" w:rsidRPr="002B1D2B" w:rsidRDefault="00AB2D42" w:rsidP="00ED2292">
            <w:pPr>
              <w:rPr>
                <w:sz w:val="20"/>
              </w:rPr>
            </w:pPr>
            <w:r w:rsidRPr="002B1D2B">
              <w:rPr>
                <w:sz w:val="20"/>
              </w:rPr>
              <w:t>Postpaid Net Purchase Total</w:t>
            </w:r>
          </w:p>
        </w:tc>
        <w:tc>
          <w:tcPr>
            <w:tcW w:w="6148" w:type="dxa"/>
          </w:tcPr>
          <w:p w14:paraId="7469A92D" w14:textId="0A2AEDCD" w:rsidR="00AB2D42" w:rsidRPr="002B1D2B" w:rsidRDefault="00AB2D42" w:rsidP="00ED2292">
            <w:pPr>
              <w:rPr>
                <w:sz w:val="20"/>
              </w:rPr>
            </w:pPr>
            <w:r w:rsidRPr="002B1D2B">
              <w:rPr>
                <w:sz w:val="20"/>
              </w:rPr>
              <w:t>Total revenue owing to the Partner based on the revenue share agreement in place for Postpaid transactions exclusive of taxes.</w:t>
            </w:r>
          </w:p>
        </w:tc>
        <w:tc>
          <w:tcPr>
            <w:tcW w:w="1013" w:type="dxa"/>
          </w:tcPr>
          <w:p w14:paraId="148C0D73" w14:textId="77777777" w:rsidR="00AB2D42" w:rsidRPr="002B1D2B" w:rsidRDefault="00AB2D42" w:rsidP="00ED2292">
            <w:pPr>
              <w:rPr>
                <w:sz w:val="20"/>
              </w:rPr>
            </w:pPr>
            <w:r w:rsidRPr="002B1D2B">
              <w:rPr>
                <w:sz w:val="20"/>
              </w:rPr>
              <w:t>Amount</w:t>
            </w:r>
          </w:p>
        </w:tc>
      </w:tr>
      <w:tr w:rsidR="00AB2D42" w:rsidRPr="002B1D2B" w14:paraId="56335124" w14:textId="77777777" w:rsidTr="008F36EB">
        <w:trPr>
          <w:cantSplit/>
          <w:jc w:val="center"/>
        </w:trPr>
        <w:tc>
          <w:tcPr>
            <w:tcW w:w="1535" w:type="dxa"/>
          </w:tcPr>
          <w:p w14:paraId="222A89D6" w14:textId="77777777" w:rsidR="00AB2D42" w:rsidRPr="002B1D2B" w:rsidRDefault="00AB2D42" w:rsidP="00ED2292">
            <w:pPr>
              <w:rPr>
                <w:sz w:val="20"/>
              </w:rPr>
            </w:pPr>
            <w:r w:rsidRPr="002B1D2B">
              <w:rPr>
                <w:sz w:val="20"/>
              </w:rPr>
              <w:t>Prepaid Purchase Count</w:t>
            </w:r>
          </w:p>
        </w:tc>
        <w:tc>
          <w:tcPr>
            <w:tcW w:w="6148" w:type="dxa"/>
          </w:tcPr>
          <w:p w14:paraId="54F6A989" w14:textId="2BF17703" w:rsidR="00AB2D42" w:rsidRPr="002B1D2B" w:rsidRDefault="00AB2D42" w:rsidP="00980569">
            <w:pPr>
              <w:rPr>
                <w:sz w:val="20"/>
              </w:rPr>
            </w:pPr>
            <w:r w:rsidRPr="002B1D2B">
              <w:rPr>
                <w:sz w:val="20"/>
              </w:rPr>
              <w:t xml:space="preserve">Number of Prepaid purchase requests successfully processed for this Partner in the report period </w:t>
            </w:r>
            <w:del w:id="1351" w:author="Andrew Wulff" w:date="2017-07-12T11:36:00Z">
              <w:r w:rsidRPr="002B1D2B" w:rsidDel="00980569">
                <w:rPr>
                  <w:sz w:val="20"/>
                </w:rPr>
                <w:delText>exclusive of taxes</w:delText>
              </w:r>
            </w:del>
          </w:p>
        </w:tc>
        <w:tc>
          <w:tcPr>
            <w:tcW w:w="1013" w:type="dxa"/>
          </w:tcPr>
          <w:p w14:paraId="15D2E1F6" w14:textId="77777777" w:rsidR="00AB2D42" w:rsidRPr="002B1D2B" w:rsidRDefault="00AB2D42" w:rsidP="00ED2292">
            <w:pPr>
              <w:rPr>
                <w:sz w:val="20"/>
              </w:rPr>
            </w:pPr>
            <w:r w:rsidRPr="002B1D2B">
              <w:rPr>
                <w:sz w:val="20"/>
              </w:rPr>
              <w:t>Number</w:t>
            </w:r>
          </w:p>
        </w:tc>
      </w:tr>
      <w:tr w:rsidR="00AB2D42" w:rsidRPr="002B1D2B" w14:paraId="2F2DC847" w14:textId="77777777" w:rsidTr="008F36EB">
        <w:trPr>
          <w:cantSplit/>
          <w:jc w:val="center"/>
        </w:trPr>
        <w:tc>
          <w:tcPr>
            <w:tcW w:w="1535" w:type="dxa"/>
          </w:tcPr>
          <w:p w14:paraId="09BCA374" w14:textId="77777777" w:rsidR="00AB2D42" w:rsidRPr="002B1D2B" w:rsidRDefault="00AB2D42" w:rsidP="00ED2292">
            <w:pPr>
              <w:rPr>
                <w:sz w:val="20"/>
              </w:rPr>
            </w:pPr>
            <w:r w:rsidRPr="002B1D2B">
              <w:rPr>
                <w:sz w:val="20"/>
              </w:rPr>
              <w:t>Prepaid Gross Purchase Total</w:t>
            </w:r>
          </w:p>
        </w:tc>
        <w:tc>
          <w:tcPr>
            <w:tcW w:w="6148" w:type="dxa"/>
          </w:tcPr>
          <w:p w14:paraId="24D756A9" w14:textId="77777777" w:rsidR="00AB2D42" w:rsidRPr="002B1D2B" w:rsidRDefault="00AB2D42" w:rsidP="00ED2292">
            <w:pPr>
              <w:rPr>
                <w:sz w:val="20"/>
              </w:rPr>
            </w:pPr>
            <w:r w:rsidRPr="002B1D2B">
              <w:rPr>
                <w:sz w:val="20"/>
              </w:rPr>
              <w:t>Sum total of all Prepaid purchases by this Partner in the report period exclusive of taxes</w:t>
            </w:r>
          </w:p>
        </w:tc>
        <w:tc>
          <w:tcPr>
            <w:tcW w:w="1013" w:type="dxa"/>
          </w:tcPr>
          <w:p w14:paraId="742449BD" w14:textId="77777777" w:rsidR="00AB2D42" w:rsidRPr="002B1D2B" w:rsidRDefault="00AB2D42" w:rsidP="00ED2292">
            <w:pPr>
              <w:rPr>
                <w:sz w:val="20"/>
              </w:rPr>
            </w:pPr>
            <w:r w:rsidRPr="002B1D2B">
              <w:rPr>
                <w:sz w:val="20"/>
              </w:rPr>
              <w:t>Amount</w:t>
            </w:r>
          </w:p>
        </w:tc>
      </w:tr>
      <w:tr w:rsidR="00AB2D42" w:rsidRPr="002B1D2B" w14:paraId="3E16734D" w14:textId="77777777" w:rsidTr="008F36EB">
        <w:trPr>
          <w:cantSplit/>
          <w:jc w:val="center"/>
        </w:trPr>
        <w:tc>
          <w:tcPr>
            <w:tcW w:w="1535" w:type="dxa"/>
          </w:tcPr>
          <w:p w14:paraId="0A6925EF" w14:textId="77777777" w:rsidR="00AB2D42" w:rsidRPr="002B1D2B" w:rsidRDefault="00AB2D42" w:rsidP="00ED2292">
            <w:pPr>
              <w:rPr>
                <w:sz w:val="20"/>
              </w:rPr>
            </w:pPr>
            <w:r w:rsidRPr="002B1D2B">
              <w:rPr>
                <w:sz w:val="20"/>
              </w:rPr>
              <w:t>Prepaid Net Purchase Total</w:t>
            </w:r>
          </w:p>
        </w:tc>
        <w:tc>
          <w:tcPr>
            <w:tcW w:w="6148" w:type="dxa"/>
          </w:tcPr>
          <w:p w14:paraId="1A235AA2" w14:textId="58298AE6" w:rsidR="00AB2D42" w:rsidRPr="002B1D2B" w:rsidRDefault="00AB2D42" w:rsidP="00ED2292">
            <w:pPr>
              <w:rPr>
                <w:sz w:val="20"/>
              </w:rPr>
            </w:pPr>
            <w:r w:rsidRPr="002B1D2B">
              <w:rPr>
                <w:sz w:val="20"/>
              </w:rPr>
              <w:t>Total revenue owing to the Partner based on the revenue share agreement in place for Prepaid transactions exclusive of taxes.</w:t>
            </w:r>
          </w:p>
        </w:tc>
        <w:tc>
          <w:tcPr>
            <w:tcW w:w="1013" w:type="dxa"/>
          </w:tcPr>
          <w:p w14:paraId="5958C8A6" w14:textId="77777777" w:rsidR="00AB2D42" w:rsidRPr="002B1D2B" w:rsidRDefault="00AB2D42" w:rsidP="00ED2292">
            <w:pPr>
              <w:rPr>
                <w:sz w:val="20"/>
              </w:rPr>
            </w:pPr>
            <w:r w:rsidRPr="002B1D2B">
              <w:rPr>
                <w:sz w:val="20"/>
              </w:rPr>
              <w:t>Amount</w:t>
            </w:r>
          </w:p>
        </w:tc>
      </w:tr>
      <w:tr w:rsidR="00AB2D42" w:rsidRPr="002B1D2B" w14:paraId="0F1DB926" w14:textId="77777777" w:rsidTr="008F36EB">
        <w:trPr>
          <w:cantSplit/>
          <w:jc w:val="center"/>
        </w:trPr>
        <w:tc>
          <w:tcPr>
            <w:tcW w:w="1535" w:type="dxa"/>
          </w:tcPr>
          <w:p w14:paraId="7E52397F" w14:textId="77777777" w:rsidR="00AB2D42" w:rsidRPr="002B1D2B" w:rsidRDefault="00AB2D42" w:rsidP="00ED2292">
            <w:pPr>
              <w:rPr>
                <w:sz w:val="20"/>
              </w:rPr>
            </w:pPr>
            <w:r w:rsidRPr="002B1D2B">
              <w:rPr>
                <w:sz w:val="20"/>
              </w:rPr>
              <w:t>Net Taxes on Purchases Total</w:t>
            </w:r>
          </w:p>
        </w:tc>
        <w:tc>
          <w:tcPr>
            <w:tcW w:w="6148" w:type="dxa"/>
          </w:tcPr>
          <w:p w14:paraId="3374A5E3" w14:textId="1E0A7540" w:rsidR="00AB2D42" w:rsidRPr="002B1D2B" w:rsidRDefault="00A0127A" w:rsidP="00ED2292">
            <w:pPr>
              <w:rPr>
                <w:sz w:val="20"/>
              </w:rPr>
            </w:pPr>
            <w:r w:rsidRPr="002B1D2B">
              <w:rPr>
                <w:sz w:val="20"/>
              </w:rPr>
              <w:t>Total of all taxes on the Purchases where this is only provided for the GCB Partner</w:t>
            </w:r>
            <w:r w:rsidR="00400382">
              <w:rPr>
                <w:sz w:val="20"/>
              </w:rPr>
              <w:t>, which is Google,</w:t>
            </w:r>
          </w:p>
        </w:tc>
        <w:tc>
          <w:tcPr>
            <w:tcW w:w="1013" w:type="dxa"/>
          </w:tcPr>
          <w:p w14:paraId="1D0CCCE9" w14:textId="77777777" w:rsidR="00AB2D42" w:rsidRPr="002B1D2B" w:rsidRDefault="00AB2D42" w:rsidP="00ED2292">
            <w:pPr>
              <w:rPr>
                <w:sz w:val="20"/>
              </w:rPr>
            </w:pPr>
            <w:r w:rsidRPr="002B1D2B">
              <w:rPr>
                <w:sz w:val="20"/>
              </w:rPr>
              <w:t>Amount</w:t>
            </w:r>
          </w:p>
        </w:tc>
      </w:tr>
      <w:tr w:rsidR="00AB2D42" w:rsidRPr="002B1D2B" w14:paraId="52B0E234" w14:textId="77777777" w:rsidTr="008F36EB">
        <w:trPr>
          <w:cantSplit/>
          <w:jc w:val="center"/>
        </w:trPr>
        <w:tc>
          <w:tcPr>
            <w:tcW w:w="1535" w:type="dxa"/>
          </w:tcPr>
          <w:p w14:paraId="0254AA9E" w14:textId="77777777" w:rsidR="00AB2D42" w:rsidRPr="002B1D2B" w:rsidRDefault="00AB2D42" w:rsidP="00ED2292">
            <w:pPr>
              <w:rPr>
                <w:sz w:val="20"/>
              </w:rPr>
            </w:pPr>
            <w:r w:rsidRPr="002B1D2B">
              <w:rPr>
                <w:sz w:val="20"/>
              </w:rPr>
              <w:t>Refund Count</w:t>
            </w:r>
          </w:p>
        </w:tc>
        <w:tc>
          <w:tcPr>
            <w:tcW w:w="6148" w:type="dxa"/>
          </w:tcPr>
          <w:p w14:paraId="052231A4" w14:textId="77777777" w:rsidR="00AB2D42" w:rsidRPr="002B1D2B" w:rsidRDefault="00AB2D42" w:rsidP="00ED2292">
            <w:pPr>
              <w:rPr>
                <w:sz w:val="20"/>
              </w:rPr>
            </w:pPr>
            <w:r w:rsidRPr="002B1D2B">
              <w:rPr>
                <w:sz w:val="20"/>
              </w:rPr>
              <w:t>Number of refund requests successfully processed for this Partner in the report period.</w:t>
            </w:r>
          </w:p>
        </w:tc>
        <w:tc>
          <w:tcPr>
            <w:tcW w:w="1013" w:type="dxa"/>
          </w:tcPr>
          <w:p w14:paraId="0BD70393" w14:textId="77777777" w:rsidR="00AB2D42" w:rsidRPr="002B1D2B" w:rsidRDefault="00AB2D42" w:rsidP="00ED2292">
            <w:pPr>
              <w:rPr>
                <w:sz w:val="20"/>
              </w:rPr>
            </w:pPr>
            <w:r w:rsidRPr="002B1D2B">
              <w:rPr>
                <w:sz w:val="20"/>
              </w:rPr>
              <w:t>Number</w:t>
            </w:r>
          </w:p>
        </w:tc>
      </w:tr>
      <w:tr w:rsidR="00AB2D42" w:rsidRPr="002B1D2B" w14:paraId="5B8F3992" w14:textId="77777777" w:rsidTr="008F36EB">
        <w:trPr>
          <w:cantSplit/>
          <w:jc w:val="center"/>
        </w:trPr>
        <w:tc>
          <w:tcPr>
            <w:tcW w:w="1535" w:type="dxa"/>
          </w:tcPr>
          <w:p w14:paraId="66E2BE3B" w14:textId="77777777" w:rsidR="00AB2D42" w:rsidRPr="002B1D2B" w:rsidRDefault="00AB2D42" w:rsidP="00ED2292">
            <w:pPr>
              <w:rPr>
                <w:sz w:val="20"/>
              </w:rPr>
            </w:pPr>
            <w:r w:rsidRPr="002B1D2B">
              <w:rPr>
                <w:sz w:val="20"/>
              </w:rPr>
              <w:t>Gross Refund Total</w:t>
            </w:r>
          </w:p>
        </w:tc>
        <w:tc>
          <w:tcPr>
            <w:tcW w:w="6148" w:type="dxa"/>
          </w:tcPr>
          <w:p w14:paraId="23A8D279" w14:textId="77777777" w:rsidR="00AB2D42" w:rsidRPr="002B1D2B" w:rsidRDefault="00AB2D42" w:rsidP="00ED2292">
            <w:pPr>
              <w:rPr>
                <w:sz w:val="20"/>
              </w:rPr>
            </w:pPr>
            <w:r w:rsidRPr="002B1D2B">
              <w:rPr>
                <w:sz w:val="20"/>
              </w:rPr>
              <w:t>Sum Total of all refunds in the reporting period exclusive of taxes</w:t>
            </w:r>
          </w:p>
          <w:p w14:paraId="1E9F3B29" w14:textId="77777777" w:rsidR="00AB2D42" w:rsidRPr="002B1D2B" w:rsidRDefault="00AB2D42" w:rsidP="00ED2292">
            <w:pPr>
              <w:rPr>
                <w:sz w:val="20"/>
              </w:rPr>
            </w:pPr>
          </w:p>
        </w:tc>
        <w:tc>
          <w:tcPr>
            <w:tcW w:w="1013" w:type="dxa"/>
          </w:tcPr>
          <w:p w14:paraId="5DAD4725" w14:textId="77777777" w:rsidR="00AB2D42" w:rsidRPr="002B1D2B" w:rsidRDefault="00AB2D42" w:rsidP="00ED2292">
            <w:pPr>
              <w:rPr>
                <w:sz w:val="20"/>
              </w:rPr>
            </w:pPr>
            <w:r w:rsidRPr="002B1D2B">
              <w:rPr>
                <w:sz w:val="20"/>
              </w:rPr>
              <w:t>Amount</w:t>
            </w:r>
          </w:p>
        </w:tc>
      </w:tr>
      <w:tr w:rsidR="00AB2D42" w:rsidRPr="002B1D2B" w14:paraId="72D8F00F" w14:textId="77777777" w:rsidTr="008F36EB">
        <w:trPr>
          <w:cantSplit/>
          <w:jc w:val="center"/>
        </w:trPr>
        <w:tc>
          <w:tcPr>
            <w:tcW w:w="1535" w:type="dxa"/>
          </w:tcPr>
          <w:p w14:paraId="20A07BCB" w14:textId="77777777" w:rsidR="00AB2D42" w:rsidRPr="002B1D2B" w:rsidRDefault="00AB2D42" w:rsidP="00ED2292">
            <w:pPr>
              <w:rPr>
                <w:sz w:val="20"/>
              </w:rPr>
            </w:pPr>
            <w:r w:rsidRPr="002B1D2B">
              <w:rPr>
                <w:sz w:val="20"/>
              </w:rPr>
              <w:t>Net Refund Total</w:t>
            </w:r>
          </w:p>
        </w:tc>
        <w:tc>
          <w:tcPr>
            <w:tcW w:w="6148" w:type="dxa"/>
          </w:tcPr>
          <w:p w14:paraId="42004626" w14:textId="696F8800" w:rsidR="00AB2D42" w:rsidRPr="002B1D2B" w:rsidRDefault="00AB2D42" w:rsidP="00ED2292">
            <w:pPr>
              <w:rPr>
                <w:sz w:val="20"/>
              </w:rPr>
            </w:pPr>
            <w:r w:rsidRPr="002B1D2B">
              <w:rPr>
                <w:sz w:val="20"/>
              </w:rPr>
              <w:t>Sum total owed by the Partner to the operator based on the revenue sharing agreement in place exclusive of taxes.</w:t>
            </w:r>
          </w:p>
        </w:tc>
        <w:tc>
          <w:tcPr>
            <w:tcW w:w="1013" w:type="dxa"/>
          </w:tcPr>
          <w:p w14:paraId="1F90033D" w14:textId="77777777" w:rsidR="00AB2D42" w:rsidRPr="002B1D2B" w:rsidRDefault="00AB2D42" w:rsidP="00ED2292">
            <w:pPr>
              <w:rPr>
                <w:sz w:val="20"/>
              </w:rPr>
            </w:pPr>
            <w:r w:rsidRPr="002B1D2B">
              <w:rPr>
                <w:sz w:val="20"/>
              </w:rPr>
              <w:t>Amount</w:t>
            </w:r>
          </w:p>
        </w:tc>
      </w:tr>
      <w:tr w:rsidR="00A0127A" w:rsidRPr="002B1D2B" w14:paraId="49A5275D" w14:textId="77777777" w:rsidTr="00ED2292">
        <w:trPr>
          <w:cantSplit/>
          <w:jc w:val="center"/>
        </w:trPr>
        <w:tc>
          <w:tcPr>
            <w:tcW w:w="1535" w:type="dxa"/>
          </w:tcPr>
          <w:p w14:paraId="474AEB67" w14:textId="77777777" w:rsidR="00A0127A" w:rsidRPr="002B1D2B" w:rsidRDefault="00A0127A" w:rsidP="00ED2292">
            <w:pPr>
              <w:rPr>
                <w:sz w:val="20"/>
              </w:rPr>
            </w:pPr>
            <w:r w:rsidRPr="002B1D2B">
              <w:rPr>
                <w:sz w:val="20"/>
              </w:rPr>
              <w:t>Application Categories</w:t>
            </w:r>
          </w:p>
        </w:tc>
        <w:tc>
          <w:tcPr>
            <w:tcW w:w="6148" w:type="dxa"/>
          </w:tcPr>
          <w:p w14:paraId="2035A3B0" w14:textId="4389DBD9" w:rsidR="00A0127A" w:rsidRPr="002B1D2B" w:rsidRDefault="00A0127A" w:rsidP="00ED2292">
            <w:pPr>
              <w:rPr>
                <w:sz w:val="20"/>
              </w:rPr>
            </w:pPr>
            <w:r w:rsidRPr="002B1D2B">
              <w:rPr>
                <w:sz w:val="20"/>
              </w:rPr>
              <w:t>This section shows a breakdown of the Google and non-Google applications.  This row is just a label for this section and doesn’t contain any details</w:t>
            </w:r>
          </w:p>
        </w:tc>
        <w:tc>
          <w:tcPr>
            <w:tcW w:w="1013" w:type="dxa"/>
          </w:tcPr>
          <w:p w14:paraId="44D5658A" w14:textId="77777777" w:rsidR="00A0127A" w:rsidRPr="002B1D2B" w:rsidRDefault="00A0127A" w:rsidP="00ED2292">
            <w:pPr>
              <w:rPr>
                <w:sz w:val="20"/>
              </w:rPr>
            </w:pPr>
            <w:r w:rsidRPr="002B1D2B">
              <w:rPr>
                <w:sz w:val="20"/>
              </w:rPr>
              <w:t>N/A</w:t>
            </w:r>
          </w:p>
        </w:tc>
      </w:tr>
      <w:tr w:rsidR="00A0127A" w:rsidRPr="002B1D2B" w14:paraId="181E4D46" w14:textId="77777777" w:rsidTr="00ED2292">
        <w:trPr>
          <w:cantSplit/>
          <w:jc w:val="center"/>
        </w:trPr>
        <w:tc>
          <w:tcPr>
            <w:tcW w:w="1535" w:type="dxa"/>
          </w:tcPr>
          <w:p w14:paraId="5FE3F885" w14:textId="77777777" w:rsidR="00A0127A" w:rsidRPr="002B1D2B" w:rsidRDefault="00A0127A" w:rsidP="00ED2292">
            <w:pPr>
              <w:rPr>
                <w:sz w:val="20"/>
              </w:rPr>
            </w:pPr>
            <w:r w:rsidRPr="002B1D2B">
              <w:rPr>
                <w:sz w:val="20"/>
              </w:rPr>
              <w:t>Google_Apps Refund Count</w:t>
            </w:r>
          </w:p>
        </w:tc>
        <w:tc>
          <w:tcPr>
            <w:tcW w:w="6148" w:type="dxa"/>
          </w:tcPr>
          <w:p w14:paraId="47C1E912" w14:textId="480238A8" w:rsidR="00A0127A" w:rsidRPr="002B1D2B" w:rsidRDefault="00A0127A" w:rsidP="00ED2292">
            <w:pPr>
              <w:rPr>
                <w:sz w:val="20"/>
              </w:rPr>
            </w:pPr>
            <w:r w:rsidRPr="002B1D2B">
              <w:rPr>
                <w:sz w:val="20"/>
              </w:rPr>
              <w:t>Number of refund requests successfully processed for the GCB Partner</w:t>
            </w:r>
            <w:r w:rsidR="00400382">
              <w:rPr>
                <w:sz w:val="20"/>
              </w:rPr>
              <w:t>, which is Google,</w:t>
            </w:r>
            <w:r w:rsidRPr="002B1D2B" w:rsidDel="00EB60BC">
              <w:rPr>
                <w:sz w:val="20"/>
              </w:rPr>
              <w:t xml:space="preserve"> </w:t>
            </w:r>
            <w:r w:rsidRPr="002B1D2B">
              <w:rPr>
                <w:sz w:val="20"/>
              </w:rPr>
              <w:t xml:space="preserve">in the report period for Google applications </w:t>
            </w:r>
          </w:p>
        </w:tc>
        <w:tc>
          <w:tcPr>
            <w:tcW w:w="1013" w:type="dxa"/>
          </w:tcPr>
          <w:p w14:paraId="751740CF" w14:textId="77777777" w:rsidR="00A0127A" w:rsidRPr="002B1D2B" w:rsidRDefault="00A0127A" w:rsidP="00ED2292">
            <w:pPr>
              <w:rPr>
                <w:sz w:val="20"/>
              </w:rPr>
            </w:pPr>
            <w:r w:rsidRPr="002B1D2B">
              <w:rPr>
                <w:sz w:val="20"/>
              </w:rPr>
              <w:t>Number</w:t>
            </w:r>
          </w:p>
        </w:tc>
      </w:tr>
      <w:tr w:rsidR="00A0127A" w:rsidRPr="002B1D2B" w14:paraId="714D4A89" w14:textId="77777777" w:rsidTr="00ED2292">
        <w:trPr>
          <w:cantSplit/>
          <w:jc w:val="center"/>
        </w:trPr>
        <w:tc>
          <w:tcPr>
            <w:tcW w:w="1535" w:type="dxa"/>
          </w:tcPr>
          <w:p w14:paraId="5D872482" w14:textId="77777777" w:rsidR="00A0127A" w:rsidRPr="002B1D2B" w:rsidRDefault="00A0127A" w:rsidP="00ED2292">
            <w:pPr>
              <w:rPr>
                <w:sz w:val="20"/>
              </w:rPr>
            </w:pPr>
            <w:r w:rsidRPr="002B1D2B">
              <w:rPr>
                <w:sz w:val="20"/>
              </w:rPr>
              <w:t>Google_Apps Gross Refund Total</w:t>
            </w:r>
          </w:p>
        </w:tc>
        <w:tc>
          <w:tcPr>
            <w:tcW w:w="6148" w:type="dxa"/>
          </w:tcPr>
          <w:p w14:paraId="24908444" w14:textId="77777777" w:rsidR="00A0127A" w:rsidRPr="002B1D2B" w:rsidRDefault="00A0127A" w:rsidP="00ED2292">
            <w:pPr>
              <w:rPr>
                <w:sz w:val="20"/>
              </w:rPr>
            </w:pPr>
            <w:r w:rsidRPr="002B1D2B">
              <w:rPr>
                <w:sz w:val="20"/>
              </w:rPr>
              <w:t>Sum Total of all refunds in the reporting period for Google applications exclusive of taxes</w:t>
            </w:r>
          </w:p>
          <w:p w14:paraId="572EF3E7" w14:textId="77777777" w:rsidR="00A0127A" w:rsidRPr="002B1D2B" w:rsidRDefault="00A0127A" w:rsidP="00ED2292">
            <w:pPr>
              <w:rPr>
                <w:sz w:val="20"/>
              </w:rPr>
            </w:pPr>
          </w:p>
        </w:tc>
        <w:tc>
          <w:tcPr>
            <w:tcW w:w="1013" w:type="dxa"/>
          </w:tcPr>
          <w:p w14:paraId="3F4FBE88" w14:textId="77777777" w:rsidR="00A0127A" w:rsidRPr="002B1D2B" w:rsidRDefault="00A0127A" w:rsidP="00ED2292">
            <w:pPr>
              <w:rPr>
                <w:sz w:val="20"/>
              </w:rPr>
            </w:pPr>
            <w:r w:rsidRPr="002B1D2B">
              <w:rPr>
                <w:sz w:val="20"/>
              </w:rPr>
              <w:t>Amount</w:t>
            </w:r>
          </w:p>
        </w:tc>
      </w:tr>
      <w:tr w:rsidR="00A0127A" w:rsidRPr="002B1D2B" w14:paraId="6DBEA921" w14:textId="77777777" w:rsidTr="00ED2292">
        <w:trPr>
          <w:cantSplit/>
          <w:jc w:val="center"/>
        </w:trPr>
        <w:tc>
          <w:tcPr>
            <w:tcW w:w="1535" w:type="dxa"/>
          </w:tcPr>
          <w:p w14:paraId="3D314F86" w14:textId="77777777" w:rsidR="00A0127A" w:rsidRPr="002B1D2B" w:rsidRDefault="00A0127A" w:rsidP="00ED2292">
            <w:pPr>
              <w:rPr>
                <w:sz w:val="20"/>
              </w:rPr>
            </w:pPr>
            <w:r w:rsidRPr="002B1D2B">
              <w:rPr>
                <w:sz w:val="20"/>
              </w:rPr>
              <w:lastRenderedPageBreak/>
              <w:t>Google_Apps Net Refund Total</w:t>
            </w:r>
          </w:p>
        </w:tc>
        <w:tc>
          <w:tcPr>
            <w:tcW w:w="6148" w:type="dxa"/>
          </w:tcPr>
          <w:p w14:paraId="3B9252B7" w14:textId="76C16700" w:rsidR="00A0127A" w:rsidRPr="002B1D2B" w:rsidRDefault="00A0127A" w:rsidP="00ED2292">
            <w:pPr>
              <w:rPr>
                <w:sz w:val="20"/>
              </w:rPr>
            </w:pPr>
            <w:r w:rsidRPr="002B1D2B">
              <w:rPr>
                <w:sz w:val="20"/>
              </w:rPr>
              <w:t>Sum total owed by the GCB Partner</w:t>
            </w:r>
            <w:r w:rsidRPr="002B1D2B" w:rsidDel="00EB60BC">
              <w:rPr>
                <w:sz w:val="20"/>
              </w:rPr>
              <w:t xml:space="preserve"> </w:t>
            </w:r>
            <w:r w:rsidRPr="002B1D2B">
              <w:rPr>
                <w:sz w:val="20"/>
              </w:rPr>
              <w:t>to the operator based on the revenue sharing agreement in place for Google applications exclusive of taxes.</w:t>
            </w:r>
          </w:p>
        </w:tc>
        <w:tc>
          <w:tcPr>
            <w:tcW w:w="1013" w:type="dxa"/>
          </w:tcPr>
          <w:p w14:paraId="777C11AA" w14:textId="77777777" w:rsidR="00A0127A" w:rsidRPr="002B1D2B" w:rsidRDefault="00A0127A" w:rsidP="00ED2292">
            <w:pPr>
              <w:rPr>
                <w:sz w:val="20"/>
              </w:rPr>
            </w:pPr>
            <w:r w:rsidRPr="002B1D2B">
              <w:rPr>
                <w:sz w:val="20"/>
              </w:rPr>
              <w:t>Amount</w:t>
            </w:r>
          </w:p>
        </w:tc>
      </w:tr>
      <w:tr w:rsidR="00A0127A" w:rsidRPr="002B1D2B" w14:paraId="06666721" w14:textId="77777777" w:rsidTr="00ED2292">
        <w:trPr>
          <w:cantSplit/>
          <w:jc w:val="center"/>
        </w:trPr>
        <w:tc>
          <w:tcPr>
            <w:tcW w:w="1535" w:type="dxa"/>
          </w:tcPr>
          <w:p w14:paraId="466B594A" w14:textId="77777777" w:rsidR="00A0127A" w:rsidRPr="002B1D2B" w:rsidRDefault="00A0127A" w:rsidP="00ED2292">
            <w:pPr>
              <w:rPr>
                <w:sz w:val="20"/>
              </w:rPr>
            </w:pPr>
            <w:r w:rsidRPr="002B1D2B">
              <w:rPr>
                <w:sz w:val="20"/>
              </w:rPr>
              <w:t>Other_Apps Refund Count</w:t>
            </w:r>
          </w:p>
        </w:tc>
        <w:tc>
          <w:tcPr>
            <w:tcW w:w="6148" w:type="dxa"/>
          </w:tcPr>
          <w:p w14:paraId="1F4D40EE" w14:textId="77777777" w:rsidR="00A0127A" w:rsidRPr="002B1D2B" w:rsidRDefault="00A0127A" w:rsidP="00ED2292">
            <w:pPr>
              <w:rPr>
                <w:sz w:val="20"/>
              </w:rPr>
            </w:pPr>
            <w:r w:rsidRPr="002B1D2B">
              <w:rPr>
                <w:sz w:val="20"/>
              </w:rPr>
              <w:t>Number of refund requests successfully processed for the GCB Partner</w:t>
            </w:r>
            <w:r w:rsidRPr="002B1D2B" w:rsidDel="00EB60BC">
              <w:rPr>
                <w:sz w:val="20"/>
              </w:rPr>
              <w:t xml:space="preserve"> </w:t>
            </w:r>
            <w:r w:rsidRPr="002B1D2B">
              <w:rPr>
                <w:sz w:val="20"/>
              </w:rPr>
              <w:t xml:space="preserve">in the report period for other (non-Google) applications </w:t>
            </w:r>
          </w:p>
        </w:tc>
        <w:tc>
          <w:tcPr>
            <w:tcW w:w="1013" w:type="dxa"/>
          </w:tcPr>
          <w:p w14:paraId="71C0A427" w14:textId="77777777" w:rsidR="00A0127A" w:rsidRPr="002B1D2B" w:rsidRDefault="00A0127A" w:rsidP="00ED2292">
            <w:pPr>
              <w:rPr>
                <w:sz w:val="20"/>
              </w:rPr>
            </w:pPr>
            <w:r w:rsidRPr="002B1D2B">
              <w:rPr>
                <w:sz w:val="20"/>
              </w:rPr>
              <w:t>Number</w:t>
            </w:r>
          </w:p>
        </w:tc>
      </w:tr>
      <w:tr w:rsidR="00A0127A" w:rsidRPr="002B1D2B" w14:paraId="663E6DA1" w14:textId="77777777" w:rsidTr="00ED2292">
        <w:trPr>
          <w:cantSplit/>
          <w:jc w:val="center"/>
        </w:trPr>
        <w:tc>
          <w:tcPr>
            <w:tcW w:w="1535" w:type="dxa"/>
          </w:tcPr>
          <w:p w14:paraId="218F1350" w14:textId="77777777" w:rsidR="00A0127A" w:rsidRPr="002B1D2B" w:rsidRDefault="00A0127A" w:rsidP="00ED2292">
            <w:pPr>
              <w:rPr>
                <w:sz w:val="20"/>
              </w:rPr>
            </w:pPr>
            <w:r w:rsidRPr="002B1D2B">
              <w:rPr>
                <w:sz w:val="20"/>
              </w:rPr>
              <w:t>Other_Apps Gross Refund Total</w:t>
            </w:r>
          </w:p>
        </w:tc>
        <w:tc>
          <w:tcPr>
            <w:tcW w:w="6148" w:type="dxa"/>
          </w:tcPr>
          <w:p w14:paraId="08E4B1FE" w14:textId="77777777" w:rsidR="00A0127A" w:rsidRPr="002B1D2B" w:rsidRDefault="00A0127A" w:rsidP="00ED2292">
            <w:pPr>
              <w:rPr>
                <w:sz w:val="20"/>
              </w:rPr>
            </w:pPr>
            <w:r w:rsidRPr="002B1D2B">
              <w:rPr>
                <w:sz w:val="20"/>
              </w:rPr>
              <w:t>Sum Total of all refunds in the reporting period for other (non-Google) applications exclusive of taxes</w:t>
            </w:r>
          </w:p>
        </w:tc>
        <w:tc>
          <w:tcPr>
            <w:tcW w:w="1013" w:type="dxa"/>
          </w:tcPr>
          <w:p w14:paraId="488D0D27" w14:textId="77777777" w:rsidR="00A0127A" w:rsidRPr="002B1D2B" w:rsidRDefault="00A0127A" w:rsidP="00ED2292">
            <w:pPr>
              <w:rPr>
                <w:sz w:val="20"/>
              </w:rPr>
            </w:pPr>
            <w:r w:rsidRPr="002B1D2B">
              <w:rPr>
                <w:sz w:val="20"/>
              </w:rPr>
              <w:t>Amount</w:t>
            </w:r>
          </w:p>
        </w:tc>
      </w:tr>
      <w:tr w:rsidR="00A0127A" w:rsidRPr="002B1D2B" w14:paraId="7F11A394" w14:textId="77777777" w:rsidTr="00ED2292">
        <w:trPr>
          <w:cantSplit/>
          <w:jc w:val="center"/>
        </w:trPr>
        <w:tc>
          <w:tcPr>
            <w:tcW w:w="1535" w:type="dxa"/>
          </w:tcPr>
          <w:p w14:paraId="040098E0" w14:textId="77777777" w:rsidR="00A0127A" w:rsidRPr="002B1D2B" w:rsidRDefault="00A0127A" w:rsidP="00ED2292">
            <w:pPr>
              <w:rPr>
                <w:sz w:val="20"/>
              </w:rPr>
            </w:pPr>
            <w:r w:rsidRPr="002B1D2B">
              <w:rPr>
                <w:sz w:val="20"/>
              </w:rPr>
              <w:t>Other_Apps Net Refund Total</w:t>
            </w:r>
          </w:p>
        </w:tc>
        <w:tc>
          <w:tcPr>
            <w:tcW w:w="6148" w:type="dxa"/>
          </w:tcPr>
          <w:p w14:paraId="5713D9BC" w14:textId="749966A1" w:rsidR="00A0127A" w:rsidRPr="002B1D2B" w:rsidRDefault="00A0127A" w:rsidP="00ED2292">
            <w:pPr>
              <w:rPr>
                <w:sz w:val="20"/>
              </w:rPr>
            </w:pPr>
            <w:r w:rsidRPr="002B1D2B">
              <w:rPr>
                <w:sz w:val="20"/>
              </w:rPr>
              <w:t>Sum total owed by the GCB Partner</w:t>
            </w:r>
            <w:r w:rsidRPr="002B1D2B" w:rsidDel="00EB60BC">
              <w:rPr>
                <w:sz w:val="20"/>
              </w:rPr>
              <w:t xml:space="preserve"> </w:t>
            </w:r>
            <w:r w:rsidRPr="002B1D2B">
              <w:rPr>
                <w:sz w:val="20"/>
              </w:rPr>
              <w:t>to the operator based on the revenue sharing agreement in place for Google applications exclusive of taxes.</w:t>
            </w:r>
          </w:p>
        </w:tc>
        <w:tc>
          <w:tcPr>
            <w:tcW w:w="1013" w:type="dxa"/>
          </w:tcPr>
          <w:p w14:paraId="2F94EB3F" w14:textId="77777777" w:rsidR="00A0127A" w:rsidRPr="002B1D2B" w:rsidRDefault="00A0127A" w:rsidP="00ED2292">
            <w:pPr>
              <w:rPr>
                <w:sz w:val="20"/>
              </w:rPr>
            </w:pPr>
            <w:r w:rsidRPr="002B1D2B">
              <w:rPr>
                <w:sz w:val="20"/>
              </w:rPr>
              <w:t>Amount</w:t>
            </w:r>
          </w:p>
        </w:tc>
      </w:tr>
      <w:tr w:rsidR="00AB2D42" w:rsidRPr="002B1D2B" w14:paraId="1FB3EB97" w14:textId="77777777" w:rsidTr="008F36EB">
        <w:trPr>
          <w:cantSplit/>
          <w:jc w:val="center"/>
        </w:trPr>
        <w:tc>
          <w:tcPr>
            <w:tcW w:w="1535" w:type="dxa"/>
          </w:tcPr>
          <w:p w14:paraId="5B916CDD" w14:textId="77777777" w:rsidR="00AB2D42" w:rsidRPr="002B1D2B" w:rsidRDefault="00AB2D42" w:rsidP="00ED2292">
            <w:pPr>
              <w:rPr>
                <w:sz w:val="20"/>
              </w:rPr>
            </w:pPr>
            <w:r w:rsidRPr="002B1D2B">
              <w:rPr>
                <w:sz w:val="20"/>
              </w:rPr>
              <w:t>Postpaid/Prepaid Classification</w:t>
            </w:r>
          </w:p>
        </w:tc>
        <w:tc>
          <w:tcPr>
            <w:tcW w:w="6148" w:type="dxa"/>
          </w:tcPr>
          <w:p w14:paraId="750A389E" w14:textId="77777777" w:rsidR="00AB2D42" w:rsidRPr="002B1D2B" w:rsidRDefault="00AB2D42" w:rsidP="00ED2292">
            <w:pPr>
              <w:rPr>
                <w:sz w:val="20"/>
              </w:rPr>
            </w:pPr>
            <w:r w:rsidRPr="002B1D2B">
              <w:rPr>
                <w:sz w:val="20"/>
              </w:rPr>
              <w:t>This section shows a breakdown of the Postpaid and Prepaid Refunds.  This row is just a label for this section and doesn’t contain any details</w:t>
            </w:r>
          </w:p>
        </w:tc>
        <w:tc>
          <w:tcPr>
            <w:tcW w:w="1013" w:type="dxa"/>
          </w:tcPr>
          <w:p w14:paraId="242AF98A" w14:textId="77777777" w:rsidR="00AB2D42" w:rsidRPr="002B1D2B" w:rsidRDefault="00AB2D42" w:rsidP="00ED2292">
            <w:pPr>
              <w:rPr>
                <w:sz w:val="20"/>
              </w:rPr>
            </w:pPr>
            <w:r w:rsidRPr="002B1D2B">
              <w:rPr>
                <w:sz w:val="20"/>
              </w:rPr>
              <w:t>N/A</w:t>
            </w:r>
          </w:p>
        </w:tc>
      </w:tr>
      <w:tr w:rsidR="00AB2D42" w:rsidRPr="002B1D2B" w14:paraId="5EEAD760" w14:textId="77777777" w:rsidTr="008F36EB">
        <w:trPr>
          <w:cantSplit/>
          <w:jc w:val="center"/>
        </w:trPr>
        <w:tc>
          <w:tcPr>
            <w:tcW w:w="1535" w:type="dxa"/>
          </w:tcPr>
          <w:p w14:paraId="5461CC22" w14:textId="77777777" w:rsidR="00AB2D42" w:rsidRPr="002B1D2B" w:rsidRDefault="00AB2D42" w:rsidP="00ED2292">
            <w:pPr>
              <w:rPr>
                <w:sz w:val="20"/>
              </w:rPr>
            </w:pPr>
            <w:r w:rsidRPr="002B1D2B">
              <w:rPr>
                <w:sz w:val="20"/>
              </w:rPr>
              <w:t>Postpaid Refund Count</w:t>
            </w:r>
          </w:p>
        </w:tc>
        <w:tc>
          <w:tcPr>
            <w:tcW w:w="6148" w:type="dxa"/>
          </w:tcPr>
          <w:p w14:paraId="46E10ABE" w14:textId="77777777" w:rsidR="00AB2D42" w:rsidRPr="002B1D2B" w:rsidRDefault="00AB2D42" w:rsidP="00ED2292">
            <w:pPr>
              <w:rPr>
                <w:sz w:val="20"/>
              </w:rPr>
            </w:pPr>
            <w:r w:rsidRPr="002B1D2B">
              <w:rPr>
                <w:sz w:val="20"/>
              </w:rPr>
              <w:t xml:space="preserve">Number of Postpaid Refund requests successfully processed for this Partner in the report period </w:t>
            </w:r>
          </w:p>
        </w:tc>
        <w:tc>
          <w:tcPr>
            <w:tcW w:w="1013" w:type="dxa"/>
          </w:tcPr>
          <w:p w14:paraId="4266056C" w14:textId="77777777" w:rsidR="00AB2D42" w:rsidRPr="002B1D2B" w:rsidRDefault="00AB2D42" w:rsidP="00ED2292">
            <w:pPr>
              <w:rPr>
                <w:sz w:val="20"/>
              </w:rPr>
            </w:pPr>
            <w:r w:rsidRPr="002B1D2B">
              <w:rPr>
                <w:sz w:val="20"/>
              </w:rPr>
              <w:t>Number</w:t>
            </w:r>
          </w:p>
        </w:tc>
      </w:tr>
      <w:tr w:rsidR="00AB2D42" w:rsidRPr="002B1D2B" w14:paraId="00BCCDDC" w14:textId="77777777" w:rsidTr="008F36EB">
        <w:trPr>
          <w:cantSplit/>
          <w:jc w:val="center"/>
        </w:trPr>
        <w:tc>
          <w:tcPr>
            <w:tcW w:w="1535" w:type="dxa"/>
          </w:tcPr>
          <w:p w14:paraId="7255613A" w14:textId="77777777" w:rsidR="00AB2D42" w:rsidRPr="002B1D2B" w:rsidRDefault="00AB2D42" w:rsidP="00ED2292">
            <w:pPr>
              <w:rPr>
                <w:sz w:val="20"/>
              </w:rPr>
            </w:pPr>
            <w:r w:rsidRPr="002B1D2B">
              <w:rPr>
                <w:sz w:val="20"/>
              </w:rPr>
              <w:t>Postpaid Gross Refund Total</w:t>
            </w:r>
          </w:p>
        </w:tc>
        <w:tc>
          <w:tcPr>
            <w:tcW w:w="6148" w:type="dxa"/>
          </w:tcPr>
          <w:p w14:paraId="56100EBF" w14:textId="7934C02B" w:rsidR="00AB2D42" w:rsidRPr="002B1D2B" w:rsidRDefault="00AB2D42" w:rsidP="00ED2292">
            <w:pPr>
              <w:rPr>
                <w:sz w:val="20"/>
              </w:rPr>
            </w:pPr>
            <w:r w:rsidRPr="002B1D2B">
              <w:rPr>
                <w:sz w:val="20"/>
              </w:rPr>
              <w:t>Sum total of all Postpaid Refunds by this Partner in the report period for Google applications exclusive of taxes</w:t>
            </w:r>
          </w:p>
        </w:tc>
        <w:tc>
          <w:tcPr>
            <w:tcW w:w="1013" w:type="dxa"/>
          </w:tcPr>
          <w:p w14:paraId="411293CC" w14:textId="77777777" w:rsidR="00AB2D42" w:rsidRPr="002B1D2B" w:rsidRDefault="00AB2D42" w:rsidP="00ED2292">
            <w:pPr>
              <w:rPr>
                <w:sz w:val="20"/>
              </w:rPr>
            </w:pPr>
            <w:r w:rsidRPr="002B1D2B">
              <w:rPr>
                <w:sz w:val="20"/>
              </w:rPr>
              <w:t>Amount</w:t>
            </w:r>
          </w:p>
        </w:tc>
      </w:tr>
      <w:tr w:rsidR="00AB2D42" w:rsidRPr="002B1D2B" w14:paraId="782B379A" w14:textId="77777777" w:rsidTr="008F36EB">
        <w:trPr>
          <w:cantSplit/>
          <w:jc w:val="center"/>
        </w:trPr>
        <w:tc>
          <w:tcPr>
            <w:tcW w:w="1535" w:type="dxa"/>
          </w:tcPr>
          <w:p w14:paraId="66320EBE" w14:textId="77777777" w:rsidR="00AB2D42" w:rsidRPr="002B1D2B" w:rsidRDefault="00AB2D42" w:rsidP="00ED2292">
            <w:pPr>
              <w:rPr>
                <w:sz w:val="20"/>
              </w:rPr>
            </w:pPr>
            <w:r w:rsidRPr="002B1D2B">
              <w:rPr>
                <w:sz w:val="20"/>
              </w:rPr>
              <w:t>Postpaid Net Refund Total</w:t>
            </w:r>
          </w:p>
        </w:tc>
        <w:tc>
          <w:tcPr>
            <w:tcW w:w="6148" w:type="dxa"/>
          </w:tcPr>
          <w:p w14:paraId="40AEF006" w14:textId="77BD38B7" w:rsidR="00AB2D42" w:rsidRPr="002B1D2B" w:rsidRDefault="00AB2D42" w:rsidP="00ED2292">
            <w:pPr>
              <w:rPr>
                <w:sz w:val="20"/>
              </w:rPr>
            </w:pPr>
            <w:r w:rsidRPr="002B1D2B">
              <w:rPr>
                <w:sz w:val="20"/>
              </w:rPr>
              <w:t>Sum total owed by the Partner to the operator based on the revenue sharing agreement in place for Postpaid transactions exclusive of taxes.</w:t>
            </w:r>
          </w:p>
        </w:tc>
        <w:tc>
          <w:tcPr>
            <w:tcW w:w="1013" w:type="dxa"/>
          </w:tcPr>
          <w:p w14:paraId="123AE336" w14:textId="77777777" w:rsidR="00AB2D42" w:rsidRPr="002B1D2B" w:rsidRDefault="00AB2D42" w:rsidP="00ED2292">
            <w:pPr>
              <w:rPr>
                <w:sz w:val="20"/>
              </w:rPr>
            </w:pPr>
            <w:r w:rsidRPr="002B1D2B">
              <w:rPr>
                <w:sz w:val="20"/>
              </w:rPr>
              <w:t>Amount</w:t>
            </w:r>
          </w:p>
        </w:tc>
      </w:tr>
      <w:tr w:rsidR="00AB2D42" w:rsidRPr="002B1D2B" w14:paraId="6ED3F869" w14:textId="77777777" w:rsidTr="008F36EB">
        <w:trPr>
          <w:cantSplit/>
          <w:jc w:val="center"/>
        </w:trPr>
        <w:tc>
          <w:tcPr>
            <w:tcW w:w="1535" w:type="dxa"/>
          </w:tcPr>
          <w:p w14:paraId="2D00F67F" w14:textId="77777777" w:rsidR="00AB2D42" w:rsidRPr="002B1D2B" w:rsidRDefault="00AB2D42" w:rsidP="00ED2292">
            <w:pPr>
              <w:rPr>
                <w:sz w:val="20"/>
              </w:rPr>
            </w:pPr>
            <w:r w:rsidRPr="002B1D2B">
              <w:rPr>
                <w:sz w:val="20"/>
              </w:rPr>
              <w:t>Prepaid Refund Count</w:t>
            </w:r>
          </w:p>
        </w:tc>
        <w:tc>
          <w:tcPr>
            <w:tcW w:w="6148" w:type="dxa"/>
          </w:tcPr>
          <w:p w14:paraId="18FD412D" w14:textId="3C03239A" w:rsidR="00AB2D42" w:rsidRPr="002B1D2B" w:rsidRDefault="00AB2D42" w:rsidP="00980569">
            <w:pPr>
              <w:rPr>
                <w:sz w:val="20"/>
              </w:rPr>
            </w:pPr>
            <w:r w:rsidRPr="002B1D2B">
              <w:rPr>
                <w:sz w:val="20"/>
              </w:rPr>
              <w:t xml:space="preserve">Number of Prepaid purchase requests successfully processed for this Partner in the report period </w:t>
            </w:r>
            <w:del w:id="1352" w:author="Andrew Wulff" w:date="2017-07-12T11:39:00Z">
              <w:r w:rsidRPr="002B1D2B" w:rsidDel="00980569">
                <w:rPr>
                  <w:sz w:val="20"/>
                </w:rPr>
                <w:delText>exclusive of taxes</w:delText>
              </w:r>
            </w:del>
          </w:p>
        </w:tc>
        <w:tc>
          <w:tcPr>
            <w:tcW w:w="1013" w:type="dxa"/>
          </w:tcPr>
          <w:p w14:paraId="46BA296C" w14:textId="77777777" w:rsidR="00AB2D42" w:rsidRPr="002B1D2B" w:rsidRDefault="00AB2D42" w:rsidP="00ED2292">
            <w:pPr>
              <w:rPr>
                <w:sz w:val="20"/>
              </w:rPr>
            </w:pPr>
            <w:r w:rsidRPr="002B1D2B">
              <w:rPr>
                <w:sz w:val="20"/>
              </w:rPr>
              <w:t>Number</w:t>
            </w:r>
          </w:p>
        </w:tc>
      </w:tr>
      <w:tr w:rsidR="00AB2D42" w:rsidRPr="002B1D2B" w14:paraId="06B76A23" w14:textId="77777777" w:rsidTr="008F36EB">
        <w:trPr>
          <w:cantSplit/>
          <w:jc w:val="center"/>
        </w:trPr>
        <w:tc>
          <w:tcPr>
            <w:tcW w:w="1535" w:type="dxa"/>
          </w:tcPr>
          <w:p w14:paraId="54EDCEBA" w14:textId="77777777" w:rsidR="00AB2D42" w:rsidRPr="002B1D2B" w:rsidRDefault="00AB2D42" w:rsidP="00ED2292">
            <w:pPr>
              <w:rPr>
                <w:sz w:val="20"/>
              </w:rPr>
            </w:pPr>
            <w:r w:rsidRPr="002B1D2B">
              <w:rPr>
                <w:sz w:val="20"/>
              </w:rPr>
              <w:t>Prepaid Gross Refund Total</w:t>
            </w:r>
          </w:p>
        </w:tc>
        <w:tc>
          <w:tcPr>
            <w:tcW w:w="6148" w:type="dxa"/>
          </w:tcPr>
          <w:p w14:paraId="422095B4" w14:textId="77777777" w:rsidR="00AB2D42" w:rsidRPr="002B1D2B" w:rsidRDefault="00AB2D42" w:rsidP="00ED2292">
            <w:pPr>
              <w:rPr>
                <w:sz w:val="20"/>
              </w:rPr>
            </w:pPr>
            <w:r w:rsidRPr="002B1D2B">
              <w:rPr>
                <w:sz w:val="20"/>
              </w:rPr>
              <w:t>Sum total of all Prepaid purchases by this Partner in the report period exclusive of taxes</w:t>
            </w:r>
          </w:p>
        </w:tc>
        <w:tc>
          <w:tcPr>
            <w:tcW w:w="1013" w:type="dxa"/>
          </w:tcPr>
          <w:p w14:paraId="771BF5F3" w14:textId="77777777" w:rsidR="00AB2D42" w:rsidRPr="002B1D2B" w:rsidRDefault="00AB2D42" w:rsidP="00ED2292">
            <w:pPr>
              <w:rPr>
                <w:sz w:val="20"/>
              </w:rPr>
            </w:pPr>
            <w:r w:rsidRPr="002B1D2B">
              <w:rPr>
                <w:sz w:val="20"/>
              </w:rPr>
              <w:t>Amount</w:t>
            </w:r>
          </w:p>
        </w:tc>
      </w:tr>
      <w:tr w:rsidR="00AB2D42" w:rsidRPr="002B1D2B" w14:paraId="0022ECEF" w14:textId="77777777" w:rsidTr="008F36EB">
        <w:trPr>
          <w:cantSplit/>
          <w:jc w:val="center"/>
        </w:trPr>
        <w:tc>
          <w:tcPr>
            <w:tcW w:w="1535" w:type="dxa"/>
          </w:tcPr>
          <w:p w14:paraId="456F61C2" w14:textId="77777777" w:rsidR="00AB2D42" w:rsidRPr="002B1D2B" w:rsidRDefault="00AB2D42" w:rsidP="00ED2292">
            <w:pPr>
              <w:rPr>
                <w:sz w:val="20"/>
              </w:rPr>
            </w:pPr>
            <w:r w:rsidRPr="002B1D2B">
              <w:rPr>
                <w:sz w:val="20"/>
              </w:rPr>
              <w:t>Prepaid Net Refund Total</w:t>
            </w:r>
          </w:p>
        </w:tc>
        <w:tc>
          <w:tcPr>
            <w:tcW w:w="6148" w:type="dxa"/>
          </w:tcPr>
          <w:p w14:paraId="5D062D49" w14:textId="77777777" w:rsidR="00AB2D42" w:rsidRPr="002B1D2B" w:rsidRDefault="00AB2D42" w:rsidP="00ED2292">
            <w:pPr>
              <w:rPr>
                <w:sz w:val="20"/>
              </w:rPr>
            </w:pPr>
            <w:r w:rsidRPr="002B1D2B">
              <w:rPr>
                <w:sz w:val="20"/>
              </w:rPr>
              <w:t>Sum total owed by the Partner to the operator based on the revenue sharing agreement in place for Prepaid transactions exclusive of taxes.</w:t>
            </w:r>
          </w:p>
          <w:p w14:paraId="5104333E" w14:textId="77777777" w:rsidR="00AB2D42" w:rsidRPr="002B1D2B" w:rsidRDefault="00AB2D42" w:rsidP="00ED2292">
            <w:pPr>
              <w:rPr>
                <w:sz w:val="20"/>
              </w:rPr>
            </w:pPr>
          </w:p>
        </w:tc>
        <w:tc>
          <w:tcPr>
            <w:tcW w:w="1013" w:type="dxa"/>
          </w:tcPr>
          <w:p w14:paraId="292EB6AE" w14:textId="77777777" w:rsidR="00AB2D42" w:rsidRPr="002B1D2B" w:rsidRDefault="00AB2D42" w:rsidP="00ED2292">
            <w:pPr>
              <w:rPr>
                <w:sz w:val="20"/>
              </w:rPr>
            </w:pPr>
            <w:r w:rsidRPr="002B1D2B">
              <w:rPr>
                <w:sz w:val="20"/>
              </w:rPr>
              <w:t>Amount</w:t>
            </w:r>
          </w:p>
        </w:tc>
      </w:tr>
      <w:tr w:rsidR="00A0127A" w:rsidRPr="002B1D2B" w14:paraId="10184426" w14:textId="77777777" w:rsidTr="008F36EB">
        <w:trPr>
          <w:cantSplit/>
          <w:jc w:val="center"/>
        </w:trPr>
        <w:tc>
          <w:tcPr>
            <w:tcW w:w="1535" w:type="dxa"/>
          </w:tcPr>
          <w:p w14:paraId="56E83762" w14:textId="77777777" w:rsidR="00A0127A" w:rsidRPr="002B1D2B" w:rsidRDefault="00A0127A" w:rsidP="00ED2292">
            <w:pPr>
              <w:rPr>
                <w:sz w:val="20"/>
              </w:rPr>
            </w:pPr>
            <w:r w:rsidRPr="002B1D2B">
              <w:rPr>
                <w:sz w:val="20"/>
              </w:rPr>
              <w:t>Net Taxes on Refunds Total</w:t>
            </w:r>
          </w:p>
        </w:tc>
        <w:tc>
          <w:tcPr>
            <w:tcW w:w="6148" w:type="dxa"/>
          </w:tcPr>
          <w:p w14:paraId="25A18B0A" w14:textId="18446C23" w:rsidR="00A0127A" w:rsidRPr="002B1D2B" w:rsidRDefault="00A0127A" w:rsidP="00ED2292">
            <w:pPr>
              <w:rPr>
                <w:sz w:val="20"/>
              </w:rPr>
            </w:pPr>
            <w:r w:rsidRPr="002B1D2B">
              <w:rPr>
                <w:sz w:val="20"/>
              </w:rPr>
              <w:t>Total of all taxes on the Refunds where this is only provided for the GCB Partner</w:t>
            </w:r>
            <w:r w:rsidR="00400382">
              <w:rPr>
                <w:sz w:val="20"/>
              </w:rPr>
              <w:t>, which is Google,</w:t>
            </w:r>
          </w:p>
        </w:tc>
        <w:tc>
          <w:tcPr>
            <w:tcW w:w="1013" w:type="dxa"/>
          </w:tcPr>
          <w:p w14:paraId="415FB7BA" w14:textId="77777777" w:rsidR="00A0127A" w:rsidRPr="002B1D2B" w:rsidRDefault="00A0127A" w:rsidP="00ED2292">
            <w:pPr>
              <w:rPr>
                <w:sz w:val="20"/>
              </w:rPr>
            </w:pPr>
            <w:r w:rsidRPr="002B1D2B">
              <w:rPr>
                <w:sz w:val="20"/>
              </w:rPr>
              <w:t>Amount</w:t>
            </w:r>
          </w:p>
        </w:tc>
      </w:tr>
      <w:tr w:rsidR="00A0127A" w:rsidRPr="002B1D2B" w14:paraId="0ABE0310" w14:textId="77777777" w:rsidTr="008F36EB">
        <w:trPr>
          <w:cantSplit/>
          <w:jc w:val="center"/>
        </w:trPr>
        <w:tc>
          <w:tcPr>
            <w:tcW w:w="1535" w:type="dxa"/>
          </w:tcPr>
          <w:p w14:paraId="0DFB16A9" w14:textId="77777777" w:rsidR="00A0127A" w:rsidRPr="002B1D2B" w:rsidRDefault="00A0127A" w:rsidP="00ED2292">
            <w:pPr>
              <w:rPr>
                <w:sz w:val="20"/>
              </w:rPr>
            </w:pPr>
            <w:r w:rsidRPr="002B1D2B">
              <w:rPr>
                <w:sz w:val="20"/>
              </w:rPr>
              <w:t>Net Settlement Amount</w:t>
            </w:r>
          </w:p>
        </w:tc>
        <w:tc>
          <w:tcPr>
            <w:tcW w:w="6148" w:type="dxa"/>
          </w:tcPr>
          <w:p w14:paraId="74A1155A" w14:textId="0D115D13" w:rsidR="00A0127A" w:rsidRPr="002B1D2B" w:rsidRDefault="00A0127A" w:rsidP="00ED2292">
            <w:pPr>
              <w:rPr>
                <w:sz w:val="20"/>
              </w:rPr>
            </w:pPr>
            <w:r w:rsidRPr="002B1D2B">
              <w:rPr>
                <w:sz w:val="20"/>
              </w:rPr>
              <w:t>Amount owed to the Partner ((Net Purchase Total plus Net Taxes on Purchases Total) less (Net Refund Total plus Net Taxes on Refunds Total)). A negative amount in this report indicates a payable by the Partner to the operator.</w:t>
            </w:r>
          </w:p>
        </w:tc>
        <w:tc>
          <w:tcPr>
            <w:tcW w:w="1013" w:type="dxa"/>
          </w:tcPr>
          <w:p w14:paraId="62BD143B" w14:textId="77777777" w:rsidR="00A0127A" w:rsidRPr="002B1D2B" w:rsidRDefault="00A0127A" w:rsidP="00ED2292">
            <w:pPr>
              <w:rPr>
                <w:sz w:val="20"/>
              </w:rPr>
            </w:pPr>
            <w:r w:rsidRPr="002B1D2B">
              <w:rPr>
                <w:sz w:val="20"/>
              </w:rPr>
              <w:t>Amount</w:t>
            </w:r>
          </w:p>
        </w:tc>
      </w:tr>
    </w:tbl>
    <w:p w14:paraId="606C082A" w14:textId="77777777" w:rsidR="00942A2B" w:rsidRDefault="00942A2B" w:rsidP="00ED2292"/>
    <w:p w14:paraId="79628783" w14:textId="77777777" w:rsidR="006746F3" w:rsidRDefault="006746F3" w:rsidP="00ED2292">
      <w:r w:rsidRPr="00027467">
        <w:t>Transaction Details: The report then includes a line item per transaction as follows:</w:t>
      </w:r>
    </w:p>
    <w:p w14:paraId="53F5926B" w14:textId="77777777" w:rsidR="006746F3" w:rsidRDefault="006746F3" w:rsidP="00ED229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201"/>
      </w:tblGrid>
      <w:tr w:rsidR="002B1D2B" w:rsidRPr="002B1D2B" w14:paraId="4A96DC2C" w14:textId="77777777" w:rsidTr="002B1D2B">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0293E016" w14:textId="77777777" w:rsidR="002B1D2B" w:rsidRPr="002B1D2B" w:rsidRDefault="002B1D2B" w:rsidP="002B1D2B">
            <w:pPr>
              <w:jc w:val="center"/>
              <w:rPr>
                <w:rFonts w:ascii="Arial" w:hAnsi="Arial" w:cs="Arial"/>
                <w:sz w:val="20"/>
              </w:rPr>
            </w:pPr>
            <w:r w:rsidRPr="002B1D2B">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7E08593F" w14:textId="77777777" w:rsidR="002B1D2B" w:rsidRPr="002B1D2B" w:rsidRDefault="002B1D2B" w:rsidP="002B1D2B">
            <w:pPr>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2154BB01" w14:textId="77777777" w:rsidR="002B1D2B" w:rsidRPr="002B1D2B" w:rsidRDefault="002B1D2B" w:rsidP="002B1D2B">
            <w:pPr>
              <w:jc w:val="center"/>
              <w:rPr>
                <w:rFonts w:ascii="Arial" w:hAnsi="Arial" w:cs="Arial"/>
                <w:sz w:val="20"/>
              </w:rPr>
            </w:pPr>
            <w:r w:rsidRPr="002B1D2B">
              <w:rPr>
                <w:rFonts w:ascii="Arial" w:hAnsi="Arial" w:cs="Arial"/>
                <w:sz w:val="20"/>
              </w:rPr>
              <w:t>Type</w:t>
            </w:r>
          </w:p>
        </w:tc>
      </w:tr>
      <w:tr w:rsidR="006746F3" w:rsidRPr="002B1D2B" w14:paraId="71703BBE" w14:textId="77777777" w:rsidTr="000D318C">
        <w:trPr>
          <w:cantSplit/>
          <w:jc w:val="center"/>
        </w:trPr>
        <w:tc>
          <w:tcPr>
            <w:tcW w:w="1535" w:type="dxa"/>
          </w:tcPr>
          <w:p w14:paraId="0EFEE705" w14:textId="77777777" w:rsidR="006746F3" w:rsidRPr="002B1D2B" w:rsidRDefault="006746F3" w:rsidP="00ED2292">
            <w:pPr>
              <w:rPr>
                <w:sz w:val="20"/>
              </w:rPr>
            </w:pPr>
            <w:r w:rsidRPr="002B1D2B">
              <w:rPr>
                <w:sz w:val="20"/>
              </w:rPr>
              <w:t>Date and Time</w:t>
            </w:r>
          </w:p>
        </w:tc>
        <w:tc>
          <w:tcPr>
            <w:tcW w:w="6148" w:type="dxa"/>
          </w:tcPr>
          <w:p w14:paraId="63F15D9E" w14:textId="77777777" w:rsidR="006746F3" w:rsidRPr="002B1D2B" w:rsidRDefault="006746F3" w:rsidP="00ED2292">
            <w:pPr>
              <w:rPr>
                <w:sz w:val="20"/>
              </w:rPr>
            </w:pPr>
            <w:r w:rsidRPr="002B1D2B">
              <w:rPr>
                <w:sz w:val="20"/>
              </w:rPr>
              <w:t>Time and date for this transaction (to 1 second granularity)</w:t>
            </w:r>
          </w:p>
        </w:tc>
        <w:tc>
          <w:tcPr>
            <w:tcW w:w="1013" w:type="dxa"/>
          </w:tcPr>
          <w:p w14:paraId="3DA15615" w14:textId="77777777" w:rsidR="006746F3" w:rsidRPr="002B1D2B" w:rsidRDefault="006746F3" w:rsidP="00ED2292">
            <w:pPr>
              <w:rPr>
                <w:sz w:val="20"/>
              </w:rPr>
            </w:pPr>
            <w:r w:rsidRPr="002B1D2B">
              <w:rPr>
                <w:sz w:val="20"/>
              </w:rPr>
              <w:t>Date Time</w:t>
            </w:r>
          </w:p>
        </w:tc>
      </w:tr>
      <w:tr w:rsidR="006746F3" w:rsidRPr="002B1D2B" w14:paraId="6687B5F0" w14:textId="77777777" w:rsidTr="000D318C">
        <w:trPr>
          <w:cantSplit/>
          <w:jc w:val="center"/>
        </w:trPr>
        <w:tc>
          <w:tcPr>
            <w:tcW w:w="1535" w:type="dxa"/>
          </w:tcPr>
          <w:p w14:paraId="79B0D93D" w14:textId="77777777" w:rsidR="006746F3" w:rsidRPr="002B1D2B" w:rsidRDefault="006746F3" w:rsidP="00ED2292">
            <w:pPr>
              <w:rPr>
                <w:sz w:val="20"/>
              </w:rPr>
            </w:pPr>
            <w:r w:rsidRPr="002B1D2B">
              <w:rPr>
                <w:sz w:val="20"/>
              </w:rPr>
              <w:t>Transaction Type</w:t>
            </w:r>
          </w:p>
        </w:tc>
        <w:tc>
          <w:tcPr>
            <w:tcW w:w="6148" w:type="dxa"/>
          </w:tcPr>
          <w:p w14:paraId="108AE4AF" w14:textId="77777777" w:rsidR="006746F3" w:rsidRPr="002B1D2B" w:rsidRDefault="006746F3" w:rsidP="00ED2292">
            <w:pPr>
              <w:rPr>
                <w:sz w:val="20"/>
              </w:rPr>
            </w:pPr>
            <w:r w:rsidRPr="002B1D2B">
              <w:rPr>
                <w:sz w:val="20"/>
              </w:rPr>
              <w:t>Payment or Refund</w:t>
            </w:r>
          </w:p>
        </w:tc>
        <w:tc>
          <w:tcPr>
            <w:tcW w:w="1013" w:type="dxa"/>
          </w:tcPr>
          <w:p w14:paraId="3B73DA3A" w14:textId="77777777" w:rsidR="006746F3" w:rsidRPr="002B1D2B" w:rsidRDefault="006746F3" w:rsidP="00ED2292">
            <w:pPr>
              <w:rPr>
                <w:sz w:val="20"/>
              </w:rPr>
            </w:pPr>
            <w:r w:rsidRPr="002B1D2B">
              <w:rPr>
                <w:sz w:val="20"/>
              </w:rPr>
              <w:t>String</w:t>
            </w:r>
          </w:p>
        </w:tc>
      </w:tr>
      <w:tr w:rsidR="006746F3" w:rsidRPr="002B1D2B" w14:paraId="73590AAD" w14:textId="77777777" w:rsidTr="000D318C">
        <w:trPr>
          <w:cantSplit/>
          <w:jc w:val="center"/>
        </w:trPr>
        <w:tc>
          <w:tcPr>
            <w:tcW w:w="1535" w:type="dxa"/>
          </w:tcPr>
          <w:p w14:paraId="7F5BB457" w14:textId="77777777" w:rsidR="006746F3" w:rsidRPr="002B1D2B" w:rsidRDefault="006746F3" w:rsidP="00ED2292">
            <w:pPr>
              <w:rPr>
                <w:sz w:val="20"/>
              </w:rPr>
            </w:pPr>
            <w:r w:rsidRPr="002B1D2B">
              <w:rPr>
                <w:sz w:val="20"/>
              </w:rPr>
              <w:t>Transaction ID</w:t>
            </w:r>
          </w:p>
        </w:tc>
        <w:tc>
          <w:tcPr>
            <w:tcW w:w="6148" w:type="dxa"/>
          </w:tcPr>
          <w:p w14:paraId="7C226CFB" w14:textId="77777777" w:rsidR="006746F3" w:rsidRPr="002B1D2B" w:rsidRDefault="006746F3" w:rsidP="00ED2292">
            <w:pPr>
              <w:rPr>
                <w:sz w:val="20"/>
              </w:rPr>
            </w:pPr>
            <w:r w:rsidRPr="002B1D2B">
              <w:rPr>
                <w:sz w:val="20"/>
              </w:rPr>
              <w:t>PSEP Transaction ID (which would have been returned to the partner when the transaction was requested)</w:t>
            </w:r>
          </w:p>
        </w:tc>
        <w:tc>
          <w:tcPr>
            <w:tcW w:w="1013" w:type="dxa"/>
          </w:tcPr>
          <w:p w14:paraId="4FBBD14B" w14:textId="77777777" w:rsidR="006746F3" w:rsidRPr="002B1D2B" w:rsidRDefault="006746F3" w:rsidP="00ED2292">
            <w:pPr>
              <w:rPr>
                <w:sz w:val="20"/>
              </w:rPr>
            </w:pPr>
            <w:r w:rsidRPr="002B1D2B">
              <w:rPr>
                <w:sz w:val="20"/>
              </w:rPr>
              <w:t>String</w:t>
            </w:r>
          </w:p>
        </w:tc>
      </w:tr>
      <w:tr w:rsidR="006746F3" w:rsidRPr="002B1D2B" w14:paraId="5E3C5AE9" w14:textId="77777777" w:rsidTr="000D318C">
        <w:trPr>
          <w:cantSplit/>
          <w:jc w:val="center"/>
        </w:trPr>
        <w:tc>
          <w:tcPr>
            <w:tcW w:w="1535" w:type="dxa"/>
          </w:tcPr>
          <w:p w14:paraId="39FB8649" w14:textId="77777777" w:rsidR="006746F3" w:rsidRPr="002B1D2B" w:rsidRDefault="006746F3" w:rsidP="00ED2292">
            <w:pPr>
              <w:rPr>
                <w:sz w:val="20"/>
              </w:rPr>
            </w:pPr>
            <w:r w:rsidRPr="002B1D2B">
              <w:rPr>
                <w:sz w:val="20"/>
              </w:rPr>
              <w:t>Transaction State</w:t>
            </w:r>
          </w:p>
        </w:tc>
        <w:tc>
          <w:tcPr>
            <w:tcW w:w="6148" w:type="dxa"/>
          </w:tcPr>
          <w:p w14:paraId="015B66AE" w14:textId="77777777" w:rsidR="006746F3" w:rsidRPr="002B1D2B" w:rsidRDefault="006746F3" w:rsidP="00ED2292">
            <w:pPr>
              <w:rPr>
                <w:sz w:val="20"/>
              </w:rPr>
            </w:pPr>
            <w:r w:rsidRPr="002B1D2B">
              <w:rPr>
                <w:sz w:val="20"/>
              </w:rPr>
              <w:t>Current state of the transaction</w:t>
            </w:r>
          </w:p>
        </w:tc>
        <w:tc>
          <w:tcPr>
            <w:tcW w:w="1013" w:type="dxa"/>
          </w:tcPr>
          <w:p w14:paraId="2A7ED19E" w14:textId="77777777" w:rsidR="006746F3" w:rsidRPr="002B1D2B" w:rsidRDefault="006746F3" w:rsidP="00ED2292">
            <w:pPr>
              <w:rPr>
                <w:sz w:val="20"/>
              </w:rPr>
            </w:pPr>
            <w:r w:rsidRPr="002B1D2B">
              <w:rPr>
                <w:sz w:val="20"/>
              </w:rPr>
              <w:t>String</w:t>
            </w:r>
          </w:p>
        </w:tc>
      </w:tr>
      <w:tr w:rsidR="006746F3" w:rsidRPr="002B1D2B" w14:paraId="035646F6" w14:textId="77777777" w:rsidTr="000D318C">
        <w:trPr>
          <w:cantSplit/>
          <w:jc w:val="center"/>
        </w:trPr>
        <w:tc>
          <w:tcPr>
            <w:tcW w:w="1535" w:type="dxa"/>
          </w:tcPr>
          <w:p w14:paraId="4C78910C" w14:textId="77777777" w:rsidR="006746F3" w:rsidRPr="002B1D2B" w:rsidRDefault="006746F3" w:rsidP="00ED2292">
            <w:pPr>
              <w:rPr>
                <w:sz w:val="20"/>
              </w:rPr>
            </w:pPr>
            <w:r w:rsidRPr="002B1D2B">
              <w:rPr>
                <w:sz w:val="20"/>
              </w:rPr>
              <w:t>Original Transaction ID</w:t>
            </w:r>
          </w:p>
        </w:tc>
        <w:tc>
          <w:tcPr>
            <w:tcW w:w="6148" w:type="dxa"/>
          </w:tcPr>
          <w:p w14:paraId="486146D6" w14:textId="77777777" w:rsidR="006746F3" w:rsidRPr="002B1D2B" w:rsidRDefault="006746F3" w:rsidP="00ED2292">
            <w:pPr>
              <w:rPr>
                <w:sz w:val="20"/>
              </w:rPr>
            </w:pPr>
            <w:r w:rsidRPr="002B1D2B">
              <w:rPr>
                <w:sz w:val="20"/>
              </w:rPr>
              <w:t>For refunds, transaction ID of original payment. Not set otherwise</w:t>
            </w:r>
          </w:p>
        </w:tc>
        <w:tc>
          <w:tcPr>
            <w:tcW w:w="1013" w:type="dxa"/>
          </w:tcPr>
          <w:p w14:paraId="56E75289" w14:textId="77777777" w:rsidR="006746F3" w:rsidRPr="002B1D2B" w:rsidRDefault="006746F3" w:rsidP="00ED2292">
            <w:pPr>
              <w:rPr>
                <w:sz w:val="20"/>
              </w:rPr>
            </w:pPr>
            <w:r w:rsidRPr="002B1D2B">
              <w:rPr>
                <w:sz w:val="20"/>
              </w:rPr>
              <w:t>String</w:t>
            </w:r>
          </w:p>
        </w:tc>
      </w:tr>
      <w:tr w:rsidR="006746F3" w:rsidRPr="002B1D2B" w14:paraId="5A0CBEBD" w14:textId="77777777" w:rsidTr="000D318C">
        <w:trPr>
          <w:cantSplit/>
          <w:jc w:val="center"/>
        </w:trPr>
        <w:tc>
          <w:tcPr>
            <w:tcW w:w="1535" w:type="dxa"/>
          </w:tcPr>
          <w:p w14:paraId="1FED0224" w14:textId="77777777" w:rsidR="006746F3" w:rsidRPr="002B1D2B" w:rsidRDefault="006746F3" w:rsidP="00ED2292">
            <w:pPr>
              <w:rPr>
                <w:sz w:val="20"/>
              </w:rPr>
            </w:pPr>
            <w:r w:rsidRPr="002B1D2B">
              <w:rPr>
                <w:sz w:val="20"/>
              </w:rPr>
              <w:t>Postpaid/Prepaid</w:t>
            </w:r>
          </w:p>
        </w:tc>
        <w:tc>
          <w:tcPr>
            <w:tcW w:w="6148" w:type="dxa"/>
          </w:tcPr>
          <w:p w14:paraId="6277F073" w14:textId="77777777" w:rsidR="006746F3" w:rsidRPr="002B1D2B" w:rsidRDefault="006746F3" w:rsidP="00ED2292">
            <w:pPr>
              <w:rPr>
                <w:sz w:val="20"/>
              </w:rPr>
            </w:pPr>
            <w:r w:rsidRPr="002B1D2B">
              <w:rPr>
                <w:sz w:val="20"/>
              </w:rPr>
              <w:t>Identifies whether the transaction is Postpaid or Prepaid</w:t>
            </w:r>
          </w:p>
        </w:tc>
        <w:tc>
          <w:tcPr>
            <w:tcW w:w="1013" w:type="dxa"/>
          </w:tcPr>
          <w:p w14:paraId="2E504FA8" w14:textId="77777777" w:rsidR="006746F3" w:rsidRPr="002B1D2B" w:rsidRDefault="006746F3" w:rsidP="00ED2292">
            <w:pPr>
              <w:rPr>
                <w:sz w:val="20"/>
              </w:rPr>
            </w:pPr>
            <w:r w:rsidRPr="002B1D2B">
              <w:rPr>
                <w:sz w:val="20"/>
              </w:rPr>
              <w:t>String</w:t>
            </w:r>
          </w:p>
        </w:tc>
      </w:tr>
      <w:tr w:rsidR="006746F3" w:rsidRPr="002B1D2B" w14:paraId="05B775D2" w14:textId="77777777" w:rsidTr="000D318C">
        <w:trPr>
          <w:cantSplit/>
          <w:jc w:val="center"/>
        </w:trPr>
        <w:tc>
          <w:tcPr>
            <w:tcW w:w="1535" w:type="dxa"/>
          </w:tcPr>
          <w:p w14:paraId="35FE4947" w14:textId="77777777" w:rsidR="006746F3" w:rsidRPr="002B1D2B" w:rsidRDefault="006746F3" w:rsidP="00ED2292">
            <w:pPr>
              <w:rPr>
                <w:sz w:val="20"/>
              </w:rPr>
            </w:pPr>
            <w:r w:rsidRPr="002B1D2B">
              <w:rPr>
                <w:sz w:val="20"/>
              </w:rPr>
              <w:t>Partner Reference/ID</w:t>
            </w:r>
          </w:p>
        </w:tc>
        <w:tc>
          <w:tcPr>
            <w:tcW w:w="6148" w:type="dxa"/>
          </w:tcPr>
          <w:p w14:paraId="774E02DB" w14:textId="77777777" w:rsidR="006746F3" w:rsidRPr="002B1D2B" w:rsidRDefault="006746F3" w:rsidP="00ED2292">
            <w:pPr>
              <w:rPr>
                <w:sz w:val="20"/>
              </w:rPr>
            </w:pPr>
            <w:r w:rsidRPr="002B1D2B">
              <w:rPr>
                <w:sz w:val="20"/>
              </w:rPr>
              <w:t>Partner transaction reference provided by partner in purchase request.</w:t>
            </w:r>
          </w:p>
        </w:tc>
        <w:tc>
          <w:tcPr>
            <w:tcW w:w="1013" w:type="dxa"/>
          </w:tcPr>
          <w:p w14:paraId="06D07224" w14:textId="77777777" w:rsidR="006746F3" w:rsidRPr="002B1D2B" w:rsidRDefault="006746F3" w:rsidP="00ED2292">
            <w:pPr>
              <w:rPr>
                <w:sz w:val="20"/>
              </w:rPr>
            </w:pPr>
            <w:r w:rsidRPr="002B1D2B">
              <w:rPr>
                <w:sz w:val="20"/>
              </w:rPr>
              <w:t>String</w:t>
            </w:r>
          </w:p>
        </w:tc>
      </w:tr>
      <w:tr w:rsidR="006746F3" w:rsidRPr="002B1D2B" w14:paraId="229E01E6" w14:textId="77777777" w:rsidTr="000D318C">
        <w:trPr>
          <w:cantSplit/>
          <w:jc w:val="center"/>
        </w:trPr>
        <w:tc>
          <w:tcPr>
            <w:tcW w:w="1535" w:type="dxa"/>
          </w:tcPr>
          <w:p w14:paraId="6A2FA93E" w14:textId="77777777" w:rsidR="006746F3" w:rsidRPr="002B1D2B" w:rsidRDefault="006746F3" w:rsidP="00ED2292">
            <w:pPr>
              <w:rPr>
                <w:sz w:val="20"/>
              </w:rPr>
            </w:pPr>
            <w:r w:rsidRPr="002B1D2B">
              <w:rPr>
                <w:sz w:val="20"/>
              </w:rPr>
              <w:t>Mandate ID</w:t>
            </w:r>
          </w:p>
        </w:tc>
        <w:tc>
          <w:tcPr>
            <w:tcW w:w="6148" w:type="dxa"/>
          </w:tcPr>
          <w:p w14:paraId="417C92F4" w14:textId="77777777" w:rsidR="006746F3" w:rsidRPr="002B1D2B" w:rsidRDefault="006746F3" w:rsidP="00ED2292">
            <w:pPr>
              <w:rPr>
                <w:sz w:val="20"/>
              </w:rPr>
            </w:pPr>
            <w:r w:rsidRPr="002B1D2B">
              <w:rPr>
                <w:sz w:val="20"/>
              </w:rPr>
              <w:t>Only if payment is through a Mandate. Not set otherwise</w:t>
            </w:r>
          </w:p>
        </w:tc>
        <w:tc>
          <w:tcPr>
            <w:tcW w:w="1013" w:type="dxa"/>
          </w:tcPr>
          <w:p w14:paraId="631E75E7" w14:textId="77777777" w:rsidR="006746F3" w:rsidRPr="002B1D2B" w:rsidRDefault="006746F3" w:rsidP="00ED2292">
            <w:pPr>
              <w:rPr>
                <w:sz w:val="20"/>
              </w:rPr>
            </w:pPr>
            <w:r w:rsidRPr="002B1D2B">
              <w:rPr>
                <w:sz w:val="20"/>
              </w:rPr>
              <w:t>String</w:t>
            </w:r>
          </w:p>
        </w:tc>
      </w:tr>
      <w:tr w:rsidR="006746F3" w:rsidRPr="002B1D2B" w14:paraId="44491619" w14:textId="77777777" w:rsidTr="000D318C">
        <w:trPr>
          <w:cantSplit/>
          <w:jc w:val="center"/>
        </w:trPr>
        <w:tc>
          <w:tcPr>
            <w:tcW w:w="1535" w:type="dxa"/>
          </w:tcPr>
          <w:p w14:paraId="22BBAC5F" w14:textId="77777777" w:rsidR="006746F3" w:rsidRPr="002B1D2B" w:rsidRDefault="006746F3" w:rsidP="00ED2292">
            <w:pPr>
              <w:rPr>
                <w:sz w:val="20"/>
              </w:rPr>
            </w:pPr>
            <w:r w:rsidRPr="002B1D2B">
              <w:rPr>
                <w:sz w:val="20"/>
              </w:rPr>
              <w:t>Gross Amount</w:t>
            </w:r>
          </w:p>
        </w:tc>
        <w:tc>
          <w:tcPr>
            <w:tcW w:w="6148" w:type="dxa"/>
          </w:tcPr>
          <w:p w14:paraId="14D08DDC" w14:textId="77777777" w:rsidR="006746F3" w:rsidRPr="002B1D2B" w:rsidRDefault="006746F3" w:rsidP="00ED2292">
            <w:pPr>
              <w:rPr>
                <w:sz w:val="20"/>
              </w:rPr>
            </w:pPr>
            <w:r w:rsidRPr="002B1D2B">
              <w:rPr>
                <w:sz w:val="20"/>
              </w:rPr>
              <w:t>Transaction Amount (as submitted by the partner)</w:t>
            </w:r>
          </w:p>
        </w:tc>
        <w:tc>
          <w:tcPr>
            <w:tcW w:w="1013" w:type="dxa"/>
          </w:tcPr>
          <w:p w14:paraId="1FDEE021" w14:textId="77777777" w:rsidR="006746F3" w:rsidRPr="002B1D2B" w:rsidRDefault="006746F3" w:rsidP="00ED2292">
            <w:pPr>
              <w:rPr>
                <w:sz w:val="20"/>
              </w:rPr>
            </w:pPr>
            <w:r w:rsidRPr="002B1D2B">
              <w:rPr>
                <w:sz w:val="20"/>
              </w:rPr>
              <w:t>Amount</w:t>
            </w:r>
          </w:p>
        </w:tc>
      </w:tr>
      <w:tr w:rsidR="006746F3" w:rsidRPr="002B1D2B" w14:paraId="12FF69C5" w14:textId="77777777" w:rsidTr="000D318C">
        <w:trPr>
          <w:cantSplit/>
          <w:jc w:val="center"/>
        </w:trPr>
        <w:tc>
          <w:tcPr>
            <w:tcW w:w="1535" w:type="dxa"/>
          </w:tcPr>
          <w:p w14:paraId="42E19B31" w14:textId="77777777" w:rsidR="006746F3" w:rsidRPr="002B1D2B" w:rsidRDefault="006746F3" w:rsidP="00ED2292">
            <w:pPr>
              <w:rPr>
                <w:sz w:val="20"/>
              </w:rPr>
            </w:pPr>
            <w:r w:rsidRPr="002B1D2B">
              <w:rPr>
                <w:sz w:val="20"/>
              </w:rPr>
              <w:t>Credit Amount</w:t>
            </w:r>
          </w:p>
        </w:tc>
        <w:tc>
          <w:tcPr>
            <w:tcW w:w="6148" w:type="dxa"/>
          </w:tcPr>
          <w:p w14:paraId="640B8608" w14:textId="77777777" w:rsidR="006746F3" w:rsidRPr="002B1D2B" w:rsidRDefault="006746F3" w:rsidP="00ED2292">
            <w:pPr>
              <w:rPr>
                <w:sz w:val="20"/>
              </w:rPr>
            </w:pPr>
            <w:r w:rsidRPr="002B1D2B">
              <w:rPr>
                <w:sz w:val="20"/>
              </w:rPr>
              <w:t>Amount owed to partner</w:t>
            </w:r>
          </w:p>
        </w:tc>
        <w:tc>
          <w:tcPr>
            <w:tcW w:w="1013" w:type="dxa"/>
          </w:tcPr>
          <w:p w14:paraId="2921DBF1" w14:textId="77777777" w:rsidR="006746F3" w:rsidRPr="002B1D2B" w:rsidRDefault="006746F3" w:rsidP="00ED2292">
            <w:pPr>
              <w:rPr>
                <w:sz w:val="20"/>
              </w:rPr>
            </w:pPr>
            <w:r w:rsidRPr="002B1D2B">
              <w:rPr>
                <w:sz w:val="20"/>
              </w:rPr>
              <w:t>Amount</w:t>
            </w:r>
          </w:p>
        </w:tc>
      </w:tr>
      <w:tr w:rsidR="006746F3" w:rsidRPr="002B1D2B" w14:paraId="6C84C340" w14:textId="77777777" w:rsidTr="000D318C">
        <w:trPr>
          <w:cantSplit/>
          <w:jc w:val="center"/>
        </w:trPr>
        <w:tc>
          <w:tcPr>
            <w:tcW w:w="1535" w:type="dxa"/>
          </w:tcPr>
          <w:p w14:paraId="6B896D66" w14:textId="77777777" w:rsidR="006746F3" w:rsidRPr="002B1D2B" w:rsidRDefault="006746F3" w:rsidP="00ED2292">
            <w:pPr>
              <w:rPr>
                <w:sz w:val="20"/>
              </w:rPr>
            </w:pPr>
            <w:r w:rsidRPr="002B1D2B">
              <w:rPr>
                <w:sz w:val="20"/>
              </w:rPr>
              <w:lastRenderedPageBreak/>
              <w:t>Debit Amount</w:t>
            </w:r>
          </w:p>
        </w:tc>
        <w:tc>
          <w:tcPr>
            <w:tcW w:w="6148" w:type="dxa"/>
          </w:tcPr>
          <w:p w14:paraId="1236E329" w14:textId="77777777" w:rsidR="006746F3" w:rsidRPr="002B1D2B" w:rsidRDefault="006746F3" w:rsidP="00ED2292">
            <w:pPr>
              <w:rPr>
                <w:sz w:val="20"/>
              </w:rPr>
            </w:pPr>
            <w:r w:rsidRPr="002B1D2B">
              <w:rPr>
                <w:sz w:val="20"/>
              </w:rPr>
              <w:t>Amount owed by partner</w:t>
            </w:r>
          </w:p>
        </w:tc>
        <w:tc>
          <w:tcPr>
            <w:tcW w:w="1013" w:type="dxa"/>
          </w:tcPr>
          <w:p w14:paraId="5EB54E2B" w14:textId="77777777" w:rsidR="006746F3" w:rsidRPr="002B1D2B" w:rsidRDefault="006746F3" w:rsidP="00ED2292">
            <w:pPr>
              <w:rPr>
                <w:sz w:val="20"/>
              </w:rPr>
            </w:pPr>
            <w:r w:rsidRPr="002B1D2B">
              <w:rPr>
                <w:sz w:val="20"/>
              </w:rPr>
              <w:t>Amount</w:t>
            </w:r>
          </w:p>
        </w:tc>
      </w:tr>
      <w:tr w:rsidR="006746F3" w:rsidRPr="002B1D2B" w14:paraId="2AF46F58" w14:textId="77777777" w:rsidTr="000D318C">
        <w:trPr>
          <w:cantSplit/>
          <w:jc w:val="center"/>
        </w:trPr>
        <w:tc>
          <w:tcPr>
            <w:tcW w:w="1535" w:type="dxa"/>
          </w:tcPr>
          <w:p w14:paraId="3C436337" w14:textId="77777777" w:rsidR="006746F3" w:rsidRPr="002B1D2B" w:rsidRDefault="006746F3" w:rsidP="00ED2292">
            <w:pPr>
              <w:rPr>
                <w:sz w:val="20"/>
              </w:rPr>
            </w:pPr>
            <w:r w:rsidRPr="002B1D2B">
              <w:rPr>
                <w:sz w:val="20"/>
              </w:rPr>
              <w:t>Net Amount</w:t>
            </w:r>
          </w:p>
        </w:tc>
        <w:tc>
          <w:tcPr>
            <w:tcW w:w="6148" w:type="dxa"/>
          </w:tcPr>
          <w:p w14:paraId="0041FD4A" w14:textId="77777777" w:rsidR="006746F3" w:rsidRPr="002B1D2B" w:rsidRDefault="006746F3" w:rsidP="00ED2292">
            <w:pPr>
              <w:rPr>
                <w:sz w:val="20"/>
              </w:rPr>
            </w:pPr>
            <w:r w:rsidRPr="002B1D2B">
              <w:rPr>
                <w:sz w:val="20"/>
              </w:rPr>
              <w:t>Amount owing to/from partner as a result of executing settlement terms for this transaction. Debits and Credits are separated into separate columns</w:t>
            </w:r>
          </w:p>
        </w:tc>
        <w:tc>
          <w:tcPr>
            <w:tcW w:w="1013" w:type="dxa"/>
          </w:tcPr>
          <w:p w14:paraId="7E9EBE38" w14:textId="77777777" w:rsidR="006746F3" w:rsidRPr="002B1D2B" w:rsidRDefault="006746F3" w:rsidP="00ED2292">
            <w:pPr>
              <w:rPr>
                <w:sz w:val="20"/>
              </w:rPr>
            </w:pPr>
            <w:r w:rsidRPr="002B1D2B">
              <w:rPr>
                <w:sz w:val="20"/>
              </w:rPr>
              <w:t>Amount</w:t>
            </w:r>
          </w:p>
        </w:tc>
      </w:tr>
      <w:tr w:rsidR="006746F3" w:rsidRPr="002B1D2B" w14:paraId="6501AD7C" w14:textId="77777777" w:rsidTr="000D318C">
        <w:trPr>
          <w:cantSplit/>
          <w:jc w:val="center"/>
        </w:trPr>
        <w:tc>
          <w:tcPr>
            <w:tcW w:w="1535" w:type="dxa"/>
          </w:tcPr>
          <w:p w14:paraId="7E6054B6" w14:textId="77777777" w:rsidR="006746F3" w:rsidRPr="002B1D2B" w:rsidRDefault="006746F3" w:rsidP="00ED2292">
            <w:pPr>
              <w:rPr>
                <w:sz w:val="20"/>
              </w:rPr>
            </w:pPr>
            <w:r w:rsidRPr="002B1D2B">
              <w:rPr>
                <w:sz w:val="20"/>
              </w:rPr>
              <w:t>Description</w:t>
            </w:r>
          </w:p>
        </w:tc>
        <w:tc>
          <w:tcPr>
            <w:tcW w:w="6148" w:type="dxa"/>
          </w:tcPr>
          <w:p w14:paraId="509ED0D6" w14:textId="7F45CF21" w:rsidR="006746F3" w:rsidRPr="002B1D2B" w:rsidRDefault="006746F3" w:rsidP="00E90631">
            <w:pPr>
              <w:rPr>
                <w:sz w:val="20"/>
              </w:rPr>
            </w:pPr>
            <w:r w:rsidRPr="002B1D2B">
              <w:rPr>
                <w:sz w:val="20"/>
              </w:rPr>
              <w:t>Description of this transaction (as provided by partner)</w:t>
            </w:r>
            <w:ins w:id="1353" w:author="Andrew Wulff" w:date="2017-07-12T11:55:00Z">
              <w:r w:rsidR="00E90631">
                <w:rPr>
                  <w:sz w:val="20"/>
                </w:rPr>
                <w:t xml:space="preserve">, where </w:t>
              </w:r>
            </w:ins>
            <w:ins w:id="1354" w:author="Andrew Wulff" w:date="2017-07-12T11:57:00Z">
              <w:r w:rsidR="00E90631">
                <w:rPr>
                  <w:sz w:val="20"/>
                </w:rPr>
                <w:t xml:space="preserve">the source of this field is as described in section </w:t>
              </w:r>
            </w:ins>
            <w:ins w:id="1355" w:author="Andrew Wulff" w:date="2017-07-12T11:58:00Z">
              <w:r w:rsidR="00E90631">
                <w:rPr>
                  <w:sz w:val="20"/>
                </w:rPr>
                <w:fldChar w:fldCharType="begin"/>
              </w:r>
              <w:r w:rsidR="00E90631">
                <w:rPr>
                  <w:sz w:val="20"/>
                </w:rPr>
                <w:instrText xml:space="preserve"> REF _Ref361480055 \w \h </w:instrText>
              </w:r>
            </w:ins>
            <w:r w:rsidR="00E90631">
              <w:rPr>
                <w:sz w:val="20"/>
              </w:rPr>
            </w:r>
            <w:r w:rsidR="00E90631">
              <w:rPr>
                <w:sz w:val="20"/>
              </w:rPr>
              <w:fldChar w:fldCharType="separate"/>
            </w:r>
            <w:ins w:id="1356" w:author="Andrew Wulff" w:date="2017-07-12T11:58:00Z">
              <w:r w:rsidR="00E90631">
                <w:rPr>
                  <w:sz w:val="20"/>
                </w:rPr>
                <w:t>5.2.1</w:t>
              </w:r>
              <w:r w:rsidR="00E90631">
                <w:rPr>
                  <w:sz w:val="20"/>
                </w:rPr>
                <w:fldChar w:fldCharType="end"/>
              </w:r>
            </w:ins>
            <w:ins w:id="1357" w:author="Andrew Wulff" w:date="2017-07-12T12:00:00Z">
              <w:r w:rsidR="00E90631">
                <w:rPr>
                  <w:sz w:val="20"/>
                </w:rPr>
                <w:t xml:space="preserve"> for Transaction Record ‘Description’ </w:t>
              </w:r>
            </w:ins>
            <w:ins w:id="1358" w:author="Andrew Wulff" w:date="2017-07-12T12:01:00Z">
              <w:r w:rsidR="00E90631">
                <w:rPr>
                  <w:sz w:val="20"/>
                </w:rPr>
                <w:t>field</w:t>
              </w:r>
            </w:ins>
            <w:ins w:id="1359" w:author="Andrew Wulff" w:date="2017-07-12T11:59:00Z">
              <w:r w:rsidR="00E90631">
                <w:rPr>
                  <w:sz w:val="20"/>
                </w:rPr>
                <w:t xml:space="preserve"> under ‘Source from GCB Payment Operation Fields’ column</w:t>
              </w:r>
            </w:ins>
            <w:ins w:id="1360" w:author="Andrew Wulff" w:date="2017-07-12T12:01:00Z">
              <w:r w:rsidR="00E90631">
                <w:rPr>
                  <w:sz w:val="20"/>
                </w:rPr>
                <w:t>.</w:t>
              </w:r>
            </w:ins>
            <w:ins w:id="1361" w:author="Andrew Wulff" w:date="2017-07-12T11:59:00Z">
              <w:r w:rsidR="00E90631">
                <w:rPr>
                  <w:sz w:val="20"/>
                </w:rPr>
                <w:t xml:space="preserve"> </w:t>
              </w:r>
            </w:ins>
          </w:p>
        </w:tc>
        <w:tc>
          <w:tcPr>
            <w:tcW w:w="1013" w:type="dxa"/>
          </w:tcPr>
          <w:p w14:paraId="77BE925B" w14:textId="07AACD03" w:rsidR="006746F3" w:rsidRPr="002B1D2B" w:rsidRDefault="005849CD" w:rsidP="00ED2292">
            <w:pPr>
              <w:rPr>
                <w:sz w:val="20"/>
              </w:rPr>
            </w:pPr>
            <w:ins w:id="1362" w:author="Andrew Wulff" w:date="2017-06-27T10:18:00Z">
              <w:r w:rsidRPr="002B1D2B">
                <w:rPr>
                  <w:sz w:val="20"/>
                </w:rPr>
                <w:t>String</w:t>
              </w:r>
            </w:ins>
            <w:del w:id="1363" w:author="Andrew Wulff" w:date="2017-06-27T10:18:00Z">
              <w:r w:rsidR="006746F3" w:rsidRPr="002B1D2B" w:rsidDel="005849CD">
                <w:rPr>
                  <w:sz w:val="20"/>
                </w:rPr>
                <w:delText>Amount</w:delText>
              </w:r>
            </w:del>
          </w:p>
        </w:tc>
      </w:tr>
      <w:tr w:rsidR="006746F3" w:rsidRPr="002B1D2B" w14:paraId="6FC3DDE8" w14:textId="77777777" w:rsidTr="000D318C">
        <w:trPr>
          <w:cantSplit/>
          <w:jc w:val="center"/>
        </w:trPr>
        <w:tc>
          <w:tcPr>
            <w:tcW w:w="1535" w:type="dxa"/>
          </w:tcPr>
          <w:p w14:paraId="0C6954C7" w14:textId="77777777" w:rsidR="006746F3" w:rsidRPr="002B1D2B" w:rsidRDefault="006746F3" w:rsidP="00ED2292">
            <w:pPr>
              <w:rPr>
                <w:sz w:val="20"/>
              </w:rPr>
            </w:pPr>
            <w:r w:rsidRPr="002B1D2B">
              <w:rPr>
                <w:sz w:val="20"/>
              </w:rPr>
              <w:t>Short code</w:t>
            </w:r>
          </w:p>
        </w:tc>
        <w:tc>
          <w:tcPr>
            <w:tcW w:w="6148" w:type="dxa"/>
          </w:tcPr>
          <w:p w14:paraId="3FE60AE5" w14:textId="77777777" w:rsidR="006746F3" w:rsidRPr="002B1D2B" w:rsidRDefault="006746F3" w:rsidP="00ED2292">
            <w:pPr>
              <w:rPr>
                <w:sz w:val="20"/>
              </w:rPr>
            </w:pPr>
            <w:r w:rsidRPr="002B1D2B">
              <w:rPr>
                <w:sz w:val="20"/>
              </w:rPr>
              <w:t>Short code provided by the partner when the transaction request was submitted</w:t>
            </w:r>
          </w:p>
        </w:tc>
        <w:tc>
          <w:tcPr>
            <w:tcW w:w="1013" w:type="dxa"/>
          </w:tcPr>
          <w:p w14:paraId="773CBA4C" w14:textId="77777777" w:rsidR="006746F3" w:rsidRPr="002B1D2B" w:rsidRDefault="006746F3" w:rsidP="00ED2292">
            <w:pPr>
              <w:rPr>
                <w:sz w:val="20"/>
              </w:rPr>
            </w:pPr>
            <w:r w:rsidRPr="002B1D2B">
              <w:rPr>
                <w:sz w:val="20"/>
              </w:rPr>
              <w:t>String</w:t>
            </w:r>
          </w:p>
        </w:tc>
      </w:tr>
      <w:tr w:rsidR="006746F3" w:rsidRPr="002B1D2B" w14:paraId="0510B8B2" w14:textId="77777777" w:rsidTr="000D318C">
        <w:trPr>
          <w:cantSplit/>
          <w:jc w:val="center"/>
        </w:trPr>
        <w:tc>
          <w:tcPr>
            <w:tcW w:w="1535" w:type="dxa"/>
          </w:tcPr>
          <w:p w14:paraId="4825077D" w14:textId="77777777" w:rsidR="006746F3" w:rsidRPr="002B1D2B" w:rsidRDefault="006746F3" w:rsidP="00ED2292">
            <w:pPr>
              <w:rPr>
                <w:sz w:val="20"/>
              </w:rPr>
            </w:pPr>
            <w:r w:rsidRPr="002B1D2B">
              <w:rPr>
                <w:sz w:val="20"/>
              </w:rPr>
              <w:t>Campaign ID</w:t>
            </w:r>
          </w:p>
        </w:tc>
        <w:tc>
          <w:tcPr>
            <w:tcW w:w="6148" w:type="dxa"/>
          </w:tcPr>
          <w:p w14:paraId="4F9D2A24" w14:textId="77777777" w:rsidR="006746F3" w:rsidRPr="002B1D2B" w:rsidRDefault="006746F3" w:rsidP="00ED2292">
            <w:pPr>
              <w:rPr>
                <w:sz w:val="20"/>
              </w:rPr>
            </w:pPr>
            <w:r w:rsidRPr="002B1D2B">
              <w:rPr>
                <w:sz w:val="20"/>
              </w:rPr>
              <w:t>Campaign ID provided by partner when the transaction request was submitted</w:t>
            </w:r>
          </w:p>
        </w:tc>
        <w:tc>
          <w:tcPr>
            <w:tcW w:w="1013" w:type="dxa"/>
          </w:tcPr>
          <w:p w14:paraId="5B6677D9" w14:textId="77777777" w:rsidR="006746F3" w:rsidRPr="002B1D2B" w:rsidRDefault="006746F3" w:rsidP="00ED2292">
            <w:pPr>
              <w:rPr>
                <w:sz w:val="20"/>
              </w:rPr>
            </w:pPr>
            <w:r w:rsidRPr="002B1D2B">
              <w:rPr>
                <w:sz w:val="20"/>
              </w:rPr>
              <w:t>String</w:t>
            </w:r>
          </w:p>
        </w:tc>
      </w:tr>
      <w:tr w:rsidR="006746F3" w:rsidRPr="002B1D2B" w14:paraId="545522C1" w14:textId="77777777" w:rsidTr="000D318C">
        <w:trPr>
          <w:cantSplit/>
          <w:jc w:val="center"/>
        </w:trPr>
        <w:tc>
          <w:tcPr>
            <w:tcW w:w="1535" w:type="dxa"/>
          </w:tcPr>
          <w:p w14:paraId="6D8A379D" w14:textId="77777777" w:rsidR="006746F3" w:rsidRPr="002B1D2B" w:rsidRDefault="006746F3" w:rsidP="00ED2292">
            <w:pPr>
              <w:rPr>
                <w:sz w:val="20"/>
              </w:rPr>
            </w:pPr>
            <w:r w:rsidRPr="002B1D2B">
              <w:rPr>
                <w:sz w:val="20"/>
              </w:rPr>
              <w:t>Campaign External ID</w:t>
            </w:r>
          </w:p>
        </w:tc>
        <w:tc>
          <w:tcPr>
            <w:tcW w:w="6148" w:type="dxa"/>
          </w:tcPr>
          <w:p w14:paraId="6A846FA7" w14:textId="77777777" w:rsidR="006746F3" w:rsidRPr="002B1D2B" w:rsidRDefault="006746F3" w:rsidP="00ED2292">
            <w:pPr>
              <w:rPr>
                <w:sz w:val="20"/>
              </w:rPr>
            </w:pPr>
            <w:r w:rsidRPr="002B1D2B">
              <w:rPr>
                <w:sz w:val="20"/>
              </w:rPr>
              <w:t>Campaign external ID (can this be pulled as not on transaction details)</w:t>
            </w:r>
          </w:p>
        </w:tc>
        <w:tc>
          <w:tcPr>
            <w:tcW w:w="1013" w:type="dxa"/>
          </w:tcPr>
          <w:p w14:paraId="75BC4FFA" w14:textId="77777777" w:rsidR="006746F3" w:rsidRPr="002B1D2B" w:rsidRDefault="006746F3" w:rsidP="00ED2292">
            <w:pPr>
              <w:rPr>
                <w:sz w:val="20"/>
              </w:rPr>
            </w:pPr>
            <w:r w:rsidRPr="002B1D2B">
              <w:rPr>
                <w:sz w:val="20"/>
              </w:rPr>
              <w:t>String</w:t>
            </w:r>
          </w:p>
        </w:tc>
      </w:tr>
      <w:tr w:rsidR="006746F3" w:rsidRPr="002B1D2B" w14:paraId="152B0D36" w14:textId="77777777" w:rsidTr="000D318C">
        <w:trPr>
          <w:cantSplit/>
          <w:jc w:val="center"/>
        </w:trPr>
        <w:tc>
          <w:tcPr>
            <w:tcW w:w="1535" w:type="dxa"/>
          </w:tcPr>
          <w:p w14:paraId="6123268B" w14:textId="77777777" w:rsidR="006746F3" w:rsidRPr="002B1D2B" w:rsidRDefault="006746F3" w:rsidP="00ED2292">
            <w:pPr>
              <w:rPr>
                <w:sz w:val="20"/>
              </w:rPr>
            </w:pPr>
            <w:r w:rsidRPr="002B1D2B">
              <w:rPr>
                <w:sz w:val="20"/>
              </w:rPr>
              <w:t>Content Provider Name</w:t>
            </w:r>
          </w:p>
        </w:tc>
        <w:tc>
          <w:tcPr>
            <w:tcW w:w="6148" w:type="dxa"/>
          </w:tcPr>
          <w:p w14:paraId="1C8A99EF" w14:textId="77777777" w:rsidR="006746F3" w:rsidRPr="002B1D2B" w:rsidRDefault="006746F3" w:rsidP="00ED2292">
            <w:pPr>
              <w:rPr>
                <w:sz w:val="20"/>
              </w:rPr>
            </w:pPr>
            <w:r w:rsidRPr="002B1D2B">
              <w:rPr>
                <w:sz w:val="20"/>
              </w:rPr>
              <w:t>Text name of the content provided for this transaction as provided by the partner when the transaction request was submitted.</w:t>
            </w:r>
          </w:p>
        </w:tc>
        <w:tc>
          <w:tcPr>
            <w:tcW w:w="1013" w:type="dxa"/>
          </w:tcPr>
          <w:p w14:paraId="0C402DD5" w14:textId="77777777" w:rsidR="006746F3" w:rsidRPr="002B1D2B" w:rsidRDefault="006746F3" w:rsidP="00ED2292">
            <w:pPr>
              <w:rPr>
                <w:sz w:val="20"/>
              </w:rPr>
            </w:pPr>
            <w:r w:rsidRPr="002B1D2B">
              <w:rPr>
                <w:sz w:val="20"/>
              </w:rPr>
              <w:t>String</w:t>
            </w:r>
          </w:p>
        </w:tc>
      </w:tr>
      <w:tr w:rsidR="006746F3" w:rsidRPr="002B1D2B" w14:paraId="041189A9" w14:textId="77777777" w:rsidTr="000D318C">
        <w:trPr>
          <w:cantSplit/>
          <w:jc w:val="center"/>
        </w:trPr>
        <w:tc>
          <w:tcPr>
            <w:tcW w:w="1535" w:type="dxa"/>
          </w:tcPr>
          <w:p w14:paraId="2FA69960" w14:textId="77777777" w:rsidR="006746F3" w:rsidRPr="002B1D2B" w:rsidRDefault="006746F3" w:rsidP="00ED2292">
            <w:pPr>
              <w:rPr>
                <w:sz w:val="20"/>
              </w:rPr>
            </w:pPr>
            <w:r w:rsidRPr="002B1D2B">
              <w:rPr>
                <w:sz w:val="20"/>
              </w:rPr>
              <w:t>Purchase Category Code</w:t>
            </w:r>
          </w:p>
        </w:tc>
        <w:tc>
          <w:tcPr>
            <w:tcW w:w="6148" w:type="dxa"/>
          </w:tcPr>
          <w:p w14:paraId="2556B9AA" w14:textId="6CECBAA7" w:rsidR="006746F3" w:rsidRPr="002B1D2B" w:rsidRDefault="006746F3" w:rsidP="00ED2292">
            <w:pPr>
              <w:rPr>
                <w:sz w:val="20"/>
              </w:rPr>
            </w:pPr>
            <w:r w:rsidRPr="002B1D2B">
              <w:rPr>
                <w:sz w:val="20"/>
              </w:rPr>
              <w:t>Provided by the partner in the purchase request, and based on the list of available purchase category codes</w:t>
            </w:r>
            <w:r w:rsidR="00954AB9">
              <w:rPr>
                <w:sz w:val="20"/>
              </w:rPr>
              <w:t>, which includes the codes identifying whether it is a Google or other (non-Google) application</w:t>
            </w:r>
          </w:p>
        </w:tc>
        <w:tc>
          <w:tcPr>
            <w:tcW w:w="1013" w:type="dxa"/>
          </w:tcPr>
          <w:p w14:paraId="0B1D74AB" w14:textId="77777777" w:rsidR="006746F3" w:rsidRPr="002B1D2B" w:rsidRDefault="006746F3" w:rsidP="00ED2292">
            <w:pPr>
              <w:rPr>
                <w:sz w:val="20"/>
              </w:rPr>
            </w:pPr>
            <w:r w:rsidRPr="002B1D2B">
              <w:rPr>
                <w:sz w:val="20"/>
              </w:rPr>
              <w:t>String</w:t>
            </w:r>
          </w:p>
        </w:tc>
      </w:tr>
      <w:tr w:rsidR="006746F3" w:rsidRPr="002B1D2B" w14:paraId="4EC0419C" w14:textId="77777777" w:rsidTr="000D318C">
        <w:trPr>
          <w:cantSplit/>
          <w:jc w:val="center"/>
        </w:trPr>
        <w:tc>
          <w:tcPr>
            <w:tcW w:w="1535" w:type="dxa"/>
          </w:tcPr>
          <w:p w14:paraId="2FDABB16" w14:textId="77777777" w:rsidR="006746F3" w:rsidRPr="002B1D2B" w:rsidRDefault="006746F3" w:rsidP="00ED2292">
            <w:pPr>
              <w:rPr>
                <w:sz w:val="20"/>
              </w:rPr>
            </w:pPr>
            <w:r w:rsidRPr="002B1D2B">
              <w:rPr>
                <w:sz w:val="20"/>
              </w:rPr>
              <w:t>Refund Reason Code</w:t>
            </w:r>
          </w:p>
        </w:tc>
        <w:tc>
          <w:tcPr>
            <w:tcW w:w="6148" w:type="dxa"/>
          </w:tcPr>
          <w:p w14:paraId="754818A6" w14:textId="77777777" w:rsidR="006746F3" w:rsidRPr="002B1D2B" w:rsidRDefault="006746F3" w:rsidP="00ED2292">
            <w:pPr>
              <w:rPr>
                <w:sz w:val="20"/>
              </w:rPr>
            </w:pPr>
            <w:r w:rsidRPr="002B1D2B">
              <w:rPr>
                <w:sz w:val="20"/>
              </w:rPr>
              <w:t>For refunds, refund reason for performing refund. Not set otherwise</w:t>
            </w:r>
          </w:p>
        </w:tc>
        <w:tc>
          <w:tcPr>
            <w:tcW w:w="1013" w:type="dxa"/>
          </w:tcPr>
          <w:p w14:paraId="69E69A74" w14:textId="77777777" w:rsidR="006746F3" w:rsidRPr="002B1D2B" w:rsidRDefault="006746F3" w:rsidP="00ED2292">
            <w:pPr>
              <w:rPr>
                <w:sz w:val="20"/>
              </w:rPr>
            </w:pPr>
            <w:r w:rsidRPr="002B1D2B">
              <w:rPr>
                <w:sz w:val="20"/>
              </w:rPr>
              <w:t>String</w:t>
            </w:r>
          </w:p>
        </w:tc>
      </w:tr>
    </w:tbl>
    <w:p w14:paraId="40A1E5F9" w14:textId="77777777" w:rsidR="006746F3" w:rsidRDefault="006746F3" w:rsidP="00ED2292"/>
    <w:p w14:paraId="3360C119" w14:textId="25A94064" w:rsidR="005C4D8B" w:rsidRPr="009827F1" w:rsidRDefault="005C4D8B" w:rsidP="005C4D8B">
      <w:pPr>
        <w:pStyle w:val="Heading4"/>
      </w:pPr>
      <w:bookmarkStart w:id="1364" w:name="_Toc367633820"/>
      <w:r w:rsidRPr="009827F1">
        <w:t xml:space="preserve">Partner Settlement </w:t>
      </w:r>
      <w:r>
        <w:t xml:space="preserve">Details </w:t>
      </w:r>
      <w:r w:rsidRPr="009827F1">
        <w:t>Report</w:t>
      </w:r>
      <w:r>
        <w:t xml:space="preserve"> – With No SMS Information and for Partners Not Google</w:t>
      </w:r>
      <w:bookmarkEnd w:id="1364"/>
    </w:p>
    <w:p w14:paraId="21DCA0A5" w14:textId="77777777" w:rsidR="005C4D8B" w:rsidRDefault="005C4D8B" w:rsidP="005C4D8B">
      <w:pPr>
        <w:rPr>
          <w:highlight w:val="green"/>
        </w:rPr>
      </w:pPr>
    </w:p>
    <w:p w14:paraId="280B9523" w14:textId="77777777" w:rsidR="005C4D8B" w:rsidRDefault="005C4D8B" w:rsidP="005C4D8B">
      <w:r w:rsidRPr="005B314C">
        <w:t>The report contains the following fields:</w:t>
      </w:r>
    </w:p>
    <w:p w14:paraId="5F652639" w14:textId="77777777" w:rsidR="005C4D8B" w:rsidRPr="005B314C" w:rsidRDefault="005C4D8B" w:rsidP="005C4D8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5C4D8B" w:rsidRPr="002B1D2B" w14:paraId="7ABCAED8" w14:textId="77777777" w:rsidTr="00CD6A5C">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12FD878C" w14:textId="77777777" w:rsidR="005C4D8B" w:rsidRPr="002B1D2B" w:rsidRDefault="005C4D8B" w:rsidP="00CD6A5C">
            <w:pPr>
              <w:jc w:val="center"/>
              <w:rPr>
                <w:rFonts w:ascii="Arial" w:hAnsi="Arial" w:cs="Arial"/>
                <w:sz w:val="20"/>
              </w:rPr>
            </w:pPr>
            <w:r w:rsidRPr="002B1D2B">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2345B01F" w14:textId="77777777" w:rsidR="005C4D8B" w:rsidRPr="002B1D2B" w:rsidRDefault="005C4D8B" w:rsidP="00CD6A5C">
            <w:pPr>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438259D2" w14:textId="77777777" w:rsidR="005C4D8B" w:rsidRPr="002B1D2B" w:rsidRDefault="005C4D8B" w:rsidP="00CD6A5C">
            <w:pPr>
              <w:jc w:val="center"/>
              <w:rPr>
                <w:rFonts w:ascii="Arial" w:hAnsi="Arial" w:cs="Arial"/>
                <w:sz w:val="20"/>
              </w:rPr>
            </w:pPr>
            <w:r w:rsidRPr="002B1D2B">
              <w:rPr>
                <w:rFonts w:ascii="Arial" w:hAnsi="Arial" w:cs="Arial"/>
                <w:sz w:val="20"/>
              </w:rPr>
              <w:t>Type</w:t>
            </w:r>
          </w:p>
        </w:tc>
      </w:tr>
      <w:tr w:rsidR="005C4D8B" w:rsidRPr="002B1D2B" w14:paraId="61341889" w14:textId="77777777" w:rsidTr="00CD6A5C">
        <w:trPr>
          <w:cantSplit/>
          <w:jc w:val="center"/>
        </w:trPr>
        <w:tc>
          <w:tcPr>
            <w:tcW w:w="1535" w:type="dxa"/>
          </w:tcPr>
          <w:p w14:paraId="338C8157" w14:textId="77777777" w:rsidR="005C4D8B" w:rsidRPr="002B1D2B" w:rsidRDefault="005C4D8B" w:rsidP="00CD6A5C">
            <w:pPr>
              <w:rPr>
                <w:sz w:val="20"/>
              </w:rPr>
            </w:pPr>
            <w:r w:rsidRPr="002B1D2B">
              <w:rPr>
                <w:sz w:val="20"/>
              </w:rPr>
              <w:t>Version</w:t>
            </w:r>
          </w:p>
        </w:tc>
        <w:tc>
          <w:tcPr>
            <w:tcW w:w="6148" w:type="dxa"/>
          </w:tcPr>
          <w:p w14:paraId="304ABD99" w14:textId="77777777" w:rsidR="005C4D8B" w:rsidRPr="002B1D2B" w:rsidRDefault="005C4D8B" w:rsidP="00CD6A5C">
            <w:pPr>
              <w:rPr>
                <w:sz w:val="20"/>
              </w:rPr>
            </w:pPr>
            <w:r w:rsidRPr="002B1D2B">
              <w:rPr>
                <w:sz w:val="20"/>
              </w:rPr>
              <w:t>Version number</w:t>
            </w:r>
          </w:p>
        </w:tc>
        <w:tc>
          <w:tcPr>
            <w:tcW w:w="1013" w:type="dxa"/>
          </w:tcPr>
          <w:p w14:paraId="3E586C00" w14:textId="77777777" w:rsidR="005C4D8B" w:rsidRPr="002B1D2B" w:rsidRDefault="005C4D8B" w:rsidP="00CD6A5C">
            <w:pPr>
              <w:rPr>
                <w:sz w:val="20"/>
              </w:rPr>
            </w:pPr>
            <w:r w:rsidRPr="002B1D2B">
              <w:rPr>
                <w:sz w:val="20"/>
              </w:rPr>
              <w:t>Number</w:t>
            </w:r>
          </w:p>
        </w:tc>
      </w:tr>
      <w:tr w:rsidR="005C4D8B" w:rsidRPr="002B1D2B" w14:paraId="2DA1ED83" w14:textId="77777777" w:rsidTr="00CD6A5C">
        <w:trPr>
          <w:cantSplit/>
          <w:jc w:val="center"/>
        </w:trPr>
        <w:tc>
          <w:tcPr>
            <w:tcW w:w="1535" w:type="dxa"/>
          </w:tcPr>
          <w:p w14:paraId="269E2620" w14:textId="77777777" w:rsidR="005C4D8B" w:rsidRPr="002B1D2B" w:rsidRDefault="005C4D8B" w:rsidP="00CD6A5C">
            <w:pPr>
              <w:rPr>
                <w:sz w:val="20"/>
              </w:rPr>
            </w:pPr>
            <w:r w:rsidRPr="002B1D2B">
              <w:rPr>
                <w:sz w:val="20"/>
              </w:rPr>
              <w:t>Report Date</w:t>
            </w:r>
          </w:p>
        </w:tc>
        <w:tc>
          <w:tcPr>
            <w:tcW w:w="6148" w:type="dxa"/>
          </w:tcPr>
          <w:p w14:paraId="1C2951C0" w14:textId="77777777" w:rsidR="005C4D8B" w:rsidRPr="002B1D2B" w:rsidRDefault="005C4D8B" w:rsidP="00CD6A5C">
            <w:pPr>
              <w:rPr>
                <w:sz w:val="20"/>
              </w:rPr>
            </w:pPr>
            <w:r w:rsidRPr="002B1D2B">
              <w:rPr>
                <w:sz w:val="20"/>
              </w:rPr>
              <w:t>Date when report was produced</w:t>
            </w:r>
          </w:p>
        </w:tc>
        <w:tc>
          <w:tcPr>
            <w:tcW w:w="1013" w:type="dxa"/>
          </w:tcPr>
          <w:p w14:paraId="7831E819" w14:textId="77777777" w:rsidR="005C4D8B" w:rsidRPr="002B1D2B" w:rsidRDefault="005C4D8B" w:rsidP="00CD6A5C">
            <w:pPr>
              <w:rPr>
                <w:sz w:val="20"/>
              </w:rPr>
            </w:pPr>
            <w:r w:rsidRPr="002B1D2B">
              <w:rPr>
                <w:sz w:val="20"/>
              </w:rPr>
              <w:t>Date Time</w:t>
            </w:r>
          </w:p>
        </w:tc>
      </w:tr>
      <w:tr w:rsidR="005C4D8B" w:rsidRPr="002B1D2B" w14:paraId="135589A4" w14:textId="77777777" w:rsidTr="00CD6A5C">
        <w:trPr>
          <w:cantSplit/>
          <w:jc w:val="center"/>
        </w:trPr>
        <w:tc>
          <w:tcPr>
            <w:tcW w:w="1535" w:type="dxa"/>
          </w:tcPr>
          <w:p w14:paraId="382179C1" w14:textId="77777777" w:rsidR="005C4D8B" w:rsidRPr="002B1D2B" w:rsidRDefault="005C4D8B" w:rsidP="00CD6A5C">
            <w:pPr>
              <w:rPr>
                <w:sz w:val="20"/>
              </w:rPr>
            </w:pPr>
            <w:r w:rsidRPr="002B1D2B">
              <w:rPr>
                <w:sz w:val="20"/>
              </w:rPr>
              <w:t>Start Date</w:t>
            </w:r>
          </w:p>
        </w:tc>
        <w:tc>
          <w:tcPr>
            <w:tcW w:w="6148" w:type="dxa"/>
          </w:tcPr>
          <w:p w14:paraId="7748BFAB" w14:textId="77777777" w:rsidR="005C4D8B" w:rsidRPr="002B1D2B" w:rsidRDefault="005C4D8B" w:rsidP="00CD6A5C">
            <w:pPr>
              <w:rPr>
                <w:sz w:val="20"/>
              </w:rPr>
            </w:pPr>
            <w:r w:rsidRPr="002B1D2B">
              <w:rPr>
                <w:sz w:val="20"/>
              </w:rPr>
              <w:t>Start date of period covered by report</w:t>
            </w:r>
          </w:p>
        </w:tc>
        <w:tc>
          <w:tcPr>
            <w:tcW w:w="1013" w:type="dxa"/>
          </w:tcPr>
          <w:p w14:paraId="3CEE0C2A" w14:textId="77777777" w:rsidR="005C4D8B" w:rsidRPr="002B1D2B" w:rsidRDefault="005C4D8B" w:rsidP="00CD6A5C">
            <w:pPr>
              <w:rPr>
                <w:sz w:val="20"/>
              </w:rPr>
            </w:pPr>
            <w:r w:rsidRPr="002B1D2B">
              <w:rPr>
                <w:sz w:val="20"/>
              </w:rPr>
              <w:t>Date Time</w:t>
            </w:r>
          </w:p>
        </w:tc>
      </w:tr>
      <w:tr w:rsidR="005C4D8B" w:rsidRPr="002B1D2B" w14:paraId="4B53AB2C" w14:textId="77777777" w:rsidTr="00CD6A5C">
        <w:trPr>
          <w:cantSplit/>
          <w:jc w:val="center"/>
        </w:trPr>
        <w:tc>
          <w:tcPr>
            <w:tcW w:w="1535" w:type="dxa"/>
          </w:tcPr>
          <w:p w14:paraId="538E1F03" w14:textId="77777777" w:rsidR="005C4D8B" w:rsidRPr="002B1D2B" w:rsidRDefault="005C4D8B" w:rsidP="00CD6A5C">
            <w:pPr>
              <w:rPr>
                <w:sz w:val="20"/>
              </w:rPr>
            </w:pPr>
            <w:r w:rsidRPr="002B1D2B">
              <w:rPr>
                <w:sz w:val="20"/>
              </w:rPr>
              <w:t>End Date</w:t>
            </w:r>
          </w:p>
        </w:tc>
        <w:tc>
          <w:tcPr>
            <w:tcW w:w="6148" w:type="dxa"/>
          </w:tcPr>
          <w:p w14:paraId="0E48860B" w14:textId="77777777" w:rsidR="005C4D8B" w:rsidRPr="002B1D2B" w:rsidRDefault="005C4D8B" w:rsidP="00CD6A5C">
            <w:pPr>
              <w:rPr>
                <w:sz w:val="20"/>
              </w:rPr>
            </w:pPr>
            <w:r w:rsidRPr="002B1D2B">
              <w:rPr>
                <w:sz w:val="20"/>
              </w:rPr>
              <w:t>End date of period covered by report</w:t>
            </w:r>
          </w:p>
        </w:tc>
        <w:tc>
          <w:tcPr>
            <w:tcW w:w="1013" w:type="dxa"/>
          </w:tcPr>
          <w:p w14:paraId="0F4B0035" w14:textId="77777777" w:rsidR="005C4D8B" w:rsidRPr="002B1D2B" w:rsidRDefault="005C4D8B" w:rsidP="00CD6A5C">
            <w:pPr>
              <w:rPr>
                <w:sz w:val="20"/>
              </w:rPr>
            </w:pPr>
            <w:r w:rsidRPr="002B1D2B">
              <w:rPr>
                <w:sz w:val="20"/>
              </w:rPr>
              <w:t>Date Time</w:t>
            </w:r>
          </w:p>
        </w:tc>
      </w:tr>
      <w:tr w:rsidR="005C4D8B" w:rsidRPr="002B1D2B" w14:paraId="7DCD6219" w14:textId="77777777" w:rsidTr="00CD6A5C">
        <w:trPr>
          <w:cantSplit/>
          <w:jc w:val="center"/>
        </w:trPr>
        <w:tc>
          <w:tcPr>
            <w:tcW w:w="1535" w:type="dxa"/>
          </w:tcPr>
          <w:p w14:paraId="63DAA07B" w14:textId="77777777" w:rsidR="005C4D8B" w:rsidRPr="002B1D2B" w:rsidRDefault="005C4D8B" w:rsidP="00CD6A5C">
            <w:pPr>
              <w:rPr>
                <w:sz w:val="20"/>
              </w:rPr>
            </w:pPr>
            <w:r w:rsidRPr="002B1D2B">
              <w:rPr>
                <w:sz w:val="20"/>
              </w:rPr>
              <w:t>Operator Name</w:t>
            </w:r>
          </w:p>
        </w:tc>
        <w:tc>
          <w:tcPr>
            <w:tcW w:w="6148" w:type="dxa"/>
          </w:tcPr>
          <w:p w14:paraId="554B854B" w14:textId="77777777" w:rsidR="005C4D8B" w:rsidRPr="002B1D2B" w:rsidRDefault="005C4D8B" w:rsidP="00CD6A5C">
            <w:pPr>
              <w:rPr>
                <w:sz w:val="20"/>
              </w:rPr>
            </w:pPr>
            <w:r w:rsidRPr="002B1D2B">
              <w:rPr>
                <w:sz w:val="20"/>
              </w:rPr>
              <w:t xml:space="preserve">The name of the operator for which the report was produced </w:t>
            </w:r>
          </w:p>
        </w:tc>
        <w:tc>
          <w:tcPr>
            <w:tcW w:w="1013" w:type="dxa"/>
          </w:tcPr>
          <w:p w14:paraId="4D457CB1" w14:textId="77777777" w:rsidR="005C4D8B" w:rsidRPr="002B1D2B" w:rsidRDefault="005C4D8B" w:rsidP="00CD6A5C">
            <w:pPr>
              <w:rPr>
                <w:sz w:val="20"/>
              </w:rPr>
            </w:pPr>
            <w:r w:rsidRPr="002B1D2B">
              <w:rPr>
                <w:sz w:val="20"/>
              </w:rPr>
              <w:t>String</w:t>
            </w:r>
          </w:p>
        </w:tc>
      </w:tr>
      <w:tr w:rsidR="005C4D8B" w:rsidRPr="002B1D2B" w14:paraId="79DB58CA" w14:textId="77777777" w:rsidTr="00CD6A5C">
        <w:trPr>
          <w:cantSplit/>
          <w:jc w:val="center"/>
        </w:trPr>
        <w:tc>
          <w:tcPr>
            <w:tcW w:w="1535" w:type="dxa"/>
          </w:tcPr>
          <w:p w14:paraId="4B394414" w14:textId="77777777" w:rsidR="005C4D8B" w:rsidRPr="002B1D2B" w:rsidRDefault="005C4D8B" w:rsidP="00CD6A5C">
            <w:pPr>
              <w:rPr>
                <w:sz w:val="20"/>
              </w:rPr>
            </w:pPr>
            <w:r w:rsidRPr="002B1D2B">
              <w:rPr>
                <w:sz w:val="20"/>
              </w:rPr>
              <w:t>Partner External ID</w:t>
            </w:r>
          </w:p>
        </w:tc>
        <w:tc>
          <w:tcPr>
            <w:tcW w:w="6148" w:type="dxa"/>
          </w:tcPr>
          <w:p w14:paraId="6EF59BCA" w14:textId="77777777" w:rsidR="005C4D8B" w:rsidRPr="002B1D2B" w:rsidRDefault="005C4D8B" w:rsidP="00CD6A5C">
            <w:pPr>
              <w:rPr>
                <w:sz w:val="20"/>
              </w:rPr>
            </w:pPr>
            <w:r w:rsidRPr="002B1D2B">
              <w:rPr>
                <w:sz w:val="20"/>
              </w:rPr>
              <w:t>The ID for the Partner as configured on the platform</w:t>
            </w:r>
          </w:p>
        </w:tc>
        <w:tc>
          <w:tcPr>
            <w:tcW w:w="1013" w:type="dxa"/>
          </w:tcPr>
          <w:p w14:paraId="5F667D22" w14:textId="77777777" w:rsidR="005C4D8B" w:rsidRPr="002B1D2B" w:rsidRDefault="005C4D8B" w:rsidP="00CD6A5C">
            <w:pPr>
              <w:rPr>
                <w:sz w:val="20"/>
              </w:rPr>
            </w:pPr>
            <w:r w:rsidRPr="002B1D2B">
              <w:rPr>
                <w:sz w:val="20"/>
              </w:rPr>
              <w:t>String</w:t>
            </w:r>
          </w:p>
        </w:tc>
      </w:tr>
      <w:tr w:rsidR="005C4D8B" w:rsidRPr="002B1D2B" w14:paraId="7D2F408B" w14:textId="77777777" w:rsidTr="00CD6A5C">
        <w:trPr>
          <w:cantSplit/>
          <w:jc w:val="center"/>
        </w:trPr>
        <w:tc>
          <w:tcPr>
            <w:tcW w:w="1535" w:type="dxa"/>
          </w:tcPr>
          <w:p w14:paraId="6EEA3C9C" w14:textId="77777777" w:rsidR="005C4D8B" w:rsidRPr="002B1D2B" w:rsidRDefault="005C4D8B" w:rsidP="00CD6A5C">
            <w:pPr>
              <w:rPr>
                <w:sz w:val="20"/>
              </w:rPr>
            </w:pPr>
            <w:r w:rsidRPr="002B1D2B">
              <w:rPr>
                <w:sz w:val="20"/>
              </w:rPr>
              <w:t>Partner Name</w:t>
            </w:r>
          </w:p>
        </w:tc>
        <w:tc>
          <w:tcPr>
            <w:tcW w:w="6148" w:type="dxa"/>
          </w:tcPr>
          <w:p w14:paraId="2B2416FF" w14:textId="77777777" w:rsidR="005C4D8B" w:rsidRPr="002B1D2B" w:rsidRDefault="005C4D8B" w:rsidP="00CD6A5C">
            <w:pPr>
              <w:rPr>
                <w:sz w:val="20"/>
              </w:rPr>
            </w:pPr>
            <w:r w:rsidRPr="002B1D2B">
              <w:rPr>
                <w:sz w:val="20"/>
              </w:rPr>
              <w:t>The text name for the Partner</w:t>
            </w:r>
          </w:p>
        </w:tc>
        <w:tc>
          <w:tcPr>
            <w:tcW w:w="1013" w:type="dxa"/>
          </w:tcPr>
          <w:p w14:paraId="229304E3" w14:textId="77777777" w:rsidR="005C4D8B" w:rsidRPr="002B1D2B" w:rsidRDefault="005C4D8B" w:rsidP="00CD6A5C">
            <w:pPr>
              <w:rPr>
                <w:sz w:val="20"/>
              </w:rPr>
            </w:pPr>
            <w:r w:rsidRPr="002B1D2B">
              <w:rPr>
                <w:sz w:val="20"/>
              </w:rPr>
              <w:t>String</w:t>
            </w:r>
          </w:p>
        </w:tc>
      </w:tr>
      <w:tr w:rsidR="005C4D8B" w:rsidRPr="00BC46A4" w14:paraId="6A32E9D0" w14:textId="77777777" w:rsidTr="00CD6A5C">
        <w:trPr>
          <w:cantSplit/>
          <w:jc w:val="center"/>
        </w:trPr>
        <w:tc>
          <w:tcPr>
            <w:tcW w:w="1535" w:type="dxa"/>
          </w:tcPr>
          <w:p w14:paraId="18CC0AA9" w14:textId="77777777" w:rsidR="005C4D8B" w:rsidRPr="00BC46A4" w:rsidRDefault="005C4D8B" w:rsidP="00CD6A5C">
            <w:pPr>
              <w:rPr>
                <w:sz w:val="20"/>
              </w:rPr>
            </w:pPr>
            <w:r w:rsidRPr="00BC46A4">
              <w:rPr>
                <w:sz w:val="20"/>
              </w:rPr>
              <w:t>Partner State</w:t>
            </w:r>
          </w:p>
        </w:tc>
        <w:tc>
          <w:tcPr>
            <w:tcW w:w="6148" w:type="dxa"/>
          </w:tcPr>
          <w:p w14:paraId="66C1BA1A" w14:textId="77777777" w:rsidR="005C4D8B" w:rsidRPr="00BC46A4" w:rsidRDefault="005C4D8B" w:rsidP="00CD6A5C">
            <w:pPr>
              <w:rPr>
                <w:sz w:val="20"/>
              </w:rPr>
            </w:pPr>
            <w:r w:rsidRPr="00BC46A4">
              <w:rPr>
                <w:sz w:val="20"/>
              </w:rPr>
              <w:t>The Partner State where the value set is (Registered, Active, Suspended, Closed, Terminated)</w:t>
            </w:r>
          </w:p>
        </w:tc>
        <w:tc>
          <w:tcPr>
            <w:tcW w:w="1013" w:type="dxa"/>
          </w:tcPr>
          <w:p w14:paraId="310D66F1" w14:textId="77777777" w:rsidR="005C4D8B" w:rsidRPr="00BC46A4" w:rsidRDefault="005C4D8B" w:rsidP="00CD6A5C">
            <w:pPr>
              <w:rPr>
                <w:sz w:val="20"/>
              </w:rPr>
            </w:pPr>
            <w:r w:rsidRPr="00BC46A4">
              <w:rPr>
                <w:sz w:val="20"/>
              </w:rPr>
              <w:t>String</w:t>
            </w:r>
          </w:p>
        </w:tc>
      </w:tr>
      <w:tr w:rsidR="005C4D8B" w:rsidRPr="00BC46A4" w14:paraId="1271598D" w14:textId="77777777" w:rsidTr="00CD6A5C">
        <w:trPr>
          <w:cantSplit/>
          <w:jc w:val="center"/>
        </w:trPr>
        <w:tc>
          <w:tcPr>
            <w:tcW w:w="1535" w:type="dxa"/>
          </w:tcPr>
          <w:p w14:paraId="3E40CE98" w14:textId="77777777" w:rsidR="005C4D8B" w:rsidRPr="00BC46A4" w:rsidRDefault="005C4D8B" w:rsidP="00CD6A5C">
            <w:pPr>
              <w:rPr>
                <w:sz w:val="20"/>
              </w:rPr>
            </w:pPr>
            <w:r w:rsidRPr="00BC46A4">
              <w:rPr>
                <w:sz w:val="20"/>
              </w:rPr>
              <w:t>Transaction Currency</w:t>
            </w:r>
          </w:p>
        </w:tc>
        <w:tc>
          <w:tcPr>
            <w:tcW w:w="6148" w:type="dxa"/>
          </w:tcPr>
          <w:p w14:paraId="574264A0" w14:textId="77777777" w:rsidR="005C4D8B" w:rsidRPr="00BC46A4" w:rsidRDefault="005C4D8B" w:rsidP="00CD6A5C">
            <w:pPr>
              <w:rPr>
                <w:sz w:val="20"/>
              </w:rPr>
            </w:pPr>
            <w:r w:rsidRPr="00BC46A4">
              <w:rPr>
                <w:sz w:val="20"/>
              </w:rPr>
              <w:t>Currency the transactions are in, which is USD</w:t>
            </w:r>
          </w:p>
        </w:tc>
        <w:tc>
          <w:tcPr>
            <w:tcW w:w="1013" w:type="dxa"/>
          </w:tcPr>
          <w:p w14:paraId="291B2BF0" w14:textId="77777777" w:rsidR="005C4D8B" w:rsidRPr="00BC46A4" w:rsidRDefault="005C4D8B" w:rsidP="00CD6A5C">
            <w:pPr>
              <w:rPr>
                <w:sz w:val="20"/>
              </w:rPr>
            </w:pPr>
            <w:r w:rsidRPr="00BC46A4">
              <w:rPr>
                <w:sz w:val="20"/>
              </w:rPr>
              <w:t>String</w:t>
            </w:r>
          </w:p>
        </w:tc>
      </w:tr>
      <w:tr w:rsidR="005C4D8B" w:rsidRPr="00BC46A4" w14:paraId="3AE732B7" w14:textId="77777777" w:rsidTr="00CD6A5C">
        <w:trPr>
          <w:cantSplit/>
          <w:jc w:val="center"/>
        </w:trPr>
        <w:tc>
          <w:tcPr>
            <w:tcW w:w="1535" w:type="dxa"/>
          </w:tcPr>
          <w:p w14:paraId="21853504" w14:textId="77777777" w:rsidR="005C4D8B" w:rsidRPr="00BC46A4" w:rsidRDefault="005C4D8B" w:rsidP="00CD6A5C">
            <w:pPr>
              <w:rPr>
                <w:sz w:val="20"/>
              </w:rPr>
            </w:pPr>
            <w:r w:rsidRPr="00BC46A4">
              <w:rPr>
                <w:sz w:val="20"/>
              </w:rPr>
              <w:t>Purchase Count</w:t>
            </w:r>
          </w:p>
        </w:tc>
        <w:tc>
          <w:tcPr>
            <w:tcW w:w="6148" w:type="dxa"/>
          </w:tcPr>
          <w:p w14:paraId="0E4F962D" w14:textId="77777777" w:rsidR="005C4D8B" w:rsidRPr="00BC46A4" w:rsidRDefault="005C4D8B" w:rsidP="00CD6A5C">
            <w:pPr>
              <w:rPr>
                <w:sz w:val="20"/>
              </w:rPr>
            </w:pPr>
            <w:r w:rsidRPr="00BC46A4">
              <w:rPr>
                <w:sz w:val="20"/>
              </w:rPr>
              <w:t>Number of purchase requests successfully processed for this Partner in the report period</w:t>
            </w:r>
          </w:p>
        </w:tc>
        <w:tc>
          <w:tcPr>
            <w:tcW w:w="1013" w:type="dxa"/>
          </w:tcPr>
          <w:p w14:paraId="1E40E6E9" w14:textId="77777777" w:rsidR="005C4D8B" w:rsidRPr="00BC46A4" w:rsidRDefault="005C4D8B" w:rsidP="00CD6A5C">
            <w:pPr>
              <w:rPr>
                <w:sz w:val="20"/>
              </w:rPr>
            </w:pPr>
            <w:r w:rsidRPr="00BC46A4">
              <w:rPr>
                <w:sz w:val="20"/>
              </w:rPr>
              <w:t>Number</w:t>
            </w:r>
          </w:p>
        </w:tc>
      </w:tr>
      <w:tr w:rsidR="005C4D8B" w:rsidRPr="00BC46A4" w14:paraId="7C79D57A" w14:textId="77777777" w:rsidTr="00CD6A5C">
        <w:trPr>
          <w:cantSplit/>
          <w:jc w:val="center"/>
        </w:trPr>
        <w:tc>
          <w:tcPr>
            <w:tcW w:w="1535" w:type="dxa"/>
          </w:tcPr>
          <w:p w14:paraId="5291678D" w14:textId="77777777" w:rsidR="005C4D8B" w:rsidRPr="00BC46A4" w:rsidRDefault="005C4D8B" w:rsidP="00CD6A5C">
            <w:pPr>
              <w:rPr>
                <w:sz w:val="20"/>
              </w:rPr>
            </w:pPr>
            <w:r w:rsidRPr="00BC46A4">
              <w:rPr>
                <w:sz w:val="20"/>
              </w:rPr>
              <w:t>Gross Purchase Total</w:t>
            </w:r>
          </w:p>
        </w:tc>
        <w:tc>
          <w:tcPr>
            <w:tcW w:w="6148" w:type="dxa"/>
          </w:tcPr>
          <w:p w14:paraId="2F3E7A98" w14:textId="50B29BBC" w:rsidR="005C4D8B" w:rsidRPr="00BC46A4" w:rsidRDefault="005C4D8B" w:rsidP="00CD6A5C">
            <w:pPr>
              <w:rPr>
                <w:sz w:val="20"/>
              </w:rPr>
            </w:pPr>
            <w:r w:rsidRPr="00BC46A4">
              <w:rPr>
                <w:sz w:val="20"/>
              </w:rPr>
              <w:t xml:space="preserve">Sum total of all purchases by this Partner in the report period </w:t>
            </w:r>
            <w:ins w:id="1365" w:author="Andrew Wulff" w:date="2017-08-04T13:23:00Z">
              <w:r w:rsidR="005A5B9A" w:rsidRPr="00BC46A4">
                <w:rPr>
                  <w:sz w:val="20"/>
                  <w:rPrChange w:id="1366" w:author="Andrew Wulff" w:date="2017-09-21T17:15:00Z">
                    <w:rPr>
                      <w:sz w:val="20"/>
                      <w:highlight w:val="green"/>
                    </w:rPr>
                  </w:rPrChange>
                </w:rPr>
                <w:t>inclusive</w:t>
              </w:r>
              <w:r w:rsidR="005A5B9A" w:rsidRPr="00BC46A4">
                <w:rPr>
                  <w:sz w:val="20"/>
                </w:rPr>
                <w:t xml:space="preserve"> </w:t>
              </w:r>
            </w:ins>
            <w:del w:id="1367" w:author="Andrew Wulff" w:date="2017-08-04T13:23:00Z">
              <w:r w:rsidRPr="00BC46A4" w:rsidDel="005A5B9A">
                <w:rPr>
                  <w:sz w:val="20"/>
                </w:rPr>
                <w:delText xml:space="preserve">exclusive </w:delText>
              </w:r>
            </w:del>
            <w:r w:rsidRPr="00BC46A4">
              <w:rPr>
                <w:sz w:val="20"/>
              </w:rPr>
              <w:t>of any taxes</w:t>
            </w:r>
          </w:p>
        </w:tc>
        <w:tc>
          <w:tcPr>
            <w:tcW w:w="1013" w:type="dxa"/>
          </w:tcPr>
          <w:p w14:paraId="0AF1E20D" w14:textId="77777777" w:rsidR="005C4D8B" w:rsidRPr="00BC46A4" w:rsidRDefault="005C4D8B" w:rsidP="00CD6A5C">
            <w:pPr>
              <w:rPr>
                <w:sz w:val="20"/>
              </w:rPr>
            </w:pPr>
            <w:r w:rsidRPr="00BC46A4">
              <w:rPr>
                <w:sz w:val="20"/>
              </w:rPr>
              <w:t>Amount</w:t>
            </w:r>
          </w:p>
        </w:tc>
      </w:tr>
      <w:tr w:rsidR="005C4D8B" w:rsidRPr="00BC46A4" w14:paraId="5AEA7DE9" w14:textId="77777777" w:rsidTr="00CD6A5C">
        <w:trPr>
          <w:cantSplit/>
          <w:jc w:val="center"/>
        </w:trPr>
        <w:tc>
          <w:tcPr>
            <w:tcW w:w="1535" w:type="dxa"/>
          </w:tcPr>
          <w:p w14:paraId="68FF9178" w14:textId="77777777" w:rsidR="005C4D8B" w:rsidRPr="00BC46A4" w:rsidRDefault="005C4D8B" w:rsidP="00CD6A5C">
            <w:pPr>
              <w:rPr>
                <w:sz w:val="20"/>
              </w:rPr>
            </w:pPr>
            <w:r w:rsidRPr="00BC46A4">
              <w:rPr>
                <w:sz w:val="20"/>
              </w:rPr>
              <w:t>Net Purchase Total</w:t>
            </w:r>
          </w:p>
        </w:tc>
        <w:tc>
          <w:tcPr>
            <w:tcW w:w="6148" w:type="dxa"/>
          </w:tcPr>
          <w:p w14:paraId="2F7C9504" w14:textId="1C2E4C5E" w:rsidR="005C4D8B" w:rsidRPr="00BC46A4" w:rsidRDefault="005C4D8B" w:rsidP="00CD6A5C">
            <w:pPr>
              <w:rPr>
                <w:sz w:val="20"/>
              </w:rPr>
            </w:pPr>
            <w:r w:rsidRPr="00BC46A4">
              <w:rPr>
                <w:sz w:val="20"/>
              </w:rPr>
              <w:t xml:space="preserve">Total revenue owing to the Partner based on the revenue share agreement in place </w:t>
            </w:r>
            <w:ins w:id="1368" w:author="Andrew Wulff" w:date="2017-08-04T13:23:00Z">
              <w:r w:rsidR="005A5B9A" w:rsidRPr="00BC46A4">
                <w:rPr>
                  <w:sz w:val="20"/>
                  <w:rPrChange w:id="1369" w:author="Andrew Wulff" w:date="2017-09-21T17:15:00Z">
                    <w:rPr>
                      <w:sz w:val="20"/>
                      <w:highlight w:val="green"/>
                    </w:rPr>
                  </w:rPrChange>
                </w:rPr>
                <w:t>inclusive</w:t>
              </w:r>
              <w:r w:rsidR="005A5B9A" w:rsidRPr="00BC46A4">
                <w:rPr>
                  <w:sz w:val="20"/>
                </w:rPr>
                <w:t xml:space="preserve"> </w:t>
              </w:r>
            </w:ins>
            <w:del w:id="1370" w:author="Andrew Wulff" w:date="2017-08-04T13:23:00Z">
              <w:r w:rsidRPr="00BC46A4" w:rsidDel="005A5B9A">
                <w:rPr>
                  <w:sz w:val="20"/>
                </w:rPr>
                <w:delText xml:space="preserve">exclusive </w:delText>
              </w:r>
            </w:del>
            <w:r w:rsidRPr="00BC46A4">
              <w:rPr>
                <w:sz w:val="20"/>
              </w:rPr>
              <w:t>of taxes.</w:t>
            </w:r>
            <w:r w:rsidRPr="00BC46A4" w:rsidDel="00706D15">
              <w:rPr>
                <w:sz w:val="20"/>
              </w:rPr>
              <w:t xml:space="preserve"> </w:t>
            </w:r>
          </w:p>
        </w:tc>
        <w:tc>
          <w:tcPr>
            <w:tcW w:w="1013" w:type="dxa"/>
          </w:tcPr>
          <w:p w14:paraId="596D8DEC" w14:textId="77777777" w:rsidR="005C4D8B" w:rsidRPr="00BC46A4" w:rsidRDefault="005C4D8B" w:rsidP="00CD6A5C">
            <w:pPr>
              <w:rPr>
                <w:sz w:val="20"/>
              </w:rPr>
            </w:pPr>
            <w:r w:rsidRPr="00BC46A4">
              <w:rPr>
                <w:sz w:val="20"/>
              </w:rPr>
              <w:t>Amount</w:t>
            </w:r>
          </w:p>
        </w:tc>
      </w:tr>
      <w:tr w:rsidR="005C4D8B" w:rsidRPr="00BC46A4" w14:paraId="6CBDFB42" w14:textId="77777777" w:rsidTr="00CD6A5C">
        <w:trPr>
          <w:cantSplit/>
          <w:jc w:val="center"/>
        </w:trPr>
        <w:tc>
          <w:tcPr>
            <w:tcW w:w="1535" w:type="dxa"/>
          </w:tcPr>
          <w:p w14:paraId="70ED320D" w14:textId="77777777" w:rsidR="005C4D8B" w:rsidRPr="00BC46A4" w:rsidRDefault="005C4D8B" w:rsidP="00CD6A5C">
            <w:pPr>
              <w:rPr>
                <w:sz w:val="20"/>
              </w:rPr>
            </w:pPr>
            <w:r w:rsidRPr="00BC46A4">
              <w:rPr>
                <w:sz w:val="20"/>
              </w:rPr>
              <w:lastRenderedPageBreak/>
              <w:t>Postpaid/Prepaid Classification</w:t>
            </w:r>
          </w:p>
        </w:tc>
        <w:tc>
          <w:tcPr>
            <w:tcW w:w="6148" w:type="dxa"/>
          </w:tcPr>
          <w:p w14:paraId="56A617D4" w14:textId="77777777" w:rsidR="005C4D8B" w:rsidRPr="00BC46A4" w:rsidRDefault="005C4D8B" w:rsidP="00CD6A5C">
            <w:pPr>
              <w:rPr>
                <w:sz w:val="20"/>
              </w:rPr>
            </w:pPr>
            <w:r w:rsidRPr="00BC46A4">
              <w:rPr>
                <w:sz w:val="20"/>
              </w:rPr>
              <w:t>This section shows a breakdown of the Postpaid and Prepaid purchases.  This row is just a label for this section and doesn’t contain any details</w:t>
            </w:r>
          </w:p>
        </w:tc>
        <w:tc>
          <w:tcPr>
            <w:tcW w:w="1013" w:type="dxa"/>
          </w:tcPr>
          <w:p w14:paraId="3CED0AA4" w14:textId="77777777" w:rsidR="005C4D8B" w:rsidRPr="00BC46A4" w:rsidRDefault="005C4D8B" w:rsidP="00CD6A5C">
            <w:pPr>
              <w:rPr>
                <w:sz w:val="20"/>
              </w:rPr>
            </w:pPr>
            <w:r w:rsidRPr="00BC46A4">
              <w:rPr>
                <w:sz w:val="20"/>
              </w:rPr>
              <w:t>N/A</w:t>
            </w:r>
          </w:p>
        </w:tc>
      </w:tr>
      <w:tr w:rsidR="005C4D8B" w:rsidRPr="00BC46A4" w14:paraId="01D70DB0" w14:textId="77777777" w:rsidTr="00CD6A5C">
        <w:trPr>
          <w:cantSplit/>
          <w:jc w:val="center"/>
        </w:trPr>
        <w:tc>
          <w:tcPr>
            <w:tcW w:w="1535" w:type="dxa"/>
          </w:tcPr>
          <w:p w14:paraId="4F5D1055" w14:textId="77777777" w:rsidR="005C4D8B" w:rsidRPr="00BC46A4" w:rsidRDefault="005C4D8B" w:rsidP="00CD6A5C">
            <w:pPr>
              <w:rPr>
                <w:sz w:val="20"/>
              </w:rPr>
            </w:pPr>
            <w:r w:rsidRPr="00BC46A4">
              <w:rPr>
                <w:sz w:val="20"/>
              </w:rPr>
              <w:t>Postpaid Purchase Count</w:t>
            </w:r>
          </w:p>
        </w:tc>
        <w:tc>
          <w:tcPr>
            <w:tcW w:w="6148" w:type="dxa"/>
          </w:tcPr>
          <w:p w14:paraId="4048625F" w14:textId="77777777" w:rsidR="005C4D8B" w:rsidRPr="00BC46A4" w:rsidRDefault="005C4D8B" w:rsidP="00CD6A5C">
            <w:pPr>
              <w:rPr>
                <w:sz w:val="20"/>
              </w:rPr>
            </w:pPr>
            <w:r w:rsidRPr="00BC46A4">
              <w:rPr>
                <w:sz w:val="20"/>
              </w:rPr>
              <w:t xml:space="preserve">Number of Postpaid purchase requests successfully processed for this Partner in the report period </w:t>
            </w:r>
          </w:p>
        </w:tc>
        <w:tc>
          <w:tcPr>
            <w:tcW w:w="1013" w:type="dxa"/>
          </w:tcPr>
          <w:p w14:paraId="33F2BA04" w14:textId="77777777" w:rsidR="005C4D8B" w:rsidRPr="00BC46A4" w:rsidRDefault="005C4D8B" w:rsidP="00CD6A5C">
            <w:pPr>
              <w:rPr>
                <w:sz w:val="20"/>
              </w:rPr>
            </w:pPr>
            <w:r w:rsidRPr="00BC46A4">
              <w:rPr>
                <w:sz w:val="20"/>
              </w:rPr>
              <w:t>Number</w:t>
            </w:r>
          </w:p>
        </w:tc>
      </w:tr>
      <w:tr w:rsidR="005C4D8B" w:rsidRPr="00BC46A4" w14:paraId="08773166" w14:textId="77777777" w:rsidTr="00CD6A5C">
        <w:trPr>
          <w:cantSplit/>
          <w:jc w:val="center"/>
        </w:trPr>
        <w:tc>
          <w:tcPr>
            <w:tcW w:w="1535" w:type="dxa"/>
          </w:tcPr>
          <w:p w14:paraId="3234D16F" w14:textId="77777777" w:rsidR="005C4D8B" w:rsidRPr="00BC46A4" w:rsidRDefault="005C4D8B" w:rsidP="00CD6A5C">
            <w:pPr>
              <w:rPr>
                <w:sz w:val="20"/>
              </w:rPr>
            </w:pPr>
            <w:r w:rsidRPr="00BC46A4">
              <w:rPr>
                <w:sz w:val="20"/>
              </w:rPr>
              <w:t>Postpaid Gross Purchase Total</w:t>
            </w:r>
          </w:p>
        </w:tc>
        <w:tc>
          <w:tcPr>
            <w:tcW w:w="6148" w:type="dxa"/>
          </w:tcPr>
          <w:p w14:paraId="2DB71BC7" w14:textId="3A7B5827" w:rsidR="005C4D8B" w:rsidRPr="00BC46A4" w:rsidRDefault="005C4D8B" w:rsidP="00CD6A5C">
            <w:pPr>
              <w:rPr>
                <w:sz w:val="20"/>
              </w:rPr>
            </w:pPr>
            <w:r w:rsidRPr="00BC46A4">
              <w:rPr>
                <w:sz w:val="20"/>
              </w:rPr>
              <w:t xml:space="preserve">Sum total of all Postpaid purchases by this Partner in the report period for Google applications </w:t>
            </w:r>
            <w:ins w:id="1371" w:author="Andrew Wulff" w:date="2017-08-04T13:23:00Z">
              <w:r w:rsidR="005A5B9A" w:rsidRPr="00BC46A4">
                <w:rPr>
                  <w:sz w:val="20"/>
                </w:rPr>
                <w:t xml:space="preserve">inclusive </w:t>
              </w:r>
            </w:ins>
            <w:del w:id="1372" w:author="Andrew Wulff" w:date="2017-08-04T13:23:00Z">
              <w:r w:rsidRPr="00BC46A4" w:rsidDel="005A5B9A">
                <w:rPr>
                  <w:sz w:val="20"/>
                </w:rPr>
                <w:delText xml:space="preserve">exclusive </w:delText>
              </w:r>
            </w:del>
            <w:r w:rsidRPr="00BC46A4">
              <w:rPr>
                <w:sz w:val="20"/>
              </w:rPr>
              <w:t>of taxes</w:t>
            </w:r>
          </w:p>
        </w:tc>
        <w:tc>
          <w:tcPr>
            <w:tcW w:w="1013" w:type="dxa"/>
          </w:tcPr>
          <w:p w14:paraId="64B17F8D" w14:textId="77777777" w:rsidR="005C4D8B" w:rsidRPr="00BC46A4" w:rsidRDefault="005C4D8B" w:rsidP="00CD6A5C">
            <w:pPr>
              <w:rPr>
                <w:sz w:val="20"/>
              </w:rPr>
            </w:pPr>
            <w:r w:rsidRPr="00BC46A4">
              <w:rPr>
                <w:sz w:val="20"/>
              </w:rPr>
              <w:t>Amount</w:t>
            </w:r>
          </w:p>
        </w:tc>
      </w:tr>
      <w:tr w:rsidR="005C4D8B" w:rsidRPr="00BC46A4" w14:paraId="23A5F7AE" w14:textId="77777777" w:rsidTr="00CD6A5C">
        <w:trPr>
          <w:cantSplit/>
          <w:jc w:val="center"/>
        </w:trPr>
        <w:tc>
          <w:tcPr>
            <w:tcW w:w="1535" w:type="dxa"/>
          </w:tcPr>
          <w:p w14:paraId="5FAEBC1E" w14:textId="77777777" w:rsidR="005C4D8B" w:rsidRPr="00BC46A4" w:rsidRDefault="005C4D8B" w:rsidP="00CD6A5C">
            <w:pPr>
              <w:rPr>
                <w:sz w:val="20"/>
              </w:rPr>
            </w:pPr>
            <w:r w:rsidRPr="00BC46A4">
              <w:rPr>
                <w:sz w:val="20"/>
              </w:rPr>
              <w:t>Postpaid Net Purchase Total</w:t>
            </w:r>
          </w:p>
        </w:tc>
        <w:tc>
          <w:tcPr>
            <w:tcW w:w="6148" w:type="dxa"/>
          </w:tcPr>
          <w:p w14:paraId="6A162639" w14:textId="6ADBFAF9" w:rsidR="005C4D8B" w:rsidRPr="00BC46A4" w:rsidRDefault="005C4D8B" w:rsidP="00CD6A5C">
            <w:pPr>
              <w:rPr>
                <w:sz w:val="20"/>
              </w:rPr>
            </w:pPr>
            <w:r w:rsidRPr="00BC46A4">
              <w:rPr>
                <w:sz w:val="20"/>
              </w:rPr>
              <w:t xml:space="preserve">Total revenue owing to the Partner based on the revenue share agreement in place for Postpaid transactions </w:t>
            </w:r>
            <w:ins w:id="1373" w:author="Andrew Wulff" w:date="2017-08-04T13:23:00Z">
              <w:r w:rsidR="005A5B9A" w:rsidRPr="00BC46A4">
                <w:rPr>
                  <w:sz w:val="20"/>
                </w:rPr>
                <w:t xml:space="preserve">inclusive </w:t>
              </w:r>
            </w:ins>
            <w:del w:id="1374" w:author="Andrew Wulff" w:date="2017-08-04T13:23:00Z">
              <w:r w:rsidRPr="00BC46A4" w:rsidDel="005A5B9A">
                <w:rPr>
                  <w:sz w:val="20"/>
                </w:rPr>
                <w:delText xml:space="preserve">exclusive </w:delText>
              </w:r>
            </w:del>
            <w:r w:rsidRPr="00BC46A4">
              <w:rPr>
                <w:sz w:val="20"/>
              </w:rPr>
              <w:t>of taxes.</w:t>
            </w:r>
          </w:p>
        </w:tc>
        <w:tc>
          <w:tcPr>
            <w:tcW w:w="1013" w:type="dxa"/>
          </w:tcPr>
          <w:p w14:paraId="6EC556F5" w14:textId="77777777" w:rsidR="005C4D8B" w:rsidRPr="00BC46A4" w:rsidRDefault="005C4D8B" w:rsidP="00CD6A5C">
            <w:pPr>
              <w:rPr>
                <w:sz w:val="20"/>
              </w:rPr>
            </w:pPr>
            <w:r w:rsidRPr="00BC46A4">
              <w:rPr>
                <w:sz w:val="20"/>
              </w:rPr>
              <w:t>Amount</w:t>
            </w:r>
          </w:p>
        </w:tc>
      </w:tr>
      <w:tr w:rsidR="005C4D8B" w:rsidRPr="00BC46A4" w14:paraId="14559526" w14:textId="77777777" w:rsidTr="00CD6A5C">
        <w:trPr>
          <w:cantSplit/>
          <w:jc w:val="center"/>
        </w:trPr>
        <w:tc>
          <w:tcPr>
            <w:tcW w:w="1535" w:type="dxa"/>
          </w:tcPr>
          <w:p w14:paraId="311B9FA9" w14:textId="77777777" w:rsidR="005C4D8B" w:rsidRPr="00BC46A4" w:rsidRDefault="005C4D8B" w:rsidP="00CD6A5C">
            <w:pPr>
              <w:rPr>
                <w:sz w:val="20"/>
              </w:rPr>
            </w:pPr>
            <w:r w:rsidRPr="00BC46A4">
              <w:rPr>
                <w:sz w:val="20"/>
              </w:rPr>
              <w:t>Prepaid Purchase Count</w:t>
            </w:r>
          </w:p>
        </w:tc>
        <w:tc>
          <w:tcPr>
            <w:tcW w:w="6148" w:type="dxa"/>
          </w:tcPr>
          <w:p w14:paraId="0BC8DAE2" w14:textId="4B3C483F" w:rsidR="005C4D8B" w:rsidRPr="00BC46A4" w:rsidRDefault="005C4D8B" w:rsidP="00115712">
            <w:pPr>
              <w:rPr>
                <w:sz w:val="20"/>
              </w:rPr>
            </w:pPr>
            <w:r w:rsidRPr="00BC46A4">
              <w:rPr>
                <w:sz w:val="20"/>
              </w:rPr>
              <w:t xml:space="preserve">Number of Prepaid purchase requests successfully processed for this Partner in the report period </w:t>
            </w:r>
            <w:del w:id="1375" w:author="Andrew Wulff" w:date="2017-07-12T12:10:00Z">
              <w:r w:rsidRPr="00BC46A4" w:rsidDel="00115712">
                <w:rPr>
                  <w:sz w:val="20"/>
                </w:rPr>
                <w:delText>exclusive of taxes</w:delText>
              </w:r>
            </w:del>
          </w:p>
        </w:tc>
        <w:tc>
          <w:tcPr>
            <w:tcW w:w="1013" w:type="dxa"/>
          </w:tcPr>
          <w:p w14:paraId="3381C454" w14:textId="77777777" w:rsidR="005C4D8B" w:rsidRPr="00BC46A4" w:rsidRDefault="005C4D8B" w:rsidP="00CD6A5C">
            <w:pPr>
              <w:rPr>
                <w:sz w:val="20"/>
              </w:rPr>
            </w:pPr>
            <w:r w:rsidRPr="00BC46A4">
              <w:rPr>
                <w:sz w:val="20"/>
              </w:rPr>
              <w:t>Number</w:t>
            </w:r>
          </w:p>
        </w:tc>
      </w:tr>
      <w:tr w:rsidR="005C4D8B" w:rsidRPr="00BC46A4" w14:paraId="2EB55229" w14:textId="77777777" w:rsidTr="00CD6A5C">
        <w:trPr>
          <w:cantSplit/>
          <w:jc w:val="center"/>
        </w:trPr>
        <w:tc>
          <w:tcPr>
            <w:tcW w:w="1535" w:type="dxa"/>
          </w:tcPr>
          <w:p w14:paraId="324782FC" w14:textId="77777777" w:rsidR="005C4D8B" w:rsidRPr="00BC46A4" w:rsidRDefault="005C4D8B" w:rsidP="00CD6A5C">
            <w:pPr>
              <w:rPr>
                <w:sz w:val="20"/>
              </w:rPr>
            </w:pPr>
            <w:r w:rsidRPr="00BC46A4">
              <w:rPr>
                <w:sz w:val="20"/>
              </w:rPr>
              <w:t>Prepaid Gross Purchase Total</w:t>
            </w:r>
          </w:p>
        </w:tc>
        <w:tc>
          <w:tcPr>
            <w:tcW w:w="6148" w:type="dxa"/>
          </w:tcPr>
          <w:p w14:paraId="7C78CF84" w14:textId="3F60FD1D" w:rsidR="005C4D8B" w:rsidRPr="00BC46A4" w:rsidRDefault="005C4D8B" w:rsidP="00CD6A5C">
            <w:pPr>
              <w:rPr>
                <w:sz w:val="20"/>
              </w:rPr>
            </w:pPr>
            <w:r w:rsidRPr="00BC46A4">
              <w:rPr>
                <w:sz w:val="20"/>
              </w:rPr>
              <w:t xml:space="preserve">Sum total of all Prepaid purchases by this Partner in the report period </w:t>
            </w:r>
            <w:ins w:id="1376" w:author="Andrew Wulff" w:date="2017-08-04T13:23:00Z">
              <w:r w:rsidR="005A5B9A" w:rsidRPr="00BC46A4">
                <w:rPr>
                  <w:sz w:val="20"/>
                </w:rPr>
                <w:t xml:space="preserve">inclusive </w:t>
              </w:r>
            </w:ins>
            <w:del w:id="1377" w:author="Andrew Wulff" w:date="2017-08-04T13:23:00Z">
              <w:r w:rsidRPr="00BC46A4" w:rsidDel="005A5B9A">
                <w:rPr>
                  <w:sz w:val="20"/>
                </w:rPr>
                <w:delText xml:space="preserve">exclusive </w:delText>
              </w:r>
            </w:del>
            <w:r w:rsidRPr="00BC46A4">
              <w:rPr>
                <w:sz w:val="20"/>
              </w:rPr>
              <w:t>of taxes</w:t>
            </w:r>
          </w:p>
        </w:tc>
        <w:tc>
          <w:tcPr>
            <w:tcW w:w="1013" w:type="dxa"/>
          </w:tcPr>
          <w:p w14:paraId="41BDF037" w14:textId="77777777" w:rsidR="005C4D8B" w:rsidRPr="00BC46A4" w:rsidRDefault="005C4D8B" w:rsidP="00CD6A5C">
            <w:pPr>
              <w:rPr>
                <w:sz w:val="20"/>
              </w:rPr>
            </w:pPr>
            <w:r w:rsidRPr="00BC46A4">
              <w:rPr>
                <w:sz w:val="20"/>
              </w:rPr>
              <w:t>Amount</w:t>
            </w:r>
          </w:p>
        </w:tc>
      </w:tr>
      <w:tr w:rsidR="005C4D8B" w:rsidRPr="00BC46A4" w14:paraId="54130545" w14:textId="77777777" w:rsidTr="00CD6A5C">
        <w:trPr>
          <w:cantSplit/>
          <w:jc w:val="center"/>
        </w:trPr>
        <w:tc>
          <w:tcPr>
            <w:tcW w:w="1535" w:type="dxa"/>
          </w:tcPr>
          <w:p w14:paraId="7D1DC31C" w14:textId="77777777" w:rsidR="005C4D8B" w:rsidRPr="00BC46A4" w:rsidRDefault="005C4D8B" w:rsidP="00CD6A5C">
            <w:pPr>
              <w:rPr>
                <w:sz w:val="20"/>
              </w:rPr>
            </w:pPr>
            <w:r w:rsidRPr="00BC46A4">
              <w:rPr>
                <w:sz w:val="20"/>
              </w:rPr>
              <w:t>Prepaid Net Purchase Total</w:t>
            </w:r>
          </w:p>
        </w:tc>
        <w:tc>
          <w:tcPr>
            <w:tcW w:w="6148" w:type="dxa"/>
          </w:tcPr>
          <w:p w14:paraId="310CEEC2" w14:textId="039FA27F" w:rsidR="005C4D8B" w:rsidRPr="00BC46A4" w:rsidRDefault="005C4D8B" w:rsidP="00CD6A5C">
            <w:pPr>
              <w:rPr>
                <w:sz w:val="20"/>
              </w:rPr>
            </w:pPr>
            <w:r w:rsidRPr="00BC46A4">
              <w:rPr>
                <w:sz w:val="20"/>
              </w:rPr>
              <w:t xml:space="preserve">Total revenue owing to the Partner based on the revenue share agreement in place for Prepaid transactions </w:t>
            </w:r>
            <w:ins w:id="1378" w:author="Andrew Wulff" w:date="2017-08-04T13:23:00Z">
              <w:r w:rsidR="005A5B9A" w:rsidRPr="00BC46A4">
                <w:rPr>
                  <w:sz w:val="20"/>
                </w:rPr>
                <w:t xml:space="preserve">inclusive </w:t>
              </w:r>
            </w:ins>
            <w:del w:id="1379" w:author="Andrew Wulff" w:date="2017-08-04T13:23:00Z">
              <w:r w:rsidRPr="00BC46A4" w:rsidDel="005A5B9A">
                <w:rPr>
                  <w:sz w:val="20"/>
                </w:rPr>
                <w:delText xml:space="preserve">exclusive </w:delText>
              </w:r>
            </w:del>
            <w:r w:rsidRPr="00BC46A4">
              <w:rPr>
                <w:sz w:val="20"/>
              </w:rPr>
              <w:t>of taxes.</w:t>
            </w:r>
          </w:p>
        </w:tc>
        <w:tc>
          <w:tcPr>
            <w:tcW w:w="1013" w:type="dxa"/>
          </w:tcPr>
          <w:p w14:paraId="58306802" w14:textId="77777777" w:rsidR="005C4D8B" w:rsidRPr="00BC46A4" w:rsidRDefault="005C4D8B" w:rsidP="00CD6A5C">
            <w:pPr>
              <w:rPr>
                <w:sz w:val="20"/>
              </w:rPr>
            </w:pPr>
            <w:r w:rsidRPr="00BC46A4">
              <w:rPr>
                <w:sz w:val="20"/>
              </w:rPr>
              <w:t>Amount</w:t>
            </w:r>
          </w:p>
        </w:tc>
      </w:tr>
      <w:tr w:rsidR="005C4D8B" w:rsidRPr="00BC46A4" w14:paraId="6CC452E1" w14:textId="77777777" w:rsidTr="00CD6A5C">
        <w:trPr>
          <w:cantSplit/>
          <w:jc w:val="center"/>
        </w:trPr>
        <w:tc>
          <w:tcPr>
            <w:tcW w:w="1535" w:type="dxa"/>
          </w:tcPr>
          <w:p w14:paraId="78BDFB29" w14:textId="77777777" w:rsidR="005C4D8B" w:rsidRPr="00BC46A4" w:rsidRDefault="005C4D8B" w:rsidP="00CD6A5C">
            <w:pPr>
              <w:rPr>
                <w:sz w:val="20"/>
              </w:rPr>
            </w:pPr>
            <w:r w:rsidRPr="00BC46A4">
              <w:rPr>
                <w:sz w:val="20"/>
              </w:rPr>
              <w:t>Refund Count</w:t>
            </w:r>
          </w:p>
        </w:tc>
        <w:tc>
          <w:tcPr>
            <w:tcW w:w="6148" w:type="dxa"/>
          </w:tcPr>
          <w:p w14:paraId="2B593E98" w14:textId="77777777" w:rsidR="005C4D8B" w:rsidRPr="00BC46A4" w:rsidRDefault="005C4D8B" w:rsidP="00CD6A5C">
            <w:pPr>
              <w:rPr>
                <w:sz w:val="20"/>
              </w:rPr>
            </w:pPr>
            <w:r w:rsidRPr="00BC46A4">
              <w:rPr>
                <w:sz w:val="20"/>
              </w:rPr>
              <w:t>Number of refund requests successfully processed for this Partner in the report period.</w:t>
            </w:r>
          </w:p>
        </w:tc>
        <w:tc>
          <w:tcPr>
            <w:tcW w:w="1013" w:type="dxa"/>
          </w:tcPr>
          <w:p w14:paraId="19C319E0" w14:textId="77777777" w:rsidR="005C4D8B" w:rsidRPr="00BC46A4" w:rsidRDefault="005C4D8B" w:rsidP="00CD6A5C">
            <w:pPr>
              <w:rPr>
                <w:sz w:val="20"/>
              </w:rPr>
            </w:pPr>
            <w:r w:rsidRPr="00BC46A4">
              <w:rPr>
                <w:sz w:val="20"/>
              </w:rPr>
              <w:t>Number</w:t>
            </w:r>
          </w:p>
        </w:tc>
      </w:tr>
      <w:tr w:rsidR="005C4D8B" w:rsidRPr="00BC46A4" w14:paraId="63713DCD" w14:textId="77777777" w:rsidTr="00CD6A5C">
        <w:trPr>
          <w:cantSplit/>
          <w:jc w:val="center"/>
        </w:trPr>
        <w:tc>
          <w:tcPr>
            <w:tcW w:w="1535" w:type="dxa"/>
          </w:tcPr>
          <w:p w14:paraId="42AC7DE5" w14:textId="77777777" w:rsidR="005C4D8B" w:rsidRPr="00BC46A4" w:rsidRDefault="005C4D8B" w:rsidP="00CD6A5C">
            <w:pPr>
              <w:rPr>
                <w:sz w:val="20"/>
              </w:rPr>
            </w:pPr>
            <w:r w:rsidRPr="00BC46A4">
              <w:rPr>
                <w:sz w:val="20"/>
              </w:rPr>
              <w:t>Gross Refund Total</w:t>
            </w:r>
          </w:p>
        </w:tc>
        <w:tc>
          <w:tcPr>
            <w:tcW w:w="6148" w:type="dxa"/>
          </w:tcPr>
          <w:p w14:paraId="6E669347" w14:textId="399AD802" w:rsidR="005C4D8B" w:rsidRPr="00BC46A4" w:rsidRDefault="005C4D8B" w:rsidP="00CD6A5C">
            <w:pPr>
              <w:rPr>
                <w:sz w:val="20"/>
              </w:rPr>
            </w:pPr>
            <w:r w:rsidRPr="00BC46A4">
              <w:rPr>
                <w:sz w:val="20"/>
              </w:rPr>
              <w:t xml:space="preserve">Sum Total of all refunds in the reporting period </w:t>
            </w:r>
            <w:ins w:id="1380" w:author="Andrew Wulff" w:date="2017-08-04T13:23:00Z">
              <w:r w:rsidR="005A5B9A" w:rsidRPr="00BC46A4">
                <w:rPr>
                  <w:sz w:val="20"/>
                </w:rPr>
                <w:t xml:space="preserve">inclusive </w:t>
              </w:r>
            </w:ins>
            <w:del w:id="1381" w:author="Andrew Wulff" w:date="2017-08-04T13:23:00Z">
              <w:r w:rsidRPr="00BC46A4" w:rsidDel="005A5B9A">
                <w:rPr>
                  <w:sz w:val="20"/>
                </w:rPr>
                <w:delText xml:space="preserve">exclusive </w:delText>
              </w:r>
            </w:del>
            <w:r w:rsidRPr="00BC46A4">
              <w:rPr>
                <w:sz w:val="20"/>
              </w:rPr>
              <w:t>of taxes</w:t>
            </w:r>
          </w:p>
          <w:p w14:paraId="702D09DE" w14:textId="77777777" w:rsidR="005C4D8B" w:rsidRPr="00BC46A4" w:rsidRDefault="005C4D8B" w:rsidP="00CD6A5C">
            <w:pPr>
              <w:rPr>
                <w:sz w:val="20"/>
              </w:rPr>
            </w:pPr>
          </w:p>
        </w:tc>
        <w:tc>
          <w:tcPr>
            <w:tcW w:w="1013" w:type="dxa"/>
          </w:tcPr>
          <w:p w14:paraId="0AE08C41" w14:textId="77777777" w:rsidR="005C4D8B" w:rsidRPr="00BC46A4" w:rsidRDefault="005C4D8B" w:rsidP="00CD6A5C">
            <w:pPr>
              <w:rPr>
                <w:sz w:val="20"/>
              </w:rPr>
            </w:pPr>
            <w:r w:rsidRPr="00BC46A4">
              <w:rPr>
                <w:sz w:val="20"/>
              </w:rPr>
              <w:t>Amount</w:t>
            </w:r>
          </w:p>
        </w:tc>
      </w:tr>
      <w:tr w:rsidR="005C4D8B" w:rsidRPr="00BC46A4" w14:paraId="740CE032" w14:textId="77777777" w:rsidTr="00CD6A5C">
        <w:trPr>
          <w:cantSplit/>
          <w:jc w:val="center"/>
        </w:trPr>
        <w:tc>
          <w:tcPr>
            <w:tcW w:w="1535" w:type="dxa"/>
          </w:tcPr>
          <w:p w14:paraId="0A5CD76A" w14:textId="77777777" w:rsidR="005C4D8B" w:rsidRPr="00BC46A4" w:rsidRDefault="005C4D8B" w:rsidP="00CD6A5C">
            <w:pPr>
              <w:rPr>
                <w:sz w:val="20"/>
              </w:rPr>
            </w:pPr>
            <w:r w:rsidRPr="00BC46A4">
              <w:rPr>
                <w:sz w:val="20"/>
              </w:rPr>
              <w:t>Net Refund Total</w:t>
            </w:r>
          </w:p>
        </w:tc>
        <w:tc>
          <w:tcPr>
            <w:tcW w:w="6148" w:type="dxa"/>
          </w:tcPr>
          <w:p w14:paraId="26C0AD3D" w14:textId="45C7C5F8" w:rsidR="005C4D8B" w:rsidRPr="00BC46A4" w:rsidRDefault="005C4D8B" w:rsidP="00CD6A5C">
            <w:pPr>
              <w:rPr>
                <w:sz w:val="20"/>
              </w:rPr>
            </w:pPr>
            <w:r w:rsidRPr="00BC46A4">
              <w:rPr>
                <w:sz w:val="20"/>
              </w:rPr>
              <w:t xml:space="preserve">Sum total owed by the Partner to the operator based on the revenue sharing agreement in place </w:t>
            </w:r>
            <w:ins w:id="1382" w:author="Andrew Wulff" w:date="2017-08-04T13:23:00Z">
              <w:r w:rsidR="005A5B9A" w:rsidRPr="00BC46A4">
                <w:rPr>
                  <w:sz w:val="20"/>
                </w:rPr>
                <w:t xml:space="preserve">inclusive </w:t>
              </w:r>
            </w:ins>
            <w:del w:id="1383" w:author="Andrew Wulff" w:date="2017-08-04T13:23:00Z">
              <w:r w:rsidRPr="00BC46A4" w:rsidDel="005A5B9A">
                <w:rPr>
                  <w:sz w:val="20"/>
                </w:rPr>
                <w:delText xml:space="preserve">exclusive </w:delText>
              </w:r>
            </w:del>
            <w:r w:rsidRPr="00BC46A4">
              <w:rPr>
                <w:sz w:val="20"/>
              </w:rPr>
              <w:t>of taxes.</w:t>
            </w:r>
            <w:r w:rsidRPr="00BC46A4" w:rsidDel="00702807">
              <w:rPr>
                <w:sz w:val="20"/>
              </w:rPr>
              <w:t xml:space="preserve"> </w:t>
            </w:r>
          </w:p>
        </w:tc>
        <w:tc>
          <w:tcPr>
            <w:tcW w:w="1013" w:type="dxa"/>
          </w:tcPr>
          <w:p w14:paraId="48C2CBAF" w14:textId="77777777" w:rsidR="005C4D8B" w:rsidRPr="00BC46A4" w:rsidRDefault="005C4D8B" w:rsidP="00CD6A5C">
            <w:pPr>
              <w:rPr>
                <w:sz w:val="20"/>
              </w:rPr>
            </w:pPr>
            <w:r w:rsidRPr="00BC46A4">
              <w:rPr>
                <w:sz w:val="20"/>
              </w:rPr>
              <w:t>Amount</w:t>
            </w:r>
          </w:p>
        </w:tc>
      </w:tr>
      <w:tr w:rsidR="005C4D8B" w:rsidRPr="00BC46A4" w14:paraId="19DC5CEB" w14:textId="77777777" w:rsidTr="00CD6A5C">
        <w:trPr>
          <w:cantSplit/>
          <w:jc w:val="center"/>
        </w:trPr>
        <w:tc>
          <w:tcPr>
            <w:tcW w:w="1535" w:type="dxa"/>
          </w:tcPr>
          <w:p w14:paraId="2D01E663" w14:textId="77777777" w:rsidR="005C4D8B" w:rsidRPr="00BC46A4" w:rsidRDefault="005C4D8B" w:rsidP="00CD6A5C">
            <w:pPr>
              <w:rPr>
                <w:sz w:val="20"/>
              </w:rPr>
            </w:pPr>
            <w:r w:rsidRPr="00BC46A4">
              <w:rPr>
                <w:sz w:val="20"/>
              </w:rPr>
              <w:t>Postpaid/Prepaid Classification</w:t>
            </w:r>
          </w:p>
        </w:tc>
        <w:tc>
          <w:tcPr>
            <w:tcW w:w="6148" w:type="dxa"/>
          </w:tcPr>
          <w:p w14:paraId="3CF02022" w14:textId="77777777" w:rsidR="005C4D8B" w:rsidRPr="00BC46A4" w:rsidRDefault="005C4D8B" w:rsidP="00CD6A5C">
            <w:pPr>
              <w:rPr>
                <w:sz w:val="20"/>
              </w:rPr>
            </w:pPr>
            <w:r w:rsidRPr="00BC46A4">
              <w:rPr>
                <w:sz w:val="20"/>
              </w:rPr>
              <w:t>This section shows a breakdown of the Postpaid and Prepaid Refunds.  This row is just a label for this section and doesn’t contain any details</w:t>
            </w:r>
          </w:p>
        </w:tc>
        <w:tc>
          <w:tcPr>
            <w:tcW w:w="1013" w:type="dxa"/>
          </w:tcPr>
          <w:p w14:paraId="630D8CB8" w14:textId="77777777" w:rsidR="005C4D8B" w:rsidRPr="00BC46A4" w:rsidRDefault="005C4D8B" w:rsidP="00CD6A5C">
            <w:pPr>
              <w:rPr>
                <w:sz w:val="20"/>
              </w:rPr>
            </w:pPr>
            <w:r w:rsidRPr="00BC46A4">
              <w:rPr>
                <w:sz w:val="20"/>
              </w:rPr>
              <w:t>N/A</w:t>
            </w:r>
          </w:p>
        </w:tc>
      </w:tr>
      <w:tr w:rsidR="005C4D8B" w:rsidRPr="00BC46A4" w14:paraId="316D3433" w14:textId="77777777" w:rsidTr="00CD6A5C">
        <w:trPr>
          <w:cantSplit/>
          <w:jc w:val="center"/>
        </w:trPr>
        <w:tc>
          <w:tcPr>
            <w:tcW w:w="1535" w:type="dxa"/>
          </w:tcPr>
          <w:p w14:paraId="35E55054" w14:textId="77777777" w:rsidR="005C4D8B" w:rsidRPr="00BC46A4" w:rsidRDefault="005C4D8B" w:rsidP="00CD6A5C">
            <w:pPr>
              <w:rPr>
                <w:sz w:val="20"/>
              </w:rPr>
            </w:pPr>
            <w:r w:rsidRPr="00BC46A4">
              <w:rPr>
                <w:sz w:val="20"/>
              </w:rPr>
              <w:t>Postpaid Refund Count</w:t>
            </w:r>
          </w:p>
        </w:tc>
        <w:tc>
          <w:tcPr>
            <w:tcW w:w="6148" w:type="dxa"/>
          </w:tcPr>
          <w:p w14:paraId="39477FC2" w14:textId="77777777" w:rsidR="005C4D8B" w:rsidRPr="00BC46A4" w:rsidRDefault="005C4D8B" w:rsidP="00CD6A5C">
            <w:pPr>
              <w:rPr>
                <w:sz w:val="20"/>
              </w:rPr>
            </w:pPr>
            <w:r w:rsidRPr="00BC46A4">
              <w:rPr>
                <w:sz w:val="20"/>
              </w:rPr>
              <w:t xml:space="preserve">Number of Postpaid Refund requests successfully processed for this Partner in the report period </w:t>
            </w:r>
          </w:p>
        </w:tc>
        <w:tc>
          <w:tcPr>
            <w:tcW w:w="1013" w:type="dxa"/>
          </w:tcPr>
          <w:p w14:paraId="06FCF5C5" w14:textId="77777777" w:rsidR="005C4D8B" w:rsidRPr="00BC46A4" w:rsidRDefault="005C4D8B" w:rsidP="00CD6A5C">
            <w:pPr>
              <w:rPr>
                <w:sz w:val="20"/>
              </w:rPr>
            </w:pPr>
            <w:r w:rsidRPr="00BC46A4">
              <w:rPr>
                <w:sz w:val="20"/>
              </w:rPr>
              <w:t>Number</w:t>
            </w:r>
          </w:p>
        </w:tc>
      </w:tr>
      <w:tr w:rsidR="005C4D8B" w:rsidRPr="00BC46A4" w14:paraId="056C6291" w14:textId="77777777" w:rsidTr="00CD6A5C">
        <w:trPr>
          <w:cantSplit/>
          <w:jc w:val="center"/>
        </w:trPr>
        <w:tc>
          <w:tcPr>
            <w:tcW w:w="1535" w:type="dxa"/>
          </w:tcPr>
          <w:p w14:paraId="457853C1" w14:textId="77777777" w:rsidR="005C4D8B" w:rsidRPr="00BC46A4" w:rsidRDefault="005C4D8B" w:rsidP="00CD6A5C">
            <w:pPr>
              <w:rPr>
                <w:sz w:val="20"/>
              </w:rPr>
            </w:pPr>
            <w:r w:rsidRPr="00BC46A4">
              <w:rPr>
                <w:sz w:val="20"/>
              </w:rPr>
              <w:t>Postpaid Gross Refund Total</w:t>
            </w:r>
          </w:p>
        </w:tc>
        <w:tc>
          <w:tcPr>
            <w:tcW w:w="6148" w:type="dxa"/>
          </w:tcPr>
          <w:p w14:paraId="7C7885FF" w14:textId="378FBAAC" w:rsidR="005C4D8B" w:rsidRPr="00BC46A4" w:rsidRDefault="005C4D8B" w:rsidP="00CD6A5C">
            <w:pPr>
              <w:rPr>
                <w:sz w:val="20"/>
              </w:rPr>
            </w:pPr>
            <w:r w:rsidRPr="00BC46A4">
              <w:rPr>
                <w:sz w:val="20"/>
              </w:rPr>
              <w:t xml:space="preserve">Sum total of all Postpaid Refunds by this Partner in the report period for Google applications </w:t>
            </w:r>
            <w:ins w:id="1384" w:author="Andrew Wulff" w:date="2017-08-04T13:23:00Z">
              <w:r w:rsidR="005A5B9A" w:rsidRPr="00BC46A4">
                <w:rPr>
                  <w:sz w:val="20"/>
                </w:rPr>
                <w:t xml:space="preserve">inclusive </w:t>
              </w:r>
            </w:ins>
            <w:del w:id="1385" w:author="Andrew Wulff" w:date="2017-08-04T13:23:00Z">
              <w:r w:rsidRPr="00BC46A4" w:rsidDel="005A5B9A">
                <w:rPr>
                  <w:sz w:val="20"/>
                </w:rPr>
                <w:delText xml:space="preserve">exclusive </w:delText>
              </w:r>
            </w:del>
            <w:r w:rsidRPr="00BC46A4">
              <w:rPr>
                <w:sz w:val="20"/>
              </w:rPr>
              <w:t>of taxes</w:t>
            </w:r>
          </w:p>
        </w:tc>
        <w:tc>
          <w:tcPr>
            <w:tcW w:w="1013" w:type="dxa"/>
          </w:tcPr>
          <w:p w14:paraId="36B97FE6" w14:textId="77777777" w:rsidR="005C4D8B" w:rsidRPr="00BC46A4" w:rsidRDefault="005C4D8B" w:rsidP="00CD6A5C">
            <w:pPr>
              <w:rPr>
                <w:sz w:val="20"/>
              </w:rPr>
            </w:pPr>
            <w:r w:rsidRPr="00BC46A4">
              <w:rPr>
                <w:sz w:val="20"/>
              </w:rPr>
              <w:t>Amount</w:t>
            </w:r>
          </w:p>
        </w:tc>
      </w:tr>
      <w:tr w:rsidR="005C4D8B" w:rsidRPr="00BC46A4" w14:paraId="7AD76E84" w14:textId="77777777" w:rsidTr="00CD6A5C">
        <w:trPr>
          <w:cantSplit/>
          <w:jc w:val="center"/>
        </w:trPr>
        <w:tc>
          <w:tcPr>
            <w:tcW w:w="1535" w:type="dxa"/>
          </w:tcPr>
          <w:p w14:paraId="2A0DF725" w14:textId="77777777" w:rsidR="005C4D8B" w:rsidRPr="00BC46A4" w:rsidRDefault="005C4D8B" w:rsidP="00CD6A5C">
            <w:pPr>
              <w:rPr>
                <w:sz w:val="20"/>
              </w:rPr>
            </w:pPr>
            <w:r w:rsidRPr="00BC46A4">
              <w:rPr>
                <w:sz w:val="20"/>
              </w:rPr>
              <w:t>Postpaid Net Refund Total</w:t>
            </w:r>
          </w:p>
        </w:tc>
        <w:tc>
          <w:tcPr>
            <w:tcW w:w="6148" w:type="dxa"/>
          </w:tcPr>
          <w:p w14:paraId="4686D950" w14:textId="38E56628" w:rsidR="005C4D8B" w:rsidRPr="00BC46A4" w:rsidRDefault="005C4D8B" w:rsidP="00CD6A5C">
            <w:pPr>
              <w:rPr>
                <w:sz w:val="20"/>
              </w:rPr>
            </w:pPr>
            <w:r w:rsidRPr="00BC46A4">
              <w:rPr>
                <w:sz w:val="20"/>
              </w:rPr>
              <w:t xml:space="preserve">Sum total owed by the Partner to the operator based on the revenue sharing agreement in place for Postpaid transactions </w:t>
            </w:r>
            <w:ins w:id="1386" w:author="Andrew Wulff" w:date="2017-08-04T13:23:00Z">
              <w:r w:rsidR="005A5B9A" w:rsidRPr="00BC46A4">
                <w:rPr>
                  <w:sz w:val="20"/>
                </w:rPr>
                <w:t xml:space="preserve">inclusive </w:t>
              </w:r>
            </w:ins>
            <w:del w:id="1387" w:author="Andrew Wulff" w:date="2017-08-04T13:23:00Z">
              <w:r w:rsidRPr="00BC46A4" w:rsidDel="005A5B9A">
                <w:rPr>
                  <w:sz w:val="20"/>
                </w:rPr>
                <w:delText xml:space="preserve">exclusive </w:delText>
              </w:r>
            </w:del>
            <w:r w:rsidRPr="00BC46A4">
              <w:rPr>
                <w:sz w:val="20"/>
              </w:rPr>
              <w:t>of taxes.</w:t>
            </w:r>
          </w:p>
        </w:tc>
        <w:tc>
          <w:tcPr>
            <w:tcW w:w="1013" w:type="dxa"/>
          </w:tcPr>
          <w:p w14:paraId="3E4BBE7C" w14:textId="77777777" w:rsidR="005C4D8B" w:rsidRPr="00BC46A4" w:rsidRDefault="005C4D8B" w:rsidP="00CD6A5C">
            <w:pPr>
              <w:rPr>
                <w:sz w:val="20"/>
              </w:rPr>
            </w:pPr>
            <w:r w:rsidRPr="00BC46A4">
              <w:rPr>
                <w:sz w:val="20"/>
              </w:rPr>
              <w:t>Amount</w:t>
            </w:r>
          </w:p>
        </w:tc>
      </w:tr>
      <w:tr w:rsidR="005C4D8B" w:rsidRPr="00BC46A4" w14:paraId="2B00F88D" w14:textId="77777777" w:rsidTr="00CD6A5C">
        <w:trPr>
          <w:cantSplit/>
          <w:jc w:val="center"/>
        </w:trPr>
        <w:tc>
          <w:tcPr>
            <w:tcW w:w="1535" w:type="dxa"/>
          </w:tcPr>
          <w:p w14:paraId="35B7A521" w14:textId="77777777" w:rsidR="005C4D8B" w:rsidRPr="00BC46A4" w:rsidRDefault="005C4D8B" w:rsidP="00CD6A5C">
            <w:pPr>
              <w:rPr>
                <w:sz w:val="20"/>
              </w:rPr>
            </w:pPr>
            <w:r w:rsidRPr="00BC46A4">
              <w:rPr>
                <w:sz w:val="20"/>
              </w:rPr>
              <w:t>Prepaid Refund Count</w:t>
            </w:r>
          </w:p>
        </w:tc>
        <w:tc>
          <w:tcPr>
            <w:tcW w:w="6148" w:type="dxa"/>
          </w:tcPr>
          <w:p w14:paraId="6146C179" w14:textId="1098F6F4" w:rsidR="005C4D8B" w:rsidRPr="00BC46A4" w:rsidRDefault="005C4D8B" w:rsidP="00CD6A5C">
            <w:pPr>
              <w:rPr>
                <w:sz w:val="20"/>
              </w:rPr>
            </w:pPr>
            <w:r w:rsidRPr="00BC46A4">
              <w:rPr>
                <w:sz w:val="20"/>
              </w:rPr>
              <w:t xml:space="preserve">Number of Prepaid purchase requests successfully processed for this Partner in the report period </w:t>
            </w:r>
            <w:ins w:id="1388" w:author="Andrew Wulff" w:date="2017-08-04T13:23:00Z">
              <w:r w:rsidR="005A5B9A" w:rsidRPr="00BC46A4">
                <w:rPr>
                  <w:sz w:val="20"/>
                </w:rPr>
                <w:t xml:space="preserve">inclusive </w:t>
              </w:r>
            </w:ins>
            <w:del w:id="1389" w:author="Andrew Wulff" w:date="2017-08-04T13:23:00Z">
              <w:r w:rsidRPr="00BC46A4" w:rsidDel="005A5B9A">
                <w:rPr>
                  <w:sz w:val="20"/>
                </w:rPr>
                <w:delText xml:space="preserve">exclusive </w:delText>
              </w:r>
            </w:del>
            <w:r w:rsidRPr="00BC46A4">
              <w:rPr>
                <w:sz w:val="20"/>
              </w:rPr>
              <w:t>of taxes</w:t>
            </w:r>
          </w:p>
        </w:tc>
        <w:tc>
          <w:tcPr>
            <w:tcW w:w="1013" w:type="dxa"/>
          </w:tcPr>
          <w:p w14:paraId="72791AAB" w14:textId="77777777" w:rsidR="005C4D8B" w:rsidRPr="00BC46A4" w:rsidRDefault="005C4D8B" w:rsidP="00CD6A5C">
            <w:pPr>
              <w:rPr>
                <w:sz w:val="20"/>
              </w:rPr>
            </w:pPr>
            <w:r w:rsidRPr="00BC46A4">
              <w:rPr>
                <w:sz w:val="20"/>
              </w:rPr>
              <w:t>Number</w:t>
            </w:r>
          </w:p>
        </w:tc>
      </w:tr>
      <w:tr w:rsidR="005C4D8B" w:rsidRPr="00BC46A4" w14:paraId="019E92BC" w14:textId="77777777" w:rsidTr="00CD6A5C">
        <w:trPr>
          <w:cantSplit/>
          <w:jc w:val="center"/>
        </w:trPr>
        <w:tc>
          <w:tcPr>
            <w:tcW w:w="1535" w:type="dxa"/>
          </w:tcPr>
          <w:p w14:paraId="5F4BF863" w14:textId="77777777" w:rsidR="005C4D8B" w:rsidRPr="00BC46A4" w:rsidRDefault="005C4D8B" w:rsidP="00CD6A5C">
            <w:pPr>
              <w:rPr>
                <w:sz w:val="20"/>
              </w:rPr>
            </w:pPr>
            <w:r w:rsidRPr="00BC46A4">
              <w:rPr>
                <w:sz w:val="20"/>
              </w:rPr>
              <w:t>Prepaid Gross Refund Total</w:t>
            </w:r>
          </w:p>
        </w:tc>
        <w:tc>
          <w:tcPr>
            <w:tcW w:w="6148" w:type="dxa"/>
          </w:tcPr>
          <w:p w14:paraId="0084CC87" w14:textId="56F0FFE3" w:rsidR="005C4D8B" w:rsidRPr="00BC46A4" w:rsidRDefault="005C4D8B" w:rsidP="00CD6A5C">
            <w:pPr>
              <w:rPr>
                <w:sz w:val="20"/>
              </w:rPr>
            </w:pPr>
            <w:r w:rsidRPr="00BC46A4">
              <w:rPr>
                <w:sz w:val="20"/>
              </w:rPr>
              <w:t xml:space="preserve">Sum total of all Prepaid purchases by this Partner in the report period </w:t>
            </w:r>
            <w:ins w:id="1390" w:author="Andrew Wulff" w:date="2017-08-04T13:23:00Z">
              <w:r w:rsidR="005A5B9A" w:rsidRPr="00BC46A4">
                <w:rPr>
                  <w:sz w:val="20"/>
                </w:rPr>
                <w:t xml:space="preserve">inclusive </w:t>
              </w:r>
            </w:ins>
            <w:del w:id="1391" w:author="Andrew Wulff" w:date="2017-08-04T13:23:00Z">
              <w:r w:rsidRPr="00BC46A4" w:rsidDel="005A5B9A">
                <w:rPr>
                  <w:sz w:val="20"/>
                </w:rPr>
                <w:delText xml:space="preserve">exclusive </w:delText>
              </w:r>
            </w:del>
            <w:r w:rsidRPr="00BC46A4">
              <w:rPr>
                <w:sz w:val="20"/>
              </w:rPr>
              <w:t>of taxes</w:t>
            </w:r>
          </w:p>
        </w:tc>
        <w:tc>
          <w:tcPr>
            <w:tcW w:w="1013" w:type="dxa"/>
          </w:tcPr>
          <w:p w14:paraId="01A7135D" w14:textId="77777777" w:rsidR="005C4D8B" w:rsidRPr="00BC46A4" w:rsidRDefault="005C4D8B" w:rsidP="00CD6A5C">
            <w:pPr>
              <w:rPr>
                <w:sz w:val="20"/>
              </w:rPr>
            </w:pPr>
            <w:r w:rsidRPr="00BC46A4">
              <w:rPr>
                <w:sz w:val="20"/>
              </w:rPr>
              <w:t>Amount</w:t>
            </w:r>
          </w:p>
        </w:tc>
      </w:tr>
      <w:tr w:rsidR="005C4D8B" w:rsidRPr="00BC46A4" w14:paraId="1BD119DF" w14:textId="77777777" w:rsidTr="00CD6A5C">
        <w:trPr>
          <w:cantSplit/>
          <w:jc w:val="center"/>
        </w:trPr>
        <w:tc>
          <w:tcPr>
            <w:tcW w:w="1535" w:type="dxa"/>
          </w:tcPr>
          <w:p w14:paraId="3B6FDAE6" w14:textId="77777777" w:rsidR="005C4D8B" w:rsidRPr="00BC46A4" w:rsidRDefault="005C4D8B" w:rsidP="00CD6A5C">
            <w:pPr>
              <w:rPr>
                <w:sz w:val="20"/>
              </w:rPr>
            </w:pPr>
            <w:r w:rsidRPr="00BC46A4">
              <w:rPr>
                <w:sz w:val="20"/>
              </w:rPr>
              <w:t>Prepaid Net Refund Total</w:t>
            </w:r>
          </w:p>
        </w:tc>
        <w:tc>
          <w:tcPr>
            <w:tcW w:w="6148" w:type="dxa"/>
          </w:tcPr>
          <w:p w14:paraId="63F90440" w14:textId="3BD65E72" w:rsidR="005C4D8B" w:rsidRPr="00BC46A4" w:rsidRDefault="005C4D8B" w:rsidP="00CD6A5C">
            <w:pPr>
              <w:rPr>
                <w:sz w:val="20"/>
              </w:rPr>
            </w:pPr>
            <w:r w:rsidRPr="00BC46A4">
              <w:rPr>
                <w:sz w:val="20"/>
              </w:rPr>
              <w:t xml:space="preserve">Sum total owed by the Partner to the operator based on the revenue sharing agreement in place for Prepaid transactions </w:t>
            </w:r>
            <w:ins w:id="1392" w:author="Andrew Wulff" w:date="2017-08-04T13:23:00Z">
              <w:r w:rsidR="005A5B9A" w:rsidRPr="00BC46A4">
                <w:rPr>
                  <w:sz w:val="20"/>
                </w:rPr>
                <w:t xml:space="preserve">inclusive </w:t>
              </w:r>
            </w:ins>
            <w:del w:id="1393" w:author="Andrew Wulff" w:date="2017-08-04T13:23:00Z">
              <w:r w:rsidRPr="00BC46A4" w:rsidDel="005A5B9A">
                <w:rPr>
                  <w:sz w:val="20"/>
                </w:rPr>
                <w:delText xml:space="preserve">exclusive </w:delText>
              </w:r>
            </w:del>
            <w:r w:rsidRPr="00BC46A4">
              <w:rPr>
                <w:sz w:val="20"/>
              </w:rPr>
              <w:t>of taxes.</w:t>
            </w:r>
          </w:p>
        </w:tc>
        <w:tc>
          <w:tcPr>
            <w:tcW w:w="1013" w:type="dxa"/>
          </w:tcPr>
          <w:p w14:paraId="6324F4D2" w14:textId="77777777" w:rsidR="005C4D8B" w:rsidRPr="00BC46A4" w:rsidRDefault="005C4D8B" w:rsidP="00CD6A5C">
            <w:pPr>
              <w:rPr>
                <w:sz w:val="20"/>
              </w:rPr>
            </w:pPr>
            <w:r w:rsidRPr="00BC46A4">
              <w:rPr>
                <w:sz w:val="20"/>
              </w:rPr>
              <w:t>Amount</w:t>
            </w:r>
          </w:p>
        </w:tc>
      </w:tr>
      <w:tr w:rsidR="005C4D8B" w:rsidRPr="00BC46A4" w14:paraId="2F45D1A7" w14:textId="77777777" w:rsidTr="00CD6A5C">
        <w:trPr>
          <w:cantSplit/>
          <w:jc w:val="center"/>
        </w:trPr>
        <w:tc>
          <w:tcPr>
            <w:tcW w:w="1535" w:type="dxa"/>
          </w:tcPr>
          <w:p w14:paraId="3FDA43F9" w14:textId="77777777" w:rsidR="005C4D8B" w:rsidRPr="00BC46A4" w:rsidRDefault="005C4D8B" w:rsidP="00CD6A5C">
            <w:pPr>
              <w:rPr>
                <w:sz w:val="20"/>
              </w:rPr>
            </w:pPr>
            <w:r w:rsidRPr="00BC46A4">
              <w:rPr>
                <w:sz w:val="20"/>
              </w:rPr>
              <w:t>Net Settlement Amount</w:t>
            </w:r>
          </w:p>
        </w:tc>
        <w:tc>
          <w:tcPr>
            <w:tcW w:w="6148" w:type="dxa"/>
          </w:tcPr>
          <w:p w14:paraId="336E77A2" w14:textId="19D32939" w:rsidR="005C4D8B" w:rsidRPr="00BC46A4" w:rsidRDefault="005C4D8B" w:rsidP="00CD6A5C">
            <w:pPr>
              <w:rPr>
                <w:sz w:val="20"/>
              </w:rPr>
            </w:pPr>
            <w:r w:rsidRPr="00BC46A4">
              <w:rPr>
                <w:sz w:val="20"/>
              </w:rPr>
              <w:t>Amount owed to the Partner (Net Purchase Total less Net Refund Total). A negative amount in this report indicates a payable by the Partner to the operator</w:t>
            </w:r>
            <w:ins w:id="1394" w:author="Andrew Wulff" w:date="2017-07-12T12:12:00Z">
              <w:r w:rsidR="00115712" w:rsidRPr="00BC46A4">
                <w:rPr>
                  <w:sz w:val="20"/>
                </w:rPr>
                <w:t xml:space="preserve"> </w:t>
              </w:r>
            </w:ins>
            <w:ins w:id="1395" w:author="Andrew Wulff" w:date="2017-08-04T13:24:00Z">
              <w:r w:rsidR="005A5B9A" w:rsidRPr="00BC46A4">
                <w:rPr>
                  <w:sz w:val="20"/>
                </w:rPr>
                <w:t xml:space="preserve">inclusive </w:t>
              </w:r>
            </w:ins>
            <w:ins w:id="1396" w:author="Andrew Wulff" w:date="2017-07-12T12:12:00Z">
              <w:r w:rsidR="00115712" w:rsidRPr="00BC46A4">
                <w:rPr>
                  <w:sz w:val="20"/>
                </w:rPr>
                <w:t>of any taxes</w:t>
              </w:r>
            </w:ins>
            <w:r w:rsidRPr="00BC46A4">
              <w:rPr>
                <w:sz w:val="20"/>
              </w:rPr>
              <w:t>.</w:t>
            </w:r>
          </w:p>
        </w:tc>
        <w:tc>
          <w:tcPr>
            <w:tcW w:w="1013" w:type="dxa"/>
          </w:tcPr>
          <w:p w14:paraId="2FF042F7" w14:textId="77777777" w:rsidR="005C4D8B" w:rsidRPr="00BC46A4" w:rsidRDefault="005C4D8B" w:rsidP="00CD6A5C">
            <w:pPr>
              <w:rPr>
                <w:sz w:val="20"/>
              </w:rPr>
            </w:pPr>
            <w:r w:rsidRPr="00BC46A4">
              <w:rPr>
                <w:sz w:val="20"/>
              </w:rPr>
              <w:t>Amount</w:t>
            </w:r>
          </w:p>
        </w:tc>
      </w:tr>
    </w:tbl>
    <w:p w14:paraId="45F91AEC" w14:textId="77777777" w:rsidR="005C4D8B" w:rsidRPr="00BC46A4" w:rsidRDefault="005C4D8B" w:rsidP="005C4D8B"/>
    <w:p w14:paraId="008A9F46" w14:textId="77777777" w:rsidR="005C4D8B" w:rsidRPr="00BC46A4" w:rsidRDefault="005C4D8B" w:rsidP="005C4D8B">
      <w:r w:rsidRPr="00BC46A4">
        <w:t>Transaction Details: The report then includes a line item per transaction as follows:</w:t>
      </w:r>
    </w:p>
    <w:p w14:paraId="610CFFD1" w14:textId="77777777" w:rsidR="005C4D8B" w:rsidRPr="00BC46A4" w:rsidRDefault="005C4D8B" w:rsidP="005C4D8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201"/>
      </w:tblGrid>
      <w:tr w:rsidR="005C4D8B" w:rsidRPr="00BC46A4" w14:paraId="4904D40C" w14:textId="77777777" w:rsidTr="00CD6A5C">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4ABEE864" w14:textId="77777777" w:rsidR="005C4D8B" w:rsidRPr="00BC46A4" w:rsidRDefault="005C4D8B" w:rsidP="00FD61CE">
            <w:pPr>
              <w:keepNext/>
              <w:keepLines/>
              <w:jc w:val="center"/>
              <w:rPr>
                <w:rFonts w:ascii="Arial" w:hAnsi="Arial" w:cs="Arial"/>
                <w:sz w:val="20"/>
              </w:rPr>
            </w:pPr>
            <w:r w:rsidRPr="00BC46A4">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18E6261D" w14:textId="77777777" w:rsidR="005C4D8B" w:rsidRPr="00BC46A4" w:rsidRDefault="005C4D8B" w:rsidP="00FD61CE">
            <w:pPr>
              <w:keepNext/>
              <w:keepLines/>
              <w:jc w:val="center"/>
              <w:rPr>
                <w:rFonts w:ascii="Arial" w:hAnsi="Arial" w:cs="Arial"/>
                <w:sz w:val="20"/>
              </w:rPr>
            </w:pPr>
            <w:r w:rsidRPr="00BC46A4">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5050DB95" w14:textId="77777777" w:rsidR="005C4D8B" w:rsidRPr="00BC46A4" w:rsidRDefault="005C4D8B" w:rsidP="00FD61CE">
            <w:pPr>
              <w:keepNext/>
              <w:keepLines/>
              <w:jc w:val="center"/>
              <w:rPr>
                <w:rFonts w:ascii="Arial" w:hAnsi="Arial" w:cs="Arial"/>
                <w:sz w:val="20"/>
              </w:rPr>
            </w:pPr>
            <w:r w:rsidRPr="00BC46A4">
              <w:rPr>
                <w:rFonts w:ascii="Arial" w:hAnsi="Arial" w:cs="Arial"/>
                <w:sz w:val="20"/>
              </w:rPr>
              <w:t>Type</w:t>
            </w:r>
          </w:p>
        </w:tc>
      </w:tr>
      <w:tr w:rsidR="005C4D8B" w:rsidRPr="00BC46A4" w14:paraId="79BD7AD0" w14:textId="77777777" w:rsidTr="00CD6A5C">
        <w:trPr>
          <w:cantSplit/>
          <w:jc w:val="center"/>
        </w:trPr>
        <w:tc>
          <w:tcPr>
            <w:tcW w:w="1535" w:type="dxa"/>
          </w:tcPr>
          <w:p w14:paraId="59479FEF" w14:textId="77777777" w:rsidR="005C4D8B" w:rsidRPr="00BC46A4" w:rsidRDefault="005C4D8B" w:rsidP="00FD61CE">
            <w:pPr>
              <w:keepNext/>
              <w:keepLines/>
              <w:rPr>
                <w:sz w:val="20"/>
              </w:rPr>
            </w:pPr>
            <w:r w:rsidRPr="00BC46A4">
              <w:rPr>
                <w:sz w:val="20"/>
              </w:rPr>
              <w:t>Date and Time</w:t>
            </w:r>
          </w:p>
        </w:tc>
        <w:tc>
          <w:tcPr>
            <w:tcW w:w="6148" w:type="dxa"/>
          </w:tcPr>
          <w:p w14:paraId="2BCF69EB" w14:textId="77777777" w:rsidR="005C4D8B" w:rsidRPr="00BC46A4" w:rsidRDefault="005C4D8B" w:rsidP="00FD61CE">
            <w:pPr>
              <w:keepNext/>
              <w:keepLines/>
              <w:rPr>
                <w:sz w:val="20"/>
              </w:rPr>
            </w:pPr>
            <w:r w:rsidRPr="00BC46A4">
              <w:rPr>
                <w:sz w:val="20"/>
              </w:rPr>
              <w:t>Time and date for this transaction (to 1 second granularity)</w:t>
            </w:r>
          </w:p>
        </w:tc>
        <w:tc>
          <w:tcPr>
            <w:tcW w:w="1013" w:type="dxa"/>
          </w:tcPr>
          <w:p w14:paraId="4F1F2AE5" w14:textId="77777777" w:rsidR="005C4D8B" w:rsidRPr="00BC46A4" w:rsidRDefault="005C4D8B" w:rsidP="00FD61CE">
            <w:pPr>
              <w:keepNext/>
              <w:keepLines/>
              <w:rPr>
                <w:sz w:val="20"/>
              </w:rPr>
            </w:pPr>
            <w:r w:rsidRPr="00BC46A4">
              <w:rPr>
                <w:sz w:val="20"/>
              </w:rPr>
              <w:t>Date Time</w:t>
            </w:r>
          </w:p>
        </w:tc>
      </w:tr>
      <w:tr w:rsidR="005C4D8B" w:rsidRPr="00BC46A4" w14:paraId="400309C7" w14:textId="77777777" w:rsidTr="00CD6A5C">
        <w:trPr>
          <w:cantSplit/>
          <w:jc w:val="center"/>
        </w:trPr>
        <w:tc>
          <w:tcPr>
            <w:tcW w:w="1535" w:type="dxa"/>
          </w:tcPr>
          <w:p w14:paraId="751D85C7" w14:textId="77777777" w:rsidR="005C4D8B" w:rsidRPr="00BC46A4" w:rsidRDefault="005C4D8B" w:rsidP="00FD61CE">
            <w:pPr>
              <w:keepNext/>
              <w:keepLines/>
              <w:rPr>
                <w:sz w:val="20"/>
              </w:rPr>
            </w:pPr>
            <w:r w:rsidRPr="00BC46A4">
              <w:rPr>
                <w:sz w:val="20"/>
              </w:rPr>
              <w:t>Transaction Type</w:t>
            </w:r>
          </w:p>
        </w:tc>
        <w:tc>
          <w:tcPr>
            <w:tcW w:w="6148" w:type="dxa"/>
          </w:tcPr>
          <w:p w14:paraId="08A22C31" w14:textId="77777777" w:rsidR="005C4D8B" w:rsidRPr="00BC46A4" w:rsidRDefault="005C4D8B" w:rsidP="00FD61CE">
            <w:pPr>
              <w:keepNext/>
              <w:keepLines/>
              <w:rPr>
                <w:sz w:val="20"/>
              </w:rPr>
            </w:pPr>
            <w:r w:rsidRPr="00BC46A4">
              <w:rPr>
                <w:sz w:val="20"/>
              </w:rPr>
              <w:t>Payment or Refund</w:t>
            </w:r>
          </w:p>
        </w:tc>
        <w:tc>
          <w:tcPr>
            <w:tcW w:w="1013" w:type="dxa"/>
          </w:tcPr>
          <w:p w14:paraId="508601E2" w14:textId="77777777" w:rsidR="005C4D8B" w:rsidRPr="00BC46A4" w:rsidRDefault="005C4D8B" w:rsidP="00FD61CE">
            <w:pPr>
              <w:keepNext/>
              <w:keepLines/>
              <w:rPr>
                <w:sz w:val="20"/>
              </w:rPr>
            </w:pPr>
            <w:r w:rsidRPr="00BC46A4">
              <w:rPr>
                <w:sz w:val="20"/>
              </w:rPr>
              <w:t>String</w:t>
            </w:r>
          </w:p>
        </w:tc>
      </w:tr>
      <w:tr w:rsidR="005C4D8B" w:rsidRPr="00BC46A4" w14:paraId="73480478" w14:textId="77777777" w:rsidTr="00CD6A5C">
        <w:trPr>
          <w:cantSplit/>
          <w:jc w:val="center"/>
        </w:trPr>
        <w:tc>
          <w:tcPr>
            <w:tcW w:w="1535" w:type="dxa"/>
          </w:tcPr>
          <w:p w14:paraId="4F9AE67E" w14:textId="77777777" w:rsidR="005C4D8B" w:rsidRPr="00BC46A4" w:rsidRDefault="005C4D8B" w:rsidP="00CD6A5C">
            <w:pPr>
              <w:rPr>
                <w:sz w:val="20"/>
              </w:rPr>
            </w:pPr>
            <w:r w:rsidRPr="00BC46A4">
              <w:rPr>
                <w:sz w:val="20"/>
              </w:rPr>
              <w:t>Transaction ID</w:t>
            </w:r>
          </w:p>
        </w:tc>
        <w:tc>
          <w:tcPr>
            <w:tcW w:w="6148" w:type="dxa"/>
          </w:tcPr>
          <w:p w14:paraId="04894964" w14:textId="77777777" w:rsidR="005C4D8B" w:rsidRPr="00BC46A4" w:rsidRDefault="005C4D8B" w:rsidP="00CD6A5C">
            <w:pPr>
              <w:rPr>
                <w:sz w:val="20"/>
              </w:rPr>
            </w:pPr>
            <w:r w:rsidRPr="00BC46A4">
              <w:rPr>
                <w:sz w:val="20"/>
              </w:rPr>
              <w:t>PSEP Transaction ID (which would have been returned to the partner when the transaction was requested)</w:t>
            </w:r>
          </w:p>
        </w:tc>
        <w:tc>
          <w:tcPr>
            <w:tcW w:w="1013" w:type="dxa"/>
          </w:tcPr>
          <w:p w14:paraId="21D13E19" w14:textId="77777777" w:rsidR="005C4D8B" w:rsidRPr="00BC46A4" w:rsidRDefault="005C4D8B" w:rsidP="00CD6A5C">
            <w:pPr>
              <w:rPr>
                <w:sz w:val="20"/>
              </w:rPr>
            </w:pPr>
            <w:r w:rsidRPr="00BC46A4">
              <w:rPr>
                <w:sz w:val="20"/>
              </w:rPr>
              <w:t>String</w:t>
            </w:r>
          </w:p>
        </w:tc>
      </w:tr>
      <w:tr w:rsidR="005C4D8B" w:rsidRPr="00BC46A4" w14:paraId="00A3F202" w14:textId="77777777" w:rsidTr="00CD6A5C">
        <w:trPr>
          <w:cantSplit/>
          <w:jc w:val="center"/>
        </w:trPr>
        <w:tc>
          <w:tcPr>
            <w:tcW w:w="1535" w:type="dxa"/>
          </w:tcPr>
          <w:p w14:paraId="2CE0630F" w14:textId="77777777" w:rsidR="005C4D8B" w:rsidRPr="00BC46A4" w:rsidRDefault="005C4D8B" w:rsidP="00CD6A5C">
            <w:pPr>
              <w:rPr>
                <w:sz w:val="20"/>
              </w:rPr>
            </w:pPr>
            <w:r w:rsidRPr="00BC46A4">
              <w:rPr>
                <w:sz w:val="20"/>
              </w:rPr>
              <w:t>Transaction State</w:t>
            </w:r>
          </w:p>
        </w:tc>
        <w:tc>
          <w:tcPr>
            <w:tcW w:w="6148" w:type="dxa"/>
          </w:tcPr>
          <w:p w14:paraId="37450CD8" w14:textId="77777777" w:rsidR="005C4D8B" w:rsidRPr="00BC46A4" w:rsidRDefault="005C4D8B" w:rsidP="00CD6A5C">
            <w:pPr>
              <w:rPr>
                <w:sz w:val="20"/>
              </w:rPr>
            </w:pPr>
            <w:r w:rsidRPr="00BC46A4">
              <w:rPr>
                <w:sz w:val="20"/>
              </w:rPr>
              <w:t>Current state of the transaction</w:t>
            </w:r>
          </w:p>
        </w:tc>
        <w:tc>
          <w:tcPr>
            <w:tcW w:w="1013" w:type="dxa"/>
          </w:tcPr>
          <w:p w14:paraId="6F0A7E80" w14:textId="77777777" w:rsidR="005C4D8B" w:rsidRPr="00BC46A4" w:rsidRDefault="005C4D8B" w:rsidP="00CD6A5C">
            <w:pPr>
              <w:rPr>
                <w:sz w:val="20"/>
              </w:rPr>
            </w:pPr>
            <w:r w:rsidRPr="00BC46A4">
              <w:rPr>
                <w:sz w:val="20"/>
              </w:rPr>
              <w:t>String</w:t>
            </w:r>
          </w:p>
        </w:tc>
      </w:tr>
      <w:tr w:rsidR="005C4D8B" w:rsidRPr="00BC46A4" w14:paraId="048AC4D6" w14:textId="77777777" w:rsidTr="00CD6A5C">
        <w:trPr>
          <w:cantSplit/>
          <w:jc w:val="center"/>
        </w:trPr>
        <w:tc>
          <w:tcPr>
            <w:tcW w:w="1535" w:type="dxa"/>
          </w:tcPr>
          <w:p w14:paraId="2C87F3CB" w14:textId="77777777" w:rsidR="005C4D8B" w:rsidRPr="00BC46A4" w:rsidRDefault="005C4D8B" w:rsidP="00CD6A5C">
            <w:pPr>
              <w:rPr>
                <w:sz w:val="20"/>
              </w:rPr>
            </w:pPr>
            <w:r w:rsidRPr="00BC46A4">
              <w:rPr>
                <w:sz w:val="20"/>
              </w:rPr>
              <w:lastRenderedPageBreak/>
              <w:t>Original Transaction ID</w:t>
            </w:r>
          </w:p>
        </w:tc>
        <w:tc>
          <w:tcPr>
            <w:tcW w:w="6148" w:type="dxa"/>
          </w:tcPr>
          <w:p w14:paraId="76A08E02" w14:textId="77777777" w:rsidR="005C4D8B" w:rsidRPr="00BC46A4" w:rsidRDefault="005C4D8B" w:rsidP="00CD6A5C">
            <w:pPr>
              <w:rPr>
                <w:sz w:val="20"/>
              </w:rPr>
            </w:pPr>
            <w:r w:rsidRPr="00BC46A4">
              <w:rPr>
                <w:sz w:val="20"/>
              </w:rPr>
              <w:t>For refunds, transaction ID of original payment. Not set otherwise</w:t>
            </w:r>
          </w:p>
        </w:tc>
        <w:tc>
          <w:tcPr>
            <w:tcW w:w="1013" w:type="dxa"/>
          </w:tcPr>
          <w:p w14:paraId="0874D136" w14:textId="77777777" w:rsidR="005C4D8B" w:rsidRPr="00BC46A4" w:rsidRDefault="005C4D8B" w:rsidP="00CD6A5C">
            <w:pPr>
              <w:rPr>
                <w:sz w:val="20"/>
              </w:rPr>
            </w:pPr>
            <w:r w:rsidRPr="00BC46A4">
              <w:rPr>
                <w:sz w:val="20"/>
              </w:rPr>
              <w:t>String</w:t>
            </w:r>
          </w:p>
        </w:tc>
      </w:tr>
      <w:tr w:rsidR="005C4D8B" w:rsidRPr="00BC46A4" w14:paraId="5B754705" w14:textId="77777777" w:rsidTr="00CD6A5C">
        <w:trPr>
          <w:cantSplit/>
          <w:jc w:val="center"/>
        </w:trPr>
        <w:tc>
          <w:tcPr>
            <w:tcW w:w="1535" w:type="dxa"/>
          </w:tcPr>
          <w:p w14:paraId="5AADEC67" w14:textId="77777777" w:rsidR="005C4D8B" w:rsidRPr="00BC46A4" w:rsidRDefault="005C4D8B" w:rsidP="00CD6A5C">
            <w:pPr>
              <w:rPr>
                <w:sz w:val="20"/>
              </w:rPr>
            </w:pPr>
            <w:r w:rsidRPr="00BC46A4">
              <w:rPr>
                <w:sz w:val="20"/>
              </w:rPr>
              <w:t>Postpaid/Prepaid</w:t>
            </w:r>
          </w:p>
        </w:tc>
        <w:tc>
          <w:tcPr>
            <w:tcW w:w="6148" w:type="dxa"/>
          </w:tcPr>
          <w:p w14:paraId="5D532121" w14:textId="77777777" w:rsidR="005C4D8B" w:rsidRPr="00BC46A4" w:rsidRDefault="005C4D8B" w:rsidP="00CD6A5C">
            <w:pPr>
              <w:rPr>
                <w:sz w:val="20"/>
              </w:rPr>
            </w:pPr>
            <w:r w:rsidRPr="00BC46A4">
              <w:rPr>
                <w:sz w:val="20"/>
              </w:rPr>
              <w:t>Identifies whether the transaction is Postpaid or Prepaid</w:t>
            </w:r>
          </w:p>
        </w:tc>
        <w:tc>
          <w:tcPr>
            <w:tcW w:w="1013" w:type="dxa"/>
          </w:tcPr>
          <w:p w14:paraId="592AD68A" w14:textId="77777777" w:rsidR="005C4D8B" w:rsidRPr="00BC46A4" w:rsidRDefault="005C4D8B" w:rsidP="00CD6A5C">
            <w:pPr>
              <w:rPr>
                <w:sz w:val="20"/>
              </w:rPr>
            </w:pPr>
            <w:r w:rsidRPr="00BC46A4">
              <w:rPr>
                <w:sz w:val="20"/>
              </w:rPr>
              <w:t>String</w:t>
            </w:r>
          </w:p>
        </w:tc>
      </w:tr>
      <w:tr w:rsidR="005C4D8B" w:rsidRPr="00BC46A4" w14:paraId="6AA56526" w14:textId="77777777" w:rsidTr="00CD6A5C">
        <w:trPr>
          <w:cantSplit/>
          <w:jc w:val="center"/>
        </w:trPr>
        <w:tc>
          <w:tcPr>
            <w:tcW w:w="1535" w:type="dxa"/>
          </w:tcPr>
          <w:p w14:paraId="3D327152" w14:textId="77777777" w:rsidR="005C4D8B" w:rsidRPr="00BC46A4" w:rsidRDefault="005C4D8B" w:rsidP="00CD6A5C">
            <w:pPr>
              <w:rPr>
                <w:sz w:val="20"/>
              </w:rPr>
            </w:pPr>
            <w:r w:rsidRPr="00BC46A4">
              <w:rPr>
                <w:sz w:val="20"/>
              </w:rPr>
              <w:t>Partner Reference/ID</w:t>
            </w:r>
          </w:p>
        </w:tc>
        <w:tc>
          <w:tcPr>
            <w:tcW w:w="6148" w:type="dxa"/>
          </w:tcPr>
          <w:p w14:paraId="53321CD9" w14:textId="77777777" w:rsidR="005C4D8B" w:rsidRPr="00BC46A4" w:rsidRDefault="005C4D8B" w:rsidP="00CD6A5C">
            <w:pPr>
              <w:rPr>
                <w:sz w:val="20"/>
              </w:rPr>
            </w:pPr>
            <w:r w:rsidRPr="00BC46A4">
              <w:rPr>
                <w:sz w:val="20"/>
              </w:rPr>
              <w:t>Partner transaction reference provided by partner in purchase request.</w:t>
            </w:r>
          </w:p>
        </w:tc>
        <w:tc>
          <w:tcPr>
            <w:tcW w:w="1013" w:type="dxa"/>
          </w:tcPr>
          <w:p w14:paraId="4489844D" w14:textId="77777777" w:rsidR="005C4D8B" w:rsidRPr="00BC46A4" w:rsidRDefault="005C4D8B" w:rsidP="00CD6A5C">
            <w:pPr>
              <w:rPr>
                <w:sz w:val="20"/>
              </w:rPr>
            </w:pPr>
            <w:r w:rsidRPr="00BC46A4">
              <w:rPr>
                <w:sz w:val="20"/>
              </w:rPr>
              <w:t>String</w:t>
            </w:r>
          </w:p>
        </w:tc>
      </w:tr>
      <w:tr w:rsidR="005C4D8B" w:rsidRPr="00BC46A4" w14:paraId="357B6F31" w14:textId="77777777" w:rsidTr="00CD6A5C">
        <w:trPr>
          <w:cantSplit/>
          <w:jc w:val="center"/>
        </w:trPr>
        <w:tc>
          <w:tcPr>
            <w:tcW w:w="1535" w:type="dxa"/>
          </w:tcPr>
          <w:p w14:paraId="66264136" w14:textId="77777777" w:rsidR="005C4D8B" w:rsidRPr="00BC46A4" w:rsidRDefault="005C4D8B" w:rsidP="00CD6A5C">
            <w:pPr>
              <w:rPr>
                <w:sz w:val="20"/>
              </w:rPr>
            </w:pPr>
            <w:r w:rsidRPr="00BC46A4">
              <w:rPr>
                <w:sz w:val="20"/>
              </w:rPr>
              <w:t>Mandate ID</w:t>
            </w:r>
          </w:p>
        </w:tc>
        <w:tc>
          <w:tcPr>
            <w:tcW w:w="6148" w:type="dxa"/>
          </w:tcPr>
          <w:p w14:paraId="64A0AFB9" w14:textId="77777777" w:rsidR="005C4D8B" w:rsidRPr="00BC46A4" w:rsidRDefault="005C4D8B" w:rsidP="00CD6A5C">
            <w:pPr>
              <w:rPr>
                <w:sz w:val="20"/>
              </w:rPr>
            </w:pPr>
            <w:r w:rsidRPr="00BC46A4">
              <w:rPr>
                <w:sz w:val="20"/>
              </w:rPr>
              <w:t>Only if payment is through a Mandate. Not set otherwise</w:t>
            </w:r>
          </w:p>
        </w:tc>
        <w:tc>
          <w:tcPr>
            <w:tcW w:w="1013" w:type="dxa"/>
          </w:tcPr>
          <w:p w14:paraId="038236C2" w14:textId="77777777" w:rsidR="005C4D8B" w:rsidRPr="00BC46A4" w:rsidRDefault="005C4D8B" w:rsidP="00CD6A5C">
            <w:pPr>
              <w:rPr>
                <w:sz w:val="20"/>
              </w:rPr>
            </w:pPr>
            <w:r w:rsidRPr="00BC46A4">
              <w:rPr>
                <w:sz w:val="20"/>
              </w:rPr>
              <w:t>String</w:t>
            </w:r>
          </w:p>
        </w:tc>
      </w:tr>
      <w:tr w:rsidR="005C4D8B" w:rsidRPr="00BC46A4" w14:paraId="2A064641" w14:textId="77777777" w:rsidTr="00CD6A5C">
        <w:trPr>
          <w:cantSplit/>
          <w:jc w:val="center"/>
        </w:trPr>
        <w:tc>
          <w:tcPr>
            <w:tcW w:w="1535" w:type="dxa"/>
          </w:tcPr>
          <w:p w14:paraId="5B6585EA" w14:textId="77777777" w:rsidR="005C4D8B" w:rsidRPr="00BC46A4" w:rsidRDefault="005C4D8B" w:rsidP="00CD6A5C">
            <w:pPr>
              <w:rPr>
                <w:sz w:val="20"/>
              </w:rPr>
            </w:pPr>
            <w:r w:rsidRPr="00BC46A4">
              <w:rPr>
                <w:sz w:val="20"/>
              </w:rPr>
              <w:t>Gross Amount</w:t>
            </w:r>
          </w:p>
        </w:tc>
        <w:tc>
          <w:tcPr>
            <w:tcW w:w="6148" w:type="dxa"/>
          </w:tcPr>
          <w:p w14:paraId="60CF370D" w14:textId="1FA56770" w:rsidR="005C4D8B" w:rsidRPr="00BC46A4" w:rsidRDefault="005C4D8B" w:rsidP="00CD6A5C">
            <w:pPr>
              <w:rPr>
                <w:sz w:val="20"/>
              </w:rPr>
            </w:pPr>
            <w:r w:rsidRPr="00BC46A4">
              <w:rPr>
                <w:sz w:val="20"/>
              </w:rPr>
              <w:t>Transaction Amount (as submitted by the partner)</w:t>
            </w:r>
            <w:ins w:id="1397" w:author="Andrew Wulff" w:date="2017-07-12T12:13:00Z">
              <w:r w:rsidR="00290280" w:rsidRPr="00BC46A4">
                <w:rPr>
                  <w:sz w:val="20"/>
                </w:rPr>
                <w:t xml:space="preserve"> </w:t>
              </w:r>
            </w:ins>
            <w:ins w:id="1398" w:author="Andrew Wulff" w:date="2017-08-04T13:24:00Z">
              <w:r w:rsidR="005A5B9A" w:rsidRPr="00BC46A4">
                <w:rPr>
                  <w:sz w:val="20"/>
                </w:rPr>
                <w:t xml:space="preserve">inclusive </w:t>
              </w:r>
            </w:ins>
            <w:ins w:id="1399" w:author="Andrew Wulff" w:date="2017-07-12T12:13:00Z">
              <w:r w:rsidR="00290280" w:rsidRPr="00BC46A4">
                <w:rPr>
                  <w:sz w:val="20"/>
                </w:rPr>
                <w:t>of any taxes</w:t>
              </w:r>
            </w:ins>
          </w:p>
        </w:tc>
        <w:tc>
          <w:tcPr>
            <w:tcW w:w="1013" w:type="dxa"/>
          </w:tcPr>
          <w:p w14:paraId="087FCDC9" w14:textId="77777777" w:rsidR="005C4D8B" w:rsidRPr="00BC46A4" w:rsidRDefault="005C4D8B" w:rsidP="00CD6A5C">
            <w:pPr>
              <w:rPr>
                <w:sz w:val="20"/>
              </w:rPr>
            </w:pPr>
            <w:r w:rsidRPr="00BC46A4">
              <w:rPr>
                <w:sz w:val="20"/>
              </w:rPr>
              <w:t>Amount</w:t>
            </w:r>
          </w:p>
        </w:tc>
      </w:tr>
      <w:tr w:rsidR="005C4D8B" w:rsidRPr="00BC46A4" w14:paraId="3F3D268D" w14:textId="77777777" w:rsidTr="00CD6A5C">
        <w:trPr>
          <w:cantSplit/>
          <w:jc w:val="center"/>
        </w:trPr>
        <w:tc>
          <w:tcPr>
            <w:tcW w:w="1535" w:type="dxa"/>
          </w:tcPr>
          <w:p w14:paraId="4DC1E1DC" w14:textId="77777777" w:rsidR="005C4D8B" w:rsidRPr="00BC46A4" w:rsidRDefault="005C4D8B" w:rsidP="00CD6A5C">
            <w:pPr>
              <w:rPr>
                <w:sz w:val="20"/>
              </w:rPr>
            </w:pPr>
            <w:r w:rsidRPr="00BC46A4">
              <w:rPr>
                <w:sz w:val="20"/>
              </w:rPr>
              <w:t>Credit Amount</w:t>
            </w:r>
          </w:p>
        </w:tc>
        <w:tc>
          <w:tcPr>
            <w:tcW w:w="6148" w:type="dxa"/>
          </w:tcPr>
          <w:p w14:paraId="2202A23F" w14:textId="39492F0C" w:rsidR="005C4D8B" w:rsidRPr="00BC46A4" w:rsidRDefault="005C4D8B" w:rsidP="00CD6A5C">
            <w:pPr>
              <w:rPr>
                <w:sz w:val="20"/>
              </w:rPr>
            </w:pPr>
            <w:r w:rsidRPr="00BC46A4">
              <w:rPr>
                <w:sz w:val="20"/>
              </w:rPr>
              <w:t>Amount owed to partner</w:t>
            </w:r>
            <w:ins w:id="1400" w:author="Andrew Wulff" w:date="2017-07-12T12:13:00Z">
              <w:r w:rsidR="00290280" w:rsidRPr="00BC46A4">
                <w:rPr>
                  <w:sz w:val="20"/>
                </w:rPr>
                <w:t xml:space="preserve"> </w:t>
              </w:r>
            </w:ins>
            <w:ins w:id="1401" w:author="Andrew Wulff" w:date="2017-08-04T13:24:00Z">
              <w:r w:rsidR="005A5B9A" w:rsidRPr="00BC46A4">
                <w:rPr>
                  <w:sz w:val="20"/>
                </w:rPr>
                <w:t xml:space="preserve">inclusive </w:t>
              </w:r>
            </w:ins>
            <w:ins w:id="1402" w:author="Andrew Wulff" w:date="2017-07-12T12:13:00Z">
              <w:r w:rsidR="00290280" w:rsidRPr="00BC46A4">
                <w:rPr>
                  <w:sz w:val="20"/>
                </w:rPr>
                <w:t>of any taxes</w:t>
              </w:r>
            </w:ins>
          </w:p>
        </w:tc>
        <w:tc>
          <w:tcPr>
            <w:tcW w:w="1013" w:type="dxa"/>
          </w:tcPr>
          <w:p w14:paraId="5A16FEE3" w14:textId="77777777" w:rsidR="005C4D8B" w:rsidRPr="00BC46A4" w:rsidRDefault="005C4D8B" w:rsidP="00CD6A5C">
            <w:pPr>
              <w:rPr>
                <w:sz w:val="20"/>
              </w:rPr>
            </w:pPr>
            <w:r w:rsidRPr="00BC46A4">
              <w:rPr>
                <w:sz w:val="20"/>
              </w:rPr>
              <w:t>Amount</w:t>
            </w:r>
          </w:p>
        </w:tc>
      </w:tr>
      <w:tr w:rsidR="005C4D8B" w:rsidRPr="00BC46A4" w14:paraId="22739173" w14:textId="77777777" w:rsidTr="00CD6A5C">
        <w:trPr>
          <w:cantSplit/>
          <w:jc w:val="center"/>
        </w:trPr>
        <w:tc>
          <w:tcPr>
            <w:tcW w:w="1535" w:type="dxa"/>
          </w:tcPr>
          <w:p w14:paraId="27FCD221" w14:textId="77777777" w:rsidR="005C4D8B" w:rsidRPr="00BC46A4" w:rsidRDefault="005C4D8B" w:rsidP="00CD6A5C">
            <w:pPr>
              <w:rPr>
                <w:sz w:val="20"/>
              </w:rPr>
            </w:pPr>
            <w:r w:rsidRPr="00BC46A4">
              <w:rPr>
                <w:sz w:val="20"/>
              </w:rPr>
              <w:t>Debit Amount</w:t>
            </w:r>
          </w:p>
        </w:tc>
        <w:tc>
          <w:tcPr>
            <w:tcW w:w="6148" w:type="dxa"/>
          </w:tcPr>
          <w:p w14:paraId="29160CD6" w14:textId="6A98ED90" w:rsidR="005C4D8B" w:rsidRPr="00BC46A4" w:rsidRDefault="005C4D8B" w:rsidP="00CD6A5C">
            <w:pPr>
              <w:rPr>
                <w:sz w:val="20"/>
              </w:rPr>
            </w:pPr>
            <w:r w:rsidRPr="00BC46A4">
              <w:rPr>
                <w:sz w:val="20"/>
              </w:rPr>
              <w:t>Amount owed by partner</w:t>
            </w:r>
            <w:ins w:id="1403" w:author="Andrew Wulff" w:date="2017-07-12T12:13:00Z">
              <w:r w:rsidR="00290280" w:rsidRPr="00BC46A4">
                <w:rPr>
                  <w:sz w:val="20"/>
                </w:rPr>
                <w:t xml:space="preserve"> </w:t>
              </w:r>
            </w:ins>
            <w:ins w:id="1404" w:author="Andrew Wulff" w:date="2017-08-04T13:24:00Z">
              <w:r w:rsidR="005A5B9A" w:rsidRPr="00BC46A4">
                <w:rPr>
                  <w:sz w:val="20"/>
                </w:rPr>
                <w:t xml:space="preserve">inclusive </w:t>
              </w:r>
            </w:ins>
            <w:ins w:id="1405" w:author="Andrew Wulff" w:date="2017-07-12T12:13:00Z">
              <w:r w:rsidR="00290280" w:rsidRPr="00BC46A4">
                <w:rPr>
                  <w:sz w:val="20"/>
                </w:rPr>
                <w:t>of any taxes</w:t>
              </w:r>
            </w:ins>
          </w:p>
        </w:tc>
        <w:tc>
          <w:tcPr>
            <w:tcW w:w="1013" w:type="dxa"/>
          </w:tcPr>
          <w:p w14:paraId="4DF74735" w14:textId="77777777" w:rsidR="005C4D8B" w:rsidRPr="00BC46A4" w:rsidRDefault="005C4D8B" w:rsidP="00CD6A5C">
            <w:pPr>
              <w:rPr>
                <w:sz w:val="20"/>
              </w:rPr>
            </w:pPr>
            <w:r w:rsidRPr="00BC46A4">
              <w:rPr>
                <w:sz w:val="20"/>
              </w:rPr>
              <w:t>Amount</w:t>
            </w:r>
          </w:p>
        </w:tc>
      </w:tr>
      <w:tr w:rsidR="005C4D8B" w:rsidRPr="00BC46A4" w14:paraId="36215791" w14:textId="77777777" w:rsidTr="00CD6A5C">
        <w:trPr>
          <w:cantSplit/>
          <w:jc w:val="center"/>
        </w:trPr>
        <w:tc>
          <w:tcPr>
            <w:tcW w:w="1535" w:type="dxa"/>
          </w:tcPr>
          <w:p w14:paraId="469FB069" w14:textId="77777777" w:rsidR="005C4D8B" w:rsidRPr="00BC46A4" w:rsidRDefault="005C4D8B" w:rsidP="00CD6A5C">
            <w:pPr>
              <w:rPr>
                <w:sz w:val="20"/>
              </w:rPr>
            </w:pPr>
            <w:r w:rsidRPr="00BC46A4">
              <w:rPr>
                <w:sz w:val="20"/>
              </w:rPr>
              <w:t>Net Amount</w:t>
            </w:r>
          </w:p>
        </w:tc>
        <w:tc>
          <w:tcPr>
            <w:tcW w:w="6148" w:type="dxa"/>
          </w:tcPr>
          <w:p w14:paraId="773F787E" w14:textId="5DFA0E19" w:rsidR="005C4D8B" w:rsidRPr="00BC46A4" w:rsidRDefault="005C4D8B" w:rsidP="00CD6A5C">
            <w:pPr>
              <w:rPr>
                <w:sz w:val="20"/>
              </w:rPr>
            </w:pPr>
            <w:r w:rsidRPr="00BC46A4">
              <w:rPr>
                <w:sz w:val="20"/>
              </w:rPr>
              <w:t>Amount owing to/from partner as a result of executing settlement terms for this transaction. Debits and Credits are separated into separate columns</w:t>
            </w:r>
            <w:ins w:id="1406" w:author="Andrew Wulff" w:date="2017-07-12T12:13:00Z">
              <w:r w:rsidR="00290280" w:rsidRPr="00BC46A4">
                <w:rPr>
                  <w:sz w:val="20"/>
                </w:rPr>
                <w:t xml:space="preserve"> </w:t>
              </w:r>
            </w:ins>
            <w:ins w:id="1407" w:author="Andrew Wulff" w:date="2017-08-04T13:24:00Z">
              <w:r w:rsidR="005A5B9A" w:rsidRPr="00BC46A4">
                <w:rPr>
                  <w:sz w:val="20"/>
                </w:rPr>
                <w:t xml:space="preserve">inclusive </w:t>
              </w:r>
            </w:ins>
            <w:ins w:id="1408" w:author="Andrew Wulff" w:date="2017-07-12T12:13:00Z">
              <w:r w:rsidR="00290280" w:rsidRPr="00BC46A4">
                <w:rPr>
                  <w:sz w:val="20"/>
                </w:rPr>
                <w:t>of any taxes</w:t>
              </w:r>
            </w:ins>
          </w:p>
        </w:tc>
        <w:tc>
          <w:tcPr>
            <w:tcW w:w="1013" w:type="dxa"/>
          </w:tcPr>
          <w:p w14:paraId="58FE7D7F" w14:textId="77777777" w:rsidR="005C4D8B" w:rsidRPr="00BC46A4" w:rsidRDefault="005C4D8B" w:rsidP="00CD6A5C">
            <w:pPr>
              <w:rPr>
                <w:sz w:val="20"/>
              </w:rPr>
            </w:pPr>
            <w:r w:rsidRPr="00BC46A4">
              <w:rPr>
                <w:sz w:val="20"/>
              </w:rPr>
              <w:t>Amount</w:t>
            </w:r>
          </w:p>
        </w:tc>
      </w:tr>
      <w:tr w:rsidR="005C4D8B" w:rsidRPr="00BC46A4" w14:paraId="5C7A70CA" w14:textId="77777777" w:rsidTr="00CD6A5C">
        <w:trPr>
          <w:cantSplit/>
          <w:jc w:val="center"/>
        </w:trPr>
        <w:tc>
          <w:tcPr>
            <w:tcW w:w="1535" w:type="dxa"/>
          </w:tcPr>
          <w:p w14:paraId="382914C4" w14:textId="77777777" w:rsidR="005C4D8B" w:rsidRPr="00BC46A4" w:rsidRDefault="005C4D8B" w:rsidP="00CD6A5C">
            <w:pPr>
              <w:rPr>
                <w:sz w:val="20"/>
              </w:rPr>
            </w:pPr>
            <w:r w:rsidRPr="00BC46A4">
              <w:rPr>
                <w:sz w:val="20"/>
              </w:rPr>
              <w:t>Description</w:t>
            </w:r>
          </w:p>
        </w:tc>
        <w:tc>
          <w:tcPr>
            <w:tcW w:w="6148" w:type="dxa"/>
          </w:tcPr>
          <w:p w14:paraId="1B0E7ACC" w14:textId="3AE72B46" w:rsidR="005C4D8B" w:rsidRPr="00BC46A4" w:rsidRDefault="005C4D8B" w:rsidP="00E90631">
            <w:pPr>
              <w:rPr>
                <w:sz w:val="20"/>
              </w:rPr>
            </w:pPr>
            <w:r w:rsidRPr="00BC46A4">
              <w:rPr>
                <w:sz w:val="20"/>
              </w:rPr>
              <w:t>Description of this transaction (as provided by partner)</w:t>
            </w:r>
            <w:ins w:id="1409" w:author="Andrew Wulff" w:date="2017-07-12T12:02:00Z">
              <w:r w:rsidR="00E90631" w:rsidRPr="00BC46A4">
                <w:rPr>
                  <w:sz w:val="20"/>
                </w:rPr>
                <w:t xml:space="preserve">, where the source of this field is as described in section </w:t>
              </w:r>
              <w:r w:rsidR="00E90631" w:rsidRPr="00BC46A4">
                <w:rPr>
                  <w:sz w:val="20"/>
                </w:rPr>
                <w:fldChar w:fldCharType="begin"/>
              </w:r>
              <w:r w:rsidR="00E90631" w:rsidRPr="00BC46A4">
                <w:rPr>
                  <w:sz w:val="20"/>
                </w:rPr>
                <w:instrText xml:space="preserve"> REF _Ref361480055 \w \h </w:instrText>
              </w:r>
            </w:ins>
            <w:r w:rsidR="00E90631" w:rsidRPr="00BC46A4">
              <w:rPr>
                <w:sz w:val="20"/>
              </w:rPr>
            </w:r>
            <w:ins w:id="1410" w:author="Andrew Wulff" w:date="2017-07-12T12:02:00Z">
              <w:r w:rsidR="00E90631" w:rsidRPr="00BC46A4">
                <w:rPr>
                  <w:sz w:val="20"/>
                </w:rPr>
                <w:fldChar w:fldCharType="separate"/>
              </w:r>
            </w:ins>
            <w:r w:rsidR="00E90631" w:rsidRPr="00BC46A4">
              <w:rPr>
                <w:sz w:val="20"/>
              </w:rPr>
              <w:t>5.2.1</w:t>
            </w:r>
            <w:ins w:id="1411" w:author="Andrew Wulff" w:date="2017-07-12T12:02:00Z">
              <w:r w:rsidR="00E90631" w:rsidRPr="00BC46A4">
                <w:rPr>
                  <w:sz w:val="20"/>
                </w:rPr>
                <w:fldChar w:fldCharType="end"/>
              </w:r>
              <w:r w:rsidR="00E90631" w:rsidRPr="00BC46A4">
                <w:rPr>
                  <w:sz w:val="20"/>
                </w:rPr>
                <w:t xml:space="preserve"> for Transaction Record ‘Description’ field under ‘Source from Bobo Payment Operation Fields’ column.</w:t>
              </w:r>
            </w:ins>
          </w:p>
        </w:tc>
        <w:tc>
          <w:tcPr>
            <w:tcW w:w="1013" w:type="dxa"/>
          </w:tcPr>
          <w:p w14:paraId="1589A48D" w14:textId="75F23CFD" w:rsidR="005C4D8B" w:rsidRPr="00BC46A4" w:rsidRDefault="005849CD" w:rsidP="00CD6A5C">
            <w:pPr>
              <w:rPr>
                <w:sz w:val="20"/>
              </w:rPr>
            </w:pPr>
            <w:ins w:id="1412" w:author="Andrew Wulff" w:date="2017-06-27T10:19:00Z">
              <w:r w:rsidRPr="00BC46A4">
                <w:rPr>
                  <w:sz w:val="20"/>
                </w:rPr>
                <w:t>String</w:t>
              </w:r>
            </w:ins>
            <w:del w:id="1413" w:author="Andrew Wulff" w:date="2017-06-27T10:19:00Z">
              <w:r w:rsidR="005C4D8B" w:rsidRPr="00BC46A4" w:rsidDel="005849CD">
                <w:rPr>
                  <w:sz w:val="20"/>
                </w:rPr>
                <w:delText>Amount</w:delText>
              </w:r>
            </w:del>
          </w:p>
        </w:tc>
      </w:tr>
      <w:tr w:rsidR="005C4D8B" w:rsidRPr="00BC46A4" w14:paraId="641EA9AF" w14:textId="77777777" w:rsidTr="00CD6A5C">
        <w:trPr>
          <w:cantSplit/>
          <w:jc w:val="center"/>
        </w:trPr>
        <w:tc>
          <w:tcPr>
            <w:tcW w:w="1535" w:type="dxa"/>
          </w:tcPr>
          <w:p w14:paraId="6045DEBB" w14:textId="77777777" w:rsidR="005C4D8B" w:rsidRPr="00BC46A4" w:rsidRDefault="005C4D8B" w:rsidP="00CD6A5C">
            <w:pPr>
              <w:rPr>
                <w:sz w:val="20"/>
              </w:rPr>
            </w:pPr>
            <w:r w:rsidRPr="00BC46A4">
              <w:rPr>
                <w:sz w:val="20"/>
              </w:rPr>
              <w:t>Short code</w:t>
            </w:r>
          </w:p>
        </w:tc>
        <w:tc>
          <w:tcPr>
            <w:tcW w:w="6148" w:type="dxa"/>
          </w:tcPr>
          <w:p w14:paraId="737E949B" w14:textId="77777777" w:rsidR="005C4D8B" w:rsidRPr="00BC46A4" w:rsidRDefault="005C4D8B" w:rsidP="00CD6A5C">
            <w:pPr>
              <w:rPr>
                <w:sz w:val="20"/>
              </w:rPr>
            </w:pPr>
            <w:r w:rsidRPr="00BC46A4">
              <w:rPr>
                <w:sz w:val="20"/>
              </w:rPr>
              <w:t>Short code provided by the partner when the transaction request was submitted</w:t>
            </w:r>
          </w:p>
        </w:tc>
        <w:tc>
          <w:tcPr>
            <w:tcW w:w="1013" w:type="dxa"/>
          </w:tcPr>
          <w:p w14:paraId="5A17F4FE" w14:textId="77777777" w:rsidR="005C4D8B" w:rsidRPr="00BC46A4" w:rsidRDefault="005C4D8B" w:rsidP="00CD6A5C">
            <w:pPr>
              <w:rPr>
                <w:sz w:val="20"/>
              </w:rPr>
            </w:pPr>
            <w:r w:rsidRPr="00BC46A4">
              <w:rPr>
                <w:sz w:val="20"/>
              </w:rPr>
              <w:t>String</w:t>
            </w:r>
          </w:p>
        </w:tc>
      </w:tr>
      <w:tr w:rsidR="005C4D8B" w:rsidRPr="00BC46A4" w14:paraId="39C9972A" w14:textId="77777777" w:rsidTr="00CD6A5C">
        <w:trPr>
          <w:cantSplit/>
          <w:jc w:val="center"/>
        </w:trPr>
        <w:tc>
          <w:tcPr>
            <w:tcW w:w="1535" w:type="dxa"/>
          </w:tcPr>
          <w:p w14:paraId="0760909E" w14:textId="77777777" w:rsidR="005C4D8B" w:rsidRPr="00BC46A4" w:rsidRDefault="005C4D8B" w:rsidP="00CD6A5C">
            <w:pPr>
              <w:rPr>
                <w:sz w:val="20"/>
              </w:rPr>
            </w:pPr>
            <w:r w:rsidRPr="00BC46A4">
              <w:rPr>
                <w:sz w:val="20"/>
              </w:rPr>
              <w:t>Campaign ID</w:t>
            </w:r>
          </w:p>
        </w:tc>
        <w:tc>
          <w:tcPr>
            <w:tcW w:w="6148" w:type="dxa"/>
          </w:tcPr>
          <w:p w14:paraId="1E98C269" w14:textId="77777777" w:rsidR="005C4D8B" w:rsidRPr="00BC46A4" w:rsidRDefault="005C4D8B" w:rsidP="00CD6A5C">
            <w:pPr>
              <w:rPr>
                <w:sz w:val="20"/>
              </w:rPr>
            </w:pPr>
            <w:r w:rsidRPr="00BC46A4">
              <w:rPr>
                <w:sz w:val="20"/>
              </w:rPr>
              <w:t>Campaign ID provided by partner when the transaction request was submitted</w:t>
            </w:r>
          </w:p>
        </w:tc>
        <w:tc>
          <w:tcPr>
            <w:tcW w:w="1013" w:type="dxa"/>
          </w:tcPr>
          <w:p w14:paraId="6566F4C8" w14:textId="77777777" w:rsidR="005C4D8B" w:rsidRPr="00BC46A4" w:rsidRDefault="005C4D8B" w:rsidP="00CD6A5C">
            <w:pPr>
              <w:rPr>
                <w:sz w:val="20"/>
              </w:rPr>
            </w:pPr>
            <w:r w:rsidRPr="00BC46A4">
              <w:rPr>
                <w:sz w:val="20"/>
              </w:rPr>
              <w:t>String</w:t>
            </w:r>
          </w:p>
        </w:tc>
      </w:tr>
      <w:tr w:rsidR="005C4D8B" w:rsidRPr="00BC46A4" w14:paraId="1DC9F244" w14:textId="77777777" w:rsidTr="00CD6A5C">
        <w:trPr>
          <w:cantSplit/>
          <w:jc w:val="center"/>
        </w:trPr>
        <w:tc>
          <w:tcPr>
            <w:tcW w:w="1535" w:type="dxa"/>
          </w:tcPr>
          <w:p w14:paraId="05B8FF6D" w14:textId="77777777" w:rsidR="005C4D8B" w:rsidRPr="00BC46A4" w:rsidRDefault="005C4D8B" w:rsidP="00CD6A5C">
            <w:pPr>
              <w:rPr>
                <w:sz w:val="20"/>
              </w:rPr>
            </w:pPr>
            <w:r w:rsidRPr="00BC46A4">
              <w:rPr>
                <w:sz w:val="20"/>
              </w:rPr>
              <w:t>Campaign External ID</w:t>
            </w:r>
          </w:p>
        </w:tc>
        <w:tc>
          <w:tcPr>
            <w:tcW w:w="6148" w:type="dxa"/>
          </w:tcPr>
          <w:p w14:paraId="252BB1EB" w14:textId="77777777" w:rsidR="005C4D8B" w:rsidRPr="00BC46A4" w:rsidRDefault="005C4D8B" w:rsidP="00CD6A5C">
            <w:pPr>
              <w:rPr>
                <w:sz w:val="20"/>
              </w:rPr>
            </w:pPr>
            <w:r w:rsidRPr="00BC46A4">
              <w:rPr>
                <w:sz w:val="20"/>
              </w:rPr>
              <w:t>Campaign external ID (can this be pulled as not on transaction details)</w:t>
            </w:r>
          </w:p>
        </w:tc>
        <w:tc>
          <w:tcPr>
            <w:tcW w:w="1013" w:type="dxa"/>
          </w:tcPr>
          <w:p w14:paraId="18555C7D" w14:textId="77777777" w:rsidR="005C4D8B" w:rsidRPr="00BC46A4" w:rsidRDefault="005C4D8B" w:rsidP="00CD6A5C">
            <w:pPr>
              <w:rPr>
                <w:sz w:val="20"/>
              </w:rPr>
            </w:pPr>
            <w:r w:rsidRPr="00BC46A4">
              <w:rPr>
                <w:sz w:val="20"/>
              </w:rPr>
              <w:t>String</w:t>
            </w:r>
          </w:p>
        </w:tc>
      </w:tr>
      <w:tr w:rsidR="005C4D8B" w:rsidRPr="00BC46A4" w14:paraId="5317D226" w14:textId="77777777" w:rsidTr="00CD6A5C">
        <w:trPr>
          <w:cantSplit/>
          <w:jc w:val="center"/>
        </w:trPr>
        <w:tc>
          <w:tcPr>
            <w:tcW w:w="1535" w:type="dxa"/>
          </w:tcPr>
          <w:p w14:paraId="675FDFC9" w14:textId="77777777" w:rsidR="005C4D8B" w:rsidRPr="00BC46A4" w:rsidRDefault="005C4D8B" w:rsidP="00CD6A5C">
            <w:pPr>
              <w:rPr>
                <w:sz w:val="20"/>
              </w:rPr>
            </w:pPr>
            <w:r w:rsidRPr="00BC46A4">
              <w:rPr>
                <w:sz w:val="20"/>
              </w:rPr>
              <w:t>Content Provider Name</w:t>
            </w:r>
          </w:p>
        </w:tc>
        <w:tc>
          <w:tcPr>
            <w:tcW w:w="6148" w:type="dxa"/>
          </w:tcPr>
          <w:p w14:paraId="64190DFD" w14:textId="77777777" w:rsidR="005C4D8B" w:rsidRPr="00BC46A4" w:rsidRDefault="005C4D8B" w:rsidP="00CD6A5C">
            <w:pPr>
              <w:rPr>
                <w:sz w:val="20"/>
              </w:rPr>
            </w:pPr>
            <w:r w:rsidRPr="00BC46A4">
              <w:rPr>
                <w:sz w:val="20"/>
              </w:rPr>
              <w:t>Text name of the content provided for this transaction as provided by the partner when the transaction request was submitted.</w:t>
            </w:r>
          </w:p>
        </w:tc>
        <w:tc>
          <w:tcPr>
            <w:tcW w:w="1013" w:type="dxa"/>
          </w:tcPr>
          <w:p w14:paraId="303A994C" w14:textId="77777777" w:rsidR="005C4D8B" w:rsidRPr="00BC46A4" w:rsidRDefault="005C4D8B" w:rsidP="00CD6A5C">
            <w:pPr>
              <w:rPr>
                <w:sz w:val="20"/>
              </w:rPr>
            </w:pPr>
            <w:r w:rsidRPr="00BC46A4">
              <w:rPr>
                <w:sz w:val="20"/>
              </w:rPr>
              <w:t>String</w:t>
            </w:r>
          </w:p>
        </w:tc>
      </w:tr>
      <w:tr w:rsidR="005C4D8B" w:rsidRPr="00BC46A4" w14:paraId="41D0061C" w14:textId="77777777" w:rsidTr="00CD6A5C">
        <w:trPr>
          <w:cantSplit/>
          <w:jc w:val="center"/>
        </w:trPr>
        <w:tc>
          <w:tcPr>
            <w:tcW w:w="1535" w:type="dxa"/>
          </w:tcPr>
          <w:p w14:paraId="53E5D7F7" w14:textId="77777777" w:rsidR="005C4D8B" w:rsidRPr="00BC46A4" w:rsidRDefault="005C4D8B" w:rsidP="00CD6A5C">
            <w:pPr>
              <w:rPr>
                <w:sz w:val="20"/>
              </w:rPr>
            </w:pPr>
            <w:r w:rsidRPr="00BC46A4">
              <w:rPr>
                <w:sz w:val="20"/>
              </w:rPr>
              <w:t>Purchase Category Code</w:t>
            </w:r>
          </w:p>
        </w:tc>
        <w:tc>
          <w:tcPr>
            <w:tcW w:w="6148" w:type="dxa"/>
          </w:tcPr>
          <w:p w14:paraId="339B089B" w14:textId="2C04EB25" w:rsidR="005C4D8B" w:rsidRPr="00BC46A4" w:rsidRDefault="005C4D8B" w:rsidP="005C4D8B">
            <w:pPr>
              <w:rPr>
                <w:sz w:val="20"/>
              </w:rPr>
            </w:pPr>
            <w:r w:rsidRPr="00BC46A4">
              <w:rPr>
                <w:sz w:val="20"/>
              </w:rPr>
              <w:t>Provided by the partner in the purchase request, and based on the list of available purchase category codes</w:t>
            </w:r>
          </w:p>
        </w:tc>
        <w:tc>
          <w:tcPr>
            <w:tcW w:w="1013" w:type="dxa"/>
          </w:tcPr>
          <w:p w14:paraId="5DA5EF09" w14:textId="77777777" w:rsidR="005C4D8B" w:rsidRPr="00BC46A4" w:rsidRDefault="005C4D8B" w:rsidP="00CD6A5C">
            <w:pPr>
              <w:rPr>
                <w:sz w:val="20"/>
              </w:rPr>
            </w:pPr>
            <w:r w:rsidRPr="00BC46A4">
              <w:rPr>
                <w:sz w:val="20"/>
              </w:rPr>
              <w:t>String</w:t>
            </w:r>
          </w:p>
        </w:tc>
      </w:tr>
      <w:tr w:rsidR="005C4D8B" w:rsidRPr="00BC46A4" w14:paraId="7F1E8F8E" w14:textId="77777777" w:rsidTr="00CD6A5C">
        <w:trPr>
          <w:cantSplit/>
          <w:jc w:val="center"/>
        </w:trPr>
        <w:tc>
          <w:tcPr>
            <w:tcW w:w="1535" w:type="dxa"/>
          </w:tcPr>
          <w:p w14:paraId="648731D8" w14:textId="77777777" w:rsidR="005C4D8B" w:rsidRPr="00BC46A4" w:rsidRDefault="005C4D8B" w:rsidP="00CD6A5C">
            <w:pPr>
              <w:rPr>
                <w:sz w:val="20"/>
              </w:rPr>
            </w:pPr>
            <w:r w:rsidRPr="00BC46A4">
              <w:rPr>
                <w:sz w:val="20"/>
              </w:rPr>
              <w:t>Refund Reason Code</w:t>
            </w:r>
          </w:p>
        </w:tc>
        <w:tc>
          <w:tcPr>
            <w:tcW w:w="6148" w:type="dxa"/>
          </w:tcPr>
          <w:p w14:paraId="319004DC" w14:textId="77777777" w:rsidR="005C4D8B" w:rsidRPr="00BC46A4" w:rsidRDefault="005C4D8B" w:rsidP="00CD6A5C">
            <w:pPr>
              <w:rPr>
                <w:sz w:val="20"/>
              </w:rPr>
            </w:pPr>
            <w:r w:rsidRPr="00BC46A4">
              <w:rPr>
                <w:sz w:val="20"/>
              </w:rPr>
              <w:t>For refunds, refund reason for performing refund. Not set otherwise</w:t>
            </w:r>
          </w:p>
        </w:tc>
        <w:tc>
          <w:tcPr>
            <w:tcW w:w="1013" w:type="dxa"/>
          </w:tcPr>
          <w:p w14:paraId="7D173A25" w14:textId="77777777" w:rsidR="005C4D8B" w:rsidRPr="00BC46A4" w:rsidRDefault="005C4D8B" w:rsidP="00CD6A5C">
            <w:pPr>
              <w:rPr>
                <w:sz w:val="20"/>
              </w:rPr>
            </w:pPr>
            <w:r w:rsidRPr="00BC46A4">
              <w:rPr>
                <w:sz w:val="20"/>
              </w:rPr>
              <w:t>String</w:t>
            </w:r>
          </w:p>
        </w:tc>
      </w:tr>
    </w:tbl>
    <w:p w14:paraId="52762D00" w14:textId="77777777" w:rsidR="005C4D8B" w:rsidRPr="00BC46A4" w:rsidRDefault="005C4D8B" w:rsidP="005C4D8B"/>
    <w:p w14:paraId="2B8219D7" w14:textId="6EDB4353" w:rsidR="00942A2B" w:rsidRPr="00BC46A4" w:rsidRDefault="00942A2B" w:rsidP="00ED2292">
      <w:pPr>
        <w:pStyle w:val="Heading4"/>
      </w:pPr>
      <w:bookmarkStart w:id="1414" w:name="_Toc367633821"/>
      <w:r w:rsidRPr="00BC46A4">
        <w:t xml:space="preserve">Partner Settlement </w:t>
      </w:r>
      <w:r w:rsidR="005B314C" w:rsidRPr="00BC46A4">
        <w:t xml:space="preserve">Details </w:t>
      </w:r>
      <w:r w:rsidRPr="00BC46A4">
        <w:t>Report – With SMS Information</w:t>
      </w:r>
      <w:bookmarkEnd w:id="1414"/>
    </w:p>
    <w:p w14:paraId="39260AC6" w14:textId="77777777" w:rsidR="00942A2B" w:rsidRPr="00BC46A4" w:rsidRDefault="00942A2B" w:rsidP="00ED2292"/>
    <w:p w14:paraId="03781437" w14:textId="77777777" w:rsidR="00942A2B" w:rsidRPr="00BC46A4" w:rsidRDefault="00942A2B" w:rsidP="00ED2292">
      <w:r w:rsidRPr="00BC46A4">
        <w:t>This report is only for the SMS Aggregators who send their SMS messages via the MDP per the SMS Monetization project.  This report is only enhanced to provide the breakdown of Prepaid and Postpaid subscribers payment transactions, where as part of the SMS Monetization project the report was enhanced to show SMS information – see Reference [</w:t>
      </w:r>
      <w:r w:rsidRPr="00BC46A4">
        <w:fldChar w:fldCharType="begin"/>
      </w:r>
      <w:r w:rsidRPr="00BC46A4">
        <w:instrText xml:space="preserve"> REF _Ref235354291 \w \h </w:instrText>
      </w:r>
      <w:r w:rsidRPr="00BC46A4">
        <w:fldChar w:fldCharType="separate"/>
      </w:r>
      <w:r w:rsidR="00517227" w:rsidRPr="00BC46A4">
        <w:t>14</w:t>
      </w:r>
      <w:r w:rsidRPr="00BC46A4">
        <w:fldChar w:fldCharType="end"/>
      </w:r>
      <w:r w:rsidRPr="00BC46A4">
        <w:t>]. The report contains the following fields:</w:t>
      </w:r>
    </w:p>
    <w:p w14:paraId="30AC43FE" w14:textId="77777777" w:rsidR="00942A2B" w:rsidRPr="00BC46A4" w:rsidRDefault="00942A2B" w:rsidP="00ED229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942A2B" w:rsidRPr="00BC46A4" w14:paraId="0D713BF5" w14:textId="77777777" w:rsidTr="00942A2B">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5BB94216" w14:textId="77777777" w:rsidR="00942A2B" w:rsidRPr="00BC46A4" w:rsidRDefault="00942A2B" w:rsidP="002B1D2B">
            <w:pPr>
              <w:jc w:val="center"/>
              <w:rPr>
                <w:rFonts w:ascii="Arial" w:hAnsi="Arial" w:cs="Arial"/>
                <w:sz w:val="20"/>
              </w:rPr>
            </w:pPr>
            <w:r w:rsidRPr="00BC46A4">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6D292586" w14:textId="77777777" w:rsidR="00942A2B" w:rsidRPr="00BC46A4" w:rsidRDefault="00942A2B" w:rsidP="002B1D2B">
            <w:pPr>
              <w:jc w:val="center"/>
              <w:rPr>
                <w:rFonts w:ascii="Arial" w:hAnsi="Arial" w:cs="Arial"/>
                <w:sz w:val="20"/>
              </w:rPr>
            </w:pPr>
            <w:r w:rsidRPr="00BC46A4">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5E917638" w14:textId="77777777" w:rsidR="00942A2B" w:rsidRPr="00BC46A4" w:rsidRDefault="00942A2B" w:rsidP="002B1D2B">
            <w:pPr>
              <w:jc w:val="center"/>
              <w:rPr>
                <w:rFonts w:ascii="Arial" w:hAnsi="Arial" w:cs="Arial"/>
                <w:sz w:val="20"/>
              </w:rPr>
            </w:pPr>
            <w:r w:rsidRPr="00BC46A4">
              <w:rPr>
                <w:rFonts w:ascii="Arial" w:hAnsi="Arial" w:cs="Arial"/>
                <w:sz w:val="20"/>
              </w:rPr>
              <w:t>Type</w:t>
            </w:r>
          </w:p>
        </w:tc>
      </w:tr>
      <w:tr w:rsidR="00942A2B" w:rsidRPr="00BC46A4" w14:paraId="1BC7EE87" w14:textId="77777777" w:rsidTr="00942A2B">
        <w:trPr>
          <w:cantSplit/>
          <w:jc w:val="center"/>
        </w:trPr>
        <w:tc>
          <w:tcPr>
            <w:tcW w:w="1535" w:type="dxa"/>
          </w:tcPr>
          <w:p w14:paraId="4C15D1E9" w14:textId="77777777" w:rsidR="00942A2B" w:rsidRPr="00BC46A4" w:rsidRDefault="00942A2B" w:rsidP="00ED2292">
            <w:pPr>
              <w:rPr>
                <w:sz w:val="20"/>
              </w:rPr>
            </w:pPr>
            <w:r w:rsidRPr="00BC46A4">
              <w:rPr>
                <w:sz w:val="20"/>
              </w:rPr>
              <w:t>Version</w:t>
            </w:r>
          </w:p>
        </w:tc>
        <w:tc>
          <w:tcPr>
            <w:tcW w:w="6148" w:type="dxa"/>
          </w:tcPr>
          <w:p w14:paraId="7C22C26A" w14:textId="77777777" w:rsidR="00942A2B" w:rsidRPr="00BC46A4" w:rsidRDefault="00942A2B" w:rsidP="00ED2292">
            <w:pPr>
              <w:rPr>
                <w:sz w:val="20"/>
              </w:rPr>
            </w:pPr>
            <w:r w:rsidRPr="00BC46A4">
              <w:rPr>
                <w:sz w:val="20"/>
              </w:rPr>
              <w:t>Version number</w:t>
            </w:r>
          </w:p>
        </w:tc>
        <w:tc>
          <w:tcPr>
            <w:tcW w:w="1013" w:type="dxa"/>
          </w:tcPr>
          <w:p w14:paraId="5C89567D" w14:textId="77777777" w:rsidR="00942A2B" w:rsidRPr="00BC46A4" w:rsidRDefault="00942A2B" w:rsidP="00ED2292">
            <w:pPr>
              <w:rPr>
                <w:sz w:val="20"/>
              </w:rPr>
            </w:pPr>
            <w:r w:rsidRPr="00BC46A4">
              <w:rPr>
                <w:sz w:val="20"/>
              </w:rPr>
              <w:t>Number</w:t>
            </w:r>
          </w:p>
        </w:tc>
      </w:tr>
      <w:tr w:rsidR="00942A2B" w:rsidRPr="00BC46A4" w14:paraId="2928C044" w14:textId="77777777" w:rsidTr="00942A2B">
        <w:trPr>
          <w:cantSplit/>
          <w:jc w:val="center"/>
        </w:trPr>
        <w:tc>
          <w:tcPr>
            <w:tcW w:w="1535" w:type="dxa"/>
          </w:tcPr>
          <w:p w14:paraId="601660D8" w14:textId="77777777" w:rsidR="00942A2B" w:rsidRPr="00BC46A4" w:rsidRDefault="00942A2B" w:rsidP="00ED2292">
            <w:pPr>
              <w:rPr>
                <w:sz w:val="20"/>
              </w:rPr>
            </w:pPr>
            <w:r w:rsidRPr="00BC46A4">
              <w:rPr>
                <w:sz w:val="20"/>
              </w:rPr>
              <w:t>Report Date</w:t>
            </w:r>
          </w:p>
        </w:tc>
        <w:tc>
          <w:tcPr>
            <w:tcW w:w="6148" w:type="dxa"/>
          </w:tcPr>
          <w:p w14:paraId="558E3A53" w14:textId="77777777" w:rsidR="00942A2B" w:rsidRPr="00BC46A4" w:rsidRDefault="00942A2B" w:rsidP="00ED2292">
            <w:pPr>
              <w:rPr>
                <w:sz w:val="20"/>
              </w:rPr>
            </w:pPr>
            <w:r w:rsidRPr="00BC46A4">
              <w:rPr>
                <w:sz w:val="20"/>
              </w:rPr>
              <w:t>Date when report was produced</w:t>
            </w:r>
          </w:p>
        </w:tc>
        <w:tc>
          <w:tcPr>
            <w:tcW w:w="1013" w:type="dxa"/>
          </w:tcPr>
          <w:p w14:paraId="4C6065A8" w14:textId="77777777" w:rsidR="00942A2B" w:rsidRPr="00BC46A4" w:rsidRDefault="00942A2B" w:rsidP="00ED2292">
            <w:pPr>
              <w:rPr>
                <w:sz w:val="20"/>
              </w:rPr>
            </w:pPr>
            <w:r w:rsidRPr="00BC46A4">
              <w:rPr>
                <w:sz w:val="20"/>
              </w:rPr>
              <w:t>Date Time</w:t>
            </w:r>
          </w:p>
        </w:tc>
      </w:tr>
      <w:tr w:rsidR="00942A2B" w:rsidRPr="00BC46A4" w14:paraId="564B5E15" w14:textId="77777777" w:rsidTr="00942A2B">
        <w:trPr>
          <w:cantSplit/>
          <w:jc w:val="center"/>
        </w:trPr>
        <w:tc>
          <w:tcPr>
            <w:tcW w:w="1535" w:type="dxa"/>
          </w:tcPr>
          <w:p w14:paraId="1B64A934" w14:textId="77777777" w:rsidR="00942A2B" w:rsidRPr="00BC46A4" w:rsidRDefault="00942A2B" w:rsidP="00ED2292">
            <w:pPr>
              <w:rPr>
                <w:sz w:val="20"/>
              </w:rPr>
            </w:pPr>
            <w:r w:rsidRPr="00BC46A4">
              <w:rPr>
                <w:sz w:val="20"/>
              </w:rPr>
              <w:t>Start Date</w:t>
            </w:r>
          </w:p>
        </w:tc>
        <w:tc>
          <w:tcPr>
            <w:tcW w:w="6148" w:type="dxa"/>
          </w:tcPr>
          <w:p w14:paraId="7FBBE1B7" w14:textId="77777777" w:rsidR="00942A2B" w:rsidRPr="00BC46A4" w:rsidRDefault="00942A2B" w:rsidP="00ED2292">
            <w:pPr>
              <w:rPr>
                <w:sz w:val="20"/>
              </w:rPr>
            </w:pPr>
            <w:r w:rsidRPr="00BC46A4">
              <w:rPr>
                <w:sz w:val="20"/>
              </w:rPr>
              <w:t>Start date of period covered by report</w:t>
            </w:r>
          </w:p>
        </w:tc>
        <w:tc>
          <w:tcPr>
            <w:tcW w:w="1013" w:type="dxa"/>
          </w:tcPr>
          <w:p w14:paraId="65CF21AA" w14:textId="77777777" w:rsidR="00942A2B" w:rsidRPr="00BC46A4" w:rsidRDefault="00942A2B" w:rsidP="00ED2292">
            <w:pPr>
              <w:rPr>
                <w:sz w:val="20"/>
              </w:rPr>
            </w:pPr>
            <w:r w:rsidRPr="00BC46A4">
              <w:rPr>
                <w:sz w:val="20"/>
              </w:rPr>
              <w:t>Date Time</w:t>
            </w:r>
          </w:p>
        </w:tc>
      </w:tr>
      <w:tr w:rsidR="00942A2B" w:rsidRPr="00BC46A4" w14:paraId="41F61907" w14:textId="77777777" w:rsidTr="00942A2B">
        <w:trPr>
          <w:cantSplit/>
          <w:jc w:val="center"/>
        </w:trPr>
        <w:tc>
          <w:tcPr>
            <w:tcW w:w="1535" w:type="dxa"/>
          </w:tcPr>
          <w:p w14:paraId="246537FA" w14:textId="77777777" w:rsidR="00942A2B" w:rsidRPr="00BC46A4" w:rsidRDefault="00942A2B" w:rsidP="00ED2292">
            <w:pPr>
              <w:rPr>
                <w:sz w:val="20"/>
              </w:rPr>
            </w:pPr>
            <w:r w:rsidRPr="00BC46A4">
              <w:rPr>
                <w:sz w:val="20"/>
              </w:rPr>
              <w:t>End Date</w:t>
            </w:r>
          </w:p>
        </w:tc>
        <w:tc>
          <w:tcPr>
            <w:tcW w:w="6148" w:type="dxa"/>
          </w:tcPr>
          <w:p w14:paraId="5A213E52" w14:textId="77777777" w:rsidR="00942A2B" w:rsidRPr="00BC46A4" w:rsidRDefault="00942A2B" w:rsidP="00ED2292">
            <w:pPr>
              <w:rPr>
                <w:sz w:val="20"/>
              </w:rPr>
            </w:pPr>
            <w:r w:rsidRPr="00BC46A4">
              <w:rPr>
                <w:sz w:val="20"/>
              </w:rPr>
              <w:t>End date of period covered by report</w:t>
            </w:r>
          </w:p>
        </w:tc>
        <w:tc>
          <w:tcPr>
            <w:tcW w:w="1013" w:type="dxa"/>
          </w:tcPr>
          <w:p w14:paraId="4860BB16" w14:textId="77777777" w:rsidR="00942A2B" w:rsidRPr="00BC46A4" w:rsidRDefault="00942A2B" w:rsidP="00ED2292">
            <w:pPr>
              <w:rPr>
                <w:sz w:val="20"/>
              </w:rPr>
            </w:pPr>
            <w:r w:rsidRPr="00BC46A4">
              <w:rPr>
                <w:sz w:val="20"/>
              </w:rPr>
              <w:t>Date Time</w:t>
            </w:r>
          </w:p>
        </w:tc>
      </w:tr>
      <w:tr w:rsidR="00942A2B" w:rsidRPr="00BC46A4" w14:paraId="6CEC2041" w14:textId="77777777" w:rsidTr="00942A2B">
        <w:trPr>
          <w:cantSplit/>
          <w:jc w:val="center"/>
        </w:trPr>
        <w:tc>
          <w:tcPr>
            <w:tcW w:w="1535" w:type="dxa"/>
          </w:tcPr>
          <w:p w14:paraId="192AF9D0" w14:textId="77777777" w:rsidR="00942A2B" w:rsidRPr="00BC46A4" w:rsidRDefault="00942A2B" w:rsidP="00ED2292">
            <w:pPr>
              <w:rPr>
                <w:sz w:val="20"/>
              </w:rPr>
            </w:pPr>
            <w:r w:rsidRPr="00BC46A4">
              <w:rPr>
                <w:sz w:val="20"/>
              </w:rPr>
              <w:t>Operator Name</w:t>
            </w:r>
          </w:p>
        </w:tc>
        <w:tc>
          <w:tcPr>
            <w:tcW w:w="6148" w:type="dxa"/>
          </w:tcPr>
          <w:p w14:paraId="20BE52FE" w14:textId="77777777" w:rsidR="00942A2B" w:rsidRPr="00BC46A4" w:rsidRDefault="00942A2B" w:rsidP="00ED2292">
            <w:pPr>
              <w:rPr>
                <w:sz w:val="20"/>
              </w:rPr>
            </w:pPr>
            <w:r w:rsidRPr="00BC46A4">
              <w:rPr>
                <w:sz w:val="20"/>
              </w:rPr>
              <w:t xml:space="preserve">The name of the operator for which the report was produced </w:t>
            </w:r>
          </w:p>
        </w:tc>
        <w:tc>
          <w:tcPr>
            <w:tcW w:w="1013" w:type="dxa"/>
          </w:tcPr>
          <w:p w14:paraId="4082971E" w14:textId="77777777" w:rsidR="00942A2B" w:rsidRPr="00BC46A4" w:rsidRDefault="00942A2B" w:rsidP="00ED2292">
            <w:pPr>
              <w:rPr>
                <w:sz w:val="20"/>
              </w:rPr>
            </w:pPr>
            <w:r w:rsidRPr="00BC46A4">
              <w:rPr>
                <w:sz w:val="20"/>
              </w:rPr>
              <w:t>String</w:t>
            </w:r>
          </w:p>
        </w:tc>
      </w:tr>
      <w:tr w:rsidR="00942A2B" w:rsidRPr="00BC46A4" w14:paraId="454DAED7" w14:textId="77777777" w:rsidTr="00942A2B">
        <w:trPr>
          <w:cantSplit/>
          <w:jc w:val="center"/>
        </w:trPr>
        <w:tc>
          <w:tcPr>
            <w:tcW w:w="1535" w:type="dxa"/>
          </w:tcPr>
          <w:p w14:paraId="399E4CF5" w14:textId="77777777" w:rsidR="00942A2B" w:rsidRPr="00BC46A4" w:rsidRDefault="00942A2B" w:rsidP="00ED2292">
            <w:pPr>
              <w:rPr>
                <w:sz w:val="20"/>
              </w:rPr>
            </w:pPr>
            <w:r w:rsidRPr="00BC46A4">
              <w:rPr>
                <w:sz w:val="20"/>
              </w:rPr>
              <w:t>Partner External ID</w:t>
            </w:r>
          </w:p>
        </w:tc>
        <w:tc>
          <w:tcPr>
            <w:tcW w:w="6148" w:type="dxa"/>
          </w:tcPr>
          <w:p w14:paraId="08FB29D9" w14:textId="77777777" w:rsidR="00942A2B" w:rsidRPr="00BC46A4" w:rsidRDefault="00942A2B" w:rsidP="00ED2292">
            <w:pPr>
              <w:rPr>
                <w:sz w:val="20"/>
              </w:rPr>
            </w:pPr>
            <w:r w:rsidRPr="00BC46A4">
              <w:rPr>
                <w:sz w:val="20"/>
              </w:rPr>
              <w:t>The ID for the Partner as configured on the platform</w:t>
            </w:r>
          </w:p>
        </w:tc>
        <w:tc>
          <w:tcPr>
            <w:tcW w:w="1013" w:type="dxa"/>
          </w:tcPr>
          <w:p w14:paraId="26813151" w14:textId="77777777" w:rsidR="00942A2B" w:rsidRPr="00BC46A4" w:rsidRDefault="00942A2B" w:rsidP="00ED2292">
            <w:pPr>
              <w:rPr>
                <w:sz w:val="20"/>
              </w:rPr>
            </w:pPr>
            <w:r w:rsidRPr="00BC46A4">
              <w:rPr>
                <w:sz w:val="20"/>
              </w:rPr>
              <w:t>String</w:t>
            </w:r>
          </w:p>
        </w:tc>
      </w:tr>
      <w:tr w:rsidR="00942A2B" w:rsidRPr="00BC46A4" w14:paraId="51C3E329" w14:textId="77777777" w:rsidTr="00942A2B">
        <w:trPr>
          <w:cantSplit/>
          <w:jc w:val="center"/>
        </w:trPr>
        <w:tc>
          <w:tcPr>
            <w:tcW w:w="1535" w:type="dxa"/>
          </w:tcPr>
          <w:p w14:paraId="503953B5" w14:textId="77777777" w:rsidR="00942A2B" w:rsidRPr="00BC46A4" w:rsidRDefault="00942A2B" w:rsidP="00ED2292">
            <w:pPr>
              <w:rPr>
                <w:sz w:val="20"/>
              </w:rPr>
            </w:pPr>
            <w:r w:rsidRPr="00BC46A4">
              <w:rPr>
                <w:sz w:val="20"/>
              </w:rPr>
              <w:lastRenderedPageBreak/>
              <w:t>Partner Name</w:t>
            </w:r>
          </w:p>
        </w:tc>
        <w:tc>
          <w:tcPr>
            <w:tcW w:w="6148" w:type="dxa"/>
          </w:tcPr>
          <w:p w14:paraId="424D2C48" w14:textId="77777777" w:rsidR="00942A2B" w:rsidRPr="00BC46A4" w:rsidRDefault="00942A2B" w:rsidP="00ED2292">
            <w:pPr>
              <w:rPr>
                <w:sz w:val="20"/>
              </w:rPr>
            </w:pPr>
            <w:r w:rsidRPr="00BC46A4">
              <w:rPr>
                <w:sz w:val="20"/>
              </w:rPr>
              <w:t>The text name for the Partner</w:t>
            </w:r>
          </w:p>
        </w:tc>
        <w:tc>
          <w:tcPr>
            <w:tcW w:w="1013" w:type="dxa"/>
          </w:tcPr>
          <w:p w14:paraId="25A8A4B8" w14:textId="77777777" w:rsidR="00942A2B" w:rsidRPr="00BC46A4" w:rsidRDefault="00942A2B" w:rsidP="00ED2292">
            <w:pPr>
              <w:rPr>
                <w:sz w:val="20"/>
              </w:rPr>
            </w:pPr>
            <w:r w:rsidRPr="00BC46A4">
              <w:rPr>
                <w:sz w:val="20"/>
              </w:rPr>
              <w:t>String</w:t>
            </w:r>
          </w:p>
        </w:tc>
      </w:tr>
      <w:tr w:rsidR="00942A2B" w:rsidRPr="00BC46A4" w14:paraId="5F73CF55" w14:textId="77777777" w:rsidTr="00942A2B">
        <w:trPr>
          <w:cantSplit/>
          <w:jc w:val="center"/>
        </w:trPr>
        <w:tc>
          <w:tcPr>
            <w:tcW w:w="1535" w:type="dxa"/>
          </w:tcPr>
          <w:p w14:paraId="62EE7E33" w14:textId="77777777" w:rsidR="00942A2B" w:rsidRPr="00BC46A4" w:rsidRDefault="00942A2B" w:rsidP="00ED2292">
            <w:pPr>
              <w:rPr>
                <w:sz w:val="20"/>
              </w:rPr>
            </w:pPr>
            <w:r w:rsidRPr="00BC46A4">
              <w:rPr>
                <w:sz w:val="20"/>
              </w:rPr>
              <w:t>Partner State</w:t>
            </w:r>
          </w:p>
        </w:tc>
        <w:tc>
          <w:tcPr>
            <w:tcW w:w="6148" w:type="dxa"/>
          </w:tcPr>
          <w:p w14:paraId="726C505A" w14:textId="77777777" w:rsidR="00942A2B" w:rsidRPr="00BC46A4" w:rsidRDefault="00942A2B" w:rsidP="00ED2292">
            <w:pPr>
              <w:rPr>
                <w:sz w:val="20"/>
              </w:rPr>
            </w:pPr>
            <w:r w:rsidRPr="00BC46A4">
              <w:rPr>
                <w:sz w:val="20"/>
              </w:rPr>
              <w:t>The Partner State where the value set is (Registered, Active, Suspended, Closed, Terminated)</w:t>
            </w:r>
          </w:p>
        </w:tc>
        <w:tc>
          <w:tcPr>
            <w:tcW w:w="1013" w:type="dxa"/>
          </w:tcPr>
          <w:p w14:paraId="40538721" w14:textId="77777777" w:rsidR="00942A2B" w:rsidRPr="00BC46A4" w:rsidRDefault="00942A2B" w:rsidP="00ED2292">
            <w:pPr>
              <w:rPr>
                <w:sz w:val="20"/>
              </w:rPr>
            </w:pPr>
            <w:r w:rsidRPr="00BC46A4">
              <w:rPr>
                <w:sz w:val="20"/>
              </w:rPr>
              <w:t>String</w:t>
            </w:r>
          </w:p>
        </w:tc>
      </w:tr>
      <w:tr w:rsidR="00942A2B" w:rsidRPr="00BC46A4" w14:paraId="3704BCBF" w14:textId="77777777" w:rsidTr="00942A2B">
        <w:trPr>
          <w:cantSplit/>
          <w:jc w:val="center"/>
        </w:trPr>
        <w:tc>
          <w:tcPr>
            <w:tcW w:w="1535" w:type="dxa"/>
          </w:tcPr>
          <w:p w14:paraId="78E5E19E" w14:textId="77777777" w:rsidR="00942A2B" w:rsidRPr="00BC46A4" w:rsidRDefault="00942A2B" w:rsidP="00ED2292">
            <w:pPr>
              <w:rPr>
                <w:sz w:val="20"/>
              </w:rPr>
            </w:pPr>
            <w:r w:rsidRPr="00BC46A4">
              <w:rPr>
                <w:sz w:val="20"/>
              </w:rPr>
              <w:t>Transaction Currency</w:t>
            </w:r>
          </w:p>
        </w:tc>
        <w:tc>
          <w:tcPr>
            <w:tcW w:w="6148" w:type="dxa"/>
          </w:tcPr>
          <w:p w14:paraId="260D6043" w14:textId="77777777" w:rsidR="00942A2B" w:rsidRPr="00BC46A4" w:rsidRDefault="00942A2B" w:rsidP="00ED2292">
            <w:pPr>
              <w:rPr>
                <w:sz w:val="20"/>
              </w:rPr>
            </w:pPr>
            <w:r w:rsidRPr="00BC46A4">
              <w:rPr>
                <w:sz w:val="20"/>
              </w:rPr>
              <w:t>Currency the transactions are in, which is USD</w:t>
            </w:r>
          </w:p>
        </w:tc>
        <w:tc>
          <w:tcPr>
            <w:tcW w:w="1013" w:type="dxa"/>
          </w:tcPr>
          <w:p w14:paraId="6A32B989" w14:textId="77777777" w:rsidR="00942A2B" w:rsidRPr="00BC46A4" w:rsidRDefault="00942A2B" w:rsidP="00ED2292">
            <w:pPr>
              <w:rPr>
                <w:sz w:val="20"/>
              </w:rPr>
            </w:pPr>
            <w:r w:rsidRPr="00BC46A4">
              <w:rPr>
                <w:sz w:val="20"/>
              </w:rPr>
              <w:t>String</w:t>
            </w:r>
          </w:p>
        </w:tc>
      </w:tr>
      <w:tr w:rsidR="00942A2B" w:rsidRPr="00BC46A4" w14:paraId="52F83EE0" w14:textId="77777777" w:rsidTr="00942A2B">
        <w:trPr>
          <w:cantSplit/>
          <w:jc w:val="center"/>
        </w:trPr>
        <w:tc>
          <w:tcPr>
            <w:tcW w:w="1535" w:type="dxa"/>
          </w:tcPr>
          <w:p w14:paraId="4BC9CE84" w14:textId="77777777" w:rsidR="00942A2B" w:rsidRPr="00BC46A4" w:rsidRDefault="00942A2B" w:rsidP="00ED2292">
            <w:pPr>
              <w:rPr>
                <w:sz w:val="20"/>
              </w:rPr>
            </w:pPr>
            <w:r w:rsidRPr="00BC46A4">
              <w:rPr>
                <w:sz w:val="20"/>
              </w:rPr>
              <w:t>Purchase Count</w:t>
            </w:r>
          </w:p>
        </w:tc>
        <w:tc>
          <w:tcPr>
            <w:tcW w:w="6148" w:type="dxa"/>
          </w:tcPr>
          <w:p w14:paraId="180483B5" w14:textId="77777777" w:rsidR="00942A2B" w:rsidRPr="00BC46A4" w:rsidRDefault="00942A2B" w:rsidP="00ED2292">
            <w:pPr>
              <w:rPr>
                <w:sz w:val="20"/>
              </w:rPr>
            </w:pPr>
            <w:r w:rsidRPr="00BC46A4">
              <w:rPr>
                <w:sz w:val="20"/>
              </w:rPr>
              <w:t>Number of purchase requests successfully processed for this Partner in the report period</w:t>
            </w:r>
          </w:p>
        </w:tc>
        <w:tc>
          <w:tcPr>
            <w:tcW w:w="1013" w:type="dxa"/>
          </w:tcPr>
          <w:p w14:paraId="003D83DC" w14:textId="77777777" w:rsidR="00942A2B" w:rsidRPr="00BC46A4" w:rsidRDefault="00942A2B" w:rsidP="00ED2292">
            <w:pPr>
              <w:rPr>
                <w:sz w:val="20"/>
              </w:rPr>
            </w:pPr>
            <w:r w:rsidRPr="00BC46A4">
              <w:rPr>
                <w:sz w:val="20"/>
              </w:rPr>
              <w:t>Number</w:t>
            </w:r>
          </w:p>
        </w:tc>
      </w:tr>
      <w:tr w:rsidR="00942A2B" w:rsidRPr="00BC46A4" w14:paraId="4CC16EA3" w14:textId="77777777" w:rsidTr="00942A2B">
        <w:trPr>
          <w:cantSplit/>
          <w:jc w:val="center"/>
        </w:trPr>
        <w:tc>
          <w:tcPr>
            <w:tcW w:w="1535" w:type="dxa"/>
          </w:tcPr>
          <w:p w14:paraId="1890FACF" w14:textId="77777777" w:rsidR="00942A2B" w:rsidRPr="00BC46A4" w:rsidRDefault="00942A2B" w:rsidP="00ED2292">
            <w:pPr>
              <w:rPr>
                <w:sz w:val="20"/>
              </w:rPr>
            </w:pPr>
            <w:r w:rsidRPr="00BC46A4">
              <w:rPr>
                <w:sz w:val="20"/>
              </w:rPr>
              <w:t>Gross Purchase Total</w:t>
            </w:r>
          </w:p>
        </w:tc>
        <w:tc>
          <w:tcPr>
            <w:tcW w:w="6148" w:type="dxa"/>
          </w:tcPr>
          <w:p w14:paraId="0CF29A7D" w14:textId="7C3C7FAF" w:rsidR="00942A2B" w:rsidRPr="00BC46A4" w:rsidRDefault="00942A2B" w:rsidP="00ED2292">
            <w:pPr>
              <w:rPr>
                <w:sz w:val="20"/>
              </w:rPr>
            </w:pPr>
            <w:r w:rsidRPr="00BC46A4">
              <w:rPr>
                <w:sz w:val="20"/>
              </w:rPr>
              <w:t>Sum total of all purchases by this Partner in the report period</w:t>
            </w:r>
            <w:ins w:id="1415" w:author="Andrew Wulff" w:date="2017-07-12T12:15:00Z">
              <w:r w:rsidR="00290280" w:rsidRPr="00BC46A4">
                <w:rPr>
                  <w:sz w:val="20"/>
                </w:rPr>
                <w:t xml:space="preserve"> inclusive of any taxes</w:t>
              </w:r>
            </w:ins>
          </w:p>
        </w:tc>
        <w:tc>
          <w:tcPr>
            <w:tcW w:w="1013" w:type="dxa"/>
          </w:tcPr>
          <w:p w14:paraId="521D653B" w14:textId="77777777" w:rsidR="00942A2B" w:rsidRPr="00BC46A4" w:rsidRDefault="00942A2B" w:rsidP="00ED2292">
            <w:pPr>
              <w:rPr>
                <w:sz w:val="20"/>
              </w:rPr>
            </w:pPr>
            <w:r w:rsidRPr="00BC46A4">
              <w:rPr>
                <w:sz w:val="20"/>
              </w:rPr>
              <w:t>Amount</w:t>
            </w:r>
          </w:p>
        </w:tc>
      </w:tr>
      <w:tr w:rsidR="00942A2B" w:rsidRPr="00BC46A4" w14:paraId="2C0C7760" w14:textId="77777777" w:rsidTr="00942A2B">
        <w:trPr>
          <w:cantSplit/>
          <w:jc w:val="center"/>
        </w:trPr>
        <w:tc>
          <w:tcPr>
            <w:tcW w:w="1535" w:type="dxa"/>
          </w:tcPr>
          <w:p w14:paraId="33BE33C4" w14:textId="77777777" w:rsidR="00942A2B" w:rsidRPr="00BC46A4" w:rsidRDefault="00942A2B" w:rsidP="00ED2292">
            <w:pPr>
              <w:rPr>
                <w:sz w:val="20"/>
              </w:rPr>
            </w:pPr>
            <w:r w:rsidRPr="00BC46A4">
              <w:rPr>
                <w:sz w:val="20"/>
              </w:rPr>
              <w:t>Net Purchase Total</w:t>
            </w:r>
          </w:p>
        </w:tc>
        <w:tc>
          <w:tcPr>
            <w:tcW w:w="6148" w:type="dxa"/>
          </w:tcPr>
          <w:p w14:paraId="529C886C" w14:textId="42878001" w:rsidR="00942A2B" w:rsidRPr="00BC46A4" w:rsidRDefault="00942A2B" w:rsidP="00ED2292">
            <w:pPr>
              <w:rPr>
                <w:sz w:val="20"/>
              </w:rPr>
            </w:pPr>
            <w:r w:rsidRPr="00BC46A4">
              <w:rPr>
                <w:sz w:val="20"/>
              </w:rPr>
              <w:t>Total revenue owing to the Partner based on the revenue share agreement in place</w:t>
            </w:r>
            <w:ins w:id="1416" w:author="Andrew Wulff" w:date="2017-07-12T12:16:00Z">
              <w:r w:rsidR="00290280" w:rsidRPr="00BC46A4">
                <w:rPr>
                  <w:sz w:val="20"/>
                </w:rPr>
                <w:t xml:space="preserve"> inclusive of any taxes</w:t>
              </w:r>
            </w:ins>
            <w:r w:rsidRPr="00BC46A4">
              <w:rPr>
                <w:sz w:val="20"/>
              </w:rPr>
              <w:t>.</w:t>
            </w:r>
          </w:p>
        </w:tc>
        <w:tc>
          <w:tcPr>
            <w:tcW w:w="1013" w:type="dxa"/>
          </w:tcPr>
          <w:p w14:paraId="5A2A83BB" w14:textId="77777777" w:rsidR="00942A2B" w:rsidRPr="00BC46A4" w:rsidRDefault="00942A2B" w:rsidP="00ED2292">
            <w:pPr>
              <w:rPr>
                <w:sz w:val="20"/>
              </w:rPr>
            </w:pPr>
            <w:r w:rsidRPr="00BC46A4">
              <w:rPr>
                <w:sz w:val="20"/>
              </w:rPr>
              <w:t>Amount</w:t>
            </w:r>
          </w:p>
        </w:tc>
      </w:tr>
      <w:tr w:rsidR="00942A2B" w:rsidRPr="00BC46A4" w14:paraId="1B148B2C" w14:textId="77777777" w:rsidTr="00942A2B">
        <w:trPr>
          <w:cantSplit/>
          <w:jc w:val="center"/>
        </w:trPr>
        <w:tc>
          <w:tcPr>
            <w:tcW w:w="1535" w:type="dxa"/>
          </w:tcPr>
          <w:p w14:paraId="754C5A90" w14:textId="77777777" w:rsidR="00942A2B" w:rsidRPr="00BC46A4" w:rsidRDefault="00942A2B" w:rsidP="00ED2292">
            <w:pPr>
              <w:rPr>
                <w:sz w:val="20"/>
              </w:rPr>
            </w:pPr>
            <w:r w:rsidRPr="00BC46A4">
              <w:rPr>
                <w:sz w:val="20"/>
              </w:rPr>
              <w:t>Postpaid/Prepaid Classification</w:t>
            </w:r>
          </w:p>
        </w:tc>
        <w:tc>
          <w:tcPr>
            <w:tcW w:w="6148" w:type="dxa"/>
          </w:tcPr>
          <w:p w14:paraId="0D3B4B77" w14:textId="77777777" w:rsidR="00942A2B" w:rsidRPr="00BC46A4" w:rsidRDefault="00942A2B" w:rsidP="00ED2292">
            <w:pPr>
              <w:rPr>
                <w:sz w:val="20"/>
              </w:rPr>
            </w:pPr>
            <w:r w:rsidRPr="00BC46A4">
              <w:rPr>
                <w:sz w:val="20"/>
              </w:rPr>
              <w:t>This section shows a breakdown of the Postpaid and Prepaid purchases.  This row is just a label for this section and doesn’t contain any details</w:t>
            </w:r>
          </w:p>
        </w:tc>
        <w:tc>
          <w:tcPr>
            <w:tcW w:w="1013" w:type="dxa"/>
          </w:tcPr>
          <w:p w14:paraId="36CABF2A" w14:textId="77777777" w:rsidR="00942A2B" w:rsidRPr="00BC46A4" w:rsidRDefault="00942A2B" w:rsidP="00ED2292">
            <w:pPr>
              <w:rPr>
                <w:sz w:val="20"/>
              </w:rPr>
            </w:pPr>
            <w:r w:rsidRPr="00BC46A4">
              <w:rPr>
                <w:sz w:val="20"/>
              </w:rPr>
              <w:t>N/A</w:t>
            </w:r>
          </w:p>
        </w:tc>
      </w:tr>
      <w:tr w:rsidR="00942A2B" w:rsidRPr="00BC46A4" w14:paraId="7641B80D" w14:textId="77777777" w:rsidTr="00942A2B">
        <w:trPr>
          <w:cantSplit/>
          <w:jc w:val="center"/>
        </w:trPr>
        <w:tc>
          <w:tcPr>
            <w:tcW w:w="1535" w:type="dxa"/>
          </w:tcPr>
          <w:p w14:paraId="7E2BD373" w14:textId="77777777" w:rsidR="00942A2B" w:rsidRPr="00BC46A4" w:rsidRDefault="00942A2B" w:rsidP="00ED2292">
            <w:pPr>
              <w:rPr>
                <w:sz w:val="20"/>
              </w:rPr>
            </w:pPr>
            <w:r w:rsidRPr="00BC46A4">
              <w:rPr>
                <w:sz w:val="20"/>
              </w:rPr>
              <w:t>Postpaid Purchase Count</w:t>
            </w:r>
          </w:p>
        </w:tc>
        <w:tc>
          <w:tcPr>
            <w:tcW w:w="6148" w:type="dxa"/>
          </w:tcPr>
          <w:p w14:paraId="725BD304" w14:textId="77777777" w:rsidR="00942A2B" w:rsidRPr="00BC46A4" w:rsidRDefault="00942A2B" w:rsidP="00ED2292">
            <w:pPr>
              <w:rPr>
                <w:sz w:val="20"/>
              </w:rPr>
            </w:pPr>
            <w:r w:rsidRPr="00BC46A4">
              <w:rPr>
                <w:sz w:val="20"/>
              </w:rPr>
              <w:t xml:space="preserve">Number of Postpaid purchase requests successfully processed for this Partner in the report period </w:t>
            </w:r>
          </w:p>
        </w:tc>
        <w:tc>
          <w:tcPr>
            <w:tcW w:w="1013" w:type="dxa"/>
          </w:tcPr>
          <w:p w14:paraId="47BB448D" w14:textId="77777777" w:rsidR="00942A2B" w:rsidRPr="00BC46A4" w:rsidRDefault="00942A2B" w:rsidP="00ED2292">
            <w:pPr>
              <w:rPr>
                <w:sz w:val="20"/>
              </w:rPr>
            </w:pPr>
            <w:r w:rsidRPr="00BC46A4">
              <w:rPr>
                <w:sz w:val="20"/>
              </w:rPr>
              <w:t>Number</w:t>
            </w:r>
          </w:p>
        </w:tc>
      </w:tr>
      <w:tr w:rsidR="00942A2B" w:rsidRPr="00BC46A4" w14:paraId="1822C400" w14:textId="77777777" w:rsidTr="00942A2B">
        <w:trPr>
          <w:cantSplit/>
          <w:jc w:val="center"/>
        </w:trPr>
        <w:tc>
          <w:tcPr>
            <w:tcW w:w="1535" w:type="dxa"/>
          </w:tcPr>
          <w:p w14:paraId="523EBAF7" w14:textId="77777777" w:rsidR="00942A2B" w:rsidRPr="00BC46A4" w:rsidRDefault="00942A2B" w:rsidP="00ED2292">
            <w:pPr>
              <w:rPr>
                <w:sz w:val="20"/>
              </w:rPr>
            </w:pPr>
            <w:r w:rsidRPr="00BC46A4">
              <w:rPr>
                <w:sz w:val="20"/>
              </w:rPr>
              <w:t>Postpaid Gross Purchase Total</w:t>
            </w:r>
          </w:p>
        </w:tc>
        <w:tc>
          <w:tcPr>
            <w:tcW w:w="6148" w:type="dxa"/>
          </w:tcPr>
          <w:p w14:paraId="0C357EFD" w14:textId="21D3C686" w:rsidR="00942A2B" w:rsidRPr="00BC46A4" w:rsidRDefault="00942A2B" w:rsidP="00ED2292">
            <w:pPr>
              <w:rPr>
                <w:sz w:val="20"/>
              </w:rPr>
            </w:pPr>
            <w:r w:rsidRPr="00BC46A4">
              <w:rPr>
                <w:sz w:val="20"/>
              </w:rPr>
              <w:t xml:space="preserve">Sum total of all Postpaid purchases by this Partner in the report period </w:t>
            </w:r>
            <w:ins w:id="1417" w:author="Andrew Wulff" w:date="2017-07-12T12:16:00Z">
              <w:r w:rsidR="00290280" w:rsidRPr="00BC46A4">
                <w:rPr>
                  <w:sz w:val="20"/>
                </w:rPr>
                <w:t>inclusive of any taxes</w:t>
              </w:r>
            </w:ins>
            <w:del w:id="1418" w:author="Andrew Wulff" w:date="2017-07-12T12:16:00Z">
              <w:r w:rsidRPr="00BC46A4" w:rsidDel="00290280">
                <w:rPr>
                  <w:sz w:val="20"/>
                </w:rPr>
                <w:delText>for Google applications</w:delText>
              </w:r>
            </w:del>
          </w:p>
        </w:tc>
        <w:tc>
          <w:tcPr>
            <w:tcW w:w="1013" w:type="dxa"/>
          </w:tcPr>
          <w:p w14:paraId="7B5572D1" w14:textId="77777777" w:rsidR="00942A2B" w:rsidRPr="00BC46A4" w:rsidRDefault="00942A2B" w:rsidP="00ED2292">
            <w:pPr>
              <w:rPr>
                <w:sz w:val="20"/>
              </w:rPr>
            </w:pPr>
            <w:r w:rsidRPr="00BC46A4">
              <w:rPr>
                <w:sz w:val="20"/>
              </w:rPr>
              <w:t>Amount</w:t>
            </w:r>
          </w:p>
        </w:tc>
      </w:tr>
      <w:tr w:rsidR="00942A2B" w:rsidRPr="00BC46A4" w14:paraId="290BCCBC" w14:textId="77777777" w:rsidTr="00942A2B">
        <w:trPr>
          <w:cantSplit/>
          <w:jc w:val="center"/>
        </w:trPr>
        <w:tc>
          <w:tcPr>
            <w:tcW w:w="1535" w:type="dxa"/>
          </w:tcPr>
          <w:p w14:paraId="08C5E216" w14:textId="77777777" w:rsidR="00942A2B" w:rsidRPr="00BC46A4" w:rsidRDefault="00942A2B" w:rsidP="00ED2292">
            <w:pPr>
              <w:rPr>
                <w:sz w:val="20"/>
              </w:rPr>
            </w:pPr>
            <w:r w:rsidRPr="00BC46A4">
              <w:rPr>
                <w:sz w:val="20"/>
              </w:rPr>
              <w:t>Postpaid Net Purchase Total</w:t>
            </w:r>
          </w:p>
        </w:tc>
        <w:tc>
          <w:tcPr>
            <w:tcW w:w="6148" w:type="dxa"/>
          </w:tcPr>
          <w:p w14:paraId="67549588" w14:textId="779E3D00" w:rsidR="00942A2B" w:rsidRPr="00BC46A4" w:rsidRDefault="00942A2B" w:rsidP="00ED2292">
            <w:pPr>
              <w:rPr>
                <w:sz w:val="20"/>
              </w:rPr>
            </w:pPr>
            <w:r w:rsidRPr="00BC46A4">
              <w:rPr>
                <w:sz w:val="20"/>
              </w:rPr>
              <w:t>Total revenue owing to the Partner based on the revenue share agreement in place for Postpaid transactions</w:t>
            </w:r>
            <w:ins w:id="1419" w:author="Andrew Wulff" w:date="2017-07-12T12:16:00Z">
              <w:r w:rsidR="00290280" w:rsidRPr="00BC46A4">
                <w:rPr>
                  <w:sz w:val="20"/>
                </w:rPr>
                <w:t xml:space="preserve"> inclusive of any taxes</w:t>
              </w:r>
            </w:ins>
            <w:r w:rsidRPr="00BC46A4">
              <w:rPr>
                <w:sz w:val="20"/>
              </w:rPr>
              <w:t>.</w:t>
            </w:r>
          </w:p>
        </w:tc>
        <w:tc>
          <w:tcPr>
            <w:tcW w:w="1013" w:type="dxa"/>
          </w:tcPr>
          <w:p w14:paraId="32F98263" w14:textId="77777777" w:rsidR="00942A2B" w:rsidRPr="00BC46A4" w:rsidRDefault="00942A2B" w:rsidP="00ED2292">
            <w:pPr>
              <w:rPr>
                <w:sz w:val="20"/>
              </w:rPr>
            </w:pPr>
            <w:r w:rsidRPr="00BC46A4">
              <w:rPr>
                <w:sz w:val="20"/>
              </w:rPr>
              <w:t>Amount</w:t>
            </w:r>
          </w:p>
        </w:tc>
      </w:tr>
      <w:tr w:rsidR="00942A2B" w:rsidRPr="00BC46A4" w14:paraId="5319A6B5" w14:textId="77777777" w:rsidTr="00942A2B">
        <w:trPr>
          <w:cantSplit/>
          <w:jc w:val="center"/>
        </w:trPr>
        <w:tc>
          <w:tcPr>
            <w:tcW w:w="1535" w:type="dxa"/>
          </w:tcPr>
          <w:p w14:paraId="44BA07B0" w14:textId="77777777" w:rsidR="00942A2B" w:rsidRPr="00BC46A4" w:rsidRDefault="00942A2B" w:rsidP="00ED2292">
            <w:pPr>
              <w:rPr>
                <w:sz w:val="20"/>
              </w:rPr>
            </w:pPr>
            <w:r w:rsidRPr="00BC46A4">
              <w:rPr>
                <w:sz w:val="20"/>
              </w:rPr>
              <w:t>Prepaid Purchase Count</w:t>
            </w:r>
          </w:p>
        </w:tc>
        <w:tc>
          <w:tcPr>
            <w:tcW w:w="6148" w:type="dxa"/>
          </w:tcPr>
          <w:p w14:paraId="2FC5B80A" w14:textId="77777777" w:rsidR="00942A2B" w:rsidRPr="00BC46A4" w:rsidRDefault="00942A2B" w:rsidP="00ED2292">
            <w:pPr>
              <w:rPr>
                <w:sz w:val="20"/>
              </w:rPr>
            </w:pPr>
            <w:r w:rsidRPr="00BC46A4">
              <w:rPr>
                <w:sz w:val="20"/>
              </w:rPr>
              <w:t xml:space="preserve">Number of Prepaid purchase requests successfully processed for this Partner in the report period </w:t>
            </w:r>
          </w:p>
        </w:tc>
        <w:tc>
          <w:tcPr>
            <w:tcW w:w="1013" w:type="dxa"/>
          </w:tcPr>
          <w:p w14:paraId="4F322DF3" w14:textId="77777777" w:rsidR="00942A2B" w:rsidRPr="00BC46A4" w:rsidRDefault="00942A2B" w:rsidP="00ED2292">
            <w:pPr>
              <w:rPr>
                <w:sz w:val="20"/>
              </w:rPr>
            </w:pPr>
            <w:r w:rsidRPr="00BC46A4">
              <w:rPr>
                <w:sz w:val="20"/>
              </w:rPr>
              <w:t>Number</w:t>
            </w:r>
          </w:p>
        </w:tc>
      </w:tr>
      <w:tr w:rsidR="00942A2B" w:rsidRPr="00BC46A4" w14:paraId="19A0556D" w14:textId="77777777" w:rsidTr="00942A2B">
        <w:trPr>
          <w:cantSplit/>
          <w:jc w:val="center"/>
        </w:trPr>
        <w:tc>
          <w:tcPr>
            <w:tcW w:w="1535" w:type="dxa"/>
          </w:tcPr>
          <w:p w14:paraId="1A1D4905" w14:textId="77777777" w:rsidR="00942A2B" w:rsidRPr="00BC46A4" w:rsidRDefault="00942A2B" w:rsidP="00ED2292">
            <w:pPr>
              <w:rPr>
                <w:sz w:val="20"/>
              </w:rPr>
            </w:pPr>
            <w:r w:rsidRPr="00BC46A4">
              <w:rPr>
                <w:sz w:val="20"/>
              </w:rPr>
              <w:t>Prepaid Gross Purchase Total</w:t>
            </w:r>
          </w:p>
        </w:tc>
        <w:tc>
          <w:tcPr>
            <w:tcW w:w="6148" w:type="dxa"/>
          </w:tcPr>
          <w:p w14:paraId="7087016E" w14:textId="1C5CB580" w:rsidR="00942A2B" w:rsidRPr="00BC46A4" w:rsidRDefault="00942A2B" w:rsidP="00ED2292">
            <w:pPr>
              <w:rPr>
                <w:sz w:val="20"/>
              </w:rPr>
            </w:pPr>
            <w:r w:rsidRPr="00BC46A4">
              <w:rPr>
                <w:sz w:val="20"/>
              </w:rPr>
              <w:t>Sum total of all Prepaid purchases by this Partner in the report period</w:t>
            </w:r>
            <w:ins w:id="1420" w:author="Andrew Wulff" w:date="2017-07-12T12:16:00Z">
              <w:r w:rsidR="00290280" w:rsidRPr="00BC46A4">
                <w:rPr>
                  <w:sz w:val="20"/>
                </w:rPr>
                <w:t xml:space="preserve"> inclusive of any taxes</w:t>
              </w:r>
            </w:ins>
            <w:r w:rsidRPr="00BC46A4">
              <w:rPr>
                <w:sz w:val="20"/>
              </w:rPr>
              <w:t xml:space="preserve"> </w:t>
            </w:r>
          </w:p>
        </w:tc>
        <w:tc>
          <w:tcPr>
            <w:tcW w:w="1013" w:type="dxa"/>
          </w:tcPr>
          <w:p w14:paraId="064ED725" w14:textId="77777777" w:rsidR="00942A2B" w:rsidRPr="00BC46A4" w:rsidRDefault="00942A2B" w:rsidP="00ED2292">
            <w:pPr>
              <w:rPr>
                <w:sz w:val="20"/>
              </w:rPr>
            </w:pPr>
            <w:r w:rsidRPr="00BC46A4">
              <w:rPr>
                <w:sz w:val="20"/>
              </w:rPr>
              <w:t>Amount</w:t>
            </w:r>
          </w:p>
        </w:tc>
      </w:tr>
      <w:tr w:rsidR="00942A2B" w:rsidRPr="00BC46A4" w14:paraId="299A1941" w14:textId="77777777" w:rsidTr="00942A2B">
        <w:trPr>
          <w:cantSplit/>
          <w:jc w:val="center"/>
        </w:trPr>
        <w:tc>
          <w:tcPr>
            <w:tcW w:w="1535" w:type="dxa"/>
          </w:tcPr>
          <w:p w14:paraId="36F9E5CE" w14:textId="77777777" w:rsidR="00942A2B" w:rsidRPr="00BC46A4" w:rsidRDefault="00942A2B" w:rsidP="00ED2292">
            <w:pPr>
              <w:rPr>
                <w:sz w:val="20"/>
              </w:rPr>
            </w:pPr>
            <w:r w:rsidRPr="00BC46A4">
              <w:rPr>
                <w:sz w:val="20"/>
              </w:rPr>
              <w:t>Prepaid Net Purchase Total</w:t>
            </w:r>
          </w:p>
        </w:tc>
        <w:tc>
          <w:tcPr>
            <w:tcW w:w="6148" w:type="dxa"/>
          </w:tcPr>
          <w:p w14:paraId="775CC905" w14:textId="771E8E5F" w:rsidR="00942A2B" w:rsidRPr="00BC46A4" w:rsidRDefault="00942A2B" w:rsidP="00ED2292">
            <w:pPr>
              <w:rPr>
                <w:sz w:val="20"/>
              </w:rPr>
            </w:pPr>
            <w:r w:rsidRPr="00BC46A4">
              <w:rPr>
                <w:sz w:val="20"/>
              </w:rPr>
              <w:t>Total revenue owing to the Partner based on the revenue share agreement in place for Prepaid transactions</w:t>
            </w:r>
            <w:ins w:id="1421" w:author="Andrew Wulff" w:date="2017-07-12T12:16:00Z">
              <w:r w:rsidR="00290280" w:rsidRPr="00BC46A4">
                <w:rPr>
                  <w:sz w:val="20"/>
                </w:rPr>
                <w:t xml:space="preserve"> inclusive of any taxes</w:t>
              </w:r>
            </w:ins>
            <w:r w:rsidRPr="00BC46A4">
              <w:rPr>
                <w:sz w:val="20"/>
              </w:rPr>
              <w:t>.</w:t>
            </w:r>
          </w:p>
        </w:tc>
        <w:tc>
          <w:tcPr>
            <w:tcW w:w="1013" w:type="dxa"/>
          </w:tcPr>
          <w:p w14:paraId="3D98CA6A" w14:textId="77777777" w:rsidR="00942A2B" w:rsidRPr="00BC46A4" w:rsidRDefault="00942A2B" w:rsidP="00ED2292">
            <w:pPr>
              <w:rPr>
                <w:sz w:val="20"/>
              </w:rPr>
            </w:pPr>
            <w:r w:rsidRPr="00BC46A4">
              <w:rPr>
                <w:sz w:val="20"/>
              </w:rPr>
              <w:t>Amount</w:t>
            </w:r>
          </w:p>
        </w:tc>
      </w:tr>
      <w:tr w:rsidR="00942A2B" w:rsidRPr="00BC46A4" w14:paraId="2643AF45" w14:textId="77777777" w:rsidTr="00942A2B">
        <w:trPr>
          <w:cantSplit/>
          <w:jc w:val="center"/>
        </w:trPr>
        <w:tc>
          <w:tcPr>
            <w:tcW w:w="1535" w:type="dxa"/>
          </w:tcPr>
          <w:p w14:paraId="17C796CD" w14:textId="77777777" w:rsidR="00942A2B" w:rsidRPr="00BC46A4" w:rsidRDefault="00942A2B" w:rsidP="00ED2292">
            <w:pPr>
              <w:rPr>
                <w:sz w:val="20"/>
              </w:rPr>
            </w:pPr>
            <w:r w:rsidRPr="00BC46A4">
              <w:rPr>
                <w:sz w:val="20"/>
              </w:rPr>
              <w:t>Refund Count</w:t>
            </w:r>
          </w:p>
        </w:tc>
        <w:tc>
          <w:tcPr>
            <w:tcW w:w="6148" w:type="dxa"/>
          </w:tcPr>
          <w:p w14:paraId="5EF0F530" w14:textId="77777777" w:rsidR="00942A2B" w:rsidRPr="00BC46A4" w:rsidRDefault="00942A2B" w:rsidP="00ED2292">
            <w:pPr>
              <w:rPr>
                <w:sz w:val="20"/>
              </w:rPr>
            </w:pPr>
            <w:r w:rsidRPr="00BC46A4">
              <w:rPr>
                <w:sz w:val="20"/>
              </w:rPr>
              <w:t>Number of refund requests successfully processed for this Partner in the report period.</w:t>
            </w:r>
          </w:p>
        </w:tc>
        <w:tc>
          <w:tcPr>
            <w:tcW w:w="1013" w:type="dxa"/>
          </w:tcPr>
          <w:p w14:paraId="5CFB0D8D" w14:textId="77777777" w:rsidR="00942A2B" w:rsidRPr="00BC46A4" w:rsidRDefault="00942A2B" w:rsidP="00ED2292">
            <w:pPr>
              <w:rPr>
                <w:sz w:val="20"/>
              </w:rPr>
            </w:pPr>
            <w:r w:rsidRPr="00BC46A4">
              <w:rPr>
                <w:sz w:val="20"/>
              </w:rPr>
              <w:t>Number</w:t>
            </w:r>
          </w:p>
        </w:tc>
      </w:tr>
      <w:tr w:rsidR="00942A2B" w:rsidRPr="00BC46A4" w14:paraId="5B94ADCE" w14:textId="77777777" w:rsidTr="00942A2B">
        <w:trPr>
          <w:cantSplit/>
          <w:jc w:val="center"/>
        </w:trPr>
        <w:tc>
          <w:tcPr>
            <w:tcW w:w="1535" w:type="dxa"/>
          </w:tcPr>
          <w:p w14:paraId="0DA7A3C4" w14:textId="77777777" w:rsidR="00942A2B" w:rsidRPr="00BC46A4" w:rsidRDefault="00942A2B" w:rsidP="00ED2292">
            <w:pPr>
              <w:rPr>
                <w:sz w:val="20"/>
              </w:rPr>
            </w:pPr>
            <w:r w:rsidRPr="00BC46A4">
              <w:rPr>
                <w:sz w:val="20"/>
              </w:rPr>
              <w:t>Gross Refund Total</w:t>
            </w:r>
          </w:p>
        </w:tc>
        <w:tc>
          <w:tcPr>
            <w:tcW w:w="6148" w:type="dxa"/>
          </w:tcPr>
          <w:p w14:paraId="7342446E" w14:textId="050AFC34" w:rsidR="00942A2B" w:rsidRPr="00BC46A4" w:rsidRDefault="00942A2B" w:rsidP="00ED2292">
            <w:pPr>
              <w:rPr>
                <w:sz w:val="20"/>
              </w:rPr>
            </w:pPr>
            <w:r w:rsidRPr="00BC46A4">
              <w:rPr>
                <w:sz w:val="20"/>
              </w:rPr>
              <w:t>Sum Total of all refunds in the reporting period</w:t>
            </w:r>
            <w:ins w:id="1422" w:author="Andrew Wulff" w:date="2017-07-12T12:16:00Z">
              <w:r w:rsidR="00290280" w:rsidRPr="00BC46A4">
                <w:rPr>
                  <w:sz w:val="20"/>
                </w:rPr>
                <w:t xml:space="preserve"> inclusive of any taxes</w:t>
              </w:r>
            </w:ins>
          </w:p>
          <w:p w14:paraId="504832EF" w14:textId="77777777" w:rsidR="00942A2B" w:rsidRPr="00BC46A4" w:rsidRDefault="00942A2B" w:rsidP="00ED2292">
            <w:pPr>
              <w:rPr>
                <w:sz w:val="20"/>
              </w:rPr>
            </w:pPr>
          </w:p>
        </w:tc>
        <w:tc>
          <w:tcPr>
            <w:tcW w:w="1013" w:type="dxa"/>
          </w:tcPr>
          <w:p w14:paraId="7CD6E824" w14:textId="77777777" w:rsidR="00942A2B" w:rsidRPr="00BC46A4" w:rsidRDefault="00942A2B" w:rsidP="00ED2292">
            <w:pPr>
              <w:rPr>
                <w:sz w:val="20"/>
              </w:rPr>
            </w:pPr>
            <w:r w:rsidRPr="00BC46A4">
              <w:rPr>
                <w:sz w:val="20"/>
              </w:rPr>
              <w:t>Amount</w:t>
            </w:r>
          </w:p>
        </w:tc>
      </w:tr>
      <w:tr w:rsidR="00942A2B" w:rsidRPr="00BC46A4" w14:paraId="48CB97AD" w14:textId="77777777" w:rsidTr="00942A2B">
        <w:trPr>
          <w:cantSplit/>
          <w:jc w:val="center"/>
        </w:trPr>
        <w:tc>
          <w:tcPr>
            <w:tcW w:w="1535" w:type="dxa"/>
          </w:tcPr>
          <w:p w14:paraId="71DC9412" w14:textId="77777777" w:rsidR="00942A2B" w:rsidRPr="00BC46A4" w:rsidRDefault="00942A2B" w:rsidP="00ED2292">
            <w:pPr>
              <w:rPr>
                <w:sz w:val="20"/>
              </w:rPr>
            </w:pPr>
            <w:r w:rsidRPr="00BC46A4">
              <w:rPr>
                <w:sz w:val="20"/>
              </w:rPr>
              <w:t>Net Refund Total</w:t>
            </w:r>
          </w:p>
        </w:tc>
        <w:tc>
          <w:tcPr>
            <w:tcW w:w="6148" w:type="dxa"/>
          </w:tcPr>
          <w:p w14:paraId="6D6FE35B" w14:textId="0FD8C1C0" w:rsidR="00942A2B" w:rsidRPr="00BC46A4" w:rsidRDefault="00942A2B" w:rsidP="00ED2292">
            <w:pPr>
              <w:rPr>
                <w:sz w:val="20"/>
              </w:rPr>
            </w:pPr>
            <w:r w:rsidRPr="00BC46A4">
              <w:rPr>
                <w:sz w:val="20"/>
              </w:rPr>
              <w:t>Sum total owed by the Partner to the operator based on the revenue sharing agreement in place</w:t>
            </w:r>
            <w:ins w:id="1423" w:author="Andrew Wulff" w:date="2017-07-12T12:17:00Z">
              <w:r w:rsidR="00290280" w:rsidRPr="00BC46A4">
                <w:rPr>
                  <w:sz w:val="20"/>
                </w:rPr>
                <w:t xml:space="preserve"> inclusive of any taxes</w:t>
              </w:r>
            </w:ins>
            <w:r w:rsidRPr="00BC46A4">
              <w:rPr>
                <w:sz w:val="20"/>
              </w:rPr>
              <w:t>.</w:t>
            </w:r>
          </w:p>
        </w:tc>
        <w:tc>
          <w:tcPr>
            <w:tcW w:w="1013" w:type="dxa"/>
          </w:tcPr>
          <w:p w14:paraId="78720235" w14:textId="77777777" w:rsidR="00942A2B" w:rsidRPr="00BC46A4" w:rsidRDefault="00942A2B" w:rsidP="00ED2292">
            <w:pPr>
              <w:rPr>
                <w:sz w:val="20"/>
              </w:rPr>
            </w:pPr>
            <w:r w:rsidRPr="00BC46A4">
              <w:rPr>
                <w:sz w:val="20"/>
              </w:rPr>
              <w:t>Amount</w:t>
            </w:r>
          </w:p>
        </w:tc>
      </w:tr>
      <w:tr w:rsidR="00942A2B" w:rsidRPr="00BC46A4" w14:paraId="396C6368" w14:textId="77777777" w:rsidTr="00942A2B">
        <w:trPr>
          <w:cantSplit/>
          <w:jc w:val="center"/>
        </w:trPr>
        <w:tc>
          <w:tcPr>
            <w:tcW w:w="1535" w:type="dxa"/>
          </w:tcPr>
          <w:p w14:paraId="2F687EED" w14:textId="77777777" w:rsidR="00942A2B" w:rsidRPr="00BC46A4" w:rsidRDefault="00942A2B" w:rsidP="00ED2292">
            <w:pPr>
              <w:rPr>
                <w:sz w:val="20"/>
              </w:rPr>
            </w:pPr>
            <w:r w:rsidRPr="00BC46A4">
              <w:rPr>
                <w:sz w:val="20"/>
              </w:rPr>
              <w:t>Postpaid/Prepaid Classification</w:t>
            </w:r>
          </w:p>
        </w:tc>
        <w:tc>
          <w:tcPr>
            <w:tcW w:w="6148" w:type="dxa"/>
          </w:tcPr>
          <w:p w14:paraId="56DA03DE" w14:textId="77777777" w:rsidR="00942A2B" w:rsidRPr="00BC46A4" w:rsidRDefault="00942A2B" w:rsidP="00ED2292">
            <w:pPr>
              <w:rPr>
                <w:sz w:val="20"/>
              </w:rPr>
            </w:pPr>
            <w:r w:rsidRPr="00BC46A4">
              <w:rPr>
                <w:sz w:val="20"/>
              </w:rPr>
              <w:t>This section shows a breakdown of the Postpaid and Prepaid Refunds.  This row is just a label for this section and doesn’t contain any details</w:t>
            </w:r>
          </w:p>
        </w:tc>
        <w:tc>
          <w:tcPr>
            <w:tcW w:w="1013" w:type="dxa"/>
          </w:tcPr>
          <w:p w14:paraId="04D34E38" w14:textId="77777777" w:rsidR="00942A2B" w:rsidRPr="00BC46A4" w:rsidRDefault="00942A2B" w:rsidP="00ED2292">
            <w:pPr>
              <w:rPr>
                <w:sz w:val="20"/>
              </w:rPr>
            </w:pPr>
            <w:r w:rsidRPr="00BC46A4">
              <w:rPr>
                <w:sz w:val="20"/>
              </w:rPr>
              <w:t>N/A</w:t>
            </w:r>
          </w:p>
        </w:tc>
      </w:tr>
      <w:tr w:rsidR="00942A2B" w:rsidRPr="00BC46A4" w14:paraId="5BF484DA" w14:textId="77777777" w:rsidTr="00942A2B">
        <w:trPr>
          <w:cantSplit/>
          <w:jc w:val="center"/>
        </w:trPr>
        <w:tc>
          <w:tcPr>
            <w:tcW w:w="1535" w:type="dxa"/>
          </w:tcPr>
          <w:p w14:paraId="0E2E54F1" w14:textId="77777777" w:rsidR="00942A2B" w:rsidRPr="00BC46A4" w:rsidRDefault="00942A2B" w:rsidP="00ED2292">
            <w:pPr>
              <w:rPr>
                <w:sz w:val="20"/>
              </w:rPr>
            </w:pPr>
            <w:r w:rsidRPr="00BC46A4">
              <w:rPr>
                <w:sz w:val="20"/>
              </w:rPr>
              <w:t>Postpaid Refund Count</w:t>
            </w:r>
          </w:p>
        </w:tc>
        <w:tc>
          <w:tcPr>
            <w:tcW w:w="6148" w:type="dxa"/>
          </w:tcPr>
          <w:p w14:paraId="227D51F5" w14:textId="77777777" w:rsidR="00942A2B" w:rsidRPr="00BC46A4" w:rsidRDefault="00942A2B" w:rsidP="00ED2292">
            <w:pPr>
              <w:rPr>
                <w:sz w:val="20"/>
              </w:rPr>
            </w:pPr>
            <w:r w:rsidRPr="00BC46A4">
              <w:rPr>
                <w:sz w:val="20"/>
              </w:rPr>
              <w:t xml:space="preserve">Number of Postpaid Refund requests successfully processed for this Partner in the report period </w:t>
            </w:r>
          </w:p>
        </w:tc>
        <w:tc>
          <w:tcPr>
            <w:tcW w:w="1013" w:type="dxa"/>
          </w:tcPr>
          <w:p w14:paraId="3CBDE485" w14:textId="77777777" w:rsidR="00942A2B" w:rsidRPr="00BC46A4" w:rsidRDefault="00942A2B" w:rsidP="00ED2292">
            <w:pPr>
              <w:rPr>
                <w:sz w:val="20"/>
              </w:rPr>
            </w:pPr>
            <w:r w:rsidRPr="00BC46A4">
              <w:rPr>
                <w:sz w:val="20"/>
              </w:rPr>
              <w:t>Number</w:t>
            </w:r>
          </w:p>
        </w:tc>
      </w:tr>
      <w:tr w:rsidR="00942A2B" w:rsidRPr="00BC46A4" w14:paraId="78757E00" w14:textId="77777777" w:rsidTr="00942A2B">
        <w:trPr>
          <w:cantSplit/>
          <w:jc w:val="center"/>
        </w:trPr>
        <w:tc>
          <w:tcPr>
            <w:tcW w:w="1535" w:type="dxa"/>
          </w:tcPr>
          <w:p w14:paraId="4E99846C" w14:textId="77777777" w:rsidR="00942A2B" w:rsidRPr="00BC46A4" w:rsidRDefault="00942A2B" w:rsidP="00ED2292">
            <w:pPr>
              <w:rPr>
                <w:sz w:val="20"/>
              </w:rPr>
            </w:pPr>
            <w:r w:rsidRPr="00BC46A4">
              <w:rPr>
                <w:sz w:val="20"/>
              </w:rPr>
              <w:t>Postpaid Gross Refund Total</w:t>
            </w:r>
          </w:p>
        </w:tc>
        <w:tc>
          <w:tcPr>
            <w:tcW w:w="6148" w:type="dxa"/>
          </w:tcPr>
          <w:p w14:paraId="4F361952" w14:textId="16FCE9ED" w:rsidR="00942A2B" w:rsidRPr="00BC46A4" w:rsidRDefault="00942A2B" w:rsidP="00ED2292">
            <w:pPr>
              <w:rPr>
                <w:sz w:val="20"/>
              </w:rPr>
            </w:pPr>
            <w:r w:rsidRPr="00BC46A4">
              <w:rPr>
                <w:sz w:val="20"/>
              </w:rPr>
              <w:t xml:space="preserve">Sum total of all Postpaid Refunds by this Partner in the report period </w:t>
            </w:r>
            <w:ins w:id="1424" w:author="Andrew Wulff" w:date="2017-07-12T12:17:00Z">
              <w:r w:rsidR="00290280" w:rsidRPr="00BC46A4">
                <w:rPr>
                  <w:sz w:val="20"/>
                </w:rPr>
                <w:t>in</w:t>
              </w:r>
              <w:r w:rsidR="00290280" w:rsidRPr="00BC46A4">
                <w:rPr>
                  <w:sz w:val="20"/>
                  <w:rPrChange w:id="1425" w:author="Andrew Wulff" w:date="2017-09-21T17:16:00Z">
                    <w:rPr>
                      <w:sz w:val="20"/>
                      <w:highlight w:val="green"/>
                    </w:rPr>
                  </w:rPrChange>
                </w:rPr>
                <w:t>clusive</w:t>
              </w:r>
              <w:r w:rsidR="00290280" w:rsidRPr="00BC46A4">
                <w:rPr>
                  <w:sz w:val="20"/>
                </w:rPr>
                <w:t xml:space="preserve"> of any taxes</w:t>
              </w:r>
            </w:ins>
            <w:del w:id="1426" w:author="Andrew Wulff" w:date="2017-07-12T12:17:00Z">
              <w:r w:rsidRPr="00BC46A4" w:rsidDel="00290280">
                <w:rPr>
                  <w:sz w:val="20"/>
                </w:rPr>
                <w:delText>for Google applications</w:delText>
              </w:r>
            </w:del>
          </w:p>
        </w:tc>
        <w:tc>
          <w:tcPr>
            <w:tcW w:w="1013" w:type="dxa"/>
          </w:tcPr>
          <w:p w14:paraId="69763FAB" w14:textId="77777777" w:rsidR="00942A2B" w:rsidRPr="00BC46A4" w:rsidRDefault="00942A2B" w:rsidP="00ED2292">
            <w:pPr>
              <w:rPr>
                <w:sz w:val="20"/>
              </w:rPr>
            </w:pPr>
            <w:r w:rsidRPr="00BC46A4">
              <w:rPr>
                <w:sz w:val="20"/>
              </w:rPr>
              <w:t>Amount</w:t>
            </w:r>
          </w:p>
        </w:tc>
      </w:tr>
      <w:tr w:rsidR="00942A2B" w:rsidRPr="00BC46A4" w14:paraId="72F13EB0" w14:textId="77777777" w:rsidTr="00942A2B">
        <w:trPr>
          <w:cantSplit/>
          <w:jc w:val="center"/>
        </w:trPr>
        <w:tc>
          <w:tcPr>
            <w:tcW w:w="1535" w:type="dxa"/>
          </w:tcPr>
          <w:p w14:paraId="4E6FC201" w14:textId="77777777" w:rsidR="00942A2B" w:rsidRPr="00BC46A4" w:rsidRDefault="00942A2B" w:rsidP="00ED2292">
            <w:pPr>
              <w:rPr>
                <w:sz w:val="20"/>
              </w:rPr>
            </w:pPr>
            <w:r w:rsidRPr="00BC46A4">
              <w:rPr>
                <w:sz w:val="20"/>
              </w:rPr>
              <w:t>Postpaid Net Refund Total</w:t>
            </w:r>
          </w:p>
        </w:tc>
        <w:tc>
          <w:tcPr>
            <w:tcW w:w="6148" w:type="dxa"/>
          </w:tcPr>
          <w:p w14:paraId="365345B2" w14:textId="42F23C56" w:rsidR="00942A2B" w:rsidRPr="00BC46A4" w:rsidRDefault="00942A2B" w:rsidP="00ED2292">
            <w:pPr>
              <w:rPr>
                <w:sz w:val="20"/>
              </w:rPr>
            </w:pPr>
            <w:r w:rsidRPr="00BC46A4">
              <w:rPr>
                <w:sz w:val="20"/>
              </w:rPr>
              <w:t>Sum total owed by the Partner to the operator based on the revenue sharing agreement in place for Postpaid transactions</w:t>
            </w:r>
            <w:ins w:id="1427" w:author="Andrew Wulff" w:date="2017-07-12T12:18:00Z">
              <w:r w:rsidR="00290280" w:rsidRPr="00BC46A4">
                <w:rPr>
                  <w:sz w:val="20"/>
                </w:rPr>
                <w:t xml:space="preserve"> inclusive of any taxes</w:t>
              </w:r>
            </w:ins>
            <w:r w:rsidRPr="00BC46A4">
              <w:rPr>
                <w:sz w:val="20"/>
              </w:rPr>
              <w:t>.</w:t>
            </w:r>
          </w:p>
        </w:tc>
        <w:tc>
          <w:tcPr>
            <w:tcW w:w="1013" w:type="dxa"/>
          </w:tcPr>
          <w:p w14:paraId="33A59927" w14:textId="77777777" w:rsidR="00942A2B" w:rsidRPr="00BC46A4" w:rsidRDefault="00942A2B" w:rsidP="00ED2292">
            <w:pPr>
              <w:rPr>
                <w:sz w:val="20"/>
              </w:rPr>
            </w:pPr>
            <w:r w:rsidRPr="00BC46A4">
              <w:rPr>
                <w:sz w:val="20"/>
              </w:rPr>
              <w:t>Amount</w:t>
            </w:r>
          </w:p>
        </w:tc>
      </w:tr>
      <w:tr w:rsidR="00942A2B" w:rsidRPr="00BC46A4" w14:paraId="2AAA1D44" w14:textId="77777777" w:rsidTr="00942A2B">
        <w:trPr>
          <w:cantSplit/>
          <w:jc w:val="center"/>
        </w:trPr>
        <w:tc>
          <w:tcPr>
            <w:tcW w:w="1535" w:type="dxa"/>
          </w:tcPr>
          <w:p w14:paraId="2BFED7C1" w14:textId="77777777" w:rsidR="00942A2B" w:rsidRPr="00BC46A4" w:rsidRDefault="00942A2B" w:rsidP="00ED2292">
            <w:pPr>
              <w:rPr>
                <w:sz w:val="20"/>
              </w:rPr>
            </w:pPr>
            <w:r w:rsidRPr="00BC46A4">
              <w:rPr>
                <w:sz w:val="20"/>
              </w:rPr>
              <w:t>Prepaid Refund Count</w:t>
            </w:r>
          </w:p>
        </w:tc>
        <w:tc>
          <w:tcPr>
            <w:tcW w:w="6148" w:type="dxa"/>
          </w:tcPr>
          <w:p w14:paraId="6AA7DDA7" w14:textId="77777777" w:rsidR="00942A2B" w:rsidRPr="00BC46A4" w:rsidRDefault="00942A2B" w:rsidP="00ED2292">
            <w:pPr>
              <w:rPr>
                <w:sz w:val="20"/>
              </w:rPr>
            </w:pPr>
            <w:r w:rsidRPr="00BC46A4">
              <w:rPr>
                <w:sz w:val="20"/>
              </w:rPr>
              <w:t xml:space="preserve">Number of Prepaid purchase requests successfully processed for this Partner in the report period </w:t>
            </w:r>
          </w:p>
        </w:tc>
        <w:tc>
          <w:tcPr>
            <w:tcW w:w="1013" w:type="dxa"/>
          </w:tcPr>
          <w:p w14:paraId="44EF4801" w14:textId="77777777" w:rsidR="00942A2B" w:rsidRPr="00BC46A4" w:rsidRDefault="00942A2B" w:rsidP="00ED2292">
            <w:pPr>
              <w:rPr>
                <w:sz w:val="20"/>
              </w:rPr>
            </w:pPr>
            <w:r w:rsidRPr="00BC46A4">
              <w:rPr>
                <w:sz w:val="20"/>
              </w:rPr>
              <w:t>Number</w:t>
            </w:r>
          </w:p>
        </w:tc>
      </w:tr>
      <w:tr w:rsidR="00942A2B" w:rsidRPr="00BC46A4" w14:paraId="24313948" w14:textId="77777777" w:rsidTr="00942A2B">
        <w:trPr>
          <w:cantSplit/>
          <w:jc w:val="center"/>
        </w:trPr>
        <w:tc>
          <w:tcPr>
            <w:tcW w:w="1535" w:type="dxa"/>
          </w:tcPr>
          <w:p w14:paraId="5B317771" w14:textId="77777777" w:rsidR="00942A2B" w:rsidRPr="00BC46A4" w:rsidRDefault="00942A2B" w:rsidP="00ED2292">
            <w:pPr>
              <w:rPr>
                <w:sz w:val="20"/>
              </w:rPr>
            </w:pPr>
            <w:r w:rsidRPr="00BC46A4">
              <w:rPr>
                <w:sz w:val="20"/>
              </w:rPr>
              <w:t>Prepaid Gross Refund Total</w:t>
            </w:r>
          </w:p>
        </w:tc>
        <w:tc>
          <w:tcPr>
            <w:tcW w:w="6148" w:type="dxa"/>
          </w:tcPr>
          <w:p w14:paraId="13C01DAB" w14:textId="62018EED" w:rsidR="00942A2B" w:rsidRPr="00BC46A4" w:rsidRDefault="00942A2B" w:rsidP="00ED2292">
            <w:pPr>
              <w:rPr>
                <w:sz w:val="20"/>
              </w:rPr>
            </w:pPr>
            <w:r w:rsidRPr="00BC46A4">
              <w:rPr>
                <w:sz w:val="20"/>
              </w:rPr>
              <w:t xml:space="preserve">Sum total of all Prepaid purchases by this Partner in the report period </w:t>
            </w:r>
            <w:ins w:id="1428" w:author="Andrew Wulff" w:date="2017-07-12T12:18:00Z">
              <w:r w:rsidR="00290280" w:rsidRPr="00BC46A4">
                <w:rPr>
                  <w:sz w:val="20"/>
                </w:rPr>
                <w:t>inclusive of any taxes</w:t>
              </w:r>
            </w:ins>
          </w:p>
        </w:tc>
        <w:tc>
          <w:tcPr>
            <w:tcW w:w="1013" w:type="dxa"/>
          </w:tcPr>
          <w:p w14:paraId="4C3EE703" w14:textId="77777777" w:rsidR="00942A2B" w:rsidRPr="00BC46A4" w:rsidRDefault="00942A2B" w:rsidP="00ED2292">
            <w:pPr>
              <w:rPr>
                <w:sz w:val="20"/>
              </w:rPr>
            </w:pPr>
            <w:r w:rsidRPr="00BC46A4">
              <w:rPr>
                <w:sz w:val="20"/>
              </w:rPr>
              <w:t>Amount</w:t>
            </w:r>
          </w:p>
        </w:tc>
      </w:tr>
      <w:tr w:rsidR="00942A2B" w:rsidRPr="00BC46A4" w14:paraId="0CF438BC" w14:textId="77777777" w:rsidTr="00942A2B">
        <w:trPr>
          <w:cantSplit/>
          <w:jc w:val="center"/>
        </w:trPr>
        <w:tc>
          <w:tcPr>
            <w:tcW w:w="1535" w:type="dxa"/>
          </w:tcPr>
          <w:p w14:paraId="0F6F34CF" w14:textId="77777777" w:rsidR="00942A2B" w:rsidRPr="00BC46A4" w:rsidRDefault="00942A2B" w:rsidP="00ED2292">
            <w:pPr>
              <w:rPr>
                <w:sz w:val="20"/>
              </w:rPr>
            </w:pPr>
            <w:r w:rsidRPr="00BC46A4">
              <w:rPr>
                <w:sz w:val="20"/>
              </w:rPr>
              <w:t>Prepaid Net Refund Total</w:t>
            </w:r>
          </w:p>
        </w:tc>
        <w:tc>
          <w:tcPr>
            <w:tcW w:w="6148" w:type="dxa"/>
          </w:tcPr>
          <w:p w14:paraId="7B5CE6E5" w14:textId="345CF2D6" w:rsidR="00942A2B" w:rsidRPr="00BC46A4" w:rsidRDefault="00942A2B" w:rsidP="00ED2292">
            <w:pPr>
              <w:rPr>
                <w:sz w:val="20"/>
              </w:rPr>
            </w:pPr>
            <w:r w:rsidRPr="00BC46A4">
              <w:rPr>
                <w:sz w:val="20"/>
              </w:rPr>
              <w:t>Sum total owed by the Partner to the operator based on the revenue sharing agreement in place for Prepaid transactions</w:t>
            </w:r>
            <w:ins w:id="1429" w:author="Andrew Wulff" w:date="2017-07-12T12:18:00Z">
              <w:r w:rsidR="00290280" w:rsidRPr="00BC46A4">
                <w:rPr>
                  <w:sz w:val="20"/>
                </w:rPr>
                <w:t xml:space="preserve"> inclusive of any taxes</w:t>
              </w:r>
            </w:ins>
            <w:r w:rsidRPr="00BC46A4">
              <w:rPr>
                <w:sz w:val="20"/>
              </w:rPr>
              <w:t>.</w:t>
            </w:r>
          </w:p>
        </w:tc>
        <w:tc>
          <w:tcPr>
            <w:tcW w:w="1013" w:type="dxa"/>
          </w:tcPr>
          <w:p w14:paraId="3612DEA5" w14:textId="77777777" w:rsidR="00942A2B" w:rsidRPr="00BC46A4" w:rsidRDefault="00942A2B" w:rsidP="00ED2292">
            <w:pPr>
              <w:rPr>
                <w:sz w:val="20"/>
              </w:rPr>
            </w:pPr>
            <w:r w:rsidRPr="00BC46A4">
              <w:rPr>
                <w:sz w:val="20"/>
              </w:rPr>
              <w:t>Amount</w:t>
            </w:r>
          </w:p>
        </w:tc>
      </w:tr>
      <w:tr w:rsidR="00942A2B" w:rsidRPr="002B1D2B" w14:paraId="772B2BCF" w14:textId="77777777" w:rsidTr="00942A2B">
        <w:trPr>
          <w:cantSplit/>
          <w:jc w:val="center"/>
        </w:trPr>
        <w:tc>
          <w:tcPr>
            <w:tcW w:w="1535" w:type="dxa"/>
          </w:tcPr>
          <w:p w14:paraId="10314124" w14:textId="77777777" w:rsidR="00942A2B" w:rsidRPr="00BC46A4" w:rsidRDefault="00942A2B" w:rsidP="00ED2292">
            <w:pPr>
              <w:rPr>
                <w:sz w:val="20"/>
              </w:rPr>
            </w:pPr>
            <w:r w:rsidRPr="00BC46A4">
              <w:rPr>
                <w:sz w:val="20"/>
              </w:rPr>
              <w:t>Net Settlement Amount</w:t>
            </w:r>
          </w:p>
        </w:tc>
        <w:tc>
          <w:tcPr>
            <w:tcW w:w="6148" w:type="dxa"/>
          </w:tcPr>
          <w:p w14:paraId="4C9CC86F" w14:textId="6BE12A7E" w:rsidR="00942A2B" w:rsidRPr="00BC46A4" w:rsidRDefault="00942A2B" w:rsidP="00ED2292">
            <w:pPr>
              <w:rPr>
                <w:sz w:val="20"/>
              </w:rPr>
            </w:pPr>
            <w:r w:rsidRPr="00BC46A4">
              <w:rPr>
                <w:sz w:val="20"/>
              </w:rPr>
              <w:t>Amount owed to the Partner (Net Purchase Total less Net Refund Total). A negative amount in this report indicates a payable by the Partner to the operator</w:t>
            </w:r>
            <w:ins w:id="1430" w:author="Andrew Wulff" w:date="2017-07-12T12:18:00Z">
              <w:r w:rsidR="00290280" w:rsidRPr="00BC46A4">
                <w:rPr>
                  <w:sz w:val="20"/>
                </w:rPr>
                <w:t xml:space="preserve"> inclusive of any taxes</w:t>
              </w:r>
            </w:ins>
            <w:r w:rsidRPr="00BC46A4">
              <w:rPr>
                <w:sz w:val="20"/>
              </w:rPr>
              <w:t>.</w:t>
            </w:r>
          </w:p>
        </w:tc>
        <w:tc>
          <w:tcPr>
            <w:tcW w:w="1013" w:type="dxa"/>
          </w:tcPr>
          <w:p w14:paraId="35C239AB" w14:textId="77777777" w:rsidR="00942A2B" w:rsidRPr="002B1D2B" w:rsidRDefault="00942A2B" w:rsidP="00ED2292">
            <w:pPr>
              <w:rPr>
                <w:sz w:val="20"/>
              </w:rPr>
            </w:pPr>
            <w:r w:rsidRPr="00BC46A4">
              <w:rPr>
                <w:sz w:val="20"/>
              </w:rPr>
              <w:t>Amount</w:t>
            </w:r>
          </w:p>
        </w:tc>
      </w:tr>
    </w:tbl>
    <w:p w14:paraId="1589FF45" w14:textId="77777777" w:rsidR="003E3F2C" w:rsidRDefault="003E3F2C" w:rsidP="00ED2292"/>
    <w:p w14:paraId="40DC66B2" w14:textId="77777777" w:rsidR="00027467" w:rsidRDefault="00027467" w:rsidP="00ED2292">
      <w:r w:rsidRPr="00027467">
        <w:t>Transaction Details: The report then includes a line item per transaction as follows:</w:t>
      </w:r>
    </w:p>
    <w:p w14:paraId="1D01980A" w14:textId="77777777" w:rsidR="00674D24" w:rsidRDefault="00674D24" w:rsidP="00ED229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201"/>
      </w:tblGrid>
      <w:tr w:rsidR="002B1D2B" w:rsidRPr="002B1D2B" w14:paraId="7FD5EDE4" w14:textId="77777777" w:rsidTr="002B1D2B">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1183D24C" w14:textId="77777777" w:rsidR="002B1D2B" w:rsidRPr="002B1D2B" w:rsidRDefault="002B1D2B" w:rsidP="002B1D2B">
            <w:pPr>
              <w:jc w:val="center"/>
              <w:rPr>
                <w:rFonts w:ascii="Arial" w:hAnsi="Arial" w:cs="Arial"/>
                <w:sz w:val="20"/>
              </w:rPr>
            </w:pPr>
            <w:r w:rsidRPr="002B1D2B">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09275B18" w14:textId="77777777" w:rsidR="002B1D2B" w:rsidRPr="002B1D2B" w:rsidRDefault="002B1D2B" w:rsidP="002B1D2B">
            <w:pPr>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45DE6503" w14:textId="77777777" w:rsidR="002B1D2B" w:rsidRPr="002B1D2B" w:rsidRDefault="002B1D2B" w:rsidP="002B1D2B">
            <w:pPr>
              <w:jc w:val="center"/>
              <w:rPr>
                <w:rFonts w:ascii="Arial" w:hAnsi="Arial" w:cs="Arial"/>
                <w:sz w:val="20"/>
              </w:rPr>
            </w:pPr>
            <w:r w:rsidRPr="002B1D2B">
              <w:rPr>
                <w:rFonts w:ascii="Arial" w:hAnsi="Arial" w:cs="Arial"/>
                <w:sz w:val="20"/>
              </w:rPr>
              <w:t>Type</w:t>
            </w:r>
          </w:p>
        </w:tc>
      </w:tr>
      <w:tr w:rsidR="00674D24" w:rsidRPr="002B1D2B" w14:paraId="1B9B1055" w14:textId="77777777" w:rsidTr="00A358B9">
        <w:trPr>
          <w:cantSplit/>
          <w:jc w:val="center"/>
        </w:trPr>
        <w:tc>
          <w:tcPr>
            <w:tcW w:w="1535" w:type="dxa"/>
          </w:tcPr>
          <w:p w14:paraId="02A930E0" w14:textId="7D8C46C7" w:rsidR="00674D24" w:rsidRPr="002B1D2B" w:rsidRDefault="00674D24" w:rsidP="00ED2292">
            <w:pPr>
              <w:rPr>
                <w:sz w:val="20"/>
              </w:rPr>
            </w:pPr>
            <w:r w:rsidRPr="002B1D2B">
              <w:rPr>
                <w:sz w:val="20"/>
              </w:rPr>
              <w:t>Date and Time</w:t>
            </w:r>
          </w:p>
        </w:tc>
        <w:tc>
          <w:tcPr>
            <w:tcW w:w="6148" w:type="dxa"/>
          </w:tcPr>
          <w:p w14:paraId="2FC4C5C9" w14:textId="0D0E6D85" w:rsidR="00674D24" w:rsidRPr="002B1D2B" w:rsidRDefault="00674D24" w:rsidP="00ED2292">
            <w:pPr>
              <w:rPr>
                <w:sz w:val="20"/>
              </w:rPr>
            </w:pPr>
            <w:r w:rsidRPr="002B1D2B">
              <w:rPr>
                <w:sz w:val="20"/>
              </w:rPr>
              <w:t>Time and date for this transaction (to 1 second granularity)</w:t>
            </w:r>
          </w:p>
        </w:tc>
        <w:tc>
          <w:tcPr>
            <w:tcW w:w="1013" w:type="dxa"/>
          </w:tcPr>
          <w:p w14:paraId="2AE483A5" w14:textId="113529CE" w:rsidR="00674D24" w:rsidRPr="002B1D2B" w:rsidRDefault="00A358B9" w:rsidP="00ED2292">
            <w:pPr>
              <w:rPr>
                <w:sz w:val="20"/>
              </w:rPr>
            </w:pPr>
            <w:r w:rsidRPr="002B1D2B">
              <w:rPr>
                <w:sz w:val="20"/>
              </w:rPr>
              <w:t>Date Time</w:t>
            </w:r>
          </w:p>
        </w:tc>
      </w:tr>
      <w:tr w:rsidR="00674D24" w:rsidRPr="00BC46A4" w14:paraId="716FBAB9" w14:textId="77777777" w:rsidTr="00A358B9">
        <w:trPr>
          <w:cantSplit/>
          <w:jc w:val="center"/>
        </w:trPr>
        <w:tc>
          <w:tcPr>
            <w:tcW w:w="1535" w:type="dxa"/>
          </w:tcPr>
          <w:p w14:paraId="26CE59FB" w14:textId="44996E00" w:rsidR="00674D24" w:rsidRPr="00BC46A4" w:rsidRDefault="00674D24" w:rsidP="00ED2292">
            <w:pPr>
              <w:rPr>
                <w:sz w:val="20"/>
              </w:rPr>
            </w:pPr>
            <w:r w:rsidRPr="00BC46A4">
              <w:rPr>
                <w:sz w:val="20"/>
              </w:rPr>
              <w:t>Transaction Type</w:t>
            </w:r>
          </w:p>
        </w:tc>
        <w:tc>
          <w:tcPr>
            <w:tcW w:w="6148" w:type="dxa"/>
          </w:tcPr>
          <w:p w14:paraId="555EC880" w14:textId="50AAD425" w:rsidR="00674D24" w:rsidRPr="00BC46A4" w:rsidRDefault="00674D24" w:rsidP="00ED2292">
            <w:pPr>
              <w:rPr>
                <w:sz w:val="20"/>
              </w:rPr>
            </w:pPr>
            <w:r w:rsidRPr="00BC46A4">
              <w:rPr>
                <w:sz w:val="20"/>
              </w:rPr>
              <w:t>Payment or Refund</w:t>
            </w:r>
          </w:p>
        </w:tc>
        <w:tc>
          <w:tcPr>
            <w:tcW w:w="1013" w:type="dxa"/>
          </w:tcPr>
          <w:p w14:paraId="303EB9EE" w14:textId="74CEEB94" w:rsidR="00674D24" w:rsidRPr="00BC46A4" w:rsidRDefault="00A358B9" w:rsidP="00ED2292">
            <w:pPr>
              <w:rPr>
                <w:sz w:val="20"/>
              </w:rPr>
            </w:pPr>
            <w:r w:rsidRPr="00BC46A4">
              <w:rPr>
                <w:sz w:val="20"/>
              </w:rPr>
              <w:t>String</w:t>
            </w:r>
          </w:p>
        </w:tc>
      </w:tr>
      <w:tr w:rsidR="00674D24" w:rsidRPr="00BC46A4" w14:paraId="246EF777" w14:textId="77777777" w:rsidTr="00A358B9">
        <w:trPr>
          <w:cantSplit/>
          <w:jc w:val="center"/>
        </w:trPr>
        <w:tc>
          <w:tcPr>
            <w:tcW w:w="1535" w:type="dxa"/>
          </w:tcPr>
          <w:p w14:paraId="665B2E2F" w14:textId="1A01C337" w:rsidR="00674D24" w:rsidRPr="00BC46A4" w:rsidRDefault="00674D24" w:rsidP="00ED2292">
            <w:pPr>
              <w:rPr>
                <w:sz w:val="20"/>
              </w:rPr>
            </w:pPr>
            <w:r w:rsidRPr="00BC46A4">
              <w:rPr>
                <w:sz w:val="20"/>
              </w:rPr>
              <w:t>Transaction ID</w:t>
            </w:r>
          </w:p>
        </w:tc>
        <w:tc>
          <w:tcPr>
            <w:tcW w:w="6148" w:type="dxa"/>
          </w:tcPr>
          <w:p w14:paraId="5307BF54" w14:textId="413087CC" w:rsidR="00674D24" w:rsidRPr="00BC46A4" w:rsidRDefault="00A358B9" w:rsidP="00ED2292">
            <w:pPr>
              <w:rPr>
                <w:sz w:val="20"/>
              </w:rPr>
            </w:pPr>
            <w:r w:rsidRPr="00BC46A4">
              <w:rPr>
                <w:sz w:val="20"/>
              </w:rPr>
              <w:t xml:space="preserve">PSEP </w:t>
            </w:r>
            <w:r w:rsidR="00674D24" w:rsidRPr="00BC46A4">
              <w:rPr>
                <w:sz w:val="20"/>
              </w:rPr>
              <w:t>Transaction ID (which would have been returned to the partner when the transaction was requested)</w:t>
            </w:r>
          </w:p>
        </w:tc>
        <w:tc>
          <w:tcPr>
            <w:tcW w:w="1013" w:type="dxa"/>
          </w:tcPr>
          <w:p w14:paraId="6B43D5D3" w14:textId="7DD680D6" w:rsidR="00674D24" w:rsidRPr="00BC46A4" w:rsidRDefault="00A358B9" w:rsidP="00ED2292">
            <w:pPr>
              <w:rPr>
                <w:sz w:val="20"/>
              </w:rPr>
            </w:pPr>
            <w:r w:rsidRPr="00BC46A4">
              <w:rPr>
                <w:sz w:val="20"/>
              </w:rPr>
              <w:t>String</w:t>
            </w:r>
          </w:p>
        </w:tc>
      </w:tr>
      <w:tr w:rsidR="00674D24" w:rsidRPr="00BC46A4" w14:paraId="15B2645E" w14:textId="77777777" w:rsidTr="00A358B9">
        <w:trPr>
          <w:cantSplit/>
          <w:jc w:val="center"/>
        </w:trPr>
        <w:tc>
          <w:tcPr>
            <w:tcW w:w="1535" w:type="dxa"/>
          </w:tcPr>
          <w:p w14:paraId="501854CA" w14:textId="365BB65D" w:rsidR="00674D24" w:rsidRPr="00BC46A4" w:rsidRDefault="00674D24" w:rsidP="00ED2292">
            <w:pPr>
              <w:rPr>
                <w:sz w:val="20"/>
              </w:rPr>
            </w:pPr>
            <w:r w:rsidRPr="00BC46A4">
              <w:rPr>
                <w:sz w:val="20"/>
              </w:rPr>
              <w:t>Transaction State</w:t>
            </w:r>
          </w:p>
        </w:tc>
        <w:tc>
          <w:tcPr>
            <w:tcW w:w="6148" w:type="dxa"/>
          </w:tcPr>
          <w:p w14:paraId="5079AAF0" w14:textId="43BFF661" w:rsidR="00674D24" w:rsidRPr="00BC46A4" w:rsidRDefault="00674D24" w:rsidP="00ED2292">
            <w:pPr>
              <w:rPr>
                <w:sz w:val="20"/>
              </w:rPr>
            </w:pPr>
            <w:r w:rsidRPr="00BC46A4">
              <w:rPr>
                <w:sz w:val="20"/>
              </w:rPr>
              <w:t>Current state of the transaction</w:t>
            </w:r>
          </w:p>
        </w:tc>
        <w:tc>
          <w:tcPr>
            <w:tcW w:w="1013" w:type="dxa"/>
          </w:tcPr>
          <w:p w14:paraId="669FA60E" w14:textId="291988E1" w:rsidR="00674D24" w:rsidRPr="00BC46A4" w:rsidRDefault="00A358B9" w:rsidP="00ED2292">
            <w:pPr>
              <w:rPr>
                <w:sz w:val="20"/>
              </w:rPr>
            </w:pPr>
            <w:r w:rsidRPr="00BC46A4">
              <w:rPr>
                <w:sz w:val="20"/>
              </w:rPr>
              <w:t>String</w:t>
            </w:r>
          </w:p>
        </w:tc>
      </w:tr>
      <w:tr w:rsidR="00674D24" w:rsidRPr="00BC46A4" w14:paraId="1C5B76ED" w14:textId="77777777" w:rsidTr="00A358B9">
        <w:trPr>
          <w:cantSplit/>
          <w:jc w:val="center"/>
        </w:trPr>
        <w:tc>
          <w:tcPr>
            <w:tcW w:w="1535" w:type="dxa"/>
          </w:tcPr>
          <w:p w14:paraId="5EC81F67" w14:textId="79E4F610" w:rsidR="00674D24" w:rsidRPr="00BC46A4" w:rsidRDefault="00674D24" w:rsidP="00ED2292">
            <w:pPr>
              <w:rPr>
                <w:sz w:val="20"/>
              </w:rPr>
            </w:pPr>
            <w:r w:rsidRPr="00BC46A4">
              <w:rPr>
                <w:sz w:val="20"/>
              </w:rPr>
              <w:t>Original Transaction ID</w:t>
            </w:r>
          </w:p>
        </w:tc>
        <w:tc>
          <w:tcPr>
            <w:tcW w:w="6148" w:type="dxa"/>
          </w:tcPr>
          <w:p w14:paraId="3E699F4A" w14:textId="5FC0B926" w:rsidR="00674D24" w:rsidRPr="00BC46A4" w:rsidRDefault="00674D24" w:rsidP="00ED2292">
            <w:pPr>
              <w:rPr>
                <w:sz w:val="20"/>
              </w:rPr>
            </w:pPr>
            <w:r w:rsidRPr="00BC46A4">
              <w:rPr>
                <w:sz w:val="20"/>
              </w:rPr>
              <w:t>For refunds, transaction ID of original payment. Not set otherwise</w:t>
            </w:r>
          </w:p>
        </w:tc>
        <w:tc>
          <w:tcPr>
            <w:tcW w:w="1013" w:type="dxa"/>
          </w:tcPr>
          <w:p w14:paraId="7510B0CC" w14:textId="6E885EE9" w:rsidR="00674D24" w:rsidRPr="00BC46A4" w:rsidRDefault="00A358B9" w:rsidP="00ED2292">
            <w:pPr>
              <w:rPr>
                <w:sz w:val="20"/>
              </w:rPr>
            </w:pPr>
            <w:r w:rsidRPr="00BC46A4">
              <w:rPr>
                <w:sz w:val="20"/>
              </w:rPr>
              <w:t>String</w:t>
            </w:r>
          </w:p>
        </w:tc>
      </w:tr>
      <w:tr w:rsidR="00C9018B" w:rsidRPr="00BC46A4" w14:paraId="2198BD03" w14:textId="77777777" w:rsidTr="000D318C">
        <w:trPr>
          <w:cantSplit/>
          <w:jc w:val="center"/>
        </w:trPr>
        <w:tc>
          <w:tcPr>
            <w:tcW w:w="1535" w:type="dxa"/>
          </w:tcPr>
          <w:p w14:paraId="0138E265" w14:textId="77777777" w:rsidR="00C9018B" w:rsidRPr="00BC46A4" w:rsidRDefault="00C9018B" w:rsidP="00ED2292">
            <w:pPr>
              <w:rPr>
                <w:sz w:val="20"/>
              </w:rPr>
            </w:pPr>
            <w:r w:rsidRPr="00BC46A4">
              <w:rPr>
                <w:sz w:val="20"/>
              </w:rPr>
              <w:t>Postpaid/Prepaid</w:t>
            </w:r>
          </w:p>
        </w:tc>
        <w:tc>
          <w:tcPr>
            <w:tcW w:w="6148" w:type="dxa"/>
          </w:tcPr>
          <w:p w14:paraId="7E51DFD4" w14:textId="77777777" w:rsidR="00C9018B" w:rsidRPr="00BC46A4" w:rsidRDefault="00C9018B" w:rsidP="00ED2292">
            <w:pPr>
              <w:rPr>
                <w:sz w:val="20"/>
              </w:rPr>
            </w:pPr>
            <w:r w:rsidRPr="00BC46A4">
              <w:rPr>
                <w:sz w:val="20"/>
              </w:rPr>
              <w:t>Identifies whether the transaction is Postpaid or Prepaid</w:t>
            </w:r>
          </w:p>
        </w:tc>
        <w:tc>
          <w:tcPr>
            <w:tcW w:w="1013" w:type="dxa"/>
          </w:tcPr>
          <w:p w14:paraId="2604CF7D" w14:textId="77777777" w:rsidR="00C9018B" w:rsidRPr="00BC46A4" w:rsidRDefault="00C9018B" w:rsidP="00ED2292">
            <w:pPr>
              <w:rPr>
                <w:sz w:val="20"/>
              </w:rPr>
            </w:pPr>
            <w:r w:rsidRPr="00BC46A4">
              <w:rPr>
                <w:sz w:val="20"/>
              </w:rPr>
              <w:t>String</w:t>
            </w:r>
          </w:p>
        </w:tc>
      </w:tr>
      <w:tr w:rsidR="00674D24" w:rsidRPr="00BC46A4" w14:paraId="606F190C" w14:textId="77777777" w:rsidTr="00A358B9">
        <w:trPr>
          <w:cantSplit/>
          <w:jc w:val="center"/>
        </w:trPr>
        <w:tc>
          <w:tcPr>
            <w:tcW w:w="1535" w:type="dxa"/>
          </w:tcPr>
          <w:p w14:paraId="1E4A11F2" w14:textId="7F8BE043" w:rsidR="00674D24" w:rsidRPr="00BC46A4" w:rsidRDefault="00674D24" w:rsidP="00ED2292">
            <w:pPr>
              <w:rPr>
                <w:sz w:val="20"/>
              </w:rPr>
            </w:pPr>
            <w:r w:rsidRPr="00BC46A4">
              <w:rPr>
                <w:sz w:val="20"/>
              </w:rPr>
              <w:t>Partner Reference/ID</w:t>
            </w:r>
          </w:p>
        </w:tc>
        <w:tc>
          <w:tcPr>
            <w:tcW w:w="6148" w:type="dxa"/>
          </w:tcPr>
          <w:p w14:paraId="1A9F2A50" w14:textId="3427550A" w:rsidR="00674D24" w:rsidRPr="00BC46A4" w:rsidRDefault="00674D24" w:rsidP="00ED2292">
            <w:pPr>
              <w:rPr>
                <w:sz w:val="20"/>
              </w:rPr>
            </w:pPr>
            <w:r w:rsidRPr="00BC46A4">
              <w:rPr>
                <w:sz w:val="20"/>
              </w:rPr>
              <w:t>Partner transaction reference provided by partner in purchase request.</w:t>
            </w:r>
          </w:p>
        </w:tc>
        <w:tc>
          <w:tcPr>
            <w:tcW w:w="1013" w:type="dxa"/>
          </w:tcPr>
          <w:p w14:paraId="67270EC9" w14:textId="67C79412" w:rsidR="00674D24" w:rsidRPr="00BC46A4" w:rsidRDefault="00A358B9" w:rsidP="00ED2292">
            <w:pPr>
              <w:rPr>
                <w:sz w:val="20"/>
              </w:rPr>
            </w:pPr>
            <w:r w:rsidRPr="00BC46A4">
              <w:rPr>
                <w:sz w:val="20"/>
              </w:rPr>
              <w:t>String</w:t>
            </w:r>
          </w:p>
        </w:tc>
      </w:tr>
      <w:tr w:rsidR="00674D24" w:rsidRPr="00BC46A4" w14:paraId="516A034C" w14:textId="77777777" w:rsidTr="00A358B9">
        <w:trPr>
          <w:cantSplit/>
          <w:jc w:val="center"/>
        </w:trPr>
        <w:tc>
          <w:tcPr>
            <w:tcW w:w="1535" w:type="dxa"/>
          </w:tcPr>
          <w:p w14:paraId="78EC5E7D" w14:textId="63F62D48" w:rsidR="00674D24" w:rsidRPr="00BC46A4" w:rsidRDefault="00674D24" w:rsidP="00ED2292">
            <w:pPr>
              <w:rPr>
                <w:sz w:val="20"/>
              </w:rPr>
            </w:pPr>
            <w:r w:rsidRPr="00BC46A4">
              <w:rPr>
                <w:sz w:val="20"/>
              </w:rPr>
              <w:t>Mandate ID</w:t>
            </w:r>
          </w:p>
        </w:tc>
        <w:tc>
          <w:tcPr>
            <w:tcW w:w="6148" w:type="dxa"/>
          </w:tcPr>
          <w:p w14:paraId="1EF1E8F5" w14:textId="43BFA81A" w:rsidR="00674D24" w:rsidRPr="00BC46A4" w:rsidRDefault="00674D24" w:rsidP="00ED2292">
            <w:pPr>
              <w:rPr>
                <w:sz w:val="20"/>
              </w:rPr>
            </w:pPr>
            <w:r w:rsidRPr="00BC46A4">
              <w:rPr>
                <w:sz w:val="20"/>
              </w:rPr>
              <w:t xml:space="preserve">Only if payment is through a </w:t>
            </w:r>
            <w:r w:rsidR="00C9018B" w:rsidRPr="00BC46A4">
              <w:rPr>
                <w:sz w:val="20"/>
              </w:rPr>
              <w:t>M</w:t>
            </w:r>
            <w:r w:rsidRPr="00BC46A4">
              <w:rPr>
                <w:sz w:val="20"/>
              </w:rPr>
              <w:t>andate. Not set otherwise</w:t>
            </w:r>
          </w:p>
        </w:tc>
        <w:tc>
          <w:tcPr>
            <w:tcW w:w="1013" w:type="dxa"/>
          </w:tcPr>
          <w:p w14:paraId="4182C91C" w14:textId="501D22E2" w:rsidR="00674D24" w:rsidRPr="00BC46A4" w:rsidRDefault="00C503CB" w:rsidP="00ED2292">
            <w:pPr>
              <w:rPr>
                <w:sz w:val="20"/>
              </w:rPr>
            </w:pPr>
            <w:r w:rsidRPr="00BC46A4">
              <w:rPr>
                <w:sz w:val="20"/>
              </w:rPr>
              <w:t>String</w:t>
            </w:r>
          </w:p>
        </w:tc>
      </w:tr>
      <w:tr w:rsidR="00674D24" w:rsidRPr="00BC46A4" w14:paraId="27C2A168" w14:textId="77777777" w:rsidTr="00A358B9">
        <w:trPr>
          <w:cantSplit/>
          <w:jc w:val="center"/>
        </w:trPr>
        <w:tc>
          <w:tcPr>
            <w:tcW w:w="1535" w:type="dxa"/>
          </w:tcPr>
          <w:p w14:paraId="71B0326F" w14:textId="4831FE1F" w:rsidR="00674D24" w:rsidRPr="00BC46A4" w:rsidRDefault="00674D24" w:rsidP="00ED2292">
            <w:pPr>
              <w:rPr>
                <w:sz w:val="20"/>
              </w:rPr>
            </w:pPr>
            <w:r w:rsidRPr="00BC46A4">
              <w:rPr>
                <w:sz w:val="20"/>
              </w:rPr>
              <w:t>Gross Amount</w:t>
            </w:r>
          </w:p>
        </w:tc>
        <w:tc>
          <w:tcPr>
            <w:tcW w:w="6148" w:type="dxa"/>
          </w:tcPr>
          <w:p w14:paraId="0F8BC88F" w14:textId="28D47D3C" w:rsidR="00674D24" w:rsidRPr="00BC46A4" w:rsidRDefault="00674D24" w:rsidP="00290280">
            <w:pPr>
              <w:rPr>
                <w:sz w:val="20"/>
              </w:rPr>
            </w:pPr>
            <w:r w:rsidRPr="00BC46A4">
              <w:rPr>
                <w:sz w:val="20"/>
              </w:rPr>
              <w:t>Transaction Amount (as submitted by the partner)</w:t>
            </w:r>
            <w:ins w:id="1431" w:author="Andrew Wulff" w:date="2017-07-12T12:14:00Z">
              <w:r w:rsidR="00290280" w:rsidRPr="00BC46A4">
                <w:rPr>
                  <w:sz w:val="20"/>
                </w:rPr>
                <w:t xml:space="preserve"> inclusive of any taxes</w:t>
              </w:r>
            </w:ins>
          </w:p>
        </w:tc>
        <w:tc>
          <w:tcPr>
            <w:tcW w:w="1013" w:type="dxa"/>
          </w:tcPr>
          <w:p w14:paraId="0099CFB9" w14:textId="0596CDB8" w:rsidR="00674D24" w:rsidRPr="00BC46A4" w:rsidRDefault="00C503CB" w:rsidP="00ED2292">
            <w:pPr>
              <w:rPr>
                <w:sz w:val="20"/>
              </w:rPr>
            </w:pPr>
            <w:r w:rsidRPr="00BC46A4">
              <w:rPr>
                <w:sz w:val="20"/>
              </w:rPr>
              <w:t>Amount</w:t>
            </w:r>
          </w:p>
        </w:tc>
      </w:tr>
      <w:tr w:rsidR="00674D24" w:rsidRPr="00BC46A4" w14:paraId="35B85AD1" w14:textId="77777777" w:rsidTr="00A358B9">
        <w:trPr>
          <w:cantSplit/>
          <w:jc w:val="center"/>
        </w:trPr>
        <w:tc>
          <w:tcPr>
            <w:tcW w:w="1535" w:type="dxa"/>
          </w:tcPr>
          <w:p w14:paraId="51855D35" w14:textId="28DF1CFB" w:rsidR="00674D24" w:rsidRPr="00BC46A4" w:rsidRDefault="00674D24" w:rsidP="00ED2292">
            <w:pPr>
              <w:rPr>
                <w:sz w:val="20"/>
              </w:rPr>
            </w:pPr>
            <w:r w:rsidRPr="00BC46A4">
              <w:rPr>
                <w:sz w:val="20"/>
              </w:rPr>
              <w:t>Credit Amount</w:t>
            </w:r>
          </w:p>
        </w:tc>
        <w:tc>
          <w:tcPr>
            <w:tcW w:w="6148" w:type="dxa"/>
          </w:tcPr>
          <w:p w14:paraId="04559CF0" w14:textId="0C960C35" w:rsidR="00674D24" w:rsidRPr="00BC46A4" w:rsidRDefault="00674D24" w:rsidP="00ED2292">
            <w:pPr>
              <w:rPr>
                <w:sz w:val="20"/>
              </w:rPr>
            </w:pPr>
            <w:r w:rsidRPr="00BC46A4">
              <w:rPr>
                <w:sz w:val="20"/>
              </w:rPr>
              <w:t>Amount owed to partner</w:t>
            </w:r>
            <w:ins w:id="1432" w:author="Andrew Wulff" w:date="2017-07-12T12:14:00Z">
              <w:r w:rsidR="00290280" w:rsidRPr="00BC46A4">
                <w:rPr>
                  <w:sz w:val="20"/>
                </w:rPr>
                <w:t xml:space="preserve"> inclusive of any taxes</w:t>
              </w:r>
            </w:ins>
          </w:p>
        </w:tc>
        <w:tc>
          <w:tcPr>
            <w:tcW w:w="1013" w:type="dxa"/>
          </w:tcPr>
          <w:p w14:paraId="63725F21" w14:textId="055EBA87" w:rsidR="00674D24" w:rsidRPr="00BC46A4" w:rsidRDefault="00C503CB" w:rsidP="00ED2292">
            <w:pPr>
              <w:rPr>
                <w:sz w:val="20"/>
              </w:rPr>
            </w:pPr>
            <w:r w:rsidRPr="00BC46A4">
              <w:rPr>
                <w:sz w:val="20"/>
              </w:rPr>
              <w:t>Amount</w:t>
            </w:r>
          </w:p>
        </w:tc>
      </w:tr>
      <w:tr w:rsidR="00674D24" w:rsidRPr="00BC46A4" w14:paraId="741B4C10" w14:textId="77777777" w:rsidTr="00A358B9">
        <w:trPr>
          <w:cantSplit/>
          <w:jc w:val="center"/>
        </w:trPr>
        <w:tc>
          <w:tcPr>
            <w:tcW w:w="1535" w:type="dxa"/>
          </w:tcPr>
          <w:p w14:paraId="6C8D70C2" w14:textId="04F7936B" w:rsidR="00674D24" w:rsidRPr="00BC46A4" w:rsidRDefault="00674D24" w:rsidP="00ED2292">
            <w:pPr>
              <w:rPr>
                <w:sz w:val="20"/>
              </w:rPr>
            </w:pPr>
            <w:r w:rsidRPr="00BC46A4">
              <w:rPr>
                <w:sz w:val="20"/>
              </w:rPr>
              <w:t>Debit Amount</w:t>
            </w:r>
          </w:p>
        </w:tc>
        <w:tc>
          <w:tcPr>
            <w:tcW w:w="6148" w:type="dxa"/>
          </w:tcPr>
          <w:p w14:paraId="092BBA11" w14:textId="1E279D8F" w:rsidR="00674D24" w:rsidRPr="00BC46A4" w:rsidRDefault="00674D24" w:rsidP="00ED2292">
            <w:pPr>
              <w:rPr>
                <w:sz w:val="20"/>
              </w:rPr>
            </w:pPr>
            <w:r w:rsidRPr="00BC46A4">
              <w:rPr>
                <w:sz w:val="20"/>
              </w:rPr>
              <w:t>Amount owed by partner</w:t>
            </w:r>
            <w:ins w:id="1433" w:author="Andrew Wulff" w:date="2017-07-12T12:14:00Z">
              <w:r w:rsidR="00290280" w:rsidRPr="00BC46A4">
                <w:rPr>
                  <w:sz w:val="20"/>
                </w:rPr>
                <w:t xml:space="preserve"> inclusive of any taxes</w:t>
              </w:r>
            </w:ins>
          </w:p>
        </w:tc>
        <w:tc>
          <w:tcPr>
            <w:tcW w:w="1013" w:type="dxa"/>
          </w:tcPr>
          <w:p w14:paraId="6D8DCDC1" w14:textId="1E2686BD" w:rsidR="00674D24" w:rsidRPr="00BC46A4" w:rsidRDefault="00C503CB" w:rsidP="00ED2292">
            <w:pPr>
              <w:rPr>
                <w:sz w:val="20"/>
              </w:rPr>
            </w:pPr>
            <w:r w:rsidRPr="00BC46A4">
              <w:rPr>
                <w:sz w:val="20"/>
              </w:rPr>
              <w:t>Amount</w:t>
            </w:r>
          </w:p>
        </w:tc>
      </w:tr>
      <w:tr w:rsidR="00674D24" w:rsidRPr="00BC46A4" w14:paraId="64E09C2E" w14:textId="77777777" w:rsidTr="00A358B9">
        <w:trPr>
          <w:cantSplit/>
          <w:jc w:val="center"/>
        </w:trPr>
        <w:tc>
          <w:tcPr>
            <w:tcW w:w="1535" w:type="dxa"/>
          </w:tcPr>
          <w:p w14:paraId="163923C6" w14:textId="10D4E904" w:rsidR="00674D24" w:rsidRPr="00BC46A4" w:rsidRDefault="00674D24" w:rsidP="00ED2292">
            <w:pPr>
              <w:rPr>
                <w:sz w:val="20"/>
              </w:rPr>
            </w:pPr>
            <w:r w:rsidRPr="00BC46A4">
              <w:rPr>
                <w:sz w:val="20"/>
              </w:rPr>
              <w:t>Net Amount</w:t>
            </w:r>
          </w:p>
        </w:tc>
        <w:tc>
          <w:tcPr>
            <w:tcW w:w="6148" w:type="dxa"/>
          </w:tcPr>
          <w:p w14:paraId="291E2877" w14:textId="6898B02B" w:rsidR="00674D24" w:rsidRPr="00BC46A4" w:rsidRDefault="00674D24" w:rsidP="00ED2292">
            <w:pPr>
              <w:rPr>
                <w:sz w:val="20"/>
              </w:rPr>
            </w:pPr>
            <w:r w:rsidRPr="00BC46A4">
              <w:rPr>
                <w:sz w:val="20"/>
              </w:rPr>
              <w:t>Amount owing to/from partner as a result of executing settlement terms for this transaction</w:t>
            </w:r>
            <w:ins w:id="1434" w:author="Andrew Wulff" w:date="2017-07-12T12:15:00Z">
              <w:r w:rsidR="00290280" w:rsidRPr="00BC46A4">
                <w:rPr>
                  <w:sz w:val="20"/>
                </w:rPr>
                <w:t xml:space="preserve"> inclusive of any taxes</w:t>
              </w:r>
            </w:ins>
            <w:r w:rsidRPr="00BC46A4">
              <w:rPr>
                <w:sz w:val="20"/>
              </w:rPr>
              <w:t>. Debits and Credits are separated into separate columns</w:t>
            </w:r>
          </w:p>
        </w:tc>
        <w:tc>
          <w:tcPr>
            <w:tcW w:w="1013" w:type="dxa"/>
          </w:tcPr>
          <w:p w14:paraId="0503264A" w14:textId="3CB2A707" w:rsidR="00674D24" w:rsidRPr="00BC46A4" w:rsidRDefault="00C503CB" w:rsidP="00ED2292">
            <w:pPr>
              <w:rPr>
                <w:sz w:val="20"/>
              </w:rPr>
            </w:pPr>
            <w:r w:rsidRPr="00BC46A4">
              <w:rPr>
                <w:sz w:val="20"/>
              </w:rPr>
              <w:t>Amount</w:t>
            </w:r>
          </w:p>
        </w:tc>
      </w:tr>
      <w:tr w:rsidR="00674D24" w:rsidRPr="00BC46A4" w14:paraId="4D808408" w14:textId="77777777" w:rsidTr="00A358B9">
        <w:trPr>
          <w:cantSplit/>
          <w:jc w:val="center"/>
        </w:trPr>
        <w:tc>
          <w:tcPr>
            <w:tcW w:w="1535" w:type="dxa"/>
          </w:tcPr>
          <w:p w14:paraId="04889DA1" w14:textId="24BC9D4F" w:rsidR="00674D24" w:rsidRPr="00BC46A4" w:rsidRDefault="00674D24" w:rsidP="00ED2292">
            <w:pPr>
              <w:rPr>
                <w:sz w:val="20"/>
              </w:rPr>
            </w:pPr>
            <w:r w:rsidRPr="00BC46A4">
              <w:rPr>
                <w:sz w:val="20"/>
              </w:rPr>
              <w:t>Description</w:t>
            </w:r>
          </w:p>
        </w:tc>
        <w:tc>
          <w:tcPr>
            <w:tcW w:w="6148" w:type="dxa"/>
          </w:tcPr>
          <w:p w14:paraId="0813E669" w14:textId="1604EDEE" w:rsidR="00674D24" w:rsidRPr="00BC46A4" w:rsidRDefault="00674D24" w:rsidP="00ED2292">
            <w:pPr>
              <w:rPr>
                <w:sz w:val="20"/>
              </w:rPr>
            </w:pPr>
            <w:r w:rsidRPr="00BC46A4">
              <w:rPr>
                <w:sz w:val="20"/>
              </w:rPr>
              <w:t>Description of this transaction (as provided by partner)</w:t>
            </w:r>
            <w:ins w:id="1435" w:author="Andrew Wulff" w:date="2017-07-12T12:02:00Z">
              <w:r w:rsidR="00E90631" w:rsidRPr="00BC46A4">
                <w:rPr>
                  <w:sz w:val="20"/>
                </w:rPr>
                <w:t xml:space="preserve">, where the source of this field is as described in section </w:t>
              </w:r>
              <w:r w:rsidR="00E90631" w:rsidRPr="00BC46A4">
                <w:rPr>
                  <w:sz w:val="20"/>
                </w:rPr>
                <w:fldChar w:fldCharType="begin"/>
              </w:r>
              <w:r w:rsidR="00E90631" w:rsidRPr="00BC46A4">
                <w:rPr>
                  <w:sz w:val="20"/>
                </w:rPr>
                <w:instrText xml:space="preserve"> REF _Ref361480055 \w \h </w:instrText>
              </w:r>
            </w:ins>
            <w:r w:rsidR="00E90631" w:rsidRPr="00BC46A4">
              <w:rPr>
                <w:sz w:val="20"/>
              </w:rPr>
            </w:r>
            <w:ins w:id="1436" w:author="Andrew Wulff" w:date="2017-07-12T12:02:00Z">
              <w:r w:rsidR="00E90631" w:rsidRPr="00BC46A4">
                <w:rPr>
                  <w:sz w:val="20"/>
                </w:rPr>
                <w:fldChar w:fldCharType="separate"/>
              </w:r>
            </w:ins>
            <w:r w:rsidR="00E90631" w:rsidRPr="00BC46A4">
              <w:rPr>
                <w:sz w:val="20"/>
              </w:rPr>
              <w:t>5.2.1</w:t>
            </w:r>
            <w:ins w:id="1437" w:author="Andrew Wulff" w:date="2017-07-12T12:02:00Z">
              <w:r w:rsidR="00E90631" w:rsidRPr="00BC46A4">
                <w:rPr>
                  <w:sz w:val="20"/>
                </w:rPr>
                <w:fldChar w:fldCharType="end"/>
              </w:r>
              <w:r w:rsidR="00E90631" w:rsidRPr="00BC46A4">
                <w:rPr>
                  <w:sz w:val="20"/>
                </w:rPr>
                <w:t xml:space="preserve"> for Transaction Record ‘Description’ field under ‘Source from Bobo Payment Operation Fields’ column.</w:t>
              </w:r>
            </w:ins>
          </w:p>
        </w:tc>
        <w:tc>
          <w:tcPr>
            <w:tcW w:w="1013" w:type="dxa"/>
          </w:tcPr>
          <w:p w14:paraId="7E7AF11B" w14:textId="3E28A68B" w:rsidR="00674D24" w:rsidRPr="00BC46A4" w:rsidRDefault="005849CD" w:rsidP="00ED2292">
            <w:pPr>
              <w:rPr>
                <w:sz w:val="20"/>
              </w:rPr>
            </w:pPr>
            <w:ins w:id="1438" w:author="Andrew Wulff" w:date="2017-06-27T10:19:00Z">
              <w:r w:rsidRPr="00BC46A4">
                <w:rPr>
                  <w:sz w:val="20"/>
                </w:rPr>
                <w:t>String</w:t>
              </w:r>
            </w:ins>
            <w:del w:id="1439" w:author="Andrew Wulff" w:date="2017-06-27T10:19:00Z">
              <w:r w:rsidR="00C503CB" w:rsidRPr="00BC46A4" w:rsidDel="005849CD">
                <w:rPr>
                  <w:sz w:val="20"/>
                </w:rPr>
                <w:delText>Amount</w:delText>
              </w:r>
            </w:del>
          </w:p>
        </w:tc>
      </w:tr>
      <w:tr w:rsidR="00674D24" w:rsidRPr="00BC46A4" w14:paraId="43244556" w14:textId="77777777" w:rsidTr="00A358B9">
        <w:trPr>
          <w:cantSplit/>
          <w:jc w:val="center"/>
        </w:trPr>
        <w:tc>
          <w:tcPr>
            <w:tcW w:w="1535" w:type="dxa"/>
          </w:tcPr>
          <w:p w14:paraId="51223008" w14:textId="56C4059E" w:rsidR="00674D24" w:rsidRPr="00BC46A4" w:rsidRDefault="00674D24" w:rsidP="00ED2292">
            <w:pPr>
              <w:rPr>
                <w:sz w:val="20"/>
              </w:rPr>
            </w:pPr>
            <w:r w:rsidRPr="00BC46A4">
              <w:rPr>
                <w:sz w:val="20"/>
              </w:rPr>
              <w:t>Short code</w:t>
            </w:r>
          </w:p>
        </w:tc>
        <w:tc>
          <w:tcPr>
            <w:tcW w:w="6148" w:type="dxa"/>
          </w:tcPr>
          <w:p w14:paraId="27997A59" w14:textId="39185671" w:rsidR="00674D24" w:rsidRPr="00BC46A4" w:rsidRDefault="00674D24" w:rsidP="00ED2292">
            <w:pPr>
              <w:rPr>
                <w:sz w:val="20"/>
              </w:rPr>
            </w:pPr>
            <w:r w:rsidRPr="00BC46A4">
              <w:rPr>
                <w:sz w:val="20"/>
              </w:rPr>
              <w:t>Short code provided by the partner when the transaction request was submitted</w:t>
            </w:r>
          </w:p>
        </w:tc>
        <w:tc>
          <w:tcPr>
            <w:tcW w:w="1013" w:type="dxa"/>
          </w:tcPr>
          <w:p w14:paraId="45F78132" w14:textId="1A56D3F0" w:rsidR="00674D24" w:rsidRPr="00BC46A4" w:rsidRDefault="00C503CB" w:rsidP="00ED2292">
            <w:pPr>
              <w:rPr>
                <w:sz w:val="20"/>
              </w:rPr>
            </w:pPr>
            <w:r w:rsidRPr="00BC46A4">
              <w:rPr>
                <w:sz w:val="20"/>
              </w:rPr>
              <w:t>String</w:t>
            </w:r>
          </w:p>
        </w:tc>
      </w:tr>
      <w:tr w:rsidR="00674D24" w:rsidRPr="002B1D2B" w14:paraId="0B63809E" w14:textId="77777777" w:rsidTr="00A358B9">
        <w:trPr>
          <w:cantSplit/>
          <w:jc w:val="center"/>
        </w:trPr>
        <w:tc>
          <w:tcPr>
            <w:tcW w:w="1535" w:type="dxa"/>
          </w:tcPr>
          <w:p w14:paraId="5FCE61F4" w14:textId="75B8F0EF" w:rsidR="00674D24" w:rsidRPr="00BC46A4" w:rsidRDefault="00674D24" w:rsidP="00ED2292">
            <w:pPr>
              <w:rPr>
                <w:sz w:val="20"/>
              </w:rPr>
            </w:pPr>
            <w:r w:rsidRPr="00BC46A4">
              <w:rPr>
                <w:sz w:val="20"/>
              </w:rPr>
              <w:t>Campaign ID</w:t>
            </w:r>
          </w:p>
        </w:tc>
        <w:tc>
          <w:tcPr>
            <w:tcW w:w="6148" w:type="dxa"/>
          </w:tcPr>
          <w:p w14:paraId="0B90BC9D" w14:textId="52FFF064" w:rsidR="00674D24" w:rsidRPr="00BC46A4" w:rsidRDefault="00674D24" w:rsidP="00ED2292">
            <w:pPr>
              <w:rPr>
                <w:sz w:val="20"/>
              </w:rPr>
            </w:pPr>
            <w:r w:rsidRPr="00BC46A4">
              <w:rPr>
                <w:sz w:val="20"/>
              </w:rPr>
              <w:t>Campaign ID provided by partner when the transaction request was submitted</w:t>
            </w:r>
          </w:p>
        </w:tc>
        <w:tc>
          <w:tcPr>
            <w:tcW w:w="1013" w:type="dxa"/>
          </w:tcPr>
          <w:p w14:paraId="4AA086E3" w14:textId="100D514B" w:rsidR="00674D24" w:rsidRPr="002B1D2B" w:rsidRDefault="00C503CB" w:rsidP="00ED2292">
            <w:pPr>
              <w:rPr>
                <w:sz w:val="20"/>
              </w:rPr>
            </w:pPr>
            <w:r w:rsidRPr="00BC46A4">
              <w:rPr>
                <w:sz w:val="20"/>
              </w:rPr>
              <w:t>String</w:t>
            </w:r>
          </w:p>
        </w:tc>
      </w:tr>
      <w:tr w:rsidR="00674D24" w:rsidRPr="002B1D2B" w14:paraId="5D606FEB" w14:textId="77777777" w:rsidTr="00A358B9">
        <w:trPr>
          <w:cantSplit/>
          <w:jc w:val="center"/>
        </w:trPr>
        <w:tc>
          <w:tcPr>
            <w:tcW w:w="1535" w:type="dxa"/>
          </w:tcPr>
          <w:p w14:paraId="70CA15D1" w14:textId="3FB61800" w:rsidR="00674D24" w:rsidRPr="002B1D2B" w:rsidRDefault="00674D24" w:rsidP="00ED2292">
            <w:pPr>
              <w:rPr>
                <w:sz w:val="20"/>
              </w:rPr>
            </w:pPr>
            <w:r w:rsidRPr="002B1D2B">
              <w:rPr>
                <w:sz w:val="20"/>
              </w:rPr>
              <w:t>Campaign External ID</w:t>
            </w:r>
          </w:p>
        </w:tc>
        <w:tc>
          <w:tcPr>
            <w:tcW w:w="6148" w:type="dxa"/>
          </w:tcPr>
          <w:p w14:paraId="13B3D41C" w14:textId="47C39283" w:rsidR="00674D24" w:rsidRPr="002B1D2B" w:rsidRDefault="00674D24" w:rsidP="00ED2292">
            <w:pPr>
              <w:rPr>
                <w:sz w:val="20"/>
              </w:rPr>
            </w:pPr>
            <w:r w:rsidRPr="002B1D2B">
              <w:rPr>
                <w:sz w:val="20"/>
              </w:rPr>
              <w:t>Campaign external ID (can this be pulled as not on transaction details)</w:t>
            </w:r>
          </w:p>
        </w:tc>
        <w:tc>
          <w:tcPr>
            <w:tcW w:w="1013" w:type="dxa"/>
          </w:tcPr>
          <w:p w14:paraId="74DD0046" w14:textId="69F45913" w:rsidR="00674D24" w:rsidRPr="002B1D2B" w:rsidRDefault="00C503CB" w:rsidP="00ED2292">
            <w:pPr>
              <w:rPr>
                <w:sz w:val="20"/>
              </w:rPr>
            </w:pPr>
            <w:r w:rsidRPr="002B1D2B">
              <w:rPr>
                <w:sz w:val="20"/>
              </w:rPr>
              <w:t>String</w:t>
            </w:r>
          </w:p>
        </w:tc>
      </w:tr>
      <w:tr w:rsidR="00674D24" w:rsidRPr="002B1D2B" w14:paraId="67B72D0B" w14:textId="77777777" w:rsidTr="00A358B9">
        <w:trPr>
          <w:cantSplit/>
          <w:jc w:val="center"/>
        </w:trPr>
        <w:tc>
          <w:tcPr>
            <w:tcW w:w="1535" w:type="dxa"/>
          </w:tcPr>
          <w:p w14:paraId="26ED1982" w14:textId="34D8959D" w:rsidR="00674D24" w:rsidRPr="002B1D2B" w:rsidRDefault="00674D24" w:rsidP="00ED2292">
            <w:pPr>
              <w:rPr>
                <w:sz w:val="20"/>
              </w:rPr>
            </w:pPr>
            <w:r w:rsidRPr="002B1D2B">
              <w:rPr>
                <w:sz w:val="20"/>
              </w:rPr>
              <w:t>Content Provider Name</w:t>
            </w:r>
          </w:p>
        </w:tc>
        <w:tc>
          <w:tcPr>
            <w:tcW w:w="6148" w:type="dxa"/>
          </w:tcPr>
          <w:p w14:paraId="70F847F8" w14:textId="73F082B2" w:rsidR="00674D24" w:rsidRPr="002B1D2B" w:rsidRDefault="00674D24" w:rsidP="00ED2292">
            <w:pPr>
              <w:rPr>
                <w:sz w:val="20"/>
              </w:rPr>
            </w:pPr>
            <w:r w:rsidRPr="002B1D2B">
              <w:rPr>
                <w:sz w:val="20"/>
              </w:rPr>
              <w:t>Text name of the content provided for this transaction as provided by the partner when the transaction request was submitted.</w:t>
            </w:r>
          </w:p>
        </w:tc>
        <w:tc>
          <w:tcPr>
            <w:tcW w:w="1013" w:type="dxa"/>
          </w:tcPr>
          <w:p w14:paraId="7FEDFAB0" w14:textId="5E0A1BE5" w:rsidR="00674D24" w:rsidRPr="002B1D2B" w:rsidRDefault="00C503CB" w:rsidP="00ED2292">
            <w:pPr>
              <w:rPr>
                <w:sz w:val="20"/>
              </w:rPr>
            </w:pPr>
            <w:r w:rsidRPr="002B1D2B">
              <w:rPr>
                <w:sz w:val="20"/>
              </w:rPr>
              <w:t>String</w:t>
            </w:r>
          </w:p>
        </w:tc>
      </w:tr>
      <w:tr w:rsidR="00674D24" w:rsidRPr="002B1D2B" w14:paraId="529FC65A" w14:textId="77777777" w:rsidTr="00A358B9">
        <w:trPr>
          <w:cantSplit/>
          <w:jc w:val="center"/>
        </w:trPr>
        <w:tc>
          <w:tcPr>
            <w:tcW w:w="1535" w:type="dxa"/>
          </w:tcPr>
          <w:p w14:paraId="792994F0" w14:textId="6CD2DE9F" w:rsidR="00674D24" w:rsidRPr="002B1D2B" w:rsidRDefault="00674D24" w:rsidP="00ED2292">
            <w:pPr>
              <w:rPr>
                <w:sz w:val="20"/>
              </w:rPr>
            </w:pPr>
            <w:r w:rsidRPr="002B1D2B">
              <w:rPr>
                <w:sz w:val="20"/>
              </w:rPr>
              <w:t>Purchase Category Code</w:t>
            </w:r>
          </w:p>
        </w:tc>
        <w:tc>
          <w:tcPr>
            <w:tcW w:w="6148" w:type="dxa"/>
          </w:tcPr>
          <w:p w14:paraId="4B43B5D8" w14:textId="70B3729E" w:rsidR="00674D24" w:rsidRPr="002B1D2B" w:rsidRDefault="00674D24" w:rsidP="00ED2292">
            <w:pPr>
              <w:rPr>
                <w:sz w:val="20"/>
              </w:rPr>
            </w:pPr>
            <w:r w:rsidRPr="002B1D2B">
              <w:rPr>
                <w:sz w:val="20"/>
              </w:rPr>
              <w:t>Provided by the partner in the purchase request, and based on the list of available purchase category codes</w:t>
            </w:r>
          </w:p>
        </w:tc>
        <w:tc>
          <w:tcPr>
            <w:tcW w:w="1013" w:type="dxa"/>
          </w:tcPr>
          <w:p w14:paraId="7FA406A4" w14:textId="44DD12E8" w:rsidR="00674D24" w:rsidRPr="002B1D2B" w:rsidRDefault="00C503CB" w:rsidP="00ED2292">
            <w:pPr>
              <w:rPr>
                <w:sz w:val="20"/>
              </w:rPr>
            </w:pPr>
            <w:r w:rsidRPr="002B1D2B">
              <w:rPr>
                <w:sz w:val="20"/>
              </w:rPr>
              <w:t>String</w:t>
            </w:r>
          </w:p>
        </w:tc>
      </w:tr>
      <w:tr w:rsidR="00674D24" w:rsidRPr="002B1D2B" w14:paraId="3C93FF46" w14:textId="77777777" w:rsidTr="00A358B9">
        <w:trPr>
          <w:cantSplit/>
          <w:jc w:val="center"/>
        </w:trPr>
        <w:tc>
          <w:tcPr>
            <w:tcW w:w="1535" w:type="dxa"/>
          </w:tcPr>
          <w:p w14:paraId="4D0C4C7D" w14:textId="1397404E" w:rsidR="00674D24" w:rsidRPr="002B1D2B" w:rsidRDefault="00674D24" w:rsidP="00ED2292">
            <w:pPr>
              <w:rPr>
                <w:sz w:val="20"/>
              </w:rPr>
            </w:pPr>
            <w:r w:rsidRPr="002B1D2B">
              <w:rPr>
                <w:sz w:val="20"/>
              </w:rPr>
              <w:t>Refund Reason Code</w:t>
            </w:r>
          </w:p>
        </w:tc>
        <w:tc>
          <w:tcPr>
            <w:tcW w:w="6148" w:type="dxa"/>
          </w:tcPr>
          <w:p w14:paraId="6BDF2C74" w14:textId="2C8AB606" w:rsidR="00674D24" w:rsidRPr="002B1D2B" w:rsidRDefault="00674D24" w:rsidP="00ED2292">
            <w:pPr>
              <w:rPr>
                <w:sz w:val="20"/>
              </w:rPr>
            </w:pPr>
            <w:r w:rsidRPr="002B1D2B">
              <w:rPr>
                <w:sz w:val="20"/>
              </w:rPr>
              <w:t>For refunds, refund reason for performing refund. Not set otherwise</w:t>
            </w:r>
          </w:p>
        </w:tc>
        <w:tc>
          <w:tcPr>
            <w:tcW w:w="1013" w:type="dxa"/>
          </w:tcPr>
          <w:p w14:paraId="6BB93E32" w14:textId="702B2BA4" w:rsidR="00674D24" w:rsidRPr="002B1D2B" w:rsidRDefault="00C503CB" w:rsidP="00ED2292">
            <w:pPr>
              <w:rPr>
                <w:sz w:val="20"/>
              </w:rPr>
            </w:pPr>
            <w:r w:rsidRPr="002B1D2B">
              <w:rPr>
                <w:sz w:val="20"/>
              </w:rPr>
              <w:t>String</w:t>
            </w:r>
          </w:p>
        </w:tc>
      </w:tr>
    </w:tbl>
    <w:p w14:paraId="679DA9A7" w14:textId="77777777" w:rsidR="00027467" w:rsidRDefault="00027467" w:rsidP="00ED2292"/>
    <w:p w14:paraId="18AA5F14" w14:textId="28B6E878" w:rsidR="003E3F2C" w:rsidRDefault="003E3F2C" w:rsidP="00ED2292">
      <w:r>
        <w:t>SMS Message Settlement Summary</w:t>
      </w:r>
      <w:r w:rsidRPr="003E3F2C">
        <w:t xml:space="preserve">: The report then </w:t>
      </w:r>
      <w:r>
        <w:t>includes the SMS Message</w:t>
      </w:r>
      <w:r w:rsidRPr="003E3F2C">
        <w:t xml:space="preserve"> </w:t>
      </w:r>
      <w:r>
        <w:t xml:space="preserve">Settlement Summary </w:t>
      </w:r>
      <w:r w:rsidRPr="003E3F2C">
        <w:t>as follows:</w:t>
      </w:r>
    </w:p>
    <w:p w14:paraId="6A12C225" w14:textId="77777777" w:rsidR="003E3F2C" w:rsidRDefault="003E3F2C" w:rsidP="00ED229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5F09F0" w:rsidRPr="002B1D2B" w14:paraId="197DA128" w14:textId="77777777" w:rsidTr="008F7099">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52A07C0E" w14:textId="77777777" w:rsidR="005F09F0" w:rsidRPr="002B1D2B" w:rsidRDefault="005F09F0" w:rsidP="00E90631">
            <w:pPr>
              <w:keepNext/>
              <w:keepLines/>
              <w:jc w:val="center"/>
              <w:rPr>
                <w:rFonts w:ascii="Arial" w:hAnsi="Arial" w:cs="Arial"/>
                <w:sz w:val="20"/>
              </w:rPr>
            </w:pPr>
            <w:r w:rsidRPr="002B1D2B">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71C416D3" w14:textId="77777777" w:rsidR="005F09F0" w:rsidRPr="002B1D2B" w:rsidRDefault="005F09F0" w:rsidP="00E90631">
            <w:pPr>
              <w:keepNext/>
              <w:keepLines/>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0AAC9285" w14:textId="77777777" w:rsidR="005F09F0" w:rsidRPr="002B1D2B" w:rsidRDefault="005F09F0" w:rsidP="00E90631">
            <w:pPr>
              <w:keepNext/>
              <w:keepLines/>
              <w:jc w:val="center"/>
              <w:rPr>
                <w:rFonts w:ascii="Arial" w:hAnsi="Arial" w:cs="Arial"/>
                <w:sz w:val="20"/>
              </w:rPr>
            </w:pPr>
            <w:r w:rsidRPr="002B1D2B">
              <w:rPr>
                <w:rFonts w:ascii="Arial" w:hAnsi="Arial" w:cs="Arial"/>
                <w:sz w:val="20"/>
              </w:rPr>
              <w:t>Type</w:t>
            </w:r>
          </w:p>
        </w:tc>
      </w:tr>
      <w:tr w:rsidR="00942A2B" w:rsidRPr="005F09F0" w14:paraId="1DD74A0A" w14:textId="77777777" w:rsidTr="00942A2B">
        <w:trPr>
          <w:cantSplit/>
          <w:jc w:val="center"/>
        </w:trPr>
        <w:tc>
          <w:tcPr>
            <w:tcW w:w="1535" w:type="dxa"/>
          </w:tcPr>
          <w:p w14:paraId="4E3CAA78" w14:textId="77777777" w:rsidR="00942A2B" w:rsidRPr="005F09F0" w:rsidRDefault="00942A2B" w:rsidP="00E90631">
            <w:pPr>
              <w:keepNext/>
              <w:keepLines/>
              <w:rPr>
                <w:sz w:val="20"/>
              </w:rPr>
            </w:pPr>
            <w:r w:rsidRPr="005F09F0">
              <w:rPr>
                <w:sz w:val="20"/>
              </w:rPr>
              <w:t>SMS Messaging Count</w:t>
            </w:r>
          </w:p>
        </w:tc>
        <w:tc>
          <w:tcPr>
            <w:tcW w:w="6148" w:type="dxa"/>
          </w:tcPr>
          <w:p w14:paraId="0864AA9E" w14:textId="77777777" w:rsidR="00942A2B" w:rsidRPr="005F09F0" w:rsidRDefault="00942A2B" w:rsidP="00E90631">
            <w:pPr>
              <w:keepNext/>
              <w:keepLines/>
              <w:rPr>
                <w:sz w:val="20"/>
              </w:rPr>
            </w:pPr>
            <w:r w:rsidRPr="005F09F0">
              <w:rPr>
                <w:sz w:val="20"/>
              </w:rPr>
              <w:t>Number of SMS Messages successfully sent.</w:t>
            </w:r>
          </w:p>
        </w:tc>
        <w:tc>
          <w:tcPr>
            <w:tcW w:w="1013" w:type="dxa"/>
          </w:tcPr>
          <w:p w14:paraId="18F22DE4" w14:textId="77777777" w:rsidR="00942A2B" w:rsidRPr="005F09F0" w:rsidRDefault="00942A2B" w:rsidP="00E90631">
            <w:pPr>
              <w:keepNext/>
              <w:keepLines/>
              <w:rPr>
                <w:sz w:val="20"/>
              </w:rPr>
            </w:pPr>
            <w:r w:rsidRPr="005F09F0">
              <w:rPr>
                <w:sz w:val="20"/>
              </w:rPr>
              <w:t>Number</w:t>
            </w:r>
          </w:p>
        </w:tc>
      </w:tr>
      <w:tr w:rsidR="00942A2B" w:rsidRPr="005F09F0" w14:paraId="6E1B29A0" w14:textId="77777777" w:rsidTr="00942A2B">
        <w:trPr>
          <w:cantSplit/>
          <w:jc w:val="center"/>
        </w:trPr>
        <w:tc>
          <w:tcPr>
            <w:tcW w:w="1535" w:type="dxa"/>
          </w:tcPr>
          <w:p w14:paraId="67401CAD" w14:textId="77777777" w:rsidR="00942A2B" w:rsidRPr="00BC46A4" w:rsidRDefault="00942A2B" w:rsidP="00ED2292">
            <w:pPr>
              <w:rPr>
                <w:sz w:val="20"/>
              </w:rPr>
            </w:pPr>
            <w:r w:rsidRPr="00BC46A4">
              <w:rPr>
                <w:sz w:val="20"/>
              </w:rPr>
              <w:t>Net Messaging Settlement Amount</w:t>
            </w:r>
          </w:p>
        </w:tc>
        <w:tc>
          <w:tcPr>
            <w:tcW w:w="6148" w:type="dxa"/>
          </w:tcPr>
          <w:p w14:paraId="2198F7C9" w14:textId="398C0437" w:rsidR="00942A2B" w:rsidRPr="00BC46A4" w:rsidRDefault="00942A2B" w:rsidP="00ED2292">
            <w:pPr>
              <w:rPr>
                <w:sz w:val="20"/>
              </w:rPr>
            </w:pPr>
            <w:r w:rsidRPr="00BC46A4">
              <w:rPr>
                <w:sz w:val="20"/>
              </w:rPr>
              <w:t>Amount owed to the Partner. A negative amount in this report indicates a payable by the Partner to the operator</w:t>
            </w:r>
            <w:ins w:id="1440" w:author="Andrew Wulff" w:date="2017-07-12T12:19:00Z">
              <w:r w:rsidR="00290280" w:rsidRPr="00BC46A4">
                <w:rPr>
                  <w:sz w:val="20"/>
                </w:rPr>
                <w:t xml:space="preserve"> exclusive of any taxes</w:t>
              </w:r>
            </w:ins>
            <w:r w:rsidRPr="00BC46A4">
              <w:rPr>
                <w:sz w:val="20"/>
              </w:rPr>
              <w:t>.</w:t>
            </w:r>
          </w:p>
        </w:tc>
        <w:tc>
          <w:tcPr>
            <w:tcW w:w="1013" w:type="dxa"/>
          </w:tcPr>
          <w:p w14:paraId="046692D2" w14:textId="77777777" w:rsidR="00942A2B" w:rsidRPr="005F09F0" w:rsidRDefault="00942A2B" w:rsidP="00ED2292">
            <w:pPr>
              <w:rPr>
                <w:sz w:val="20"/>
              </w:rPr>
            </w:pPr>
            <w:r w:rsidRPr="00BC46A4">
              <w:rPr>
                <w:sz w:val="20"/>
              </w:rPr>
              <w:t>Amount</w:t>
            </w:r>
          </w:p>
        </w:tc>
      </w:tr>
      <w:tr w:rsidR="00942A2B" w:rsidRPr="005F09F0" w14:paraId="3FE4C5F0" w14:textId="77777777" w:rsidTr="00942A2B">
        <w:trPr>
          <w:cantSplit/>
          <w:jc w:val="center"/>
        </w:trPr>
        <w:tc>
          <w:tcPr>
            <w:tcW w:w="1535" w:type="dxa"/>
          </w:tcPr>
          <w:p w14:paraId="2318C6D4" w14:textId="77777777" w:rsidR="00942A2B" w:rsidRPr="005F09F0" w:rsidRDefault="00942A2B" w:rsidP="00ED2292">
            <w:pPr>
              <w:rPr>
                <w:sz w:val="20"/>
              </w:rPr>
            </w:pPr>
            <w:r w:rsidRPr="005F09F0">
              <w:rPr>
                <w:sz w:val="20"/>
              </w:rPr>
              <w:lastRenderedPageBreak/>
              <w:t>Tax Amount</w:t>
            </w:r>
          </w:p>
        </w:tc>
        <w:tc>
          <w:tcPr>
            <w:tcW w:w="6148" w:type="dxa"/>
          </w:tcPr>
          <w:p w14:paraId="0890757B" w14:textId="77777777" w:rsidR="00942A2B" w:rsidRPr="005F09F0" w:rsidRDefault="00942A2B" w:rsidP="00ED2292">
            <w:pPr>
              <w:rPr>
                <w:sz w:val="20"/>
              </w:rPr>
            </w:pPr>
            <w:r w:rsidRPr="005F09F0">
              <w:rPr>
                <w:sz w:val="20"/>
              </w:rPr>
              <w:t>The tax amount for the SMS Messages</w:t>
            </w:r>
          </w:p>
        </w:tc>
        <w:tc>
          <w:tcPr>
            <w:tcW w:w="1013" w:type="dxa"/>
          </w:tcPr>
          <w:p w14:paraId="28F7A795" w14:textId="77777777" w:rsidR="00942A2B" w:rsidRPr="005F09F0" w:rsidRDefault="00942A2B" w:rsidP="00ED2292">
            <w:pPr>
              <w:rPr>
                <w:sz w:val="20"/>
              </w:rPr>
            </w:pPr>
            <w:r w:rsidRPr="005F09F0">
              <w:rPr>
                <w:sz w:val="20"/>
              </w:rPr>
              <w:t>Amount</w:t>
            </w:r>
          </w:p>
        </w:tc>
      </w:tr>
      <w:tr w:rsidR="00942A2B" w:rsidRPr="005F09F0" w14:paraId="24DF8972" w14:textId="77777777" w:rsidTr="00942A2B">
        <w:trPr>
          <w:cantSplit/>
          <w:jc w:val="center"/>
        </w:trPr>
        <w:tc>
          <w:tcPr>
            <w:tcW w:w="1535" w:type="dxa"/>
          </w:tcPr>
          <w:p w14:paraId="468A549D" w14:textId="77777777" w:rsidR="00942A2B" w:rsidRPr="005F09F0" w:rsidRDefault="00942A2B" w:rsidP="00ED2292">
            <w:pPr>
              <w:rPr>
                <w:sz w:val="20"/>
              </w:rPr>
            </w:pPr>
            <w:r w:rsidRPr="005F09F0">
              <w:rPr>
                <w:sz w:val="20"/>
              </w:rPr>
              <w:t>Total Messaging Amount Owed to USCC</w:t>
            </w:r>
          </w:p>
        </w:tc>
        <w:tc>
          <w:tcPr>
            <w:tcW w:w="6148" w:type="dxa"/>
          </w:tcPr>
          <w:p w14:paraId="43DCEF5D" w14:textId="77777777" w:rsidR="00942A2B" w:rsidRPr="005F09F0" w:rsidRDefault="00942A2B" w:rsidP="00ED2292">
            <w:pPr>
              <w:rPr>
                <w:sz w:val="20"/>
              </w:rPr>
            </w:pPr>
            <w:r w:rsidRPr="005F09F0">
              <w:rPr>
                <w:sz w:val="20"/>
              </w:rPr>
              <w:t>Total SMS Messaging amount owed USCC, which is total Net Messaging Settlement Amount and Tax Amount</w:t>
            </w:r>
          </w:p>
        </w:tc>
        <w:tc>
          <w:tcPr>
            <w:tcW w:w="1013" w:type="dxa"/>
          </w:tcPr>
          <w:p w14:paraId="0DD7A4F2" w14:textId="77777777" w:rsidR="00942A2B" w:rsidRPr="005F09F0" w:rsidRDefault="00942A2B" w:rsidP="00ED2292">
            <w:pPr>
              <w:rPr>
                <w:sz w:val="20"/>
              </w:rPr>
            </w:pPr>
            <w:r w:rsidRPr="005F09F0">
              <w:rPr>
                <w:sz w:val="20"/>
              </w:rPr>
              <w:t>Amount</w:t>
            </w:r>
          </w:p>
        </w:tc>
      </w:tr>
    </w:tbl>
    <w:p w14:paraId="4D6C91F5" w14:textId="77777777" w:rsidR="003E3F2C" w:rsidRDefault="003E3F2C" w:rsidP="00ED2292"/>
    <w:p w14:paraId="3C550B3F" w14:textId="57302317" w:rsidR="003E3F2C" w:rsidRDefault="003E3F2C" w:rsidP="00ED2292">
      <w:r>
        <w:t>SMS Message</w:t>
      </w:r>
      <w:r w:rsidRPr="003E3F2C">
        <w:t xml:space="preserve"> Details: The report then includes a line item per </w:t>
      </w:r>
      <w:r>
        <w:t>Short Code</w:t>
      </w:r>
      <w:r w:rsidRPr="003E3F2C">
        <w:t xml:space="preserve"> as follows:</w:t>
      </w:r>
    </w:p>
    <w:p w14:paraId="7B5D10A9" w14:textId="77777777" w:rsidR="003E3F2C" w:rsidRDefault="003E3F2C" w:rsidP="00ED229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1E0" w:firstRow="1" w:lastRow="1" w:firstColumn="1" w:lastColumn="1" w:noHBand="0" w:noVBand="0"/>
      </w:tblPr>
      <w:tblGrid>
        <w:gridCol w:w="1535"/>
        <w:gridCol w:w="6148"/>
        <w:gridCol w:w="1013"/>
      </w:tblGrid>
      <w:tr w:rsidR="005F09F0" w:rsidRPr="002B1D2B" w14:paraId="0E0B5B70" w14:textId="77777777" w:rsidTr="008F7099">
        <w:trPr>
          <w:cantSplit/>
          <w:trHeight w:val="171"/>
          <w:tblHeader/>
          <w:jc w:val="center"/>
        </w:trPr>
        <w:tc>
          <w:tcPr>
            <w:tcW w:w="1535" w:type="dxa"/>
            <w:tcBorders>
              <w:top w:val="single" w:sz="4" w:space="0" w:color="auto"/>
              <w:left w:val="single" w:sz="4" w:space="0" w:color="auto"/>
              <w:bottom w:val="single" w:sz="4" w:space="0" w:color="auto"/>
              <w:right w:val="single" w:sz="4" w:space="0" w:color="auto"/>
            </w:tcBorders>
            <w:shd w:val="clear" w:color="auto" w:fill="B3B3B3"/>
          </w:tcPr>
          <w:p w14:paraId="0531CFF2" w14:textId="77777777" w:rsidR="005F09F0" w:rsidRPr="002B1D2B" w:rsidRDefault="005F09F0" w:rsidP="008F7099">
            <w:pPr>
              <w:jc w:val="center"/>
              <w:rPr>
                <w:rFonts w:ascii="Arial" w:hAnsi="Arial" w:cs="Arial"/>
                <w:sz w:val="20"/>
              </w:rPr>
            </w:pPr>
            <w:r w:rsidRPr="002B1D2B">
              <w:rPr>
                <w:rFonts w:ascii="Arial" w:hAnsi="Arial" w:cs="Arial"/>
                <w:sz w:val="20"/>
              </w:rPr>
              <w:t>Field</w:t>
            </w:r>
          </w:p>
        </w:tc>
        <w:tc>
          <w:tcPr>
            <w:tcW w:w="6148" w:type="dxa"/>
            <w:tcBorders>
              <w:top w:val="single" w:sz="4" w:space="0" w:color="auto"/>
              <w:left w:val="single" w:sz="4" w:space="0" w:color="auto"/>
              <w:bottom w:val="single" w:sz="4" w:space="0" w:color="auto"/>
              <w:right w:val="single" w:sz="4" w:space="0" w:color="auto"/>
            </w:tcBorders>
            <w:shd w:val="clear" w:color="auto" w:fill="B3B3B3"/>
            <w:vAlign w:val="center"/>
          </w:tcPr>
          <w:p w14:paraId="6303279E" w14:textId="77777777" w:rsidR="005F09F0" w:rsidRPr="002B1D2B" w:rsidRDefault="005F09F0" w:rsidP="008F7099">
            <w:pPr>
              <w:jc w:val="center"/>
              <w:rPr>
                <w:rFonts w:ascii="Arial" w:hAnsi="Arial" w:cs="Arial"/>
                <w:sz w:val="20"/>
              </w:rPr>
            </w:pPr>
            <w:r w:rsidRPr="002B1D2B">
              <w:rPr>
                <w:rFonts w:ascii="Arial" w:hAnsi="Arial" w:cs="Arial"/>
                <w:sz w:val="20"/>
              </w:rPr>
              <w:t>Description</w:t>
            </w:r>
          </w:p>
        </w:tc>
        <w:tc>
          <w:tcPr>
            <w:tcW w:w="1013" w:type="dxa"/>
            <w:tcBorders>
              <w:top w:val="single" w:sz="4" w:space="0" w:color="auto"/>
              <w:left w:val="single" w:sz="4" w:space="0" w:color="auto"/>
              <w:bottom w:val="single" w:sz="4" w:space="0" w:color="auto"/>
              <w:right w:val="single" w:sz="4" w:space="0" w:color="auto"/>
            </w:tcBorders>
            <w:shd w:val="clear" w:color="auto" w:fill="B3B3B3"/>
          </w:tcPr>
          <w:p w14:paraId="0B13B4CA" w14:textId="77777777" w:rsidR="005F09F0" w:rsidRPr="002B1D2B" w:rsidRDefault="005F09F0" w:rsidP="008F7099">
            <w:pPr>
              <w:jc w:val="center"/>
              <w:rPr>
                <w:rFonts w:ascii="Arial" w:hAnsi="Arial" w:cs="Arial"/>
                <w:sz w:val="20"/>
              </w:rPr>
            </w:pPr>
            <w:r w:rsidRPr="002B1D2B">
              <w:rPr>
                <w:rFonts w:ascii="Arial" w:hAnsi="Arial" w:cs="Arial"/>
                <w:sz w:val="20"/>
              </w:rPr>
              <w:t>Type</w:t>
            </w:r>
          </w:p>
        </w:tc>
      </w:tr>
      <w:tr w:rsidR="00942A2B" w:rsidRPr="005F09F0" w14:paraId="7E1477BE" w14:textId="77777777" w:rsidTr="00942A2B">
        <w:trPr>
          <w:cantSplit/>
          <w:jc w:val="center"/>
        </w:trPr>
        <w:tc>
          <w:tcPr>
            <w:tcW w:w="1535" w:type="dxa"/>
          </w:tcPr>
          <w:p w14:paraId="2EA8905D" w14:textId="77777777" w:rsidR="00942A2B" w:rsidRPr="005F09F0" w:rsidRDefault="00942A2B" w:rsidP="00ED2292">
            <w:pPr>
              <w:rPr>
                <w:sz w:val="20"/>
              </w:rPr>
            </w:pPr>
            <w:r w:rsidRPr="005F09F0">
              <w:rPr>
                <w:sz w:val="20"/>
              </w:rPr>
              <w:t>SMS COUNT</w:t>
            </w:r>
          </w:p>
        </w:tc>
        <w:tc>
          <w:tcPr>
            <w:tcW w:w="6148" w:type="dxa"/>
          </w:tcPr>
          <w:p w14:paraId="13B7113C" w14:textId="77777777" w:rsidR="00942A2B" w:rsidRPr="005F09F0" w:rsidRDefault="00942A2B" w:rsidP="00ED2292">
            <w:pPr>
              <w:rPr>
                <w:sz w:val="20"/>
              </w:rPr>
            </w:pPr>
            <w:r w:rsidRPr="005F09F0">
              <w:rPr>
                <w:sz w:val="20"/>
              </w:rPr>
              <w:t>This is label of the section provide details on the SMS count per Short Code</w:t>
            </w:r>
          </w:p>
        </w:tc>
        <w:tc>
          <w:tcPr>
            <w:tcW w:w="1013" w:type="dxa"/>
          </w:tcPr>
          <w:p w14:paraId="711CEF47" w14:textId="77777777" w:rsidR="00942A2B" w:rsidRPr="005F09F0" w:rsidRDefault="00942A2B" w:rsidP="00ED2292">
            <w:pPr>
              <w:rPr>
                <w:sz w:val="20"/>
              </w:rPr>
            </w:pPr>
            <w:r w:rsidRPr="005F09F0">
              <w:rPr>
                <w:sz w:val="20"/>
              </w:rPr>
              <w:t>N/A</w:t>
            </w:r>
          </w:p>
        </w:tc>
      </w:tr>
      <w:tr w:rsidR="00942A2B" w:rsidRPr="005F09F0" w14:paraId="4628118A" w14:textId="77777777" w:rsidTr="00942A2B">
        <w:trPr>
          <w:cantSplit/>
          <w:jc w:val="center"/>
        </w:trPr>
        <w:tc>
          <w:tcPr>
            <w:tcW w:w="1535" w:type="dxa"/>
          </w:tcPr>
          <w:p w14:paraId="7242A516" w14:textId="77777777" w:rsidR="00942A2B" w:rsidRPr="005F09F0" w:rsidRDefault="00942A2B" w:rsidP="00ED2292">
            <w:pPr>
              <w:rPr>
                <w:sz w:val="20"/>
              </w:rPr>
            </w:pPr>
            <w:r w:rsidRPr="005F09F0">
              <w:rPr>
                <w:sz w:val="20"/>
              </w:rPr>
              <w:t>Short Code</w:t>
            </w:r>
          </w:p>
        </w:tc>
        <w:tc>
          <w:tcPr>
            <w:tcW w:w="6148" w:type="dxa"/>
          </w:tcPr>
          <w:p w14:paraId="01C440F2" w14:textId="77777777" w:rsidR="00942A2B" w:rsidRPr="005F09F0" w:rsidRDefault="00942A2B" w:rsidP="00ED2292">
            <w:pPr>
              <w:rPr>
                <w:sz w:val="20"/>
              </w:rPr>
            </w:pPr>
            <w:r w:rsidRPr="005F09F0">
              <w:rPr>
                <w:sz w:val="20"/>
              </w:rPr>
              <w:t>Contains the Short Code value</w:t>
            </w:r>
          </w:p>
        </w:tc>
        <w:tc>
          <w:tcPr>
            <w:tcW w:w="1013" w:type="dxa"/>
          </w:tcPr>
          <w:p w14:paraId="60FC3271" w14:textId="77777777" w:rsidR="00942A2B" w:rsidRPr="005F09F0" w:rsidRDefault="00942A2B" w:rsidP="00ED2292">
            <w:pPr>
              <w:rPr>
                <w:sz w:val="20"/>
              </w:rPr>
            </w:pPr>
            <w:r w:rsidRPr="005F09F0">
              <w:rPr>
                <w:sz w:val="20"/>
              </w:rPr>
              <w:t>Number</w:t>
            </w:r>
          </w:p>
        </w:tc>
      </w:tr>
      <w:tr w:rsidR="00942A2B" w:rsidRPr="005F09F0" w14:paraId="33A79B02" w14:textId="77777777" w:rsidTr="00942A2B">
        <w:trPr>
          <w:cantSplit/>
          <w:jc w:val="center"/>
        </w:trPr>
        <w:tc>
          <w:tcPr>
            <w:tcW w:w="1535" w:type="dxa"/>
          </w:tcPr>
          <w:p w14:paraId="0A35A89D" w14:textId="77777777" w:rsidR="00942A2B" w:rsidRPr="005F09F0" w:rsidRDefault="00942A2B" w:rsidP="00ED2292">
            <w:pPr>
              <w:rPr>
                <w:sz w:val="20"/>
              </w:rPr>
            </w:pPr>
            <w:r w:rsidRPr="005F09F0">
              <w:rPr>
                <w:sz w:val="20"/>
              </w:rPr>
              <w:t>SMS Count</w:t>
            </w:r>
          </w:p>
        </w:tc>
        <w:tc>
          <w:tcPr>
            <w:tcW w:w="6148" w:type="dxa"/>
          </w:tcPr>
          <w:p w14:paraId="47923B78" w14:textId="77777777" w:rsidR="00942A2B" w:rsidRPr="005F09F0" w:rsidRDefault="00942A2B" w:rsidP="00ED2292">
            <w:pPr>
              <w:rPr>
                <w:sz w:val="20"/>
              </w:rPr>
            </w:pPr>
            <w:r w:rsidRPr="005F09F0">
              <w:rPr>
                <w:sz w:val="20"/>
              </w:rPr>
              <w:t>The count of SMS Messages for a given Short Code</w:t>
            </w:r>
          </w:p>
        </w:tc>
        <w:tc>
          <w:tcPr>
            <w:tcW w:w="1013" w:type="dxa"/>
          </w:tcPr>
          <w:p w14:paraId="5000396B" w14:textId="77777777" w:rsidR="00942A2B" w:rsidRPr="005F09F0" w:rsidRDefault="00942A2B" w:rsidP="00ED2292">
            <w:pPr>
              <w:rPr>
                <w:sz w:val="20"/>
              </w:rPr>
            </w:pPr>
            <w:r w:rsidRPr="005F09F0">
              <w:rPr>
                <w:sz w:val="20"/>
              </w:rPr>
              <w:t>Number</w:t>
            </w:r>
          </w:p>
        </w:tc>
      </w:tr>
      <w:tr w:rsidR="00942A2B" w:rsidRPr="005F09F0" w14:paraId="3F966885" w14:textId="77777777" w:rsidTr="00942A2B">
        <w:trPr>
          <w:cantSplit/>
          <w:jc w:val="center"/>
        </w:trPr>
        <w:tc>
          <w:tcPr>
            <w:tcW w:w="1535" w:type="dxa"/>
          </w:tcPr>
          <w:p w14:paraId="3FF26D19" w14:textId="77777777" w:rsidR="00942A2B" w:rsidRPr="005F09F0" w:rsidRDefault="00942A2B" w:rsidP="00ED2292">
            <w:pPr>
              <w:rPr>
                <w:sz w:val="20"/>
              </w:rPr>
            </w:pPr>
            <w:r w:rsidRPr="005F09F0">
              <w:rPr>
                <w:sz w:val="20"/>
              </w:rPr>
              <w:t>SMS Price Point</w:t>
            </w:r>
          </w:p>
        </w:tc>
        <w:tc>
          <w:tcPr>
            <w:tcW w:w="6148" w:type="dxa"/>
          </w:tcPr>
          <w:p w14:paraId="52503BF6" w14:textId="77777777" w:rsidR="00942A2B" w:rsidRPr="005F09F0" w:rsidRDefault="00942A2B" w:rsidP="00ED2292">
            <w:pPr>
              <w:rPr>
                <w:sz w:val="20"/>
              </w:rPr>
            </w:pPr>
            <w:r w:rsidRPr="005F09F0">
              <w:rPr>
                <w:sz w:val="20"/>
              </w:rPr>
              <w:t>The SMS Price Point for a given Short Code</w:t>
            </w:r>
          </w:p>
        </w:tc>
        <w:tc>
          <w:tcPr>
            <w:tcW w:w="1013" w:type="dxa"/>
          </w:tcPr>
          <w:p w14:paraId="6B192B13" w14:textId="77777777" w:rsidR="00942A2B" w:rsidRPr="005F09F0" w:rsidRDefault="00942A2B" w:rsidP="00ED2292">
            <w:pPr>
              <w:rPr>
                <w:sz w:val="20"/>
              </w:rPr>
            </w:pPr>
            <w:r w:rsidRPr="005F09F0">
              <w:rPr>
                <w:sz w:val="20"/>
              </w:rPr>
              <w:t>Amount</w:t>
            </w:r>
          </w:p>
        </w:tc>
      </w:tr>
    </w:tbl>
    <w:p w14:paraId="1D1A3A75" w14:textId="291212F1" w:rsidR="00080CB9" w:rsidRDefault="005C0F7B" w:rsidP="00300707">
      <w:pPr>
        <w:pStyle w:val="Heading2"/>
        <w:keepNext/>
        <w:keepLines/>
      </w:pPr>
      <w:bookmarkStart w:id="1441" w:name="_Ref237620298"/>
      <w:bookmarkStart w:id="1442" w:name="_Ref237620299"/>
      <w:bookmarkStart w:id="1443" w:name="_Toc367633822"/>
      <w:r>
        <w:t>Prepaid</w:t>
      </w:r>
      <w:r w:rsidRPr="00D929DE">
        <w:t xml:space="preserve"> </w:t>
      </w:r>
      <w:r w:rsidR="00080CB9" w:rsidRPr="00D929DE">
        <w:t>Feed</w:t>
      </w:r>
      <w:r w:rsidR="009B0A9D">
        <w:t xml:space="preserve"> for Prepaid </w:t>
      </w:r>
      <w:r w:rsidR="00B26360">
        <w:t xml:space="preserve">Subscribers </w:t>
      </w:r>
      <w:r w:rsidR="009B0A9D">
        <w:t>Payment Transactions</w:t>
      </w:r>
      <w:bookmarkEnd w:id="1441"/>
      <w:bookmarkEnd w:id="1442"/>
      <w:bookmarkEnd w:id="1443"/>
    </w:p>
    <w:p w14:paraId="06B41757" w14:textId="02EBBF2F" w:rsidR="007C7580" w:rsidRPr="005C0F7B" w:rsidRDefault="007C7580" w:rsidP="00300707">
      <w:pPr>
        <w:keepNext/>
        <w:keepLines/>
      </w:pPr>
      <w:r w:rsidRPr="005C0F7B">
        <w:t xml:space="preserve">The format of the </w:t>
      </w:r>
      <w:r w:rsidR="005C0F7B" w:rsidRPr="005C0F7B">
        <w:t>Billing</w:t>
      </w:r>
      <w:r w:rsidRPr="005C0F7B">
        <w:t xml:space="preserve"> Feed is found in section 5 of reference </w:t>
      </w:r>
      <w:r w:rsidR="009E4EB2">
        <w:t>[</w:t>
      </w:r>
      <w:r w:rsidR="009E4EB2">
        <w:fldChar w:fldCharType="begin"/>
      </w:r>
      <w:r w:rsidR="009E4EB2">
        <w:instrText xml:space="preserve"> REF _Ref235269039 \w \h </w:instrText>
      </w:r>
      <w:r w:rsidR="009E4EB2">
        <w:fldChar w:fldCharType="separate"/>
      </w:r>
      <w:r w:rsidR="00517227">
        <w:t>12</w:t>
      </w:r>
      <w:r w:rsidR="009E4EB2">
        <w:fldChar w:fldCharType="end"/>
      </w:r>
      <w:r w:rsidR="009E4EB2">
        <w:t>]</w:t>
      </w:r>
      <w:r w:rsidRPr="005C0F7B">
        <w:t xml:space="preserve">.  The format of the </w:t>
      </w:r>
      <w:r w:rsidR="005C0F7B" w:rsidRPr="005C0F7B">
        <w:t>Prepaid</w:t>
      </w:r>
      <w:r w:rsidRPr="005C0F7B">
        <w:t xml:space="preserve"> feed </w:t>
      </w:r>
      <w:r w:rsidR="00B26360">
        <w:t>will match</w:t>
      </w:r>
      <w:r w:rsidR="005C0F7B">
        <w:t xml:space="preserve"> that of the Billing Feed </w:t>
      </w:r>
      <w:r w:rsidR="005C0F7B" w:rsidRPr="005C0F7B">
        <w:t xml:space="preserve">but provides information on </w:t>
      </w:r>
      <w:r w:rsidR="00B26360">
        <w:t xml:space="preserve">payment </w:t>
      </w:r>
      <w:r w:rsidR="005C0F7B" w:rsidRPr="005C0F7B">
        <w:t>transactions</w:t>
      </w:r>
      <w:r w:rsidR="00B26360">
        <w:t xml:space="preserve"> for Prepaid Subscribers</w:t>
      </w:r>
      <w:r w:rsidRPr="005C0F7B">
        <w:t>.</w:t>
      </w:r>
    </w:p>
    <w:p w14:paraId="45F016BC" w14:textId="77777777" w:rsidR="007C7580" w:rsidRPr="00C31ED0" w:rsidRDefault="007C7580" w:rsidP="00ED2292">
      <w:pPr>
        <w:rPr>
          <w:highlight w:val="green"/>
        </w:rPr>
      </w:pPr>
    </w:p>
    <w:p w14:paraId="26A4F1A1" w14:textId="77777777" w:rsidR="007C7580" w:rsidRPr="005C0F7B" w:rsidRDefault="007C7580" w:rsidP="005F09F0">
      <w:pPr>
        <w:pStyle w:val="Heading3"/>
      </w:pPr>
      <w:bookmarkStart w:id="1444" w:name="_Toc223508379"/>
      <w:bookmarkStart w:id="1445" w:name="_Ref361480055"/>
      <w:bookmarkStart w:id="1446" w:name="_Toc367633823"/>
      <w:r w:rsidRPr="005C0F7B">
        <w:t>Transaction Record</w:t>
      </w:r>
      <w:bookmarkEnd w:id="1444"/>
      <w:bookmarkEnd w:id="1445"/>
      <w:bookmarkEnd w:id="1446"/>
      <w:r w:rsidRPr="005C0F7B">
        <w:t xml:space="preserve"> </w:t>
      </w:r>
    </w:p>
    <w:p w14:paraId="20D68455" w14:textId="17DABF88" w:rsidR="007C7580" w:rsidRDefault="007C7580" w:rsidP="00ED2292">
      <w:r w:rsidRPr="005C0F7B">
        <w:t xml:space="preserve">The content of the </w:t>
      </w:r>
      <w:r w:rsidR="005C0F7B" w:rsidRPr="005C0F7B">
        <w:t>Prepaid (</w:t>
      </w:r>
      <w:r w:rsidRPr="005C0F7B">
        <w:t>Bill</w:t>
      </w:r>
      <w:r w:rsidR="005C0F7B" w:rsidRPr="005C0F7B">
        <w:t>)</w:t>
      </w:r>
      <w:r w:rsidRPr="005C0F7B">
        <w:t xml:space="preserve"> Feed Transaction Record mapping to BoBo</w:t>
      </w:r>
      <w:r w:rsidR="005C0F7B" w:rsidRPr="005C0F7B">
        <w:t xml:space="preserve"> and GCB</w:t>
      </w:r>
      <w:r w:rsidRPr="005C0F7B">
        <w:t xml:space="preserve"> Payment Operations is shown in the following table.</w:t>
      </w:r>
      <w:r w:rsidR="009E4EB2">
        <w:t xml:space="preserve">  As the Billing Feed and Prepaid Feed Transaction Record </w:t>
      </w:r>
      <w:r w:rsidR="00B26360">
        <w:t xml:space="preserve">formats </w:t>
      </w:r>
      <w:r w:rsidR="009E4EB2">
        <w:t>are the same, there is no change in the current mapping of the Partner Payment transactions to the Prepaid Feed Transaction Record fields.</w:t>
      </w:r>
      <w:r w:rsidR="00207C30">
        <w:t xml:space="preserve"> </w:t>
      </w:r>
    </w:p>
    <w:p w14:paraId="3D0CD420" w14:textId="77777777" w:rsidR="00207C30" w:rsidRDefault="00207C30" w:rsidP="00ED2292"/>
    <w:p w14:paraId="225FAE9F" w14:textId="4D8B820E" w:rsidR="00207C30" w:rsidRPr="005C0F7B" w:rsidRDefault="00207C30" w:rsidP="00ED2292">
      <w:r>
        <w:t>For BoBo and Partner Payment, a Transaction Record is recorded for a ‘confirmed’ payment transaction that includes Charge, Confirm and Refund operations.  For GCB Payment, a Transaction Record is also recorded for a ‘confirmed’ payment transaction that includes Charge and Refund operations.</w:t>
      </w:r>
    </w:p>
    <w:p w14:paraId="609F785C" w14:textId="77777777" w:rsidR="007C7580" w:rsidRPr="00C31ED0" w:rsidRDefault="007C7580" w:rsidP="00ED2292">
      <w:pPr>
        <w:rPr>
          <w:highlight w:val="green"/>
        </w:rPr>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3"/>
        <w:gridCol w:w="2560"/>
        <w:gridCol w:w="2401"/>
        <w:gridCol w:w="2331"/>
      </w:tblGrid>
      <w:tr w:rsidR="009E4EB2" w:rsidRPr="005F09F0" w14:paraId="01E6060E" w14:textId="77777777" w:rsidTr="003E49D5">
        <w:trPr>
          <w:cantSplit/>
          <w:tblHeader/>
          <w:jc w:val="center"/>
        </w:trPr>
        <w:tc>
          <w:tcPr>
            <w:tcW w:w="1463" w:type="dxa"/>
            <w:shd w:val="clear" w:color="auto" w:fill="CCCCCC"/>
          </w:tcPr>
          <w:p w14:paraId="59179702" w14:textId="77777777" w:rsidR="009E4EB2" w:rsidRPr="005F09F0" w:rsidRDefault="009E4EB2" w:rsidP="005F09F0">
            <w:pPr>
              <w:spacing w:before="60" w:after="60"/>
              <w:jc w:val="center"/>
              <w:rPr>
                <w:rFonts w:ascii="Arial" w:hAnsi="Arial" w:cs="Arial"/>
                <w:sz w:val="20"/>
              </w:rPr>
            </w:pPr>
            <w:r w:rsidRPr="005F09F0">
              <w:rPr>
                <w:rFonts w:ascii="Arial" w:hAnsi="Arial" w:cs="Arial"/>
                <w:sz w:val="20"/>
              </w:rPr>
              <w:t>Transaction Record Name</w:t>
            </w:r>
          </w:p>
        </w:tc>
        <w:tc>
          <w:tcPr>
            <w:tcW w:w="2560" w:type="dxa"/>
            <w:shd w:val="clear" w:color="auto" w:fill="CCCCCC"/>
          </w:tcPr>
          <w:p w14:paraId="79090589" w14:textId="77777777" w:rsidR="009E4EB2" w:rsidRPr="005F09F0" w:rsidRDefault="009E4EB2" w:rsidP="005F09F0">
            <w:pPr>
              <w:spacing w:before="60" w:after="60"/>
              <w:jc w:val="center"/>
              <w:rPr>
                <w:rFonts w:ascii="Arial" w:hAnsi="Arial" w:cs="Arial"/>
                <w:sz w:val="20"/>
              </w:rPr>
            </w:pPr>
            <w:r w:rsidRPr="005F09F0">
              <w:rPr>
                <w:rFonts w:ascii="Arial" w:hAnsi="Arial" w:cs="Arial"/>
                <w:sz w:val="20"/>
              </w:rPr>
              <w:t>Transaction Record Description / Format</w:t>
            </w:r>
          </w:p>
        </w:tc>
        <w:tc>
          <w:tcPr>
            <w:tcW w:w="2401" w:type="dxa"/>
            <w:shd w:val="clear" w:color="auto" w:fill="CCCCCC"/>
          </w:tcPr>
          <w:p w14:paraId="6A26427E" w14:textId="77777777" w:rsidR="009E4EB2" w:rsidRPr="005F09F0" w:rsidRDefault="009E4EB2" w:rsidP="005F09F0">
            <w:pPr>
              <w:spacing w:before="60" w:after="60"/>
              <w:jc w:val="center"/>
              <w:rPr>
                <w:rFonts w:ascii="Arial" w:hAnsi="Arial" w:cs="Arial"/>
                <w:sz w:val="20"/>
              </w:rPr>
            </w:pPr>
            <w:r w:rsidRPr="005F09F0">
              <w:rPr>
                <w:rFonts w:ascii="Arial" w:hAnsi="Arial" w:cs="Arial"/>
                <w:sz w:val="20"/>
              </w:rPr>
              <w:t>Source from BoBo Payment Operation Fields</w:t>
            </w:r>
          </w:p>
        </w:tc>
        <w:tc>
          <w:tcPr>
            <w:tcW w:w="2331" w:type="dxa"/>
            <w:shd w:val="clear" w:color="auto" w:fill="CCCCCC"/>
          </w:tcPr>
          <w:p w14:paraId="58D1C100" w14:textId="77777777" w:rsidR="009E4EB2" w:rsidRPr="005F09F0" w:rsidRDefault="009E4EB2" w:rsidP="005F09F0">
            <w:pPr>
              <w:spacing w:before="60" w:after="60"/>
              <w:jc w:val="center"/>
              <w:rPr>
                <w:rFonts w:ascii="Arial" w:hAnsi="Arial" w:cs="Arial"/>
                <w:sz w:val="20"/>
              </w:rPr>
            </w:pPr>
            <w:r w:rsidRPr="005F09F0">
              <w:rPr>
                <w:rFonts w:ascii="Arial" w:hAnsi="Arial" w:cs="Arial"/>
                <w:sz w:val="20"/>
              </w:rPr>
              <w:t>Source from GCB Payment Operation Fields</w:t>
            </w:r>
          </w:p>
        </w:tc>
      </w:tr>
      <w:tr w:rsidR="009E4EB2" w:rsidRPr="005F09F0" w14:paraId="56CEB10C" w14:textId="77777777" w:rsidTr="003E49D5">
        <w:trPr>
          <w:cantSplit/>
          <w:jc w:val="center"/>
        </w:trPr>
        <w:tc>
          <w:tcPr>
            <w:tcW w:w="1463" w:type="dxa"/>
          </w:tcPr>
          <w:p w14:paraId="7082ED86" w14:textId="77777777" w:rsidR="009E4EB2" w:rsidRPr="005F09F0" w:rsidRDefault="009E4EB2" w:rsidP="005F09F0">
            <w:pPr>
              <w:spacing w:before="60" w:after="60"/>
              <w:rPr>
                <w:sz w:val="20"/>
              </w:rPr>
            </w:pPr>
            <w:r w:rsidRPr="005F09F0">
              <w:rPr>
                <w:sz w:val="20"/>
              </w:rPr>
              <w:t>Date and Time</w:t>
            </w:r>
          </w:p>
        </w:tc>
        <w:tc>
          <w:tcPr>
            <w:tcW w:w="2560" w:type="dxa"/>
          </w:tcPr>
          <w:p w14:paraId="69DF0E7D" w14:textId="7C092188" w:rsidR="009E4EB2" w:rsidRPr="005F09F0" w:rsidRDefault="009E4EB2" w:rsidP="005F09F0">
            <w:pPr>
              <w:spacing w:before="60" w:after="60"/>
              <w:rPr>
                <w:sz w:val="20"/>
              </w:rPr>
            </w:pPr>
            <w:r w:rsidRPr="005F09F0">
              <w:rPr>
                <w:sz w:val="20"/>
              </w:rPr>
              <w:t xml:space="preserve">Date/time when transaction was </w:t>
            </w:r>
            <w:r w:rsidR="00240F1D" w:rsidRPr="005F09F0">
              <w:rPr>
                <w:sz w:val="20"/>
              </w:rPr>
              <w:t xml:space="preserve">changed to ‘CONFIRMED’ state </w:t>
            </w:r>
            <w:r w:rsidRPr="005F09F0">
              <w:rPr>
                <w:sz w:val="20"/>
              </w:rPr>
              <w:t>in PSEP 4.6.1.</w:t>
            </w:r>
            <w:r w:rsidR="00426DF4" w:rsidRPr="005F09F0">
              <w:rPr>
                <w:sz w:val="20"/>
              </w:rPr>
              <w:t xml:space="preserve">  </w:t>
            </w:r>
          </w:p>
          <w:p w14:paraId="2D3BB60A" w14:textId="490A0E69" w:rsidR="009E4EB2" w:rsidRPr="005F09F0" w:rsidRDefault="009E4EB2" w:rsidP="005F09F0">
            <w:pPr>
              <w:spacing w:before="60" w:after="60"/>
              <w:rPr>
                <w:sz w:val="20"/>
              </w:rPr>
            </w:pPr>
            <w:r w:rsidRPr="005F09F0">
              <w:rPr>
                <w:sz w:val="20"/>
              </w:rPr>
              <w:t xml:space="preserve">Format is “Field Date Time” defined in Section 2.1 of reference </w:t>
            </w:r>
            <w:r w:rsidR="00240F1D" w:rsidRPr="005F09F0">
              <w:rPr>
                <w:sz w:val="20"/>
              </w:rPr>
              <w:t>[</w:t>
            </w:r>
            <w:r w:rsidR="00240F1D" w:rsidRPr="005F09F0">
              <w:rPr>
                <w:sz w:val="20"/>
              </w:rPr>
              <w:fldChar w:fldCharType="begin"/>
            </w:r>
            <w:r w:rsidR="00240F1D" w:rsidRPr="005F09F0">
              <w:rPr>
                <w:sz w:val="20"/>
              </w:rPr>
              <w:instrText xml:space="preserve"> REF _Ref235269039 \w \h </w:instrText>
            </w:r>
            <w:r w:rsidR="00240F1D" w:rsidRPr="005F09F0">
              <w:rPr>
                <w:sz w:val="20"/>
              </w:rPr>
            </w:r>
            <w:r w:rsidR="00240F1D" w:rsidRPr="005F09F0">
              <w:rPr>
                <w:sz w:val="20"/>
              </w:rPr>
              <w:fldChar w:fldCharType="separate"/>
            </w:r>
            <w:r w:rsidR="00517227">
              <w:rPr>
                <w:sz w:val="20"/>
              </w:rPr>
              <w:t>12</w:t>
            </w:r>
            <w:r w:rsidR="00240F1D" w:rsidRPr="005F09F0">
              <w:rPr>
                <w:sz w:val="20"/>
              </w:rPr>
              <w:fldChar w:fldCharType="end"/>
            </w:r>
            <w:r w:rsidR="00240F1D" w:rsidRPr="005F09F0">
              <w:rPr>
                <w:sz w:val="20"/>
              </w:rPr>
              <w:t>]</w:t>
            </w:r>
            <w:r w:rsidRPr="005F09F0">
              <w:rPr>
                <w:sz w:val="20"/>
              </w:rPr>
              <w:t xml:space="preserve">. </w:t>
            </w:r>
          </w:p>
        </w:tc>
        <w:tc>
          <w:tcPr>
            <w:tcW w:w="2401" w:type="dxa"/>
          </w:tcPr>
          <w:p w14:paraId="66C3754C" w14:textId="77777777" w:rsidR="009E4EB2" w:rsidRPr="005F09F0" w:rsidRDefault="009E4EB2" w:rsidP="005F09F0">
            <w:pPr>
              <w:spacing w:before="60" w:after="60"/>
              <w:rPr>
                <w:sz w:val="20"/>
              </w:rPr>
            </w:pPr>
            <w:r w:rsidRPr="005F09F0">
              <w:rPr>
                <w:sz w:val="20"/>
              </w:rPr>
              <w:t>N/A</w:t>
            </w:r>
          </w:p>
        </w:tc>
        <w:tc>
          <w:tcPr>
            <w:tcW w:w="2331" w:type="dxa"/>
          </w:tcPr>
          <w:p w14:paraId="7377D260" w14:textId="57F66470" w:rsidR="009E4EB2" w:rsidRPr="005F09F0" w:rsidRDefault="00240F1D" w:rsidP="005F09F0">
            <w:pPr>
              <w:spacing w:before="60" w:after="60"/>
              <w:rPr>
                <w:sz w:val="20"/>
              </w:rPr>
            </w:pPr>
            <w:r w:rsidRPr="005F09F0">
              <w:rPr>
                <w:sz w:val="20"/>
              </w:rPr>
              <w:t>N/A</w:t>
            </w:r>
          </w:p>
        </w:tc>
      </w:tr>
      <w:tr w:rsidR="009E4EB2" w:rsidRPr="005F09F0" w14:paraId="36939A6F" w14:textId="77777777" w:rsidTr="003E49D5">
        <w:trPr>
          <w:cantSplit/>
          <w:jc w:val="center"/>
        </w:trPr>
        <w:tc>
          <w:tcPr>
            <w:tcW w:w="1463" w:type="dxa"/>
          </w:tcPr>
          <w:p w14:paraId="526B0315" w14:textId="77777777" w:rsidR="009E4EB2" w:rsidRPr="005F09F0" w:rsidRDefault="009E4EB2" w:rsidP="005F09F0">
            <w:pPr>
              <w:rPr>
                <w:sz w:val="20"/>
              </w:rPr>
            </w:pPr>
            <w:r w:rsidRPr="005F09F0">
              <w:rPr>
                <w:sz w:val="20"/>
              </w:rPr>
              <w:lastRenderedPageBreak/>
              <w:t>CTN</w:t>
            </w:r>
          </w:p>
        </w:tc>
        <w:tc>
          <w:tcPr>
            <w:tcW w:w="2560" w:type="dxa"/>
          </w:tcPr>
          <w:p w14:paraId="6E6221C8" w14:textId="7B1E5ACD" w:rsidR="009E4EB2" w:rsidRPr="005F09F0" w:rsidRDefault="009E4EB2" w:rsidP="005F09F0">
            <w:pPr>
              <w:rPr>
                <w:sz w:val="20"/>
              </w:rPr>
            </w:pPr>
            <w:r w:rsidRPr="005F09F0">
              <w:rPr>
                <w:sz w:val="20"/>
              </w:rPr>
              <w:t xml:space="preserve">Format is ”CTN” defined in Section 2.3 of reference </w:t>
            </w:r>
            <w:r w:rsidR="00240F1D" w:rsidRPr="005F09F0">
              <w:rPr>
                <w:sz w:val="20"/>
              </w:rPr>
              <w:t>[</w:t>
            </w:r>
            <w:r w:rsidR="00240F1D" w:rsidRPr="005F09F0">
              <w:rPr>
                <w:sz w:val="20"/>
              </w:rPr>
              <w:fldChar w:fldCharType="begin"/>
            </w:r>
            <w:r w:rsidR="00240F1D" w:rsidRPr="005F09F0">
              <w:rPr>
                <w:sz w:val="20"/>
              </w:rPr>
              <w:instrText xml:space="preserve"> REF _Ref235269039 \w \h </w:instrText>
            </w:r>
            <w:r w:rsidR="00240F1D" w:rsidRPr="005F09F0">
              <w:rPr>
                <w:sz w:val="20"/>
              </w:rPr>
            </w:r>
            <w:r w:rsidR="00240F1D" w:rsidRPr="005F09F0">
              <w:rPr>
                <w:sz w:val="20"/>
              </w:rPr>
              <w:fldChar w:fldCharType="separate"/>
            </w:r>
            <w:r w:rsidR="00517227">
              <w:rPr>
                <w:sz w:val="20"/>
              </w:rPr>
              <w:t>12</w:t>
            </w:r>
            <w:r w:rsidR="00240F1D" w:rsidRPr="005F09F0">
              <w:rPr>
                <w:sz w:val="20"/>
              </w:rPr>
              <w:fldChar w:fldCharType="end"/>
            </w:r>
            <w:r w:rsidR="00240F1D" w:rsidRPr="005F09F0">
              <w:rPr>
                <w:sz w:val="20"/>
              </w:rPr>
              <w:t>]</w:t>
            </w:r>
            <w:r w:rsidRPr="005F09F0">
              <w:rPr>
                <w:sz w:val="20"/>
              </w:rPr>
              <w:t>.</w:t>
            </w:r>
          </w:p>
        </w:tc>
        <w:tc>
          <w:tcPr>
            <w:tcW w:w="2401" w:type="dxa"/>
          </w:tcPr>
          <w:p w14:paraId="534E5A95" w14:textId="6E05D88D" w:rsidR="007518C2" w:rsidRPr="005F09F0" w:rsidRDefault="00B42A79" w:rsidP="005F09F0">
            <w:pPr>
              <w:rPr>
                <w:sz w:val="20"/>
              </w:rPr>
            </w:pPr>
            <w:r w:rsidRPr="005F09F0">
              <w:rPr>
                <w:b/>
                <w:sz w:val="20"/>
              </w:rPr>
              <w:t>‘Charge’ Transaction Type:</w:t>
            </w:r>
            <w:r w:rsidRPr="005F09F0">
              <w:rPr>
                <w:sz w:val="20"/>
              </w:rPr>
              <w:t xml:space="preserve"> </w:t>
            </w:r>
            <w:r w:rsidR="009E4EB2" w:rsidRPr="005F09F0">
              <w:rPr>
                <w:sz w:val="20"/>
              </w:rPr>
              <w:t xml:space="preserve">For a one-time </w:t>
            </w:r>
            <w:r w:rsidR="00B26360" w:rsidRPr="005F09F0">
              <w:rPr>
                <w:sz w:val="20"/>
              </w:rPr>
              <w:t xml:space="preserve">purchase (Charge) </w:t>
            </w:r>
            <w:r w:rsidR="00E02873" w:rsidRPr="005F09F0">
              <w:rPr>
                <w:sz w:val="20"/>
              </w:rPr>
              <w:t>transaction</w:t>
            </w:r>
            <w:r w:rsidR="009E4EB2" w:rsidRPr="005F09F0">
              <w:rPr>
                <w:sz w:val="20"/>
              </w:rPr>
              <w:t xml:space="preserve">, the source of the ‘CTN’ field is the “phoneNumber” (idInfo object) of </w:t>
            </w:r>
            <w:r w:rsidR="00B9519A" w:rsidRPr="005F09F0">
              <w:rPr>
                <w:sz w:val="20"/>
              </w:rPr>
              <w:t xml:space="preserve">the ‘confirmed’ Confirm or Charge payment transaction information </w:t>
            </w:r>
            <w:r w:rsidR="00426DF4" w:rsidRPr="005F09F0">
              <w:rPr>
                <w:sz w:val="20"/>
              </w:rPr>
              <w:t xml:space="preserve">payment </w:t>
            </w:r>
            <w:r w:rsidR="00207C30" w:rsidRPr="005F09F0">
              <w:rPr>
                <w:sz w:val="20"/>
              </w:rPr>
              <w:t>transaction</w:t>
            </w:r>
            <w:r w:rsidR="009E4EB2" w:rsidRPr="005F09F0">
              <w:rPr>
                <w:sz w:val="20"/>
              </w:rPr>
              <w:t>. For a charge against a Mandate ID, the source of the ‘CTN’ field is the ‘phoneNumber’ (idInfo object) contained in the mandate ID’s mandate setup request.</w:t>
            </w:r>
          </w:p>
          <w:p w14:paraId="45B6D7BD" w14:textId="6462E38F" w:rsidR="009E4EB2" w:rsidRPr="005F09F0" w:rsidRDefault="007518C2" w:rsidP="005F09F0">
            <w:pPr>
              <w:rPr>
                <w:sz w:val="20"/>
              </w:rPr>
            </w:pPr>
            <w:r w:rsidRPr="005F09F0">
              <w:rPr>
                <w:b/>
                <w:sz w:val="20"/>
              </w:rPr>
              <w:t>‘Adjustment’ Transaction Type:</w:t>
            </w:r>
            <w:r w:rsidRPr="005F09F0">
              <w:rPr>
                <w:sz w:val="20"/>
              </w:rPr>
              <w:t xml:space="preserve"> </w:t>
            </w:r>
            <w:r w:rsidR="001D61D2" w:rsidRPr="005F09F0">
              <w:rPr>
                <w:sz w:val="20"/>
              </w:rPr>
              <w:t xml:space="preserve"> Using the value of a Refund operation’s transactionId, PSEP </w:t>
            </w:r>
            <w:r w:rsidR="00B9519A" w:rsidRPr="005F09F0">
              <w:rPr>
                <w:sz w:val="20"/>
              </w:rPr>
              <w:t>obtains</w:t>
            </w:r>
            <w:r w:rsidR="00D12266" w:rsidRPr="005F09F0">
              <w:rPr>
                <w:sz w:val="20"/>
              </w:rPr>
              <w:t xml:space="preserve"> the</w:t>
            </w:r>
            <w:r w:rsidR="001D61D2" w:rsidRPr="005F09F0">
              <w:rPr>
                <w:sz w:val="20"/>
              </w:rPr>
              <w:t xml:space="preserve"> “phoneNumber” (idInfo object) of the ‘confirmed’ </w:t>
            </w:r>
            <w:r w:rsidR="00B42A79" w:rsidRPr="005F09F0">
              <w:rPr>
                <w:sz w:val="20"/>
              </w:rPr>
              <w:t xml:space="preserve">Confirm or Charge </w:t>
            </w:r>
            <w:r w:rsidR="001D61D2" w:rsidRPr="005F09F0">
              <w:rPr>
                <w:sz w:val="20"/>
              </w:rPr>
              <w:t>payment transaction</w:t>
            </w:r>
            <w:r w:rsidR="00B42A79" w:rsidRPr="005F09F0">
              <w:rPr>
                <w:sz w:val="20"/>
              </w:rPr>
              <w:t xml:space="preserve"> information</w:t>
            </w:r>
            <w:r w:rsidR="001D61D2" w:rsidRPr="005F09F0">
              <w:rPr>
                <w:sz w:val="20"/>
              </w:rPr>
              <w:t>.</w:t>
            </w:r>
          </w:p>
        </w:tc>
        <w:tc>
          <w:tcPr>
            <w:tcW w:w="2331" w:type="dxa"/>
          </w:tcPr>
          <w:p w14:paraId="127F3EA9" w14:textId="2A3641C1" w:rsidR="009E4EB2" w:rsidRPr="005F09F0" w:rsidRDefault="009E4EB2" w:rsidP="005F09F0">
            <w:pPr>
              <w:rPr>
                <w:sz w:val="20"/>
              </w:rPr>
            </w:pPr>
            <w:r w:rsidRPr="005F09F0">
              <w:rPr>
                <w:sz w:val="20"/>
              </w:rPr>
              <w:t xml:space="preserve">Using the value of </w:t>
            </w:r>
            <w:r w:rsidR="001D61D2" w:rsidRPr="005F09F0">
              <w:rPr>
                <w:sz w:val="20"/>
              </w:rPr>
              <w:t xml:space="preserve">a </w:t>
            </w:r>
            <w:r w:rsidRPr="005F09F0">
              <w:rPr>
                <w:sz w:val="20"/>
              </w:rPr>
              <w:t>Charge</w:t>
            </w:r>
            <w:r w:rsidR="00207C30" w:rsidRPr="005F09F0">
              <w:rPr>
                <w:sz w:val="20"/>
              </w:rPr>
              <w:t xml:space="preserve"> </w:t>
            </w:r>
            <w:r w:rsidR="00D12266" w:rsidRPr="005F09F0">
              <w:rPr>
                <w:sz w:val="20"/>
              </w:rPr>
              <w:t>or</w:t>
            </w:r>
            <w:r w:rsidR="00146289" w:rsidRPr="005F09F0">
              <w:rPr>
                <w:sz w:val="20"/>
              </w:rPr>
              <w:t xml:space="preserve"> of a</w:t>
            </w:r>
            <w:r w:rsidR="00207C30" w:rsidRPr="005F09F0">
              <w:rPr>
                <w:sz w:val="20"/>
              </w:rPr>
              <w:t xml:space="preserve"> Refund</w:t>
            </w:r>
            <w:r w:rsidRPr="005F09F0">
              <w:rPr>
                <w:sz w:val="20"/>
              </w:rPr>
              <w:t xml:space="preserve"> operation’s CorrelationId</w:t>
            </w:r>
            <w:r w:rsidR="00D12266" w:rsidRPr="005F09F0">
              <w:rPr>
                <w:sz w:val="20"/>
              </w:rPr>
              <w:t xml:space="preserve"> for a ‘Charge’ or ‘Adjustment’ </w:t>
            </w:r>
            <w:r w:rsidR="00B42A79" w:rsidRPr="005F09F0">
              <w:rPr>
                <w:sz w:val="20"/>
              </w:rPr>
              <w:t>Transaction T</w:t>
            </w:r>
            <w:r w:rsidR="00D12266" w:rsidRPr="005F09F0">
              <w:rPr>
                <w:sz w:val="20"/>
              </w:rPr>
              <w:t>ype respectively</w:t>
            </w:r>
            <w:r w:rsidRPr="005F09F0">
              <w:rPr>
                <w:sz w:val="20"/>
              </w:rPr>
              <w:t>, PSEP obtains the ‘phoneNumber’ from the ‘authorized’ Auth payment transaction information where the ‘phoneNumber’ is determined from the Auth operation’s ‘OperatorUserToken’ field.</w:t>
            </w:r>
          </w:p>
        </w:tc>
      </w:tr>
      <w:tr w:rsidR="009E4EB2" w:rsidRPr="005F09F0" w14:paraId="73E7FE13" w14:textId="77777777" w:rsidTr="003E49D5">
        <w:trPr>
          <w:cantSplit/>
          <w:jc w:val="center"/>
        </w:trPr>
        <w:tc>
          <w:tcPr>
            <w:tcW w:w="1463" w:type="dxa"/>
          </w:tcPr>
          <w:p w14:paraId="57986146" w14:textId="77777777" w:rsidR="009E4EB2" w:rsidRPr="005F09F0" w:rsidRDefault="009E4EB2" w:rsidP="005F09F0">
            <w:pPr>
              <w:rPr>
                <w:sz w:val="20"/>
              </w:rPr>
            </w:pPr>
            <w:r w:rsidRPr="005F09F0">
              <w:rPr>
                <w:sz w:val="20"/>
              </w:rPr>
              <w:t>Transaction Type</w:t>
            </w:r>
          </w:p>
        </w:tc>
        <w:tc>
          <w:tcPr>
            <w:tcW w:w="2560" w:type="dxa"/>
          </w:tcPr>
          <w:p w14:paraId="0BD8A92D" w14:textId="3390E4DC" w:rsidR="009E4EB2" w:rsidRPr="005F09F0" w:rsidRDefault="009E4EB2" w:rsidP="00ED2292">
            <w:pPr>
              <w:rPr>
                <w:sz w:val="20"/>
              </w:rPr>
            </w:pPr>
            <w:r w:rsidRPr="005F09F0">
              <w:rPr>
                <w:sz w:val="20"/>
              </w:rPr>
              <w:t xml:space="preserve">Value is </w:t>
            </w:r>
            <w:r w:rsidR="00B26360" w:rsidRPr="005F09F0">
              <w:rPr>
                <w:sz w:val="20"/>
              </w:rPr>
              <w:t>“</w:t>
            </w:r>
            <w:r w:rsidRPr="005F09F0">
              <w:rPr>
                <w:sz w:val="20"/>
              </w:rPr>
              <w:t>Charge</w:t>
            </w:r>
            <w:r w:rsidR="00B26360" w:rsidRPr="005F09F0">
              <w:rPr>
                <w:sz w:val="20"/>
              </w:rPr>
              <w:t>”</w:t>
            </w:r>
            <w:r w:rsidRPr="005F09F0">
              <w:rPr>
                <w:sz w:val="20"/>
              </w:rPr>
              <w:t xml:space="preserve"> for </w:t>
            </w:r>
            <w:r w:rsidR="00B26360" w:rsidRPr="005F09F0">
              <w:rPr>
                <w:sz w:val="20"/>
              </w:rPr>
              <w:t xml:space="preserve">a </w:t>
            </w:r>
            <w:r w:rsidR="00756D75" w:rsidRPr="005F09F0">
              <w:rPr>
                <w:sz w:val="20"/>
              </w:rPr>
              <w:t xml:space="preserve">‘Payment’ </w:t>
            </w:r>
            <w:r w:rsidRPr="005F09F0">
              <w:rPr>
                <w:sz w:val="20"/>
              </w:rPr>
              <w:t>transaction</w:t>
            </w:r>
            <w:r w:rsidR="001D61D2" w:rsidRPr="005F09F0">
              <w:rPr>
                <w:sz w:val="20"/>
              </w:rPr>
              <w:t xml:space="preserve">. For BoBo and Partner Payment, a payment transaction includes </w:t>
            </w:r>
            <w:r w:rsidR="00B42A79" w:rsidRPr="005F09F0">
              <w:rPr>
                <w:sz w:val="20"/>
              </w:rPr>
              <w:t xml:space="preserve">successful </w:t>
            </w:r>
            <w:r w:rsidR="001D61D2" w:rsidRPr="005F09F0">
              <w:rPr>
                <w:sz w:val="20"/>
              </w:rPr>
              <w:t xml:space="preserve">Charge and Confirm operations.  For GCB Payment, a payment includes </w:t>
            </w:r>
            <w:r w:rsidR="00B42A79" w:rsidRPr="005F09F0">
              <w:rPr>
                <w:sz w:val="20"/>
              </w:rPr>
              <w:t xml:space="preserve">a successful </w:t>
            </w:r>
            <w:r w:rsidR="001D61D2" w:rsidRPr="005F09F0">
              <w:rPr>
                <w:sz w:val="20"/>
              </w:rPr>
              <w:t>Charge</w:t>
            </w:r>
            <w:r w:rsidR="00B42A79" w:rsidRPr="005F09F0">
              <w:rPr>
                <w:sz w:val="20"/>
              </w:rPr>
              <w:t xml:space="preserve"> operation</w:t>
            </w:r>
            <w:r w:rsidRPr="005F09F0">
              <w:rPr>
                <w:sz w:val="20"/>
              </w:rPr>
              <w:t>.</w:t>
            </w:r>
          </w:p>
          <w:p w14:paraId="11DEE8A9" w14:textId="62AAE788" w:rsidR="009E4EB2" w:rsidRPr="005F09F0" w:rsidRDefault="009E4EB2" w:rsidP="00ED2292">
            <w:pPr>
              <w:rPr>
                <w:sz w:val="20"/>
              </w:rPr>
            </w:pPr>
            <w:r w:rsidRPr="005F09F0">
              <w:rPr>
                <w:sz w:val="20"/>
              </w:rPr>
              <w:t xml:space="preserve">Value is </w:t>
            </w:r>
            <w:r w:rsidR="00B26360" w:rsidRPr="005F09F0">
              <w:rPr>
                <w:sz w:val="20"/>
              </w:rPr>
              <w:t>“</w:t>
            </w:r>
            <w:r w:rsidRPr="005F09F0">
              <w:rPr>
                <w:sz w:val="20"/>
              </w:rPr>
              <w:t>Adjustment</w:t>
            </w:r>
            <w:r w:rsidR="00B26360" w:rsidRPr="005F09F0">
              <w:rPr>
                <w:sz w:val="20"/>
              </w:rPr>
              <w:t>”</w:t>
            </w:r>
            <w:r w:rsidRPr="005F09F0">
              <w:rPr>
                <w:sz w:val="20"/>
              </w:rPr>
              <w:t xml:space="preserve"> </w:t>
            </w:r>
            <w:r w:rsidR="00B26360" w:rsidRPr="005F09F0">
              <w:rPr>
                <w:sz w:val="20"/>
              </w:rPr>
              <w:t>for a ‘Refund’ transaction</w:t>
            </w:r>
            <w:r w:rsidRPr="005F09F0">
              <w:rPr>
                <w:sz w:val="20"/>
              </w:rPr>
              <w:t>.</w:t>
            </w:r>
            <w:r w:rsidR="001D61D2" w:rsidRPr="005F09F0">
              <w:rPr>
                <w:sz w:val="20"/>
              </w:rPr>
              <w:t xml:space="preserve"> For BoBo, Partner, and GCB Payment, a Refund transaction includes a </w:t>
            </w:r>
            <w:r w:rsidR="007518C2" w:rsidRPr="005F09F0">
              <w:rPr>
                <w:sz w:val="20"/>
              </w:rPr>
              <w:t xml:space="preserve">successful </w:t>
            </w:r>
            <w:r w:rsidR="001D61D2" w:rsidRPr="005F09F0">
              <w:rPr>
                <w:sz w:val="20"/>
              </w:rPr>
              <w:t xml:space="preserve">Refund operation.  </w:t>
            </w:r>
          </w:p>
        </w:tc>
        <w:tc>
          <w:tcPr>
            <w:tcW w:w="2401" w:type="dxa"/>
          </w:tcPr>
          <w:p w14:paraId="2F904F8C" w14:textId="77777777" w:rsidR="009E4EB2" w:rsidRPr="005F09F0" w:rsidRDefault="009E4EB2" w:rsidP="005F09F0">
            <w:pPr>
              <w:rPr>
                <w:sz w:val="20"/>
              </w:rPr>
            </w:pPr>
            <w:r w:rsidRPr="005F09F0">
              <w:rPr>
                <w:sz w:val="20"/>
              </w:rPr>
              <w:t>N/A</w:t>
            </w:r>
          </w:p>
          <w:p w14:paraId="4E487185" w14:textId="58A8AD67" w:rsidR="009E4EB2" w:rsidRPr="005F09F0" w:rsidRDefault="009E4EB2" w:rsidP="005F09F0">
            <w:pPr>
              <w:rPr>
                <w:sz w:val="20"/>
              </w:rPr>
            </w:pPr>
          </w:p>
        </w:tc>
        <w:tc>
          <w:tcPr>
            <w:tcW w:w="2331" w:type="dxa"/>
          </w:tcPr>
          <w:p w14:paraId="4C37D5FB" w14:textId="77777777" w:rsidR="009E4EB2" w:rsidRPr="005F09F0" w:rsidRDefault="009E4EB2" w:rsidP="005F09F0">
            <w:pPr>
              <w:rPr>
                <w:sz w:val="20"/>
              </w:rPr>
            </w:pPr>
            <w:r w:rsidRPr="005F09F0">
              <w:rPr>
                <w:sz w:val="20"/>
              </w:rPr>
              <w:t>N/A</w:t>
            </w:r>
          </w:p>
          <w:p w14:paraId="1518CFC9" w14:textId="5A112E52" w:rsidR="009E4EB2" w:rsidRPr="005F09F0" w:rsidRDefault="009E4EB2" w:rsidP="005F09F0">
            <w:pPr>
              <w:rPr>
                <w:sz w:val="20"/>
              </w:rPr>
            </w:pPr>
          </w:p>
        </w:tc>
      </w:tr>
      <w:tr w:rsidR="003E49D5" w:rsidRPr="005F09F0" w14:paraId="0E44C00C" w14:textId="77777777" w:rsidTr="003E49D5">
        <w:trPr>
          <w:cantSplit/>
          <w:jc w:val="center"/>
        </w:trPr>
        <w:tc>
          <w:tcPr>
            <w:tcW w:w="1463" w:type="dxa"/>
          </w:tcPr>
          <w:p w14:paraId="260B179D" w14:textId="77777777" w:rsidR="003E49D5" w:rsidRPr="005F09F0" w:rsidRDefault="003E49D5" w:rsidP="005F09F0">
            <w:pPr>
              <w:rPr>
                <w:sz w:val="20"/>
              </w:rPr>
            </w:pPr>
            <w:r w:rsidRPr="005F09F0">
              <w:rPr>
                <w:sz w:val="20"/>
              </w:rPr>
              <w:lastRenderedPageBreak/>
              <w:t>One-Off Indicator</w:t>
            </w:r>
          </w:p>
        </w:tc>
        <w:tc>
          <w:tcPr>
            <w:tcW w:w="2560" w:type="dxa"/>
          </w:tcPr>
          <w:p w14:paraId="1C6AB7FB" w14:textId="77777777" w:rsidR="003E49D5" w:rsidRPr="005F09F0" w:rsidRDefault="003E49D5" w:rsidP="005F09F0">
            <w:pPr>
              <w:rPr>
                <w:sz w:val="20"/>
              </w:rPr>
            </w:pPr>
            <w:r w:rsidRPr="005F09F0">
              <w:rPr>
                <w:sz w:val="20"/>
              </w:rPr>
              <w:t>Value is “One-Off” for one-off transactions, “Subscription” otherwise.</w:t>
            </w:r>
          </w:p>
          <w:p w14:paraId="4520D433" w14:textId="7EC6710C" w:rsidR="003E49D5" w:rsidRPr="005F09F0" w:rsidRDefault="003E49D5" w:rsidP="00ED2292">
            <w:pPr>
              <w:rPr>
                <w:sz w:val="20"/>
              </w:rPr>
            </w:pPr>
            <w:r w:rsidRPr="005F09F0">
              <w:rPr>
                <w:sz w:val="20"/>
              </w:rPr>
              <w:t xml:space="preserve">For BoBo and Partner Payment, a payment transaction that includes a ‘mandateId’ is considered a “subscription” and a payment transaction without a ‘mandateId’ is considered a “One-Off”.  Note: if a transactionId provided in a Refund is for a “Subscription”, then this field is populated as “Subscription” and if it is for a “One-Off”, then is populated as “One-Off”, </w:t>
            </w:r>
          </w:p>
          <w:p w14:paraId="1295AD7E" w14:textId="0D8C63EE" w:rsidR="003E49D5" w:rsidRPr="005F09F0" w:rsidRDefault="003E49D5" w:rsidP="005F09F0">
            <w:pPr>
              <w:rPr>
                <w:sz w:val="20"/>
              </w:rPr>
            </w:pPr>
            <w:r w:rsidRPr="005F09F0">
              <w:rPr>
                <w:sz w:val="20"/>
              </w:rPr>
              <w:t>For GCB payment, all transactions are considered “One-Off”</w:t>
            </w:r>
          </w:p>
        </w:tc>
        <w:tc>
          <w:tcPr>
            <w:tcW w:w="2401" w:type="dxa"/>
          </w:tcPr>
          <w:p w14:paraId="357718D0" w14:textId="77777777" w:rsidR="003E49D5" w:rsidRPr="005F09F0" w:rsidRDefault="003E49D5" w:rsidP="005F09F0">
            <w:pPr>
              <w:rPr>
                <w:sz w:val="20"/>
              </w:rPr>
            </w:pPr>
            <w:r w:rsidRPr="005F09F0">
              <w:rPr>
                <w:sz w:val="20"/>
              </w:rPr>
              <w:t>N/A</w:t>
            </w:r>
          </w:p>
          <w:p w14:paraId="132D6AE1" w14:textId="27EEC7EC" w:rsidR="003E49D5" w:rsidRPr="005F09F0" w:rsidRDefault="003E49D5" w:rsidP="005F09F0">
            <w:pPr>
              <w:rPr>
                <w:sz w:val="20"/>
              </w:rPr>
            </w:pPr>
          </w:p>
        </w:tc>
        <w:tc>
          <w:tcPr>
            <w:tcW w:w="2331" w:type="dxa"/>
          </w:tcPr>
          <w:p w14:paraId="34FFC006" w14:textId="77777777" w:rsidR="003E49D5" w:rsidRPr="005F09F0" w:rsidRDefault="003E49D5" w:rsidP="005F09F0">
            <w:pPr>
              <w:rPr>
                <w:sz w:val="20"/>
              </w:rPr>
            </w:pPr>
            <w:r w:rsidRPr="005F09F0">
              <w:rPr>
                <w:sz w:val="20"/>
              </w:rPr>
              <w:t>N/A</w:t>
            </w:r>
          </w:p>
          <w:p w14:paraId="506A04BE" w14:textId="06331717" w:rsidR="003E49D5" w:rsidRPr="005F09F0" w:rsidRDefault="003E49D5" w:rsidP="005F09F0">
            <w:pPr>
              <w:rPr>
                <w:sz w:val="20"/>
              </w:rPr>
            </w:pPr>
          </w:p>
        </w:tc>
      </w:tr>
      <w:tr w:rsidR="003E49D5" w:rsidRPr="005F09F0" w14:paraId="7C7B670B" w14:textId="77777777" w:rsidTr="003E49D5">
        <w:trPr>
          <w:cantSplit/>
          <w:jc w:val="center"/>
        </w:trPr>
        <w:tc>
          <w:tcPr>
            <w:tcW w:w="1463" w:type="dxa"/>
          </w:tcPr>
          <w:p w14:paraId="7E8849B9" w14:textId="77777777" w:rsidR="003E49D5" w:rsidRPr="005F09F0" w:rsidRDefault="003E49D5" w:rsidP="005F09F0">
            <w:pPr>
              <w:rPr>
                <w:sz w:val="20"/>
              </w:rPr>
            </w:pPr>
            <w:r w:rsidRPr="005F09F0">
              <w:rPr>
                <w:sz w:val="20"/>
              </w:rPr>
              <w:t>Transaction Amount</w:t>
            </w:r>
          </w:p>
        </w:tc>
        <w:tc>
          <w:tcPr>
            <w:tcW w:w="2560" w:type="dxa"/>
          </w:tcPr>
          <w:p w14:paraId="4D813558" w14:textId="4C4F6F6A" w:rsidR="003E49D5" w:rsidRPr="005F09F0" w:rsidRDefault="003E49D5" w:rsidP="005F09F0">
            <w:pPr>
              <w:rPr>
                <w:sz w:val="20"/>
              </w:rPr>
            </w:pPr>
            <w:r w:rsidRPr="005F09F0">
              <w:rPr>
                <w:sz w:val="20"/>
              </w:rPr>
              <w:t xml:space="preserve">Amount paid by customer. Format is the one defined in Section 2.2 of reference </w:t>
            </w:r>
            <w:r w:rsidR="00E02873" w:rsidRPr="005F09F0">
              <w:rPr>
                <w:sz w:val="20"/>
              </w:rPr>
              <w:t>[</w:t>
            </w:r>
            <w:r w:rsidR="00E02873" w:rsidRPr="005F09F0">
              <w:rPr>
                <w:sz w:val="20"/>
              </w:rPr>
              <w:fldChar w:fldCharType="begin"/>
            </w:r>
            <w:r w:rsidR="00E02873" w:rsidRPr="005F09F0">
              <w:rPr>
                <w:sz w:val="20"/>
              </w:rPr>
              <w:instrText xml:space="preserve"> REF _Ref235269039 \w \h </w:instrText>
            </w:r>
            <w:r w:rsidR="00E02873" w:rsidRPr="005F09F0">
              <w:rPr>
                <w:sz w:val="20"/>
              </w:rPr>
            </w:r>
            <w:r w:rsidR="00E02873" w:rsidRPr="005F09F0">
              <w:rPr>
                <w:sz w:val="20"/>
              </w:rPr>
              <w:fldChar w:fldCharType="separate"/>
            </w:r>
            <w:r w:rsidR="00517227">
              <w:rPr>
                <w:sz w:val="20"/>
              </w:rPr>
              <w:t>12</w:t>
            </w:r>
            <w:r w:rsidR="00E02873" w:rsidRPr="005F09F0">
              <w:rPr>
                <w:sz w:val="20"/>
              </w:rPr>
              <w:fldChar w:fldCharType="end"/>
            </w:r>
            <w:r w:rsidR="00E02873" w:rsidRPr="005F09F0">
              <w:rPr>
                <w:sz w:val="20"/>
              </w:rPr>
              <w:t>].</w:t>
            </w:r>
          </w:p>
        </w:tc>
        <w:tc>
          <w:tcPr>
            <w:tcW w:w="2401" w:type="dxa"/>
          </w:tcPr>
          <w:p w14:paraId="460DB54B" w14:textId="5ED59B60" w:rsidR="00D12266" w:rsidRPr="005F09F0" w:rsidRDefault="007518C2" w:rsidP="005F09F0">
            <w:pPr>
              <w:rPr>
                <w:sz w:val="20"/>
              </w:rPr>
            </w:pPr>
            <w:r w:rsidRPr="005F09F0">
              <w:rPr>
                <w:b/>
                <w:sz w:val="20"/>
              </w:rPr>
              <w:t>‘Charge’ Transaction Type:</w:t>
            </w:r>
            <w:r w:rsidRPr="005F09F0">
              <w:rPr>
                <w:sz w:val="20"/>
              </w:rPr>
              <w:t xml:space="preserve"> T</w:t>
            </w:r>
            <w:r w:rsidR="003E49D5" w:rsidRPr="005F09F0">
              <w:rPr>
                <w:sz w:val="20"/>
              </w:rPr>
              <w:t xml:space="preserve">he source of the ‘Transaction </w:t>
            </w:r>
            <w:r w:rsidR="003E49D5" w:rsidRPr="005F09F0">
              <w:rPr>
                <w:color w:val="000000"/>
                <w:sz w:val="20"/>
              </w:rPr>
              <w:t>Amount</w:t>
            </w:r>
            <w:r w:rsidR="003E49D5" w:rsidRPr="005F09F0">
              <w:rPr>
                <w:sz w:val="20"/>
              </w:rPr>
              <w:t>’ field is the ‘grossCost' (LineItem object) element</w:t>
            </w:r>
            <w:r w:rsidR="00B9519A" w:rsidRPr="005F09F0">
              <w:rPr>
                <w:sz w:val="20"/>
              </w:rPr>
              <w:t xml:space="preserve"> in the ‘confirmed’ Confirm or Charge payment transaction information</w:t>
            </w:r>
            <w:r w:rsidR="003E49D5" w:rsidRPr="005F09F0">
              <w:rPr>
                <w:sz w:val="20"/>
              </w:rPr>
              <w:t>.</w:t>
            </w:r>
          </w:p>
          <w:p w14:paraId="70E8439D" w14:textId="0906FFF2" w:rsidR="003E49D5" w:rsidRPr="005F09F0" w:rsidRDefault="007518C2" w:rsidP="005F09F0">
            <w:pPr>
              <w:rPr>
                <w:sz w:val="20"/>
              </w:rPr>
            </w:pPr>
            <w:r w:rsidRPr="005F09F0">
              <w:rPr>
                <w:b/>
                <w:sz w:val="20"/>
              </w:rPr>
              <w:t>‘Adjustment’ Transaction Type:</w:t>
            </w:r>
            <w:r w:rsidRPr="005F09F0">
              <w:rPr>
                <w:sz w:val="20"/>
              </w:rPr>
              <w:t xml:space="preserve"> </w:t>
            </w:r>
            <w:r w:rsidR="00B9519A" w:rsidRPr="005F09F0">
              <w:rPr>
                <w:sz w:val="20"/>
              </w:rPr>
              <w:t>If a partial refund is being requested, this value is the ‘grossCost’ (LineItem object) value of the Refund operation.  Otherwise, using the value of the Refund operation’s transactionId, PSEP populates this value with the “total amount” from the ‘grossCost’ (LineItem object) in the ‘confirmed’ Confirm or Charge payment transaction information.</w:t>
            </w:r>
          </w:p>
        </w:tc>
        <w:tc>
          <w:tcPr>
            <w:tcW w:w="2331" w:type="dxa"/>
          </w:tcPr>
          <w:p w14:paraId="1976C54A" w14:textId="518146FD" w:rsidR="00146289" w:rsidRPr="005F09F0" w:rsidRDefault="003E49D5" w:rsidP="005F09F0">
            <w:pPr>
              <w:rPr>
                <w:sz w:val="20"/>
              </w:rPr>
            </w:pPr>
            <w:r w:rsidRPr="005F09F0">
              <w:rPr>
                <w:sz w:val="20"/>
              </w:rPr>
              <w:t xml:space="preserve">Using the value of </w:t>
            </w:r>
            <w:r w:rsidR="00146289" w:rsidRPr="005F09F0">
              <w:rPr>
                <w:sz w:val="20"/>
              </w:rPr>
              <w:t xml:space="preserve">a </w:t>
            </w:r>
            <w:r w:rsidRPr="005F09F0">
              <w:rPr>
                <w:sz w:val="20"/>
              </w:rPr>
              <w:t>Charge</w:t>
            </w:r>
            <w:r w:rsidR="00146289" w:rsidRPr="005F09F0">
              <w:rPr>
                <w:sz w:val="20"/>
              </w:rPr>
              <w:t xml:space="preserve"> </w:t>
            </w:r>
            <w:r w:rsidR="00D12266" w:rsidRPr="005F09F0">
              <w:rPr>
                <w:sz w:val="20"/>
              </w:rPr>
              <w:t>or</w:t>
            </w:r>
            <w:r w:rsidR="00146289" w:rsidRPr="005F09F0">
              <w:rPr>
                <w:sz w:val="20"/>
              </w:rPr>
              <w:t xml:space="preserve"> of a Refund</w:t>
            </w:r>
            <w:r w:rsidRPr="005F09F0">
              <w:rPr>
                <w:sz w:val="20"/>
              </w:rPr>
              <w:t xml:space="preserve"> operation’s CorrelationId</w:t>
            </w:r>
            <w:r w:rsidR="00D12266" w:rsidRPr="005F09F0">
              <w:rPr>
                <w:sz w:val="20"/>
              </w:rPr>
              <w:t xml:space="preserve"> for a ‘Charge’ or ‘Adjustment’ transaction type respectively</w:t>
            </w:r>
            <w:r w:rsidRPr="005F09F0">
              <w:rPr>
                <w:sz w:val="20"/>
              </w:rPr>
              <w:t>, PSEP obtains the ‘ItemPrice’ and ‘Tax’ from the ‘authorized’ Auth payment transaction information. The ‘ItemPrice’ and ‘Tax’ values are converted to the values format required in the AVP and summed together to create the “total amount.”</w:t>
            </w:r>
          </w:p>
        </w:tc>
      </w:tr>
      <w:tr w:rsidR="003E49D5" w:rsidRPr="005F09F0" w14:paraId="62CC7B10" w14:textId="77777777" w:rsidTr="003E49D5">
        <w:trPr>
          <w:cantSplit/>
          <w:jc w:val="center"/>
        </w:trPr>
        <w:tc>
          <w:tcPr>
            <w:tcW w:w="1463" w:type="dxa"/>
          </w:tcPr>
          <w:p w14:paraId="252D15EC" w14:textId="77777777" w:rsidR="003E49D5" w:rsidRPr="005F09F0" w:rsidRDefault="003E49D5" w:rsidP="005F09F0">
            <w:pPr>
              <w:rPr>
                <w:sz w:val="20"/>
              </w:rPr>
            </w:pPr>
            <w:r w:rsidRPr="005F09F0">
              <w:rPr>
                <w:sz w:val="20"/>
              </w:rPr>
              <w:lastRenderedPageBreak/>
              <w:t>Transaction ID</w:t>
            </w:r>
          </w:p>
        </w:tc>
        <w:tc>
          <w:tcPr>
            <w:tcW w:w="2560" w:type="dxa"/>
          </w:tcPr>
          <w:p w14:paraId="4DAEBB33" w14:textId="77777777" w:rsidR="003E49D5" w:rsidRPr="005F09F0" w:rsidRDefault="003E49D5" w:rsidP="005F09F0">
            <w:pPr>
              <w:rPr>
                <w:sz w:val="20"/>
              </w:rPr>
            </w:pPr>
            <w:r w:rsidRPr="005F09F0">
              <w:rPr>
                <w:sz w:val="20"/>
              </w:rPr>
              <w:t>PSEP 4.6.1 supplied transaction ID</w:t>
            </w:r>
          </w:p>
        </w:tc>
        <w:tc>
          <w:tcPr>
            <w:tcW w:w="2401" w:type="dxa"/>
          </w:tcPr>
          <w:p w14:paraId="36C465EE" w14:textId="77777777" w:rsidR="007518C2" w:rsidRPr="005F09F0" w:rsidRDefault="007518C2" w:rsidP="005F09F0">
            <w:pPr>
              <w:rPr>
                <w:sz w:val="20"/>
              </w:rPr>
            </w:pPr>
            <w:r w:rsidRPr="005F09F0">
              <w:rPr>
                <w:b/>
                <w:sz w:val="20"/>
              </w:rPr>
              <w:t>‘Charge’ Transaction Type:</w:t>
            </w:r>
            <w:r w:rsidRPr="005F09F0">
              <w:rPr>
                <w:sz w:val="20"/>
              </w:rPr>
              <w:t xml:space="preserve"> The source of the ‘Transaction </w:t>
            </w:r>
            <w:r w:rsidRPr="005F09F0">
              <w:rPr>
                <w:color w:val="000000"/>
                <w:sz w:val="20"/>
              </w:rPr>
              <w:t>ID</w:t>
            </w:r>
            <w:r w:rsidRPr="005F09F0">
              <w:rPr>
                <w:sz w:val="20"/>
              </w:rPr>
              <w:t xml:space="preserve">’ field is the ‘transactionId’ in the ‘confirmed’ Confirm or Charge payment transaction information, where the ‘transactionId’ is returned in the response to the corresponding Authorized and Charge operations. </w:t>
            </w:r>
          </w:p>
          <w:p w14:paraId="435083C5" w14:textId="57436623" w:rsidR="003E49D5" w:rsidRPr="005F09F0" w:rsidRDefault="007518C2" w:rsidP="005F09F0">
            <w:pPr>
              <w:rPr>
                <w:sz w:val="20"/>
              </w:rPr>
            </w:pPr>
            <w:r w:rsidRPr="005F09F0">
              <w:rPr>
                <w:b/>
                <w:sz w:val="20"/>
              </w:rPr>
              <w:t>‘Adjustment’ Transaction Type:</w:t>
            </w:r>
            <w:r w:rsidRPr="005F09F0">
              <w:rPr>
                <w:sz w:val="20"/>
              </w:rPr>
              <w:t xml:space="preserve"> The source of the ‘Transaction </w:t>
            </w:r>
            <w:r w:rsidRPr="005F09F0">
              <w:rPr>
                <w:color w:val="000000"/>
                <w:sz w:val="20"/>
              </w:rPr>
              <w:t>ID</w:t>
            </w:r>
            <w:r w:rsidRPr="005F09F0">
              <w:rPr>
                <w:sz w:val="20"/>
              </w:rPr>
              <w:t>’ field is the ‘transactionId’ returned in the response to the Refund operation.</w:t>
            </w:r>
          </w:p>
        </w:tc>
        <w:tc>
          <w:tcPr>
            <w:tcW w:w="2331" w:type="dxa"/>
          </w:tcPr>
          <w:p w14:paraId="4C187EFD" w14:textId="485941EE" w:rsidR="003E49D5" w:rsidRPr="005F09F0" w:rsidRDefault="007518C2" w:rsidP="005F09F0">
            <w:pPr>
              <w:rPr>
                <w:sz w:val="20"/>
              </w:rPr>
            </w:pPr>
            <w:r w:rsidRPr="005F09F0">
              <w:rPr>
                <w:sz w:val="20"/>
              </w:rPr>
              <w:t>Using the value of a Charge or of a Refund operation’s CorrelationId for a ‘Charge’ or ‘Adjustment’ transaction type respectively</w:t>
            </w:r>
            <w:r w:rsidR="003E49D5" w:rsidRPr="005F09F0">
              <w:rPr>
                <w:sz w:val="20"/>
              </w:rPr>
              <w:t>, PSEP obtains the payment’s Transaction ID from the ‘authorized’ Auth payment transaction information.</w:t>
            </w:r>
          </w:p>
        </w:tc>
      </w:tr>
      <w:tr w:rsidR="003E49D5" w:rsidRPr="005F09F0" w14:paraId="29379A00" w14:textId="77777777" w:rsidTr="003E49D5">
        <w:trPr>
          <w:cantSplit/>
          <w:jc w:val="center"/>
        </w:trPr>
        <w:tc>
          <w:tcPr>
            <w:tcW w:w="1463" w:type="dxa"/>
          </w:tcPr>
          <w:p w14:paraId="599A0CC5" w14:textId="77777777" w:rsidR="003E49D5" w:rsidRPr="005F09F0" w:rsidRDefault="003E49D5" w:rsidP="005F09F0">
            <w:pPr>
              <w:rPr>
                <w:sz w:val="20"/>
              </w:rPr>
            </w:pPr>
            <w:r w:rsidRPr="005F09F0">
              <w:rPr>
                <w:sz w:val="20"/>
              </w:rPr>
              <w:t>Original Transaction ID</w:t>
            </w:r>
          </w:p>
        </w:tc>
        <w:tc>
          <w:tcPr>
            <w:tcW w:w="2560" w:type="dxa"/>
          </w:tcPr>
          <w:p w14:paraId="05E8DA5B" w14:textId="77777777" w:rsidR="003E49D5" w:rsidRPr="005F09F0" w:rsidRDefault="003E49D5" w:rsidP="005F09F0">
            <w:pPr>
              <w:rPr>
                <w:sz w:val="20"/>
              </w:rPr>
            </w:pPr>
            <w:r w:rsidRPr="005F09F0">
              <w:rPr>
                <w:sz w:val="20"/>
              </w:rPr>
              <w:t>Only for refunds (no value for payments).</w:t>
            </w:r>
          </w:p>
          <w:p w14:paraId="510D810A" w14:textId="77777777" w:rsidR="003E49D5" w:rsidRPr="005F09F0" w:rsidRDefault="003E49D5" w:rsidP="005F09F0">
            <w:pPr>
              <w:rPr>
                <w:sz w:val="20"/>
              </w:rPr>
            </w:pPr>
            <w:r w:rsidRPr="005F09F0">
              <w:rPr>
                <w:sz w:val="20"/>
              </w:rPr>
              <w:t>External transaction ID of original payment.</w:t>
            </w:r>
          </w:p>
        </w:tc>
        <w:tc>
          <w:tcPr>
            <w:tcW w:w="2401" w:type="dxa"/>
          </w:tcPr>
          <w:p w14:paraId="0E1C4E61" w14:textId="278BB45C" w:rsidR="003E49D5" w:rsidRPr="005F09F0" w:rsidRDefault="007518C2" w:rsidP="005F09F0">
            <w:pPr>
              <w:rPr>
                <w:sz w:val="20"/>
              </w:rPr>
            </w:pPr>
            <w:r w:rsidRPr="005F09F0">
              <w:rPr>
                <w:b/>
                <w:sz w:val="20"/>
              </w:rPr>
              <w:t>‘Adjustment’ Transaction Type:</w:t>
            </w:r>
            <w:r w:rsidRPr="005F09F0">
              <w:rPr>
                <w:sz w:val="20"/>
              </w:rPr>
              <w:t xml:space="preserve"> </w:t>
            </w:r>
            <w:r w:rsidR="003E49D5" w:rsidRPr="005F09F0">
              <w:rPr>
                <w:sz w:val="20"/>
              </w:rPr>
              <w:t xml:space="preserve">For refund operation, the source of the ‘Original Transaction </w:t>
            </w:r>
            <w:r w:rsidR="003E49D5" w:rsidRPr="005F09F0">
              <w:rPr>
                <w:color w:val="000000"/>
                <w:sz w:val="20"/>
              </w:rPr>
              <w:t>ID’</w:t>
            </w:r>
            <w:r w:rsidR="003E49D5" w:rsidRPr="005F09F0">
              <w:rPr>
                <w:sz w:val="20"/>
              </w:rPr>
              <w:t xml:space="preserve"> field is the ‘transactionId’ parameter in the refund </w:t>
            </w:r>
            <w:r w:rsidR="00161806" w:rsidRPr="005F09F0">
              <w:rPr>
                <w:sz w:val="20"/>
              </w:rPr>
              <w:t xml:space="preserve">operation’s </w:t>
            </w:r>
            <w:r w:rsidR="003E49D5" w:rsidRPr="005F09F0">
              <w:rPr>
                <w:sz w:val="20"/>
              </w:rPr>
              <w:t>request.</w:t>
            </w:r>
          </w:p>
        </w:tc>
        <w:tc>
          <w:tcPr>
            <w:tcW w:w="2331" w:type="dxa"/>
          </w:tcPr>
          <w:p w14:paraId="6EF7885F" w14:textId="4701D360" w:rsidR="003E49D5" w:rsidRPr="005F09F0" w:rsidRDefault="007518C2" w:rsidP="005F09F0">
            <w:pPr>
              <w:rPr>
                <w:sz w:val="20"/>
              </w:rPr>
            </w:pPr>
            <w:r w:rsidRPr="005F09F0">
              <w:rPr>
                <w:b/>
                <w:sz w:val="20"/>
              </w:rPr>
              <w:t>‘Adjustment’ Transaction Type:</w:t>
            </w:r>
            <w:r w:rsidRPr="005F09F0">
              <w:rPr>
                <w:sz w:val="20"/>
              </w:rPr>
              <w:t xml:space="preserve"> </w:t>
            </w:r>
            <w:r w:rsidR="003E49D5" w:rsidRPr="005F09F0">
              <w:rPr>
                <w:sz w:val="20"/>
              </w:rPr>
              <w:t>Using the value of the Refund’s operation CorrelationId, PSEP obtains the payment’s Transaction ID from the ‘authorized’ Auth payment transaction information.</w:t>
            </w:r>
          </w:p>
        </w:tc>
      </w:tr>
      <w:tr w:rsidR="003E49D5" w:rsidRPr="005F09F0" w14:paraId="5D1876CD" w14:textId="77777777" w:rsidTr="003E49D5">
        <w:trPr>
          <w:cantSplit/>
          <w:jc w:val="center"/>
        </w:trPr>
        <w:tc>
          <w:tcPr>
            <w:tcW w:w="1463" w:type="dxa"/>
          </w:tcPr>
          <w:p w14:paraId="551BC4A5" w14:textId="77777777" w:rsidR="003E49D5" w:rsidRPr="005F09F0" w:rsidRDefault="003E49D5" w:rsidP="005F09F0">
            <w:pPr>
              <w:rPr>
                <w:sz w:val="20"/>
              </w:rPr>
            </w:pPr>
            <w:r w:rsidRPr="005F09F0">
              <w:rPr>
                <w:sz w:val="20"/>
              </w:rPr>
              <w:t>Reason Code</w:t>
            </w:r>
          </w:p>
        </w:tc>
        <w:tc>
          <w:tcPr>
            <w:tcW w:w="2560" w:type="dxa"/>
          </w:tcPr>
          <w:p w14:paraId="2553D532" w14:textId="77777777" w:rsidR="003E49D5" w:rsidRPr="005F09F0" w:rsidRDefault="003E49D5" w:rsidP="005F09F0">
            <w:pPr>
              <w:rPr>
                <w:sz w:val="20"/>
              </w:rPr>
            </w:pPr>
            <w:r w:rsidRPr="005F09F0">
              <w:rPr>
                <w:sz w:val="20"/>
              </w:rPr>
              <w:t>Only for refunds (no value for payments).</w:t>
            </w:r>
          </w:p>
        </w:tc>
        <w:tc>
          <w:tcPr>
            <w:tcW w:w="2401" w:type="dxa"/>
          </w:tcPr>
          <w:p w14:paraId="1C269E2E" w14:textId="1F7FBE34" w:rsidR="003E49D5" w:rsidRPr="005F09F0" w:rsidRDefault="007518C2" w:rsidP="005F09F0">
            <w:pPr>
              <w:rPr>
                <w:sz w:val="20"/>
              </w:rPr>
            </w:pPr>
            <w:r w:rsidRPr="005F09F0">
              <w:rPr>
                <w:b/>
                <w:sz w:val="20"/>
              </w:rPr>
              <w:t>‘Adjustment’ Transaction Type:</w:t>
            </w:r>
            <w:r w:rsidRPr="005F09F0">
              <w:rPr>
                <w:sz w:val="20"/>
              </w:rPr>
              <w:t xml:space="preserve"> </w:t>
            </w:r>
            <w:r w:rsidR="003E49D5" w:rsidRPr="005F09F0">
              <w:rPr>
                <w:sz w:val="20"/>
              </w:rPr>
              <w:t>For refund operation, the source of the ‘Reason Code</w:t>
            </w:r>
            <w:r w:rsidR="003E49D5" w:rsidRPr="005F09F0">
              <w:rPr>
                <w:color w:val="000000"/>
                <w:sz w:val="20"/>
              </w:rPr>
              <w:t>’</w:t>
            </w:r>
            <w:r w:rsidR="003E49D5" w:rsidRPr="005F09F0">
              <w:rPr>
                <w:sz w:val="20"/>
              </w:rPr>
              <w:t xml:space="preserve"> field is the ‘refundReasonCode’ parameter in the refund </w:t>
            </w:r>
            <w:r w:rsidR="00161806" w:rsidRPr="005F09F0">
              <w:rPr>
                <w:sz w:val="20"/>
              </w:rPr>
              <w:t xml:space="preserve">operation’s request. </w:t>
            </w:r>
          </w:p>
        </w:tc>
        <w:tc>
          <w:tcPr>
            <w:tcW w:w="2331" w:type="dxa"/>
          </w:tcPr>
          <w:p w14:paraId="108F1B56" w14:textId="59976161" w:rsidR="003E49D5" w:rsidRPr="005F09F0" w:rsidRDefault="007518C2" w:rsidP="005F09F0">
            <w:pPr>
              <w:rPr>
                <w:sz w:val="20"/>
              </w:rPr>
            </w:pPr>
            <w:r w:rsidRPr="005F09F0">
              <w:rPr>
                <w:b/>
                <w:sz w:val="20"/>
              </w:rPr>
              <w:t>‘Adjustment’ Transaction Type:</w:t>
            </w:r>
            <w:r w:rsidRPr="005F09F0">
              <w:rPr>
                <w:sz w:val="20"/>
              </w:rPr>
              <w:t xml:space="preserve"> </w:t>
            </w:r>
            <w:r w:rsidR="00161806" w:rsidRPr="005F09F0">
              <w:rPr>
                <w:sz w:val="20"/>
              </w:rPr>
              <w:t>PSEP uses a predefined Refund Reason Code for all GCB Payment refunds which is stored with the Refund transaction information.</w:t>
            </w:r>
          </w:p>
        </w:tc>
      </w:tr>
      <w:tr w:rsidR="003E49D5" w:rsidRPr="005F09F0" w14:paraId="4DC8D704" w14:textId="77777777" w:rsidTr="003E49D5">
        <w:trPr>
          <w:cantSplit/>
          <w:jc w:val="center"/>
        </w:trPr>
        <w:tc>
          <w:tcPr>
            <w:tcW w:w="1463" w:type="dxa"/>
          </w:tcPr>
          <w:p w14:paraId="0E927808" w14:textId="77777777" w:rsidR="003E49D5" w:rsidRPr="005F09F0" w:rsidRDefault="003E49D5" w:rsidP="005F09F0">
            <w:pPr>
              <w:rPr>
                <w:sz w:val="20"/>
              </w:rPr>
            </w:pPr>
            <w:r w:rsidRPr="005F09F0">
              <w:rPr>
                <w:sz w:val="20"/>
              </w:rPr>
              <w:lastRenderedPageBreak/>
              <w:t>External Reference ID</w:t>
            </w:r>
          </w:p>
        </w:tc>
        <w:tc>
          <w:tcPr>
            <w:tcW w:w="2560" w:type="dxa"/>
          </w:tcPr>
          <w:p w14:paraId="2413916A" w14:textId="77777777" w:rsidR="003E49D5" w:rsidRPr="005F09F0" w:rsidRDefault="003E49D5" w:rsidP="005F09F0">
            <w:pPr>
              <w:rPr>
                <w:sz w:val="20"/>
              </w:rPr>
            </w:pPr>
            <w:r w:rsidRPr="005F09F0">
              <w:rPr>
                <w:sz w:val="20"/>
              </w:rPr>
              <w:t>Transaction reference provided by content provider or partner.</w:t>
            </w:r>
          </w:p>
        </w:tc>
        <w:tc>
          <w:tcPr>
            <w:tcW w:w="2401" w:type="dxa"/>
          </w:tcPr>
          <w:p w14:paraId="1E281436" w14:textId="496E14D6" w:rsidR="003E49D5" w:rsidRPr="005F09F0" w:rsidRDefault="00BC7581" w:rsidP="005F09F0">
            <w:pPr>
              <w:rPr>
                <w:sz w:val="20"/>
              </w:rPr>
            </w:pPr>
            <w:r w:rsidRPr="005F09F0">
              <w:rPr>
                <w:b/>
                <w:sz w:val="20"/>
              </w:rPr>
              <w:t>‘Charge Transaction Type:</w:t>
            </w:r>
            <w:r w:rsidRPr="005F09F0">
              <w:rPr>
                <w:sz w:val="20"/>
              </w:rPr>
              <w:t xml:space="preserve"> </w:t>
            </w:r>
            <w:r w:rsidR="004B7B2E" w:rsidRPr="005F09F0">
              <w:rPr>
                <w:sz w:val="20"/>
              </w:rPr>
              <w:t xml:space="preserve">The source of the ‘External Transaction </w:t>
            </w:r>
            <w:r w:rsidR="004B7B2E" w:rsidRPr="005F09F0">
              <w:rPr>
                <w:color w:val="000000"/>
                <w:sz w:val="20"/>
              </w:rPr>
              <w:t>ID</w:t>
            </w:r>
            <w:r w:rsidR="004B7B2E" w:rsidRPr="005F09F0">
              <w:rPr>
                <w:sz w:val="20"/>
              </w:rPr>
              <w:t xml:space="preserve">’ field is the ‘externalTransactionId’ in the ‘confirmed’ Confirm or Charge payment transaction information, where </w:t>
            </w:r>
            <w:r w:rsidR="003E49D5" w:rsidRPr="005F09F0">
              <w:rPr>
                <w:sz w:val="20"/>
              </w:rPr>
              <w:t>‘externalTransactionId'  element</w:t>
            </w:r>
            <w:r w:rsidR="004B7B2E" w:rsidRPr="005F09F0">
              <w:rPr>
                <w:sz w:val="20"/>
              </w:rPr>
              <w:t xml:space="preserve"> is provided in the corresponding Authorized and Charge operation’s request</w:t>
            </w:r>
            <w:r w:rsidR="003E49D5" w:rsidRPr="005F09F0">
              <w:rPr>
                <w:sz w:val="20"/>
              </w:rPr>
              <w:t>.</w:t>
            </w:r>
          </w:p>
          <w:p w14:paraId="1DBE666D" w14:textId="1C2E043C" w:rsidR="00BC7581" w:rsidRPr="005F09F0" w:rsidRDefault="00BC7581" w:rsidP="005F09F0">
            <w:pPr>
              <w:rPr>
                <w:sz w:val="20"/>
              </w:rPr>
            </w:pPr>
            <w:r w:rsidRPr="005F09F0">
              <w:rPr>
                <w:b/>
                <w:sz w:val="20"/>
              </w:rPr>
              <w:t>‘Adjustment’ Transaction Type:</w:t>
            </w:r>
            <w:r w:rsidR="004B7B2E" w:rsidRPr="005F09F0">
              <w:rPr>
                <w:b/>
                <w:sz w:val="20"/>
              </w:rPr>
              <w:t xml:space="preserve"> </w:t>
            </w:r>
            <w:r w:rsidR="004B7B2E" w:rsidRPr="005F09F0">
              <w:rPr>
                <w:sz w:val="20"/>
              </w:rPr>
              <w:t xml:space="preserve">The source of the ‘External Transaction </w:t>
            </w:r>
            <w:r w:rsidR="004B7B2E" w:rsidRPr="005F09F0">
              <w:rPr>
                <w:color w:val="000000"/>
                <w:sz w:val="20"/>
              </w:rPr>
              <w:t>ID</w:t>
            </w:r>
            <w:r w:rsidR="004B7B2E" w:rsidRPr="005F09F0">
              <w:rPr>
                <w:sz w:val="20"/>
              </w:rPr>
              <w:t>’ field is the ‘externalTransactionId’ in Refund operation’s request</w:t>
            </w:r>
          </w:p>
        </w:tc>
        <w:tc>
          <w:tcPr>
            <w:tcW w:w="2331" w:type="dxa"/>
          </w:tcPr>
          <w:p w14:paraId="2C6C320D" w14:textId="4BD217AA" w:rsidR="003E49D5" w:rsidRPr="005F09F0" w:rsidRDefault="00BC7581" w:rsidP="005F09F0">
            <w:pPr>
              <w:rPr>
                <w:sz w:val="20"/>
              </w:rPr>
            </w:pPr>
            <w:r w:rsidRPr="005F09F0">
              <w:rPr>
                <w:sz w:val="20"/>
              </w:rPr>
              <w:t>A Charge or of a Refund operation’s CorrelationId is used as the ‘External Reference ID’ for a ‘Charge’ or ‘Adjustment’ transaction type respectively</w:t>
            </w:r>
            <w:r w:rsidR="003E49D5" w:rsidRPr="005F09F0">
              <w:rPr>
                <w:sz w:val="20"/>
              </w:rPr>
              <w:t>.</w:t>
            </w:r>
          </w:p>
        </w:tc>
      </w:tr>
      <w:tr w:rsidR="003E49D5" w:rsidRPr="005F09F0" w14:paraId="00C16C2E" w14:textId="77777777" w:rsidTr="003E49D5">
        <w:trPr>
          <w:cantSplit/>
          <w:jc w:val="center"/>
        </w:trPr>
        <w:tc>
          <w:tcPr>
            <w:tcW w:w="1463" w:type="dxa"/>
          </w:tcPr>
          <w:p w14:paraId="2CED9A6F" w14:textId="77777777" w:rsidR="003E49D5" w:rsidRPr="005F09F0" w:rsidRDefault="003E49D5" w:rsidP="005F09F0">
            <w:pPr>
              <w:rPr>
                <w:sz w:val="20"/>
              </w:rPr>
            </w:pPr>
            <w:r w:rsidRPr="005F09F0">
              <w:rPr>
                <w:sz w:val="20"/>
              </w:rPr>
              <w:t>Merchant Name</w:t>
            </w:r>
          </w:p>
        </w:tc>
        <w:tc>
          <w:tcPr>
            <w:tcW w:w="2560" w:type="dxa"/>
          </w:tcPr>
          <w:p w14:paraId="324A4FF8" w14:textId="77777777" w:rsidR="003E49D5" w:rsidRPr="005F09F0" w:rsidRDefault="003E49D5" w:rsidP="005F09F0">
            <w:pPr>
              <w:rPr>
                <w:sz w:val="20"/>
              </w:rPr>
            </w:pPr>
            <w:r w:rsidRPr="005F09F0">
              <w:rPr>
                <w:sz w:val="20"/>
              </w:rPr>
              <w:t>Name of content provider as supplied by partner at payment request time.</w:t>
            </w:r>
          </w:p>
          <w:p w14:paraId="67EAA70C" w14:textId="77777777" w:rsidR="003E49D5" w:rsidRPr="005F09F0" w:rsidRDefault="003E49D5" w:rsidP="005F09F0">
            <w:pPr>
              <w:rPr>
                <w:sz w:val="20"/>
              </w:rPr>
            </w:pPr>
          </w:p>
        </w:tc>
        <w:tc>
          <w:tcPr>
            <w:tcW w:w="2401" w:type="dxa"/>
          </w:tcPr>
          <w:p w14:paraId="30175BEA" w14:textId="77777777" w:rsidR="003E49D5" w:rsidRPr="005F09F0" w:rsidRDefault="003E49D5" w:rsidP="005F09F0">
            <w:pPr>
              <w:rPr>
                <w:sz w:val="20"/>
              </w:rPr>
            </w:pPr>
            <w:r w:rsidRPr="005F09F0">
              <w:rPr>
                <w:sz w:val="20"/>
              </w:rPr>
              <w:t>N/A</w:t>
            </w:r>
          </w:p>
          <w:p w14:paraId="0B2DF0B6" w14:textId="77777777" w:rsidR="003E49D5" w:rsidRPr="005F09F0" w:rsidRDefault="003E49D5" w:rsidP="005F09F0">
            <w:pPr>
              <w:rPr>
                <w:sz w:val="20"/>
              </w:rPr>
            </w:pPr>
          </w:p>
          <w:p w14:paraId="7C781B47" w14:textId="72570C03" w:rsidR="003E49D5" w:rsidRPr="005F09F0" w:rsidRDefault="003E49D5" w:rsidP="005F09F0">
            <w:pPr>
              <w:rPr>
                <w:sz w:val="20"/>
              </w:rPr>
            </w:pPr>
            <w:r w:rsidRPr="005F09F0">
              <w:rPr>
                <w:sz w:val="20"/>
              </w:rPr>
              <w:t>Note: AMP</w:t>
            </w:r>
            <w:r w:rsidR="00437FD5" w:rsidRPr="005F09F0">
              <w:rPr>
                <w:sz w:val="20"/>
              </w:rPr>
              <w:t>/PSEP populates this with the Partner Name</w:t>
            </w:r>
            <w:r w:rsidRPr="005F09F0">
              <w:rPr>
                <w:sz w:val="20"/>
              </w:rPr>
              <w:t>.</w:t>
            </w:r>
          </w:p>
        </w:tc>
        <w:tc>
          <w:tcPr>
            <w:tcW w:w="2331" w:type="dxa"/>
          </w:tcPr>
          <w:p w14:paraId="1A623E9D" w14:textId="77777777" w:rsidR="00437FD5" w:rsidRPr="005F09F0" w:rsidRDefault="00437FD5" w:rsidP="005F09F0">
            <w:pPr>
              <w:rPr>
                <w:sz w:val="20"/>
              </w:rPr>
            </w:pPr>
            <w:r w:rsidRPr="005F09F0">
              <w:rPr>
                <w:sz w:val="20"/>
              </w:rPr>
              <w:t>N/A</w:t>
            </w:r>
          </w:p>
          <w:p w14:paraId="4608D26B" w14:textId="77777777" w:rsidR="00437FD5" w:rsidRPr="005F09F0" w:rsidRDefault="00437FD5" w:rsidP="005F09F0">
            <w:pPr>
              <w:rPr>
                <w:sz w:val="20"/>
              </w:rPr>
            </w:pPr>
          </w:p>
          <w:p w14:paraId="26BB7698" w14:textId="1074CB40" w:rsidR="003E49D5" w:rsidRPr="005F09F0" w:rsidRDefault="00437FD5" w:rsidP="005F09F0">
            <w:pPr>
              <w:rPr>
                <w:sz w:val="20"/>
              </w:rPr>
            </w:pPr>
            <w:r w:rsidRPr="005F09F0">
              <w:rPr>
                <w:sz w:val="20"/>
              </w:rPr>
              <w:t>Note: AMP/PSEP populates this with the Partner Name.</w:t>
            </w:r>
          </w:p>
        </w:tc>
      </w:tr>
      <w:tr w:rsidR="003E49D5" w:rsidRPr="005F09F0" w14:paraId="47715BF7" w14:textId="77777777" w:rsidTr="003E49D5">
        <w:trPr>
          <w:cantSplit/>
          <w:jc w:val="center"/>
        </w:trPr>
        <w:tc>
          <w:tcPr>
            <w:tcW w:w="1463" w:type="dxa"/>
          </w:tcPr>
          <w:p w14:paraId="175FD4B7" w14:textId="77777777" w:rsidR="003E49D5" w:rsidRPr="005F09F0" w:rsidRDefault="003E49D5" w:rsidP="005F09F0">
            <w:pPr>
              <w:rPr>
                <w:sz w:val="20"/>
              </w:rPr>
            </w:pPr>
            <w:r w:rsidRPr="005F09F0">
              <w:rPr>
                <w:sz w:val="20"/>
              </w:rPr>
              <w:lastRenderedPageBreak/>
              <w:t>Description</w:t>
            </w:r>
          </w:p>
        </w:tc>
        <w:tc>
          <w:tcPr>
            <w:tcW w:w="2560" w:type="dxa"/>
          </w:tcPr>
          <w:p w14:paraId="52702634" w14:textId="77777777" w:rsidR="003E49D5" w:rsidRPr="005F09F0" w:rsidRDefault="003E49D5" w:rsidP="005F09F0">
            <w:pPr>
              <w:rPr>
                <w:sz w:val="20"/>
              </w:rPr>
            </w:pPr>
            <w:r w:rsidRPr="005F09F0">
              <w:rPr>
                <w:sz w:val="20"/>
              </w:rPr>
              <w:t>Transaction description as supplied by partner at payment request time.</w:t>
            </w:r>
          </w:p>
        </w:tc>
        <w:tc>
          <w:tcPr>
            <w:tcW w:w="2401" w:type="dxa"/>
          </w:tcPr>
          <w:p w14:paraId="4738D996" w14:textId="6A6F0C6E" w:rsidR="006014FD" w:rsidRPr="005F09F0" w:rsidRDefault="006014FD" w:rsidP="005F09F0">
            <w:pPr>
              <w:rPr>
                <w:sz w:val="20"/>
              </w:rPr>
            </w:pPr>
            <w:r w:rsidRPr="005F09F0">
              <w:rPr>
                <w:b/>
                <w:sz w:val="20"/>
              </w:rPr>
              <w:t>‘Charge Transaction Type:</w:t>
            </w:r>
            <w:r w:rsidRPr="005F09F0">
              <w:rPr>
                <w:sz w:val="20"/>
              </w:rPr>
              <w:t xml:space="preserve"> The source of the Description’ field is the </w:t>
            </w:r>
            <w:ins w:id="1447" w:author="Andrew Wulff" w:date="2017-06-27T10:10:00Z">
              <w:r w:rsidR="002C4822">
                <w:rPr>
                  <w:sz w:val="20"/>
                </w:rPr>
                <w:t xml:space="preserve">transaction’s </w:t>
              </w:r>
            </w:ins>
            <w:r w:rsidRPr="005F09F0">
              <w:rPr>
                <w:sz w:val="20"/>
              </w:rPr>
              <w:t xml:space="preserve">‘description’ </w:t>
            </w:r>
            <w:del w:id="1448" w:author="Andrew Wulff" w:date="2017-06-27T10:10:00Z">
              <w:r w:rsidRPr="005F09F0" w:rsidDel="002C4822">
                <w:rPr>
                  <w:sz w:val="20"/>
                </w:rPr>
                <w:delText xml:space="preserve">(LineItem object) </w:delText>
              </w:r>
            </w:del>
            <w:r w:rsidRPr="005F09F0">
              <w:rPr>
                <w:sz w:val="20"/>
              </w:rPr>
              <w:t xml:space="preserve">element in the ‘confirmed’ Confirm or Charge payment transaction information, where the </w:t>
            </w:r>
            <w:ins w:id="1449" w:author="Andrew Wulff" w:date="2017-06-27T10:11:00Z">
              <w:r w:rsidR="002C4822">
                <w:rPr>
                  <w:sz w:val="20"/>
                </w:rPr>
                <w:t xml:space="preserve">transaction’s </w:t>
              </w:r>
            </w:ins>
            <w:r w:rsidRPr="005F09F0">
              <w:rPr>
                <w:sz w:val="20"/>
              </w:rPr>
              <w:t xml:space="preserve">‘description’ </w:t>
            </w:r>
            <w:del w:id="1450" w:author="Andrew Wulff" w:date="2017-06-27T10:11:00Z">
              <w:r w:rsidRPr="005F09F0" w:rsidDel="002C4822">
                <w:rPr>
                  <w:sz w:val="20"/>
                </w:rPr>
                <w:delText xml:space="preserve">(LineItem object) </w:delText>
              </w:r>
            </w:del>
            <w:r w:rsidRPr="005F09F0">
              <w:rPr>
                <w:sz w:val="20"/>
              </w:rPr>
              <w:t>element is provided in the corresponding Authorized and Charge operation’s request</w:t>
            </w:r>
            <w:ins w:id="1451" w:author="Andrew Wulff" w:date="2017-06-27T10:11:00Z">
              <w:r w:rsidR="002C4822">
                <w:rPr>
                  <w:sz w:val="20"/>
                </w:rPr>
                <w:t>, as defined in Figure 2 of section 3 in Reference [</w:t>
              </w:r>
              <w:r w:rsidR="002C4822">
                <w:rPr>
                  <w:sz w:val="20"/>
                </w:rPr>
                <w:fldChar w:fldCharType="begin"/>
              </w:r>
              <w:r w:rsidR="002C4822">
                <w:rPr>
                  <w:sz w:val="20"/>
                </w:rPr>
                <w:instrText xml:space="preserve"> REF _Ref360170103 \w \h </w:instrText>
              </w:r>
            </w:ins>
            <w:r w:rsidR="002C4822">
              <w:rPr>
                <w:sz w:val="20"/>
              </w:rPr>
            </w:r>
            <w:ins w:id="1452" w:author="Andrew Wulff" w:date="2017-06-27T10:11:00Z">
              <w:r w:rsidR="002C4822">
                <w:rPr>
                  <w:sz w:val="20"/>
                </w:rPr>
                <w:fldChar w:fldCharType="separate"/>
              </w:r>
            </w:ins>
            <w:r w:rsidR="002C4822">
              <w:rPr>
                <w:sz w:val="20"/>
              </w:rPr>
              <w:t>17</w:t>
            </w:r>
            <w:ins w:id="1453" w:author="Andrew Wulff" w:date="2017-06-27T10:11:00Z">
              <w:r w:rsidR="002C4822">
                <w:rPr>
                  <w:sz w:val="20"/>
                </w:rPr>
                <w:fldChar w:fldCharType="end"/>
              </w:r>
              <w:r w:rsidR="002C4822">
                <w:rPr>
                  <w:sz w:val="20"/>
                </w:rPr>
                <w:t>]</w:t>
              </w:r>
            </w:ins>
            <w:r w:rsidRPr="005F09F0">
              <w:rPr>
                <w:sz w:val="20"/>
              </w:rPr>
              <w:t>.</w:t>
            </w:r>
          </w:p>
          <w:p w14:paraId="3376874C" w14:textId="39EEDC3A" w:rsidR="003E49D5" w:rsidRPr="005F09F0" w:rsidRDefault="006014FD" w:rsidP="002C4822">
            <w:pPr>
              <w:rPr>
                <w:sz w:val="20"/>
              </w:rPr>
            </w:pPr>
            <w:r w:rsidRPr="005F09F0">
              <w:rPr>
                <w:b/>
                <w:sz w:val="20"/>
              </w:rPr>
              <w:t xml:space="preserve">‘Adjustment’ Transaction Type: </w:t>
            </w:r>
            <w:del w:id="1454" w:author="Andrew Wulff" w:date="2017-06-27T10:11:00Z">
              <w:r w:rsidRPr="005F09F0" w:rsidDel="002C4822">
                <w:rPr>
                  <w:sz w:val="20"/>
                </w:rPr>
                <w:delText xml:space="preserve">The source of the </w:delText>
              </w:r>
              <w:r w:rsidR="00626213" w:rsidRPr="005F09F0" w:rsidDel="002C4822">
                <w:rPr>
                  <w:sz w:val="20"/>
                </w:rPr>
                <w:delText xml:space="preserve">‘Description’ field is the ‘description’ (LineItem object) element </w:delText>
              </w:r>
              <w:r w:rsidRPr="005F09F0" w:rsidDel="002C4822">
                <w:rPr>
                  <w:sz w:val="20"/>
                </w:rPr>
                <w:delText>in Refund operation’s request</w:delText>
              </w:r>
              <w:r w:rsidR="00626213" w:rsidRPr="005F09F0" w:rsidDel="002C4822">
                <w:rPr>
                  <w:sz w:val="20"/>
                </w:rPr>
                <w:delText xml:space="preserve"> if provided.  If not provided, </w:delText>
              </w:r>
            </w:del>
            <w:ins w:id="1455" w:author="Andrew Wulff" w:date="2017-06-27T10:11:00Z">
              <w:r w:rsidR="002C4822">
                <w:rPr>
                  <w:sz w:val="20"/>
                </w:rPr>
                <w:t>U</w:t>
              </w:r>
            </w:ins>
            <w:del w:id="1456" w:author="Andrew Wulff" w:date="2017-06-27T10:11:00Z">
              <w:r w:rsidR="00626213" w:rsidRPr="005F09F0" w:rsidDel="002C4822">
                <w:rPr>
                  <w:sz w:val="20"/>
                </w:rPr>
                <w:delText>u</w:delText>
              </w:r>
            </w:del>
            <w:r w:rsidR="00626213" w:rsidRPr="005F09F0">
              <w:rPr>
                <w:sz w:val="20"/>
              </w:rPr>
              <w:t xml:space="preserve">sing the value of the Refund operation’s transactionId, PSEP populates this value with </w:t>
            </w:r>
            <w:ins w:id="1457" w:author="Andrew Wulff" w:date="2017-06-27T10:11:00Z">
              <w:r w:rsidR="002C4822">
                <w:rPr>
                  <w:sz w:val="20"/>
                </w:rPr>
                <w:t>transaction</w:t>
              </w:r>
            </w:ins>
            <w:ins w:id="1458" w:author="Andrew Wulff" w:date="2017-06-27T10:12:00Z">
              <w:r w:rsidR="002C4822">
                <w:rPr>
                  <w:sz w:val="20"/>
                </w:rPr>
                <w:t xml:space="preserve">’s </w:t>
              </w:r>
            </w:ins>
            <w:r w:rsidR="00626213" w:rsidRPr="005F09F0">
              <w:rPr>
                <w:sz w:val="20"/>
              </w:rPr>
              <w:t>‘description’</w:t>
            </w:r>
            <w:del w:id="1459" w:author="Andrew Wulff" w:date="2017-06-27T10:12:00Z">
              <w:r w:rsidR="00626213" w:rsidRPr="005F09F0" w:rsidDel="002C4822">
                <w:rPr>
                  <w:sz w:val="20"/>
                </w:rPr>
                <w:delText xml:space="preserve"> (LineItem object)</w:delText>
              </w:r>
            </w:del>
            <w:r w:rsidR="00626213" w:rsidRPr="005F09F0">
              <w:rPr>
                <w:sz w:val="20"/>
              </w:rPr>
              <w:t xml:space="preserve"> element in the ‘confirmed’ Confirm or Charge payment transaction information</w:t>
            </w:r>
            <w:ins w:id="1460" w:author="Andrew Wulff" w:date="2017-06-27T10:12:00Z">
              <w:r w:rsidR="002C4822">
                <w:rPr>
                  <w:sz w:val="20"/>
                </w:rPr>
                <w:t>, as defined in Figure 2 of section 3 in Reference [</w:t>
              </w:r>
              <w:r w:rsidR="002C4822">
                <w:rPr>
                  <w:sz w:val="20"/>
                </w:rPr>
                <w:fldChar w:fldCharType="begin"/>
              </w:r>
              <w:r w:rsidR="002C4822">
                <w:rPr>
                  <w:sz w:val="20"/>
                </w:rPr>
                <w:instrText xml:space="preserve"> REF _Ref360170103 \w \h </w:instrText>
              </w:r>
            </w:ins>
            <w:r w:rsidR="002C4822">
              <w:rPr>
                <w:sz w:val="20"/>
              </w:rPr>
            </w:r>
            <w:ins w:id="1461" w:author="Andrew Wulff" w:date="2017-06-27T10:12:00Z">
              <w:r w:rsidR="002C4822">
                <w:rPr>
                  <w:sz w:val="20"/>
                </w:rPr>
                <w:fldChar w:fldCharType="separate"/>
              </w:r>
            </w:ins>
            <w:r w:rsidR="002C4822">
              <w:rPr>
                <w:sz w:val="20"/>
              </w:rPr>
              <w:t>17</w:t>
            </w:r>
            <w:ins w:id="1462" w:author="Andrew Wulff" w:date="2017-06-27T10:12:00Z">
              <w:r w:rsidR="002C4822">
                <w:rPr>
                  <w:sz w:val="20"/>
                </w:rPr>
                <w:fldChar w:fldCharType="end"/>
              </w:r>
              <w:r w:rsidR="002C4822">
                <w:rPr>
                  <w:sz w:val="20"/>
                </w:rPr>
                <w:t>]</w:t>
              </w:r>
            </w:ins>
            <w:r w:rsidR="00626213" w:rsidRPr="005F09F0">
              <w:rPr>
                <w:sz w:val="20"/>
              </w:rPr>
              <w:t>.</w:t>
            </w:r>
            <w:r w:rsidRPr="005F09F0">
              <w:rPr>
                <w:sz w:val="20"/>
              </w:rPr>
              <w:t xml:space="preserve"> </w:t>
            </w:r>
          </w:p>
        </w:tc>
        <w:tc>
          <w:tcPr>
            <w:tcW w:w="2331" w:type="dxa"/>
          </w:tcPr>
          <w:p w14:paraId="65314E11" w14:textId="6D4DFDE2" w:rsidR="003E49D5" w:rsidRPr="005F09F0" w:rsidRDefault="004B7B2E" w:rsidP="005F09F0">
            <w:pPr>
              <w:rPr>
                <w:sz w:val="20"/>
              </w:rPr>
            </w:pPr>
            <w:r w:rsidRPr="005F09F0">
              <w:rPr>
                <w:sz w:val="20"/>
              </w:rPr>
              <w:t>Using the value of a Charge or of a Refund operation’s CorrelationId for a ‘Charge’ or ‘Adjustment’ transaction type respectively</w:t>
            </w:r>
            <w:r w:rsidR="003E49D5" w:rsidRPr="005F09F0">
              <w:rPr>
                <w:sz w:val="20"/>
              </w:rPr>
              <w:t>, PSEP obtains the ‘Description” from the authorized Auth payment transaction information, where the description is obtained from the Auth operation’s ‘PaymentDescription’ field.</w:t>
            </w:r>
          </w:p>
          <w:p w14:paraId="2F8CCBC0" w14:textId="77777777" w:rsidR="003E49D5" w:rsidRPr="005F09F0" w:rsidRDefault="003E49D5" w:rsidP="005F09F0">
            <w:pPr>
              <w:rPr>
                <w:sz w:val="20"/>
              </w:rPr>
            </w:pPr>
          </w:p>
        </w:tc>
      </w:tr>
      <w:tr w:rsidR="003E49D5" w:rsidRPr="005F09F0" w14:paraId="7E6E4512" w14:textId="77777777" w:rsidTr="003E49D5">
        <w:trPr>
          <w:cantSplit/>
          <w:jc w:val="center"/>
        </w:trPr>
        <w:tc>
          <w:tcPr>
            <w:tcW w:w="1463" w:type="dxa"/>
          </w:tcPr>
          <w:p w14:paraId="62E1FD0D" w14:textId="77777777" w:rsidR="003E49D5" w:rsidRPr="005F09F0" w:rsidRDefault="003E49D5" w:rsidP="005F09F0">
            <w:pPr>
              <w:rPr>
                <w:sz w:val="20"/>
              </w:rPr>
            </w:pPr>
            <w:r w:rsidRPr="005F09F0">
              <w:rPr>
                <w:sz w:val="20"/>
              </w:rPr>
              <w:t>Partner External ID</w:t>
            </w:r>
          </w:p>
        </w:tc>
        <w:tc>
          <w:tcPr>
            <w:tcW w:w="2560" w:type="dxa"/>
          </w:tcPr>
          <w:p w14:paraId="12B5D243" w14:textId="77777777" w:rsidR="003E49D5" w:rsidRPr="005F09F0" w:rsidRDefault="003E49D5" w:rsidP="005F09F0">
            <w:pPr>
              <w:rPr>
                <w:sz w:val="20"/>
              </w:rPr>
            </w:pPr>
            <w:r w:rsidRPr="005F09F0">
              <w:rPr>
                <w:sz w:val="20"/>
              </w:rPr>
              <w:t>ID of the partner who submitted the transaction. This is sourced from external Partner ID provisioned in PSEP 4.6.1 for this Partner.</w:t>
            </w:r>
          </w:p>
        </w:tc>
        <w:tc>
          <w:tcPr>
            <w:tcW w:w="2401" w:type="dxa"/>
          </w:tcPr>
          <w:p w14:paraId="64501573" w14:textId="77777777" w:rsidR="003E49D5" w:rsidRPr="005F09F0" w:rsidRDefault="003E49D5" w:rsidP="005F09F0">
            <w:pPr>
              <w:rPr>
                <w:sz w:val="20"/>
              </w:rPr>
            </w:pPr>
            <w:r w:rsidRPr="005F09F0">
              <w:rPr>
                <w:sz w:val="20"/>
              </w:rPr>
              <w:t>N/A</w:t>
            </w:r>
          </w:p>
        </w:tc>
        <w:tc>
          <w:tcPr>
            <w:tcW w:w="2331" w:type="dxa"/>
          </w:tcPr>
          <w:p w14:paraId="6F53D70F" w14:textId="55C9E4C1" w:rsidR="003E49D5" w:rsidRPr="005F09F0" w:rsidRDefault="00626213" w:rsidP="005F09F0">
            <w:pPr>
              <w:rPr>
                <w:sz w:val="20"/>
              </w:rPr>
            </w:pPr>
            <w:r w:rsidRPr="005F09F0">
              <w:rPr>
                <w:sz w:val="20"/>
              </w:rPr>
              <w:t>N/A</w:t>
            </w:r>
            <w:r w:rsidR="003E49D5" w:rsidRPr="005F09F0">
              <w:rPr>
                <w:sz w:val="20"/>
              </w:rPr>
              <w:t xml:space="preserve">. </w:t>
            </w:r>
          </w:p>
        </w:tc>
      </w:tr>
      <w:tr w:rsidR="003E49D5" w:rsidRPr="005F09F0" w14:paraId="0F7C6821" w14:textId="77777777" w:rsidTr="003E49D5">
        <w:trPr>
          <w:cantSplit/>
          <w:jc w:val="center"/>
        </w:trPr>
        <w:tc>
          <w:tcPr>
            <w:tcW w:w="1463" w:type="dxa"/>
          </w:tcPr>
          <w:p w14:paraId="675CAFA9" w14:textId="77777777" w:rsidR="003E49D5" w:rsidRPr="005F09F0" w:rsidRDefault="003E49D5" w:rsidP="005F09F0">
            <w:pPr>
              <w:rPr>
                <w:sz w:val="20"/>
              </w:rPr>
            </w:pPr>
            <w:r w:rsidRPr="005F09F0">
              <w:rPr>
                <w:sz w:val="20"/>
              </w:rPr>
              <w:t>Short Code</w:t>
            </w:r>
          </w:p>
        </w:tc>
        <w:tc>
          <w:tcPr>
            <w:tcW w:w="2560" w:type="dxa"/>
          </w:tcPr>
          <w:p w14:paraId="69CBC46D" w14:textId="77777777" w:rsidR="003E49D5" w:rsidRPr="005F09F0" w:rsidRDefault="003E49D5" w:rsidP="005F09F0">
            <w:pPr>
              <w:rPr>
                <w:sz w:val="20"/>
              </w:rPr>
            </w:pPr>
            <w:r w:rsidRPr="005F09F0">
              <w:rPr>
                <w:sz w:val="20"/>
              </w:rPr>
              <w:t>Short code supplied by the partner for this transaction (Not set for standalone content provider - not connected through aggregator).</w:t>
            </w:r>
          </w:p>
        </w:tc>
        <w:tc>
          <w:tcPr>
            <w:tcW w:w="2401" w:type="dxa"/>
          </w:tcPr>
          <w:p w14:paraId="493B883A" w14:textId="3484B402" w:rsidR="003E49D5" w:rsidRPr="005F09F0" w:rsidRDefault="00626213" w:rsidP="005F09F0">
            <w:pPr>
              <w:rPr>
                <w:sz w:val="20"/>
              </w:rPr>
            </w:pPr>
            <w:r w:rsidRPr="005F09F0">
              <w:rPr>
                <w:sz w:val="20"/>
              </w:rPr>
              <w:t>N/A</w:t>
            </w:r>
          </w:p>
        </w:tc>
        <w:tc>
          <w:tcPr>
            <w:tcW w:w="2331" w:type="dxa"/>
          </w:tcPr>
          <w:p w14:paraId="0BE5F1DD" w14:textId="77777777" w:rsidR="003E49D5" w:rsidRPr="005F09F0" w:rsidRDefault="003E49D5" w:rsidP="005F09F0">
            <w:pPr>
              <w:rPr>
                <w:sz w:val="20"/>
              </w:rPr>
            </w:pPr>
            <w:r w:rsidRPr="005F09F0">
              <w:rPr>
                <w:sz w:val="20"/>
              </w:rPr>
              <w:t>N/A</w:t>
            </w:r>
          </w:p>
        </w:tc>
      </w:tr>
      <w:tr w:rsidR="003E49D5" w:rsidRPr="005F09F0" w14:paraId="4E8F8ED6" w14:textId="77777777" w:rsidTr="003E49D5">
        <w:trPr>
          <w:cantSplit/>
          <w:jc w:val="center"/>
        </w:trPr>
        <w:tc>
          <w:tcPr>
            <w:tcW w:w="1463" w:type="dxa"/>
          </w:tcPr>
          <w:p w14:paraId="32B38059" w14:textId="77777777" w:rsidR="003E49D5" w:rsidRPr="005F09F0" w:rsidRDefault="003E49D5" w:rsidP="005F09F0">
            <w:pPr>
              <w:rPr>
                <w:sz w:val="20"/>
              </w:rPr>
            </w:pPr>
            <w:r w:rsidRPr="005F09F0">
              <w:rPr>
                <w:sz w:val="20"/>
              </w:rPr>
              <w:t>Campaign ID</w:t>
            </w:r>
          </w:p>
        </w:tc>
        <w:tc>
          <w:tcPr>
            <w:tcW w:w="2560" w:type="dxa"/>
          </w:tcPr>
          <w:p w14:paraId="2B4F9F50" w14:textId="77777777" w:rsidR="003E49D5" w:rsidRPr="005F09F0" w:rsidRDefault="003E49D5" w:rsidP="005F09F0">
            <w:pPr>
              <w:rPr>
                <w:sz w:val="20"/>
              </w:rPr>
            </w:pPr>
            <w:r w:rsidRPr="005F09F0">
              <w:rPr>
                <w:sz w:val="20"/>
              </w:rPr>
              <w:t>The campaign ID for this transaction (Not be set for standalone content provider – not connected through aggregator).</w:t>
            </w:r>
          </w:p>
        </w:tc>
        <w:tc>
          <w:tcPr>
            <w:tcW w:w="2401" w:type="dxa"/>
          </w:tcPr>
          <w:p w14:paraId="289F96C2" w14:textId="3D59AE69" w:rsidR="003E49D5" w:rsidRPr="005F09F0" w:rsidRDefault="00626213" w:rsidP="005F09F0">
            <w:pPr>
              <w:rPr>
                <w:sz w:val="20"/>
              </w:rPr>
            </w:pPr>
            <w:r w:rsidRPr="005F09F0">
              <w:rPr>
                <w:sz w:val="20"/>
              </w:rPr>
              <w:t>N/A</w:t>
            </w:r>
            <w:r w:rsidR="003E49D5" w:rsidRPr="005F09F0">
              <w:rPr>
                <w:sz w:val="20"/>
              </w:rPr>
              <w:t>.</w:t>
            </w:r>
          </w:p>
        </w:tc>
        <w:tc>
          <w:tcPr>
            <w:tcW w:w="2331" w:type="dxa"/>
          </w:tcPr>
          <w:p w14:paraId="0D674A06" w14:textId="77777777" w:rsidR="003E49D5" w:rsidRPr="005F09F0" w:rsidRDefault="003E49D5" w:rsidP="005F09F0">
            <w:pPr>
              <w:rPr>
                <w:sz w:val="20"/>
              </w:rPr>
            </w:pPr>
            <w:r w:rsidRPr="005F09F0">
              <w:rPr>
                <w:sz w:val="20"/>
              </w:rPr>
              <w:t>N/A</w:t>
            </w:r>
          </w:p>
        </w:tc>
      </w:tr>
      <w:tr w:rsidR="003E49D5" w:rsidRPr="005F09F0" w14:paraId="7FBA2179" w14:textId="77777777" w:rsidTr="003E49D5">
        <w:trPr>
          <w:cantSplit/>
          <w:jc w:val="center"/>
        </w:trPr>
        <w:tc>
          <w:tcPr>
            <w:tcW w:w="1463" w:type="dxa"/>
          </w:tcPr>
          <w:p w14:paraId="74678C98" w14:textId="77777777" w:rsidR="003E49D5" w:rsidRPr="005F09F0" w:rsidRDefault="003E49D5" w:rsidP="005F09F0">
            <w:pPr>
              <w:rPr>
                <w:sz w:val="20"/>
              </w:rPr>
            </w:pPr>
            <w:r w:rsidRPr="005F09F0">
              <w:rPr>
                <w:sz w:val="20"/>
              </w:rPr>
              <w:lastRenderedPageBreak/>
              <w:t xml:space="preserve">Purchase Category </w:t>
            </w:r>
          </w:p>
        </w:tc>
        <w:tc>
          <w:tcPr>
            <w:tcW w:w="2560" w:type="dxa"/>
          </w:tcPr>
          <w:p w14:paraId="43898FCA" w14:textId="77777777" w:rsidR="003E49D5" w:rsidRPr="005F09F0" w:rsidRDefault="003E49D5" w:rsidP="005F09F0">
            <w:pPr>
              <w:rPr>
                <w:sz w:val="20"/>
              </w:rPr>
            </w:pPr>
            <w:r w:rsidRPr="005F09F0">
              <w:rPr>
                <w:sz w:val="20"/>
              </w:rPr>
              <w:t>As supplied by partner at payment request time.</w:t>
            </w:r>
          </w:p>
        </w:tc>
        <w:tc>
          <w:tcPr>
            <w:tcW w:w="2401" w:type="dxa"/>
          </w:tcPr>
          <w:p w14:paraId="5EBCBCD5" w14:textId="21989718" w:rsidR="00626213" w:rsidRPr="005F09F0" w:rsidRDefault="00626213" w:rsidP="005F09F0">
            <w:pPr>
              <w:rPr>
                <w:sz w:val="20"/>
              </w:rPr>
            </w:pPr>
            <w:r w:rsidRPr="005F09F0">
              <w:rPr>
                <w:b/>
                <w:sz w:val="20"/>
              </w:rPr>
              <w:t>‘Charge Transaction Type:</w:t>
            </w:r>
            <w:r w:rsidRPr="005F09F0">
              <w:rPr>
                <w:sz w:val="20"/>
              </w:rPr>
              <w:t xml:space="preserve"> The source of the ‘Purchase Category’ fie</w:t>
            </w:r>
            <w:r w:rsidR="00A14C09" w:rsidRPr="005F09F0">
              <w:rPr>
                <w:sz w:val="20"/>
              </w:rPr>
              <w:t>ld is the ‘purchaseCategoryCode</w:t>
            </w:r>
            <w:r w:rsidRPr="005F09F0">
              <w:rPr>
                <w:sz w:val="20"/>
              </w:rPr>
              <w:t>' (LineItem object) element in the ‘confirmed’ Confirm or Charge payment transaction information, where the ‘purchaseCategoryCode ' (LineItem object) element is provided in the corresponding Authorized and Charge operation’s request.</w:t>
            </w:r>
          </w:p>
          <w:p w14:paraId="0F5E19DE" w14:textId="238086BD" w:rsidR="003E49D5" w:rsidRPr="005F09F0" w:rsidRDefault="00626213" w:rsidP="005F09F0">
            <w:pPr>
              <w:rPr>
                <w:sz w:val="20"/>
              </w:rPr>
            </w:pPr>
            <w:r w:rsidRPr="005F09F0">
              <w:rPr>
                <w:b/>
                <w:sz w:val="20"/>
              </w:rPr>
              <w:t xml:space="preserve">‘Adjustment’ Transaction Type: </w:t>
            </w:r>
            <w:r w:rsidRPr="005F09F0">
              <w:rPr>
                <w:sz w:val="20"/>
              </w:rPr>
              <w:t xml:space="preserve">The source of the ‘‘Purchase Category’ field is the ‘purchaseCategoryCode ' (LineItem object) element in Refund operation’s request if provided.  If not provided, using the value of the Refund operation’s transactionId, PSEP populates this value with the ‘purchaseCategoryCode ' (LineItem object) element in the ‘confirmed’ Confirm or Charge payment transaction information. </w:t>
            </w:r>
          </w:p>
        </w:tc>
        <w:tc>
          <w:tcPr>
            <w:tcW w:w="2331" w:type="dxa"/>
          </w:tcPr>
          <w:p w14:paraId="28131930" w14:textId="36D002A7" w:rsidR="003E49D5" w:rsidRPr="005F09F0" w:rsidRDefault="00A14C09" w:rsidP="005F09F0">
            <w:pPr>
              <w:rPr>
                <w:sz w:val="20"/>
              </w:rPr>
            </w:pPr>
            <w:r w:rsidRPr="005F09F0">
              <w:rPr>
                <w:sz w:val="20"/>
              </w:rPr>
              <w:t xml:space="preserve">Using the value of a Charge or of a Refund operation’s CorrelationId for a ‘Charge’ or ‘Adjustment’ Transaction Type respectively, PSEP obtains the ‘Purchase Category’ from the ‘authorized’ Auth payment transaction information as the ‘purchaseCategoryCode' is created by </w:t>
            </w:r>
            <w:r w:rsidR="00D33981" w:rsidRPr="005F09F0">
              <w:rPr>
                <w:sz w:val="20"/>
              </w:rPr>
              <w:t xml:space="preserve">AMP </w:t>
            </w:r>
            <w:r w:rsidRPr="005F09F0">
              <w:rPr>
                <w:sz w:val="20"/>
              </w:rPr>
              <w:t>using from the Auth operation’s ‘PaymentDescription field</w:t>
            </w:r>
            <w:r w:rsidR="00D33981" w:rsidRPr="005F09F0">
              <w:rPr>
                <w:sz w:val="20"/>
              </w:rPr>
              <w:t xml:space="preserve"> with descriptions prefix with “Google” being assigned one pre-defined ‘purchaseCategoryCode' and all others descriptions without “Google” prefix another pre-defined ‘purchaseCategoryCode'</w:t>
            </w:r>
            <w:r w:rsidRPr="005F09F0">
              <w:rPr>
                <w:sz w:val="20"/>
              </w:rPr>
              <w:t>.</w:t>
            </w:r>
          </w:p>
        </w:tc>
      </w:tr>
      <w:tr w:rsidR="003E49D5" w:rsidRPr="005F09F0" w14:paraId="76AA9063" w14:textId="77777777" w:rsidTr="003E49D5">
        <w:trPr>
          <w:cantSplit/>
          <w:jc w:val="center"/>
        </w:trPr>
        <w:tc>
          <w:tcPr>
            <w:tcW w:w="1463" w:type="dxa"/>
          </w:tcPr>
          <w:p w14:paraId="22A31366" w14:textId="77777777" w:rsidR="003E49D5" w:rsidRPr="005F09F0" w:rsidRDefault="003E49D5" w:rsidP="005F09F0">
            <w:pPr>
              <w:rPr>
                <w:sz w:val="20"/>
              </w:rPr>
            </w:pPr>
            <w:r w:rsidRPr="005F09F0">
              <w:rPr>
                <w:sz w:val="20"/>
              </w:rPr>
              <w:lastRenderedPageBreak/>
              <w:t>Initiator Type</w:t>
            </w:r>
          </w:p>
        </w:tc>
        <w:tc>
          <w:tcPr>
            <w:tcW w:w="2560" w:type="dxa"/>
          </w:tcPr>
          <w:p w14:paraId="652BEE05" w14:textId="52FFD7EE" w:rsidR="003E49D5" w:rsidRPr="005F09F0" w:rsidRDefault="003E49D5" w:rsidP="00AF6D65">
            <w:pPr>
              <w:pStyle w:val="ListParagraph"/>
              <w:numPr>
                <w:ilvl w:val="0"/>
                <w:numId w:val="28"/>
              </w:numPr>
              <w:rPr>
                <w:sz w:val="20"/>
              </w:rPr>
            </w:pPr>
            <w:r w:rsidRPr="005F09F0">
              <w:rPr>
                <w:sz w:val="20"/>
              </w:rPr>
              <w:t xml:space="preserve">“Partner” for </w:t>
            </w:r>
            <w:r w:rsidR="00756D75" w:rsidRPr="005F09F0">
              <w:rPr>
                <w:sz w:val="20"/>
              </w:rPr>
              <w:t>Payment (Charge) transactions.</w:t>
            </w:r>
            <w:r w:rsidRPr="005F09F0">
              <w:rPr>
                <w:sz w:val="20"/>
              </w:rPr>
              <w:t xml:space="preserve">, </w:t>
            </w:r>
            <w:r w:rsidR="00756D75" w:rsidRPr="005F09F0">
              <w:rPr>
                <w:sz w:val="20"/>
              </w:rPr>
              <w:t>For BoBo and Partner Payment, a payment transaction includes successful Charge and Confirm operations.  For GCB Payment, a payment includes a successful Charge operation</w:t>
            </w:r>
            <w:r w:rsidRPr="005F09F0">
              <w:rPr>
                <w:sz w:val="20"/>
              </w:rPr>
              <w:t>.</w:t>
            </w:r>
          </w:p>
          <w:p w14:paraId="615717F9" w14:textId="4E667DCB" w:rsidR="003E49D5" w:rsidRPr="005F09F0" w:rsidRDefault="003E49D5" w:rsidP="00AF6D65">
            <w:pPr>
              <w:pStyle w:val="ListParagraph"/>
              <w:numPr>
                <w:ilvl w:val="0"/>
                <w:numId w:val="28"/>
              </w:numPr>
              <w:rPr>
                <w:sz w:val="20"/>
              </w:rPr>
            </w:pPr>
            <w:r w:rsidRPr="005F09F0">
              <w:rPr>
                <w:sz w:val="20"/>
              </w:rPr>
              <w:t>“Partner” or “Customer Care” for Refund</w:t>
            </w:r>
            <w:r w:rsidR="00756D75" w:rsidRPr="005F09F0">
              <w:rPr>
                <w:sz w:val="20"/>
              </w:rPr>
              <w:t xml:space="preserve"> (Adjustment) transaction</w:t>
            </w:r>
            <w:r w:rsidRPr="005F09F0">
              <w:rPr>
                <w:sz w:val="20"/>
              </w:rPr>
              <w:t>s.</w:t>
            </w:r>
            <w:r w:rsidR="00756D75" w:rsidRPr="005F09F0">
              <w:rPr>
                <w:sz w:val="20"/>
              </w:rPr>
              <w:t xml:space="preserve"> For BoBo, Partner, and GCB Payment, a Refund transaction includes a successful Refund operation. As Customer Care can’t refund GCB Payments, the only value for GCB Payment Refunds is “Partner”</w:t>
            </w:r>
          </w:p>
        </w:tc>
        <w:tc>
          <w:tcPr>
            <w:tcW w:w="2401" w:type="dxa"/>
          </w:tcPr>
          <w:p w14:paraId="653F8359" w14:textId="77777777" w:rsidR="003E49D5" w:rsidRPr="005F09F0" w:rsidRDefault="003E49D5" w:rsidP="005F09F0">
            <w:pPr>
              <w:rPr>
                <w:sz w:val="20"/>
              </w:rPr>
            </w:pPr>
            <w:r w:rsidRPr="005F09F0">
              <w:rPr>
                <w:sz w:val="20"/>
              </w:rPr>
              <w:t>N/A</w:t>
            </w:r>
          </w:p>
        </w:tc>
        <w:tc>
          <w:tcPr>
            <w:tcW w:w="2331" w:type="dxa"/>
          </w:tcPr>
          <w:p w14:paraId="509EC9A5" w14:textId="77777777" w:rsidR="003E49D5" w:rsidRPr="005F09F0" w:rsidRDefault="003E49D5" w:rsidP="005F09F0">
            <w:pPr>
              <w:rPr>
                <w:sz w:val="20"/>
              </w:rPr>
            </w:pPr>
            <w:r w:rsidRPr="005F09F0">
              <w:rPr>
                <w:sz w:val="20"/>
              </w:rPr>
              <w:t>N/A</w:t>
            </w:r>
          </w:p>
        </w:tc>
      </w:tr>
      <w:tr w:rsidR="003E49D5" w:rsidRPr="005F09F0" w14:paraId="234D7108" w14:textId="77777777" w:rsidTr="003E49D5">
        <w:trPr>
          <w:cantSplit/>
          <w:jc w:val="center"/>
        </w:trPr>
        <w:tc>
          <w:tcPr>
            <w:tcW w:w="1463" w:type="dxa"/>
          </w:tcPr>
          <w:p w14:paraId="087210D1" w14:textId="77777777" w:rsidR="003E49D5" w:rsidRPr="005F09F0" w:rsidRDefault="003E49D5" w:rsidP="005F09F0">
            <w:pPr>
              <w:rPr>
                <w:sz w:val="20"/>
              </w:rPr>
            </w:pPr>
            <w:r w:rsidRPr="005F09F0">
              <w:rPr>
                <w:sz w:val="20"/>
              </w:rPr>
              <w:lastRenderedPageBreak/>
              <w:t>Initiator ID</w:t>
            </w:r>
          </w:p>
        </w:tc>
        <w:tc>
          <w:tcPr>
            <w:tcW w:w="2560" w:type="dxa"/>
          </w:tcPr>
          <w:p w14:paraId="1AFBD64E" w14:textId="557C1B18" w:rsidR="003E49D5" w:rsidRPr="005F09F0" w:rsidRDefault="003E49D5" w:rsidP="00AF6D65">
            <w:pPr>
              <w:pStyle w:val="ListParagraph"/>
              <w:numPr>
                <w:ilvl w:val="0"/>
                <w:numId w:val="29"/>
              </w:numPr>
              <w:rPr>
                <w:sz w:val="20"/>
              </w:rPr>
            </w:pPr>
            <w:r w:rsidRPr="005F09F0">
              <w:rPr>
                <w:sz w:val="20"/>
              </w:rPr>
              <w:t xml:space="preserve">Partner ID for </w:t>
            </w:r>
            <w:r w:rsidR="00DD1940" w:rsidRPr="005F09F0">
              <w:rPr>
                <w:sz w:val="20"/>
              </w:rPr>
              <w:t>Payment (Charge) transactions</w:t>
            </w:r>
            <w:r w:rsidRPr="005F09F0">
              <w:rPr>
                <w:sz w:val="20"/>
              </w:rPr>
              <w:t>.</w:t>
            </w:r>
            <w:r w:rsidR="00DD1940" w:rsidRPr="005F09F0">
              <w:rPr>
                <w:sz w:val="20"/>
              </w:rPr>
              <w:t xml:space="preserve"> For BoBo and Partner Payment, a payment transaction includes successful Charge and Confirm operations.  For GCB Payment, a payment includes a successful Charge operation.</w:t>
            </w:r>
          </w:p>
          <w:p w14:paraId="4A59208A" w14:textId="152841B6" w:rsidR="003E49D5" w:rsidRPr="005F09F0" w:rsidRDefault="003E49D5" w:rsidP="00AF6D65">
            <w:pPr>
              <w:pStyle w:val="ListParagraph"/>
              <w:numPr>
                <w:ilvl w:val="0"/>
                <w:numId w:val="29"/>
              </w:numPr>
              <w:rPr>
                <w:sz w:val="20"/>
              </w:rPr>
            </w:pPr>
            <w:r w:rsidRPr="005F09F0">
              <w:rPr>
                <w:sz w:val="20"/>
              </w:rPr>
              <w:t xml:space="preserve">Partner ID for refunds initiated by </w:t>
            </w:r>
            <w:r w:rsidR="00DD1940" w:rsidRPr="005F09F0">
              <w:rPr>
                <w:sz w:val="20"/>
              </w:rPr>
              <w:t>a P</w:t>
            </w:r>
            <w:r w:rsidRPr="005F09F0">
              <w:rPr>
                <w:sz w:val="20"/>
              </w:rPr>
              <w:t xml:space="preserve">artner (either by API refund call or from partner self care application). </w:t>
            </w:r>
            <w:r w:rsidR="00DD1940" w:rsidRPr="005F09F0">
              <w:rPr>
                <w:kern w:val="32"/>
                <w:sz w:val="20"/>
              </w:rPr>
              <w:t xml:space="preserve">For BoBo, Partner, and GCB Payment, a Refund transaction includes a successful Refund operation. </w:t>
            </w:r>
          </w:p>
          <w:p w14:paraId="58421C6F" w14:textId="77777777" w:rsidR="003E49D5" w:rsidRPr="005F09F0" w:rsidRDefault="003E49D5" w:rsidP="00AF6D65">
            <w:pPr>
              <w:pStyle w:val="ListParagraph"/>
              <w:numPr>
                <w:ilvl w:val="0"/>
                <w:numId w:val="29"/>
              </w:numPr>
              <w:rPr>
                <w:sz w:val="20"/>
              </w:rPr>
            </w:pPr>
            <w:r w:rsidRPr="005F09F0">
              <w:rPr>
                <w:sz w:val="20"/>
              </w:rPr>
              <w:t>Customer Care representative ID for refunds granted through Customer Care application.</w:t>
            </w:r>
          </w:p>
        </w:tc>
        <w:tc>
          <w:tcPr>
            <w:tcW w:w="2401" w:type="dxa"/>
          </w:tcPr>
          <w:p w14:paraId="7B49A10B" w14:textId="77777777" w:rsidR="003E49D5" w:rsidRPr="005F09F0" w:rsidRDefault="003E49D5" w:rsidP="005F09F0">
            <w:pPr>
              <w:rPr>
                <w:sz w:val="20"/>
              </w:rPr>
            </w:pPr>
            <w:r w:rsidRPr="005F09F0">
              <w:rPr>
                <w:sz w:val="20"/>
              </w:rPr>
              <w:t>N/A</w:t>
            </w:r>
          </w:p>
        </w:tc>
        <w:tc>
          <w:tcPr>
            <w:tcW w:w="2331" w:type="dxa"/>
          </w:tcPr>
          <w:p w14:paraId="52B41137" w14:textId="77777777" w:rsidR="003E49D5" w:rsidRPr="005F09F0" w:rsidRDefault="003E49D5" w:rsidP="005F09F0">
            <w:pPr>
              <w:rPr>
                <w:sz w:val="20"/>
              </w:rPr>
            </w:pPr>
            <w:r w:rsidRPr="005F09F0">
              <w:rPr>
                <w:sz w:val="20"/>
              </w:rPr>
              <w:t>N/A</w:t>
            </w:r>
          </w:p>
          <w:p w14:paraId="61054C50" w14:textId="77777777" w:rsidR="003E49D5" w:rsidRPr="005F09F0" w:rsidRDefault="003E49D5" w:rsidP="005F09F0">
            <w:pPr>
              <w:rPr>
                <w:sz w:val="20"/>
              </w:rPr>
            </w:pPr>
          </w:p>
        </w:tc>
      </w:tr>
    </w:tbl>
    <w:p w14:paraId="6D492E17" w14:textId="77777777" w:rsidR="007C7580" w:rsidRPr="00911132" w:rsidRDefault="007C7580" w:rsidP="00E16D63"/>
    <w:p w14:paraId="33C07F2C" w14:textId="77777777" w:rsidR="007C7580" w:rsidRPr="002B16AB" w:rsidRDefault="007C7580" w:rsidP="00E16D63"/>
    <w:p w14:paraId="21F11143" w14:textId="77777777" w:rsidR="00D65AAE" w:rsidRPr="00D929DE" w:rsidRDefault="00D65AAE" w:rsidP="00E16D63">
      <w:pPr>
        <w:pStyle w:val="AeponaAppendix1"/>
      </w:pPr>
      <w:bookmarkStart w:id="1463" w:name="_Toc367633824"/>
      <w:r w:rsidRPr="00D929DE">
        <w:lastRenderedPageBreak/>
        <w:t>Diameter Messages and Usage</w:t>
      </w:r>
      <w:bookmarkEnd w:id="1279"/>
      <w:bookmarkEnd w:id="1280"/>
      <w:bookmarkEnd w:id="1281"/>
      <w:bookmarkEnd w:id="1463"/>
    </w:p>
    <w:p w14:paraId="38300BA3" w14:textId="77777777" w:rsidR="00D65AAE" w:rsidRPr="00D929DE" w:rsidRDefault="00D65AAE" w:rsidP="00E16D63">
      <w:pPr>
        <w:pStyle w:val="AeponaAppendix2"/>
      </w:pPr>
      <w:bookmarkStart w:id="1464" w:name="_Toc267479929"/>
      <w:bookmarkStart w:id="1465" w:name="_Toc367633825"/>
      <w:r w:rsidRPr="00D929DE">
        <w:t>Connection Initialization Message</w:t>
      </w:r>
      <w:bookmarkEnd w:id="1464"/>
      <w:bookmarkEnd w:id="1465"/>
    </w:p>
    <w:p w14:paraId="263B2CF4" w14:textId="77777777" w:rsidR="00D65AAE" w:rsidRPr="00D929DE" w:rsidRDefault="00D65AAE" w:rsidP="00E16D63"/>
    <w:p w14:paraId="47386415" w14:textId="13FBCD6D" w:rsidR="00D65AAE" w:rsidRPr="00D929DE" w:rsidRDefault="00D65AAE" w:rsidP="00E16D63">
      <w:r w:rsidRPr="00D929DE">
        <w:rPr>
          <w:noProof/>
        </w:rPr>
        <mc:AlternateContent>
          <mc:Choice Requires="wpg">
            <w:drawing>
              <wp:inline distT="0" distB="0" distL="0" distR="0" wp14:anchorId="6ADF14E7" wp14:editId="2E8734A8">
                <wp:extent cx="5486400" cy="1943100"/>
                <wp:effectExtent l="0" t="0" r="0" b="12700"/>
                <wp:docPr id="1447" name="Group 18"/>
                <wp:cNvGraphicFramePr>
                  <a:graphicFrameLocks xmlns:a="http://schemas.openxmlformats.org/drawingml/2006/main" noChangeAspect="1" noMove="1" noResize="1"/>
                </wp:cNvGraphicFramePr>
                <a:graphic xmlns:a="http://schemas.openxmlformats.org/drawingml/2006/main">
                  <a:graphicData uri="http://schemas.microsoft.com/office/word/2010/wordprocessingGroup">
                    <wpg:wgp>
                      <wpg:cNvGrpSpPr>
                        <a:grpSpLocks noChangeAspect="1" noMove="1" noResize="1"/>
                      </wpg:cNvGrpSpPr>
                      <wpg:grpSpPr bwMode="auto">
                        <a:xfrm>
                          <a:off x="0" y="0"/>
                          <a:ext cx="5486400" cy="1943100"/>
                          <a:chOff x="1800" y="3959"/>
                          <a:chExt cx="8640" cy="3060"/>
                        </a:xfrm>
                      </wpg:grpSpPr>
                      <wps:wsp>
                        <wps:cNvPr id="1448" name="AutoShape 19"/>
                        <wps:cNvSpPr>
                          <a:spLocks noChangeAspect="1" noChangeArrowheads="1" noTextEdit="1"/>
                        </wps:cNvSpPr>
                        <wps:spPr bwMode="auto">
                          <a:xfrm>
                            <a:off x="1800" y="3959"/>
                            <a:ext cx="8640" cy="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 name="Line 20"/>
                        <wps:cNvCnPr/>
                        <wps:spPr bwMode="auto">
                          <a:xfrm>
                            <a:off x="4680" y="3959"/>
                            <a:ext cx="1" cy="30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0" name="Line 21"/>
                        <wps:cNvCnPr/>
                        <wps:spPr bwMode="auto">
                          <a:xfrm>
                            <a:off x="7920" y="3959"/>
                            <a:ext cx="1" cy="30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1" name="Line 22"/>
                        <wps:cNvCnPr/>
                        <wps:spPr bwMode="auto">
                          <a:xfrm>
                            <a:off x="4680" y="5400"/>
                            <a:ext cx="3240" cy="18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452" name="AutoShape 23"/>
                        <wps:cNvSpPr>
                          <a:spLocks noChangeArrowheads="1"/>
                        </wps:cNvSpPr>
                        <wps:spPr bwMode="auto">
                          <a:xfrm>
                            <a:off x="5580" y="4860"/>
                            <a:ext cx="1260" cy="54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4F13B8" w14:textId="77777777" w:rsidR="00BC46A4" w:rsidRPr="00D12C53" w:rsidRDefault="00BC46A4" w:rsidP="00ED2292">
                              <w:r>
                                <w:t>CER</w:t>
                              </w:r>
                            </w:p>
                          </w:txbxContent>
                        </wps:txbx>
                        <wps:bodyPr rot="0" vert="horz" wrap="square" lIns="91440" tIns="45720" rIns="91440" bIns="45720" anchor="t" anchorCtr="0" upright="1">
                          <a:noAutofit/>
                        </wps:bodyPr>
                      </wps:wsp>
                      <wps:wsp>
                        <wps:cNvPr id="1453" name="Line 24"/>
                        <wps:cNvCnPr/>
                        <wps:spPr bwMode="auto">
                          <a:xfrm flipH="1">
                            <a:off x="4680" y="6300"/>
                            <a:ext cx="3240" cy="18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454" name="AutoShape 25"/>
                        <wps:cNvSpPr>
                          <a:spLocks noChangeArrowheads="1"/>
                        </wps:cNvSpPr>
                        <wps:spPr bwMode="auto">
                          <a:xfrm>
                            <a:off x="5580" y="5760"/>
                            <a:ext cx="1260" cy="54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7CE372" w14:textId="77777777" w:rsidR="00BC46A4" w:rsidRPr="00D12C53" w:rsidRDefault="00BC46A4" w:rsidP="00ED2292">
                              <w:r>
                                <w:t>CEA</w:t>
                              </w:r>
                            </w:p>
                          </w:txbxContent>
                        </wps:txbx>
                        <wps:bodyPr rot="0" vert="horz" wrap="square" lIns="91440" tIns="45720" rIns="91440" bIns="45720" anchor="t" anchorCtr="0" upright="1">
                          <a:noAutofit/>
                        </wps:bodyPr>
                      </wps:wsp>
                    </wpg:wgp>
                  </a:graphicData>
                </a:graphic>
              </wp:inline>
            </w:drawing>
          </mc:Choice>
          <mc:Fallback xmlns:w15="http://schemas.microsoft.com/office/word/2012/wordml">
            <w:pict>
              <v:group w14:anchorId="6ADF14E7" id="Group 18" o:spid="_x0000_s1026" style="width:6in;height:153pt;mso-position-horizontal-relative:char;mso-position-vertical-relative:line" coordorigin="1800,3959" coordsize="864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">
                <o:lock v:ext="edit" aspectratio="t" position="t"/>
                <v:rect id="AutoShape 19" o:spid="_x0000_s1027" style="position:absolute;left:1800;top:3959;width:864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3mgcYA&#10;AADdAAAADwAAAGRycy9kb3ducmV2LnhtbESPQWvCQBCF7wX/wzJCL0U3FikluooI0lAK0lg9D9kx&#10;CWZnY3abpP++cyj0NsN789436+3oGtVTF2rPBhbzBBRx4W3NpYGv02H2CipEZIuNZzLwQwG2m8nD&#10;GlPrB/6kPo+lkhAOKRqoYmxTrUNRkcMw9y2xaFffOYyydqW2HQ4S7hr9nCQv2mHN0lBhS/uKilv+&#10;7QwMxbG/nD7e9PHpknm+Z/d9fn435nE67lagIo3x3/x3nVnBXy4FV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3mgcYAAADdAAAADwAAAAAAAAAAAAAAAACYAgAAZHJz&#10;L2Rvd25yZXYueG1sUEsFBgAAAAAEAAQA9QAAAIsDAAAAAA==&#10;" filled="f" stroked="f">
                  <o:lock v:ext="edit" aspectratio="t" text="t"/>
                </v:rect>
                <v:line id="Line 20" o:spid="_x0000_s1028" style="position:absolute;visibility:visible;mso-wrap-style:square" from="4680,3959" to="4681,7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r8M8EAAADdAAAADwAAAGRycy9kb3ducmV2LnhtbERPTYvCMBC9C/sfwgjeNFWKuF2jiLDQ&#10;g3uwinsdmtmm2ExqE7X++40geJvH+5zlureNuFHna8cKppMEBHHpdM2VguPhe7wA4QOyxsYxKXiQ&#10;h/XqY7DETLs77+lWhErEEPYZKjAhtJmUvjRk0U9cSxy5P9dZDBF2ldQd3mO4beQsSebSYs2xwWBL&#10;W0PlubhaBelPbvRvv/O7fZKfqL6k20vhlBoN+80XiEB9eItf7lzH+Wn6Cc9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SvwzwQAAAN0AAAAPAAAAAAAAAAAAAAAA&#10;AKECAABkcnMvZG93bnJldi54bWxQSwUGAAAAAAQABAD5AAAAjwMAAAAA&#10;" strokeweight="2.25pt"/>
                <v:line id="Line 21" o:spid="_x0000_s1029" style="position:absolute;visibility:visible;mso-wrap-style:square" from="7920,3959" to="7921,7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Dc8UAAADdAAAADwAAAGRycy9kb3ducmV2LnhtbESPQWvCQBCF74X+h2UK3upGSUuJriKC&#10;kIM9mEq9DtkxG8zOxuyq6b/vHAq9zfDevPfNcj36Tt1piG1gA7NpBoq4DrblxsDxa/f6ASomZItd&#10;YDLwQxHWq+enJRY2PPhA9yo1SkI4FmjApdQXWsfakcc4DT2xaOcweEyyDo22Az4k3Hd6nmXv2mPL&#10;0uCwp62j+lLdvIH8s3T2NO7j/pCV39Re8+21CsZMXsbNAlSiMf2b/65LK/j5m/DL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nDc8UAAADdAAAADwAAAAAAAAAA&#10;AAAAAAChAgAAZHJzL2Rvd25yZXYueG1sUEsFBgAAAAAEAAQA+QAAAJMDAAAAAA==&#10;" strokeweight="2.25pt"/>
                <v:line id="Line 22" o:spid="_x0000_s1030" style="position:absolute;visibility:visible;mso-wrap-style:square" from="4680,5400" to="792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jrJ8YAAADdAAAADwAAAGRycy9kb3ducmV2LnhtbERPTWvCQBC9F/wPywi91Y1Si6auIoLQ&#10;HrTWVrC3aXaaRLOzS3ZN4r/vCoXe5vE+Z7boTCUaqn1pWcFwkIAgzqwuOVfw+bF+mIDwAVljZZkU&#10;XMnDYt67m2Gqbcvv1OxDLmII+xQVFCG4VEqfFWTQD6wjjtyPrQ2GCOtc6hrbGG4qOUqSJ2mw5NhQ&#10;oKNVQdl5fzEKppNmutnm18NJOte+fe++Lsfdq1L3/W75DCJQF/7Ff+4XHec/jodw+yae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6yfGAAAA3QAAAA8AAAAAAAAA&#10;AAAAAAAAoQIAAGRycy9kb3ducmV2LnhtbFBLBQYAAAAABAAEAPkAAACUAwAAAAA=&#10;" strokeweight="1.5pt">
                  <v:stroke endarrow="block" endarrowwidth="wide" endarrowlength="long"/>
                </v:lin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3" o:spid="_x0000_s1031" type="#_x0000_t114" style="position:absolute;left:5580;top:486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ZqI8YA&#10;AADdAAAADwAAAGRycy9kb3ducmV2LnhtbESPQWvCQBCF74X+h2UK3nRTNVLTrFIKolAqmgq9Dtlp&#10;EpKdDburxn/fLQi9zfDe9+ZNvh5MJy7kfGNZwfMkAUFcWt1wpeD0tRm/gPABWWNnmRTcyMN69fiQ&#10;Y6btlY90KUIlYgj7DBXUIfSZlL6syaCf2J44aj/WGQxxdZXUDq8x3HRymiQLabDheKHGnt5rKtvi&#10;bGKNbfqdzg68dO2nOe0/lgW6Y6PU6Gl4ewURaAj/5ju905Gbp1P4+yaO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ZqI8YAAADdAAAADwAAAAAAAAAAAAAAAACYAgAAZHJz&#10;L2Rvd25yZXYueG1sUEsFBgAAAAAEAAQA9QAAAIsDAAAAAA==&#10;" filled="f">
                  <v:textbox>
                    <w:txbxContent>
                      <w:p w14:paraId="334F13B8" w14:textId="77777777" w:rsidR="00980569" w:rsidRPr="00D12C53" w:rsidRDefault="00980569" w:rsidP="00ED2292">
                        <w:r>
                          <w:t>CER</w:t>
                        </w:r>
                      </w:p>
                    </w:txbxContent>
                  </v:textbox>
                </v:shape>
                <v:line id="Line 24" o:spid="_x0000_s1032" style="position:absolute;flip:x;visibility:visible;mso-wrap-style:square" from="4680,6300" to="7920,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3B8QAAADdAAAADwAAAGRycy9kb3ducmV2LnhtbERPS2sCMRC+F/ofwhR6q1ndWmRrFG0R&#10;epHiA3sdNtPN1s1k2aTZ9d+bgtDbfHzPmS8H24hIna8dKxiPMhDEpdM1VwqOh83TDIQPyBobx6Tg&#10;Qh6Wi/u7ORba9byjuA+VSCHsC1RgQmgLKX1pyKIfuZY4cd+usxgS7CqpO+xTuG3kJMtepMWaU4PB&#10;lt4Mlef9r1XQmzzGPL7L8uLX28+fr/Xm1O6UenwYVq8gAg3hX3xzf+g0/3maw9836QS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bcHxAAAAN0AAAAPAAAAAAAAAAAA&#10;AAAAAKECAABkcnMvZG93bnJldi54bWxQSwUGAAAAAAQABAD5AAAAkgMAAAAA&#10;" strokeweight="1.5pt">
                  <v:stroke endarrow="block" endarrowwidth="wide" endarrowlength="long"/>
                </v:line>
                <v:shape id="AutoShape 25" o:spid="_x0000_s1033" type="#_x0000_t114" style="position:absolute;left:5580;top:576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XzMYA&#10;AADdAAAADwAAAGRycy9kb3ducmV2LnhtbESPQWvCQBCF70L/wzIFb3XTakpNs0oRpIIoNRV6HbLT&#10;JCQ7G3a3Gv+9KxS8zfDe9+ZNvhxMJ07kfGNZwfMkAUFcWt1wpeD4vX56A+EDssbOMim4kIfl4mGU&#10;Y6btmQ90KkIlYgj7DBXUIfSZlL6syaCf2J44ar/WGQxxdZXUDs8x3HTyJUlepcGG44Uae1rVVLbF&#10;n4k1PtOfdPrFc9fuzHG/nRfoDo1S48fh4x1EoCHczf/0Rkduls7g9k0c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NXzMYAAADdAAAADwAAAAAAAAAAAAAAAACYAgAAZHJz&#10;L2Rvd25yZXYueG1sUEsFBgAAAAAEAAQA9QAAAIsDAAAAAA==&#10;" filled="f">
                  <v:textbox>
                    <w:txbxContent>
                      <w:p w14:paraId="4E7CE372" w14:textId="77777777" w:rsidR="00980569" w:rsidRPr="00D12C53" w:rsidRDefault="00980569" w:rsidP="00ED2292">
                        <w:r>
                          <w:t>CEA</w:t>
                        </w:r>
                      </w:p>
                    </w:txbxContent>
                  </v:textbox>
                </v:shape>
                <w10:anchorlock/>
              </v:group>
            </w:pict>
          </mc:Fallback>
        </mc:AlternateContent>
      </w:r>
    </w:p>
    <w:p w14:paraId="5964527E" w14:textId="77777777" w:rsidR="00D65AAE" w:rsidRPr="00D929DE" w:rsidRDefault="00D65AAE" w:rsidP="00E16D63"/>
    <w:p w14:paraId="656FE31E" w14:textId="77777777" w:rsidR="00C429CA" w:rsidRPr="00D929DE" w:rsidRDefault="00D65AAE" w:rsidP="00E16D63">
      <w:r w:rsidRPr="00D929DE">
        <w:t xml:space="preserve">The Capabilities Exchange message (CER message) is the very first Diameter message that </w:t>
      </w:r>
      <w:r w:rsidR="0004504E" w:rsidRPr="00D929DE">
        <w:t>should be exchanged between</w:t>
      </w:r>
      <w:r w:rsidR="00533628" w:rsidRPr="00D929DE">
        <w:t xml:space="preserve"> the</w:t>
      </w:r>
      <w:r w:rsidR="0004504E" w:rsidRPr="00D929DE">
        <w:t xml:space="preserve"> </w:t>
      </w:r>
      <w:r w:rsidRPr="00D929DE">
        <w:t>PSE</w:t>
      </w:r>
      <w:r w:rsidR="00533628" w:rsidRPr="00D929DE">
        <w:t>P</w:t>
      </w:r>
      <w:r w:rsidRPr="00D929DE">
        <w:t xml:space="preserve"> Diameter Client interface and OCS server, after establishing the transport connection.  The CER message carries OCS identity and its capabilities (protocol version number, supported Diameter applications, etc.).</w:t>
      </w:r>
      <w:r w:rsidR="00533628" w:rsidRPr="00D929DE">
        <w:t xml:space="preserve">  </w:t>
      </w:r>
    </w:p>
    <w:p w14:paraId="22D91619" w14:textId="77777777" w:rsidR="00C429CA" w:rsidRPr="00D929DE" w:rsidRDefault="00C429CA" w:rsidP="00E16D63"/>
    <w:p w14:paraId="78BD95F2" w14:textId="67EE4E4F" w:rsidR="00D65AAE" w:rsidRPr="00D929DE" w:rsidRDefault="0090102E" w:rsidP="00E16D63">
      <w:r w:rsidRPr="00D929DE">
        <w:t xml:space="preserve">See Section </w:t>
      </w:r>
      <w:r w:rsidR="00892E7E" w:rsidRPr="00D929DE">
        <w:fldChar w:fldCharType="begin"/>
      </w:r>
      <w:r w:rsidR="00892E7E" w:rsidRPr="00D929DE">
        <w:instrText xml:space="preserve"> REF _Ref233799040 \w \p \h </w:instrText>
      </w:r>
      <w:r w:rsidR="00892E7E" w:rsidRPr="00D929DE">
        <w:fldChar w:fldCharType="separate"/>
      </w:r>
      <w:r w:rsidR="00517227">
        <w:t>4.3.1 above</w:t>
      </w:r>
      <w:r w:rsidR="00892E7E" w:rsidRPr="00D929DE">
        <w:fldChar w:fldCharType="end"/>
      </w:r>
      <w:r w:rsidRPr="00D929DE">
        <w:t xml:space="preserve"> for definitions of Origin-Host and Origin-Realm that are supplied in CER and CEA. The mandatory </w:t>
      </w:r>
      <w:r w:rsidR="00C429CA" w:rsidRPr="00D929DE">
        <w:t xml:space="preserve">Product-Name AVP value in CER is </w:t>
      </w:r>
      <w:r w:rsidR="00CE7B5E">
        <w:t>“USCC_Prepaid”</w:t>
      </w:r>
      <w:r w:rsidR="00CE7B5E" w:rsidRPr="00D929DE">
        <w:t xml:space="preserve"> </w:t>
      </w:r>
      <w:r w:rsidR="00C429CA" w:rsidRPr="00D929DE">
        <w:t xml:space="preserve">and the value of this </w:t>
      </w:r>
      <w:r w:rsidRPr="00D929DE">
        <w:t xml:space="preserve">mandatory </w:t>
      </w:r>
      <w:r w:rsidR="00C429CA" w:rsidRPr="00D929DE">
        <w:t xml:space="preserve">AVP in CEA is </w:t>
      </w:r>
      <w:r w:rsidR="006E460E" w:rsidRPr="00D929DE">
        <w:t>“</w:t>
      </w:r>
      <w:r w:rsidR="00C429CA" w:rsidRPr="00D929DE">
        <w:rPr>
          <w:i/>
          <w:iCs/>
        </w:rPr>
        <w:t>Amdocs DCCA</w:t>
      </w:r>
      <w:r w:rsidR="006E460E" w:rsidRPr="00D929DE">
        <w:t>”</w:t>
      </w:r>
      <w:r w:rsidR="00C429CA" w:rsidRPr="00D929DE">
        <w:t xml:space="preserve">.  The </w:t>
      </w:r>
      <w:r w:rsidRPr="00D929DE">
        <w:t xml:space="preserve">mandatory </w:t>
      </w:r>
      <w:r w:rsidR="00C429CA" w:rsidRPr="00D929DE">
        <w:t>Vendor-Id</w:t>
      </w:r>
      <w:r w:rsidR="006E460E" w:rsidRPr="00D929DE">
        <w:t xml:space="preserve"> </w:t>
      </w:r>
      <w:r w:rsidRPr="00D929DE">
        <w:t xml:space="preserve">AVP value </w:t>
      </w:r>
      <w:r w:rsidR="006E460E" w:rsidRPr="00D929DE">
        <w:t>is zero in CEA and the value of this AVP in CEA is “11580”</w:t>
      </w:r>
      <w:r w:rsidRPr="00D929DE">
        <w:t xml:space="preserve">.  The optional Auth-Application-Id value must be supplied in CER with a value of  “4” and it per </w:t>
      </w:r>
      <w:r w:rsidR="00E32280" w:rsidRPr="00D929DE">
        <w:t>Reference [</w:t>
      </w:r>
      <w:r w:rsidR="00E32280" w:rsidRPr="00D929DE">
        <w:fldChar w:fldCharType="begin"/>
      </w:r>
      <w:r w:rsidR="00E32280" w:rsidRPr="00D929DE">
        <w:instrText xml:space="preserve"> REF _Ref233544203 \w \h </w:instrText>
      </w:r>
      <w:r w:rsidR="00E32280" w:rsidRPr="00D929DE">
        <w:fldChar w:fldCharType="separate"/>
      </w:r>
      <w:r w:rsidR="00517227">
        <w:t>4</w:t>
      </w:r>
      <w:r w:rsidR="00E32280" w:rsidRPr="00D929DE">
        <w:fldChar w:fldCharType="end"/>
      </w:r>
      <w:r w:rsidR="00E32280" w:rsidRPr="00D929DE">
        <w:t xml:space="preserve">] </w:t>
      </w:r>
      <w:r w:rsidRPr="00D929DE">
        <w:t xml:space="preserve">document this optional AVP will be supplied in the CEA with a value of “4”. The optional Inband-Security-ID, Firmware-Revision, and Supported-Vendor-Id AVPs won’t be supplied in </w:t>
      </w:r>
      <w:r w:rsidR="00B97748" w:rsidRPr="00D929DE">
        <w:t xml:space="preserve">the </w:t>
      </w:r>
      <w:r w:rsidRPr="00D929DE">
        <w:t>CE</w:t>
      </w:r>
      <w:r w:rsidR="00B97748" w:rsidRPr="00D929DE">
        <w:t xml:space="preserve">R and the </w:t>
      </w:r>
      <w:r w:rsidRPr="00D929DE">
        <w:t>CEA.</w:t>
      </w:r>
      <w:r w:rsidR="001C61AB" w:rsidRPr="00D929DE">
        <w:t xml:space="preserve"> </w:t>
      </w:r>
      <w:r w:rsidR="00533628" w:rsidRPr="00D929DE">
        <w:t xml:space="preserve">Further information on CER and CEA messages including the </w:t>
      </w:r>
      <w:r w:rsidR="00E74B42" w:rsidRPr="00D929DE">
        <w:t xml:space="preserve">messages </w:t>
      </w:r>
      <w:r w:rsidR="00533628" w:rsidRPr="00D929DE">
        <w:t>AVP</w:t>
      </w:r>
      <w:r w:rsidR="00E74B42" w:rsidRPr="00D929DE">
        <w:t>s</w:t>
      </w:r>
      <w:r w:rsidR="00533628" w:rsidRPr="00D929DE">
        <w:t xml:space="preserve"> and their definitions can be found in Reference [</w:t>
      </w:r>
      <w:r w:rsidR="00533628" w:rsidRPr="00D929DE">
        <w:fldChar w:fldCharType="begin"/>
      </w:r>
      <w:r w:rsidR="00533628" w:rsidRPr="00D929DE">
        <w:instrText xml:space="preserve"> REF _Ref233544203 \w \h </w:instrText>
      </w:r>
      <w:r w:rsidR="00533628" w:rsidRPr="00D929DE">
        <w:fldChar w:fldCharType="separate"/>
      </w:r>
      <w:r w:rsidR="00517227">
        <w:t>4</w:t>
      </w:r>
      <w:r w:rsidR="00533628" w:rsidRPr="00D929DE">
        <w:fldChar w:fldCharType="end"/>
      </w:r>
      <w:r w:rsidR="00533628" w:rsidRPr="00D929DE">
        <w:t>].</w:t>
      </w:r>
    </w:p>
    <w:p w14:paraId="37608A4F" w14:textId="77777777" w:rsidR="00D65AAE" w:rsidRPr="00D929DE" w:rsidRDefault="00D65AAE" w:rsidP="00E16D63">
      <w:pPr>
        <w:pStyle w:val="AeponaAppendix2"/>
      </w:pPr>
      <w:bookmarkStart w:id="1466" w:name="_Toc267479930"/>
      <w:bookmarkStart w:id="1467" w:name="_Toc367633826"/>
      <w:r w:rsidRPr="00D929DE">
        <w:lastRenderedPageBreak/>
        <w:t>Heartbeat Message</w:t>
      </w:r>
      <w:bookmarkEnd w:id="1466"/>
      <w:bookmarkEnd w:id="1467"/>
    </w:p>
    <w:p w14:paraId="0DA6CBDF" w14:textId="77777777" w:rsidR="00D65AAE" w:rsidRPr="00D929DE" w:rsidRDefault="00D65AAE" w:rsidP="005F09F0">
      <w:pPr>
        <w:keepNext/>
      </w:pPr>
    </w:p>
    <w:p w14:paraId="52E7F550" w14:textId="50F62FE9" w:rsidR="00D65AAE" w:rsidRPr="00D929DE" w:rsidRDefault="00D65AAE" w:rsidP="005F09F0">
      <w:pPr>
        <w:keepNext/>
      </w:pPr>
      <w:r w:rsidRPr="00D929DE">
        <w:rPr>
          <w:noProof/>
        </w:rPr>
        <mc:AlternateContent>
          <mc:Choice Requires="wpg">
            <w:drawing>
              <wp:inline distT="0" distB="0" distL="0" distR="0" wp14:anchorId="0B31DF94" wp14:editId="1B4C160A">
                <wp:extent cx="5486400" cy="2086610"/>
                <wp:effectExtent l="0" t="0" r="0" b="21590"/>
                <wp:docPr id="1455" name="Group 26"/>
                <wp:cNvGraphicFramePr>
                  <a:graphicFrameLocks xmlns:a="http://schemas.openxmlformats.org/drawingml/2006/main" noChangeAspect="1" noMove="1" noResize="1"/>
                </wp:cNvGraphicFramePr>
                <a:graphic xmlns:a="http://schemas.openxmlformats.org/drawingml/2006/main">
                  <a:graphicData uri="http://schemas.microsoft.com/office/word/2010/wordprocessingGroup">
                    <wpg:wgp>
                      <wpg:cNvGrpSpPr>
                        <a:grpSpLocks noChangeAspect="1" noMove="1" noResize="1"/>
                      </wpg:cNvGrpSpPr>
                      <wpg:grpSpPr bwMode="auto">
                        <a:xfrm>
                          <a:off x="0" y="0"/>
                          <a:ext cx="5486400" cy="2086610"/>
                          <a:chOff x="1800" y="5174"/>
                          <a:chExt cx="8640" cy="3286"/>
                        </a:xfrm>
                      </wpg:grpSpPr>
                      <wps:wsp>
                        <wps:cNvPr id="1456" name="AutoShape 27"/>
                        <wps:cNvSpPr>
                          <a:spLocks noChangeAspect="1" noChangeArrowheads="1" noTextEdit="1"/>
                        </wps:cNvSpPr>
                        <wps:spPr bwMode="auto">
                          <a:xfrm>
                            <a:off x="1800" y="5174"/>
                            <a:ext cx="8640" cy="3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457" name="Group 28"/>
                        <wpg:cNvGrpSpPr>
                          <a:grpSpLocks/>
                        </wpg:cNvGrpSpPr>
                        <wpg:grpSpPr bwMode="auto">
                          <a:xfrm>
                            <a:off x="4680" y="5354"/>
                            <a:ext cx="3241" cy="3105"/>
                            <a:chOff x="4680" y="5354"/>
                            <a:chExt cx="3241" cy="3105"/>
                          </a:xfrm>
                        </wpg:grpSpPr>
                        <wps:wsp>
                          <wps:cNvPr id="1458" name="Line 29"/>
                          <wps:cNvCnPr/>
                          <wps:spPr bwMode="auto">
                            <a:xfrm>
                              <a:off x="7920" y="5392"/>
                              <a:ext cx="1" cy="306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9" name="Line 30"/>
                          <wps:cNvCnPr/>
                          <wps:spPr bwMode="auto">
                            <a:xfrm>
                              <a:off x="4680" y="6480"/>
                              <a:ext cx="3240" cy="18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460" name="AutoShape 31"/>
                          <wps:cNvSpPr>
                            <a:spLocks noChangeArrowheads="1"/>
                          </wps:cNvSpPr>
                          <wps:spPr bwMode="auto">
                            <a:xfrm>
                              <a:off x="5580" y="5939"/>
                              <a:ext cx="1260" cy="54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ADCAEC" w14:textId="77777777" w:rsidR="00BC46A4" w:rsidRPr="00D12C53" w:rsidRDefault="00BC46A4" w:rsidP="00ED2292">
                                <w:r>
                                  <w:t>DWR</w:t>
                                </w:r>
                              </w:p>
                            </w:txbxContent>
                          </wps:txbx>
                          <wps:bodyPr rot="0" vert="horz" wrap="square" lIns="91440" tIns="45720" rIns="91440" bIns="45720" anchor="t" anchorCtr="0" upright="1">
                            <a:noAutofit/>
                          </wps:bodyPr>
                        </wps:wsp>
                        <wps:wsp>
                          <wps:cNvPr id="1461" name="Line 32"/>
                          <wps:cNvCnPr/>
                          <wps:spPr bwMode="auto">
                            <a:xfrm flipH="1">
                              <a:off x="4680" y="7379"/>
                              <a:ext cx="3240" cy="18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462" name="AutoShape 33"/>
                          <wps:cNvSpPr>
                            <a:spLocks noChangeArrowheads="1"/>
                          </wps:cNvSpPr>
                          <wps:spPr bwMode="auto">
                            <a:xfrm>
                              <a:off x="5580" y="6839"/>
                              <a:ext cx="1260" cy="54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DF7FAB" w14:textId="77777777" w:rsidR="00BC46A4" w:rsidRPr="00D12C53" w:rsidRDefault="00BC46A4" w:rsidP="00ED2292">
                                <w:r>
                                  <w:t>DWA</w:t>
                                </w:r>
                              </w:p>
                            </w:txbxContent>
                          </wps:txbx>
                          <wps:bodyPr rot="0" vert="horz" wrap="square" lIns="91440" tIns="45720" rIns="91440" bIns="45720" anchor="t" anchorCtr="0" upright="1">
                            <a:noAutofit/>
                          </wps:bodyPr>
                        </wps:wsp>
                        <wps:wsp>
                          <wps:cNvPr id="1463" name="Line 34"/>
                          <wps:cNvCnPr/>
                          <wps:spPr bwMode="auto">
                            <a:xfrm>
                              <a:off x="4680" y="5354"/>
                              <a:ext cx="1" cy="306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xmlns:w15="http://schemas.microsoft.com/office/word/2012/wordml">
            <w:pict>
              <v:group w14:anchorId="0B31DF94" id="Group 26" o:spid="_x0000_s1034" style="width:6in;height:164.3pt;mso-position-horizontal-relative:char;mso-position-vertical-relative:line" coordorigin="1800,5174" coordsize="8640,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">
                <o:lock v:ext="edit" aspectratio="t" position="t"/>
                <v:rect id="AutoShape 27" o:spid="_x0000_s1035" style="position:absolute;left:1800;top:5174;width:8640;height:3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dBtcQA&#10;AADdAAAADwAAAGRycy9kb3ducmV2LnhtbERPTWvCQBC9C/6HZQpexGwqrZSYVUQohlKQxup5yI5J&#10;aHY2Ztck/ffdQqG3ebzPSbejaURPnastK3iMYhDEhdU1lwo+T6+LFxDOI2tsLJOCb3Kw3UwnKSba&#10;DvxBfe5LEULYJaig8r5NpHRFRQZdZFviwF1tZ9AH2JVSdziEcNPIZRyvpMGaQ0OFLe0rKr7yu1Ew&#10;FMf+cno/yOP8klm+Zbd9fn5TavYw7tYgPI3+X/znznSY//S8gt9vw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QbXEAAAA3QAAAA8AAAAAAAAAAAAAAAAAmAIAAGRycy9k&#10;b3ducmV2LnhtbFBLBQYAAAAABAAEAPUAAACJAwAAAAA=&#10;" filled="f" stroked="f">
                  <o:lock v:ext="edit" aspectratio="t" text="t"/>
                </v:rect>
                <v:group id="Group 28" o:spid="_x0000_s1036" style="position:absolute;left:4680;top:5354;width:3241;height:3105" coordorigin="4680,5354" coordsize="3241,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E9yE8QAAADdAAAADwAAAGRycy9kb3ducmV2LnhtbERPTWvCQBC9C/0PyxR6&#10;003a2krqKiJVPIhgFMTbkB2TYHY2ZLdJ/PddQfA2j/c503lvKtFS40rLCuJRBII4s7rkXMHxsBpO&#10;QDiPrLGyTApu5GA+exlMMdG24z21qc9FCGGXoILC+zqR0mUFGXQjWxMH7mIbgz7AJpe6wS6Em0q+&#10;R9GXNFhyaCiwpmVB2TX9MwrWHXaLj/i33V4vy9v5MN6dtjEp9fbaL35AeOr9U/xwb3SY/zn+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E9yE8QAAADdAAAA&#10;DwAAAAAAAAAAAAAAAACqAgAAZHJzL2Rvd25yZXYueG1sUEsFBgAAAAAEAAQA+gAAAJsDAAAAAA==&#10;">
                  <v:line id="Line 29" o:spid="_x0000_s1037" style="position:absolute;visibility:visible;mso-wrap-style:square" from="7920,5392" to="792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dcUAAADdAAAADwAAAGRycy9kb3ducmV2LnhtbESPQWvCQBCF74X+h2UK3upGSUuJriKC&#10;kIM9mEq9DtkxG8zOxuyq6b/vHAq9zfDevPfNcj36Tt1piG1gA7NpBoq4DrblxsDxa/f6ASomZItd&#10;YDLwQxHWq+enJRY2PPhA9yo1SkI4FmjApdQXWsfakcc4DT2xaOcweEyyDo22Az4k3Hd6nmXv2mPL&#10;0uCwp62j+lLdvIH8s3T2NO7j/pCV39Re8+21CsZMXsbNAlSiMf2b/65LK/j5m+DK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PdcUAAADdAAAADwAAAAAAAAAA&#10;AAAAAAChAgAAZHJzL2Rvd25yZXYueG1sUEsFBgAAAAAEAAQA+QAAAJMDAAAAAA==&#10;" strokeweight="2.25pt"/>
                  <v:line id="Line 30" o:spid="_x0000_s1038" style="position:absolute;visibility:visible;mso-wrap-style:square" from="4680,6480" to="79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7nIcYAAADdAAAADwAAAGRycy9kb3ducmV2LnhtbERPTWvCQBC9F/wPywi91Y2lFpO6igiF&#10;9qC1toX2Ns2OSTQ7u2TXJP57Vyj0No/3ObNFb2rRUuMrywrGowQEcW51xYWCz4/nuykIH5A11pZJ&#10;wZk8LOaDmxlm2nb8Tu0uFCKGsM9QQRmCy6T0eUkG/cg64sjtbWMwRNgUUjfYxXBTy/skeZQGK44N&#10;JTpalZQfdyejIJ226XpTnL8O0rnu7Xf7c/revip1O+yXTyAC9eFf/Od+0XH+wySF6zfxB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O5yHGAAAA3QAAAA8AAAAAAAAA&#10;AAAAAAAAoQIAAGRycy9kb3ducmV2LnhtbFBLBQYAAAAABAAEAPkAAACUAwAAAAA=&#10;" strokeweight="1.5pt">
                    <v:stroke endarrow="block" endarrowwidth="wide" endarrowlength="long"/>
                  </v:line>
                  <v:shape id="AutoShape 31" o:spid="_x0000_s1039" type="#_x0000_t114" style="position:absolute;left:5580;top:5939;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SbcsUA&#10;AADdAAAADwAAAGRycy9kb3ducmV2LnhtbESPQWvCQBCF70L/wzIFb3VTrVJTVxFBLJSWmgq9Dtlp&#10;EszOht1V4793DgVv85j3vXmzWPWuVWcKsfFs4HmUgSIuvW24MnD42T69gooJ2WLrmQxcKcJq+TBY&#10;YG79hfd0LlKlJIRjjgbqlLpc61jW5DCOfEcsuz8fHCaRodI24EXCXavHWTbTDhuWCzV2tKmpPBYn&#10;JzV209/p5Jvn4fjpDl8f8wLDvjFm+Niv30Al6tPd/E+/W+FeZtJfvpER9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JtyxQAAAN0AAAAPAAAAAAAAAAAAAAAAAJgCAABkcnMv&#10;ZG93bnJldi54bWxQSwUGAAAAAAQABAD1AAAAigMAAAAA&#10;" filled="f">
                    <v:textbox>
                      <w:txbxContent>
                        <w:p w14:paraId="18ADCAEC" w14:textId="77777777" w:rsidR="00980569" w:rsidRPr="00D12C53" w:rsidRDefault="00980569" w:rsidP="00ED2292">
                          <w:r>
                            <w:t>DWR</w:t>
                          </w:r>
                        </w:p>
                      </w:txbxContent>
                    </v:textbox>
                  </v:shape>
                  <v:line id="Line 32" o:spid="_x0000_s1040" style="position:absolute;flip:x;visibility:visible;mso-wrap-style:square" from="4680,7379" to="7920,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tGVsMAAADdAAAADwAAAGRycy9kb3ducmV2LnhtbERPTWsCMRC9F/wPYQRvNasWka1R1CJ4&#10;KUUt7XXYTDdbN5Nlk2bXf98Igrd5vM9Zrntbi0itrxwrmIwzEMSF0xWXCj7P++cFCB+QNdaOScGV&#10;PKxXg6cl5tp1fKR4CqVIIexzVGBCaHIpfWHIoh+7hjhxP661GBJsS6lb7FK4reU0y+bSYsWpwWBD&#10;O0PF5fRnFXRmFuMsvsni6rfvH7/f2/1Xc1RqNOw3ryAC9eEhvrsPOs1/mU/g9k06Qa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LRlbDAAAA3QAAAA8AAAAAAAAAAAAA&#10;AAAAoQIAAGRycy9kb3ducmV2LnhtbFBLBQYAAAAABAAEAPkAAACRAwAAAAA=&#10;" strokeweight="1.5pt">
                    <v:stroke endarrow="block" endarrowwidth="wide" endarrowlength="long"/>
                  </v:line>
                  <v:shape id="AutoShape 33" o:spid="_x0000_s1041" type="#_x0000_t114" style="position:absolute;left:5580;top:6839;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gnsUA&#10;AADdAAAADwAAAGRycy9kb3ducmV2LnhtbESPQWvCQBCF7wX/wzKCN91Ua6jRVUQQBWmpqeB1yE6T&#10;YHY27K6a/nu3IPQ2w3vfmzeLVWcacSPna8sKXkcJCOLC6ppLBafv7fAdhA/IGhvLpOCXPKyWvZcF&#10;Ztre+Ui3PJQihrDPUEEVQptJ6YuKDPqRbYmj9mOdwRBXV0rt8B7DTSPHSZJKgzXHCxW2tKmouORX&#10;E2vspufp5Itn7vJhTp+HWY7uWCs16HfrOYhAXfg3P+m9jtxbOoa/b+II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qCexQAAAN0AAAAPAAAAAAAAAAAAAAAAAJgCAABkcnMv&#10;ZG93bnJldi54bWxQSwUGAAAAAAQABAD1AAAAigMAAAAA&#10;" filled="f">
                    <v:textbox>
                      <w:txbxContent>
                        <w:p w14:paraId="06DF7FAB" w14:textId="77777777" w:rsidR="00980569" w:rsidRPr="00D12C53" w:rsidRDefault="00980569" w:rsidP="00ED2292">
                          <w:r>
                            <w:t>DWA</w:t>
                          </w:r>
                        </w:p>
                      </w:txbxContent>
                    </v:textbox>
                  </v:shape>
                  <v:line id="Line 34" o:spid="_x0000_s1042" style="position:absolute;visibility:visible;mso-wrap-style:square" from="4680,5354" to="4681,8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eXucEAAADdAAAADwAAAGRycy9kb3ducmV2LnhtbERPTYvCMBC9C/6HMII3TdUi0jWKCEIP&#10;7sGuuNehmW3KNpPaRK3/fiMIe5vH+5z1treNuFPna8cKZtMEBHHpdM2VgvPXYbIC4QOyxsYxKXiS&#10;h+1mOFhjpt2DT3QvQiViCPsMFZgQ2kxKXxqy6KeuJY7cj+sshgi7SuoOHzHcNnKeJEtpsebYYLCl&#10;vaHyt7hZBelnbvR3f/THU5JfqL6m+2vhlBqP+t0HiEB9+Be/3bmO89PlAl7fxBPk5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F5e5wQAAAN0AAAAPAAAAAAAAAAAAAAAA&#10;AKECAABkcnMvZG93bnJldi54bWxQSwUGAAAAAAQABAD5AAAAjwMAAAAA&#10;" strokeweight="2.25pt"/>
                </v:group>
                <w10:anchorlock/>
              </v:group>
            </w:pict>
          </mc:Fallback>
        </mc:AlternateContent>
      </w:r>
    </w:p>
    <w:p w14:paraId="27BAECF5" w14:textId="77777777" w:rsidR="00D65AAE" w:rsidRPr="00D929DE" w:rsidRDefault="00D65AAE" w:rsidP="005F09F0">
      <w:pPr>
        <w:keepNext/>
      </w:pPr>
    </w:p>
    <w:p w14:paraId="5843BCE7" w14:textId="77777777" w:rsidR="001C61AB" w:rsidRPr="00D929DE" w:rsidRDefault="00D65AAE" w:rsidP="00E16D63">
      <w:r w:rsidRPr="00D929DE">
        <w:rPr>
          <w:rFonts w:eastAsia="MS Mincho"/>
        </w:rPr>
        <w:t xml:space="preserve">Application-level heartbeat messages called the Device-Watchdog-Request and Device-Watchdog-Answer messages should be used to proactively detect transport failures. These messages should be sent periodically when the connection between </w:t>
      </w:r>
      <w:r w:rsidRPr="00D929DE">
        <w:t>PSE</w:t>
      </w:r>
      <w:r w:rsidR="00533628" w:rsidRPr="00D929DE">
        <w:t>P</w:t>
      </w:r>
      <w:r w:rsidRPr="00D929DE">
        <w:t xml:space="preserve"> Diameter Client interface and OCS </w:t>
      </w:r>
      <w:r w:rsidR="00533628" w:rsidRPr="00D929DE">
        <w:t xml:space="preserve">Diameter </w:t>
      </w:r>
      <w:r w:rsidRPr="00D929DE">
        <w:t>server</w:t>
      </w:r>
      <w:r w:rsidRPr="00D929DE">
        <w:rPr>
          <w:rFonts w:eastAsia="MS Mincho"/>
        </w:rPr>
        <w:t xml:space="preserve"> is idle and when a timely response has not been received for an outstanding request.</w:t>
      </w:r>
      <w:r w:rsidRPr="00D929DE">
        <w:t xml:space="preserve"> </w:t>
      </w:r>
    </w:p>
    <w:p w14:paraId="1D68347B" w14:textId="77777777" w:rsidR="001C61AB" w:rsidRPr="00D929DE" w:rsidRDefault="001C61AB" w:rsidP="00E16D63"/>
    <w:p w14:paraId="49214640" w14:textId="4A27A222" w:rsidR="00D65AAE" w:rsidRPr="00D929DE" w:rsidRDefault="00E74B42" w:rsidP="00E16D63">
      <w:r w:rsidRPr="00D929DE">
        <w:t>Further information on DWR and DWA messages including the messages AVP and their definitions can be found in Reference [</w:t>
      </w:r>
      <w:r w:rsidRPr="00D929DE">
        <w:fldChar w:fldCharType="begin"/>
      </w:r>
      <w:r w:rsidRPr="00D929DE">
        <w:instrText xml:space="preserve"> REF _Ref233544203 \w \h </w:instrText>
      </w:r>
      <w:r w:rsidRPr="00D929DE">
        <w:fldChar w:fldCharType="separate"/>
      </w:r>
      <w:r w:rsidR="00517227">
        <w:t>4</w:t>
      </w:r>
      <w:r w:rsidRPr="00D929DE">
        <w:fldChar w:fldCharType="end"/>
      </w:r>
      <w:r w:rsidRPr="00D929DE">
        <w:t>].</w:t>
      </w:r>
    </w:p>
    <w:p w14:paraId="1C90D786" w14:textId="77777777" w:rsidR="00D65AAE" w:rsidRPr="00D929DE" w:rsidRDefault="00D65AAE" w:rsidP="00E16D63"/>
    <w:p w14:paraId="7BA8F416" w14:textId="77777777" w:rsidR="00D65AAE" w:rsidRPr="00D929DE" w:rsidRDefault="00D65AAE" w:rsidP="00E16D63">
      <w:pPr>
        <w:pStyle w:val="AeponaAppendix2"/>
      </w:pPr>
      <w:bookmarkStart w:id="1468" w:name="_Toc267479931"/>
      <w:bookmarkStart w:id="1469" w:name="_Toc367633827"/>
      <w:r w:rsidRPr="00D929DE">
        <w:t>Peer Disconnect Message</w:t>
      </w:r>
      <w:bookmarkEnd w:id="1468"/>
      <w:bookmarkEnd w:id="1469"/>
    </w:p>
    <w:p w14:paraId="1BA8E9FA" w14:textId="77777777" w:rsidR="00D65AAE" w:rsidRPr="00D929DE" w:rsidRDefault="00D65AAE" w:rsidP="00E16D63"/>
    <w:p w14:paraId="3A24EA92" w14:textId="6355F271" w:rsidR="00D65AAE" w:rsidRPr="00D929DE" w:rsidRDefault="00D65AAE" w:rsidP="00E16D63">
      <w:r w:rsidRPr="00D929DE">
        <w:rPr>
          <w:noProof/>
        </w:rPr>
        <mc:AlternateContent>
          <mc:Choice Requires="wpg">
            <w:drawing>
              <wp:inline distT="0" distB="0" distL="0" distR="0" wp14:anchorId="135AD569" wp14:editId="4302F3F6">
                <wp:extent cx="5486400" cy="1943100"/>
                <wp:effectExtent l="0" t="0" r="0" b="12700"/>
                <wp:docPr id="1464" name="Group 35"/>
                <wp:cNvGraphicFramePr>
                  <a:graphicFrameLocks xmlns:a="http://schemas.openxmlformats.org/drawingml/2006/main" noChangeAspect="1" noMove="1" noResize="1"/>
                </wp:cNvGraphicFramePr>
                <a:graphic xmlns:a="http://schemas.openxmlformats.org/drawingml/2006/main">
                  <a:graphicData uri="http://schemas.microsoft.com/office/word/2010/wordprocessingGroup">
                    <wpg:wgp>
                      <wpg:cNvGrpSpPr>
                        <a:grpSpLocks noChangeAspect="1" noMove="1" noResize="1"/>
                      </wpg:cNvGrpSpPr>
                      <wpg:grpSpPr bwMode="auto">
                        <a:xfrm>
                          <a:off x="0" y="0"/>
                          <a:ext cx="5486400" cy="1943100"/>
                          <a:chOff x="1800" y="3959"/>
                          <a:chExt cx="8640" cy="3060"/>
                        </a:xfrm>
                      </wpg:grpSpPr>
                      <wps:wsp>
                        <wps:cNvPr id="1465" name="AutoShape 36"/>
                        <wps:cNvSpPr>
                          <a:spLocks noChangeAspect="1" noChangeArrowheads="1" noTextEdit="1"/>
                        </wps:cNvSpPr>
                        <wps:spPr bwMode="auto">
                          <a:xfrm>
                            <a:off x="1800" y="3959"/>
                            <a:ext cx="8640" cy="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Line 37"/>
                        <wps:cNvCnPr/>
                        <wps:spPr bwMode="auto">
                          <a:xfrm>
                            <a:off x="4680" y="3959"/>
                            <a:ext cx="1" cy="30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7" name="Line 38"/>
                        <wps:cNvCnPr/>
                        <wps:spPr bwMode="auto">
                          <a:xfrm>
                            <a:off x="7920" y="3959"/>
                            <a:ext cx="1" cy="30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8" name="Line 39"/>
                        <wps:cNvCnPr/>
                        <wps:spPr bwMode="auto">
                          <a:xfrm>
                            <a:off x="4680" y="5400"/>
                            <a:ext cx="3240" cy="18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472" name="AutoShape 40"/>
                        <wps:cNvSpPr>
                          <a:spLocks noChangeArrowheads="1"/>
                        </wps:cNvSpPr>
                        <wps:spPr bwMode="auto">
                          <a:xfrm>
                            <a:off x="5580" y="4860"/>
                            <a:ext cx="1260" cy="54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4F77E5" w14:textId="77777777" w:rsidR="00BC46A4" w:rsidRPr="00D12C53" w:rsidRDefault="00BC46A4" w:rsidP="00ED2292">
                              <w:r>
                                <w:t>DPR</w:t>
                              </w:r>
                            </w:p>
                          </w:txbxContent>
                        </wps:txbx>
                        <wps:bodyPr rot="0" vert="horz" wrap="square" lIns="91440" tIns="45720" rIns="91440" bIns="45720" anchor="t" anchorCtr="0" upright="1">
                          <a:noAutofit/>
                        </wps:bodyPr>
                      </wps:wsp>
                      <wps:wsp>
                        <wps:cNvPr id="1473" name="Line 41"/>
                        <wps:cNvCnPr/>
                        <wps:spPr bwMode="auto">
                          <a:xfrm flipH="1">
                            <a:off x="4680" y="6300"/>
                            <a:ext cx="3240" cy="18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474" name="AutoShape 42"/>
                        <wps:cNvSpPr>
                          <a:spLocks noChangeArrowheads="1"/>
                        </wps:cNvSpPr>
                        <wps:spPr bwMode="auto">
                          <a:xfrm>
                            <a:off x="5580" y="5760"/>
                            <a:ext cx="1260" cy="54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7E8AD2" w14:textId="77777777" w:rsidR="00BC46A4" w:rsidRPr="00D12C53" w:rsidRDefault="00BC46A4" w:rsidP="00ED2292">
                              <w:r>
                                <w:t>DPA</w:t>
                              </w:r>
                            </w:p>
                          </w:txbxContent>
                        </wps:txbx>
                        <wps:bodyPr rot="0" vert="horz" wrap="square" lIns="91440" tIns="45720" rIns="91440" bIns="45720" anchor="t" anchorCtr="0" upright="1">
                          <a:noAutofit/>
                        </wps:bodyPr>
                      </wps:wsp>
                    </wpg:wgp>
                  </a:graphicData>
                </a:graphic>
              </wp:inline>
            </w:drawing>
          </mc:Choice>
          <mc:Fallback xmlns:w15="http://schemas.microsoft.com/office/word/2012/wordml">
            <w:pict>
              <v:group w14:anchorId="135AD569" id="Group 35" o:spid="_x0000_s1043" style="width:6in;height:153pt;mso-position-horizontal-relative:char;mso-position-vertical-relative:line" coordorigin="1800,3959" coordsize="864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">
                <o:lock v:ext="edit" aspectratio="t" position="t"/>
                <v:rect id="AutoShape 36" o:spid="_x0000_s1044" style="position:absolute;left:1800;top:3959;width:864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kVf8QA&#10;AADdAAAADwAAAGRycy9kb3ducmV2LnhtbERPTWvCQBC9C/6HZQpexGwqrZSYVUQohlKQxup5yI5J&#10;aHY2Ztck/ffdQqG3ebzPSbejaURPnastK3iMYhDEhdU1lwo+T6+LFxDOI2tsLJOCb3Kw3UwnKSba&#10;DvxBfe5LEULYJaig8r5NpHRFRQZdZFviwF1tZ9AH2JVSdziEcNPIZRyvpMGaQ0OFLe0rKr7yu1Ew&#10;FMf+cno/yOP8klm+Zbd9fn5TavYw7tYgPI3+X/znznSY/7R6ht9vw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FX/EAAAA3QAAAA8AAAAAAAAAAAAAAAAAmAIAAGRycy9k&#10;b3ducmV2LnhtbFBLBQYAAAAABAAEAPUAAACJAwAAAAA=&#10;" filled="f" stroked="f">
                  <o:lock v:ext="edit" aspectratio="t" text="t"/>
                </v:rect>
                <v:line id="Line 37" o:spid="_x0000_s1045" style="position:absolute;visibility:visible;mso-wrap-style:square" from="4680,3959" to="4681,7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A0IcEAAADdAAAADwAAAGRycy9kb3ducmV2LnhtbERPTYvCMBC9L/gfwgje1tSllKUaRQSh&#10;Bz1YRa9DMzbFZlKbrNZ/bxYW9jaP9zmL1WBb8aDeN44VzKYJCOLK6YZrBafj9vMbhA/IGlvHpOBF&#10;HlbL0ccCc+2efKBHGWoRQ9jnqMCE0OVS+sqQRT91HXHkrq63GCLsa6l7fMZw28qvJMmkxYZjg8GO&#10;NoaqW/ljFaT7wujLsPO7Q1Kcqbmnm3vplJqMh/UcRKAh/Iv/3IWO89Msg99v4gl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YDQhwQAAAN0AAAAPAAAAAAAAAAAAAAAA&#10;AKECAABkcnMvZG93bnJldi54bWxQSwUGAAAAAAQABAD5AAAAjwMAAAAA&#10;" strokeweight="2.25pt"/>
                <v:line id="Line 38" o:spid="_x0000_s1046" style="position:absolute;visibility:visible;mso-wrap-style:square" from="7920,3959" to="7921,7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yRusEAAADdAAAADwAAAGRycy9kb3ducmV2LnhtbERPTYvCMBC9C/sfwix403SXoks1yiIs&#10;9KAHq6zXoRmbYjOpTdT6740geJvH+5z5sreNuFLna8cKvsYJCOLS6ZorBfvd3+gHhA/IGhvHpOBO&#10;HpaLj8EcM+1uvKVrESoRQ9hnqMCE0GZS+tKQRT92LXHkjq6zGCLsKqk7vMVw28jvJJlIizXHBoMt&#10;rQyVp+JiFaSb3OhDv/brbZL/U31OV+fCKTX87H9nIAL14S1+uXMd56eTKTy/iSf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LJG6wQAAAN0AAAAPAAAAAAAAAAAAAAAA&#10;AKECAABkcnMvZG93bnJldi54bWxQSwUGAAAAAAQABAD5AAAAjwMAAAAA&#10;" strokeweight="2.25pt"/>
                <v:line id="Line 39" o:spid="_x0000_s1047" style="position:absolute;visibility:visible;mso-wrap-style:square" from="4680,5400" to="792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IB8gAAADdAAAADwAAAGRycy9kb3ducmV2LnhtbESPQUvDQBCF74L/YRnBm920SGljt6UU&#10;CvWg1qqgtzE7Jmmzs0t2m6T/3jkI3mZ4b977ZrEaXKM6amPt2cB4lIEiLrytuTTw/ra9m4GKCdli&#10;45kMXCjCanl9tcDc+p5fqTukUkkIxxwNVCmFXOtYVOQwjnwgFu3Htw6TrG2pbYu9hLtGT7Jsqh3W&#10;LA0VBtpUVJwOZ2dgPuvmT8/l5eOoQ+hfvvdf58/9ozG3N8P6AVSiIf2b/653VvDvp4Ir38gIe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6IB8gAAADdAAAADwAAAAAA&#10;AAAAAAAAAAChAgAAZHJzL2Rvd25yZXYueG1sUEsFBgAAAAAEAAQA+QAAAJYDAAAAAA==&#10;" strokeweight="1.5pt">
                  <v:stroke endarrow="block" endarrowwidth="wide" endarrowlength="long"/>
                </v:line>
                <v:shape id="AutoShape 40" o:spid="_x0000_s1048" type="#_x0000_t114" style="position:absolute;left:5580;top:486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2Q8UA&#10;AADdAAAADwAAAGRycy9kb3ducmV2LnhtbESP3WoCMRCF7wXfIYzQu5r1t7o1igilgrToVvB22Ex3&#10;FzeTJUl1fXsjFLyb4ZzvzJnFqjW1uJDzlWUFg34Cgji3uuJCwfHn43UGwgdkjbVlUnAjD6tlt7PA&#10;VNsrH+iShULEEPYpKihDaFIpfV6SQd+3DXHUfq0zGOLqCqkdXmO4qeUwSabSYMXxQokNbUrKz9mf&#10;iTU+J6fJaM9zd/4yx+/dPEN3qJR66bXrdxCB2vA0/9NbHbnx2xAe38QR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zZDxQAAAN0AAAAPAAAAAAAAAAAAAAAAAJgCAABkcnMv&#10;ZG93bnJldi54bWxQSwUGAAAAAAQABAD1AAAAigMAAAAA&#10;" filled="f">
                  <v:textbox>
                    <w:txbxContent>
                      <w:p w14:paraId="4D4F77E5" w14:textId="77777777" w:rsidR="00980569" w:rsidRPr="00D12C53" w:rsidRDefault="00980569" w:rsidP="00ED2292">
                        <w:r>
                          <w:t>DPR</w:t>
                        </w:r>
                      </w:p>
                    </w:txbxContent>
                  </v:textbox>
                </v:shape>
                <v:line id="Line 41" o:spid="_x0000_s1049" style="position:absolute;flip:x;visibility:visible;mso-wrap-style:square" from="4680,6300" to="7920,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zrZ8QAAADdAAAADwAAAGRycy9kb3ducmV2LnhtbERPS2sCMRC+F/ofwhR6q1ndYmVrFG0R&#10;epHiA3sdNtPN1s1k2aTZ9d+bgtDbfHzPmS8H24hIna8dKxiPMhDEpdM1VwqOh83TDIQPyBobx6Tg&#10;Qh6Wi/u7ORba9byjuA+VSCHsC1RgQmgLKX1pyKIfuZY4cd+usxgS7CqpO+xTuG3kJMum0mLNqcFg&#10;S2+GyvP+1yroTR5jHt9lefHr7efP13pzandKPT4Mq1cQgYbwL765P3Sa//ySw9836QS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zOtnxAAAAN0AAAAPAAAAAAAAAAAA&#10;AAAAAKECAABkcnMvZG93bnJldi54bWxQSwUGAAAAAAQABAD5AAAAkgMAAAAA&#10;" strokeweight="1.5pt">
                  <v:stroke endarrow="block" endarrowwidth="wide" endarrowlength="long"/>
                </v:line>
                <v:shape id="AutoShape 42" o:spid="_x0000_s1050" type="#_x0000_t114" style="position:absolute;left:5580;top:576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LrMUA&#10;AADdAAAADwAAAGRycy9kb3ducmV2LnhtbESPQWsCMRCF74L/IYzQm2a1anVrFBFKhaLoVvA6bKa7&#10;i5vJkqS6/femIHib4b3vzZvFqjW1uJLzlWUFw0ECgji3uuJCwen7oz8D4QOyxtoyKfgjD6tlt7PA&#10;VNsbH+mahULEEPYpKihDaFIpfV6SQT+wDXHUfqwzGOLqCqkd3mK4qeUoSabSYMXxQokNbUrKL9mv&#10;iTU+J+fJ64Hn7rIzp/3XPEN3rJR66bXrdxCB2vA0P+itjtz4bQz/38QR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gusxQAAAN0AAAAPAAAAAAAAAAAAAAAAAJgCAABkcnMv&#10;ZG93bnJldi54bWxQSwUGAAAAAAQABAD1AAAAigMAAAAA&#10;" filled="f">
                  <v:textbox>
                    <w:txbxContent>
                      <w:p w14:paraId="237E8AD2" w14:textId="77777777" w:rsidR="00980569" w:rsidRPr="00D12C53" w:rsidRDefault="00980569" w:rsidP="00ED2292">
                        <w:r>
                          <w:t>DPA</w:t>
                        </w:r>
                      </w:p>
                    </w:txbxContent>
                  </v:textbox>
                </v:shape>
                <w10:anchorlock/>
              </v:group>
            </w:pict>
          </mc:Fallback>
        </mc:AlternateContent>
      </w:r>
    </w:p>
    <w:p w14:paraId="3547B935" w14:textId="77777777" w:rsidR="00D65AAE" w:rsidRPr="00D929DE" w:rsidRDefault="00D65AAE" w:rsidP="00E16D63"/>
    <w:p w14:paraId="56FEB1E4" w14:textId="6A819135" w:rsidR="00D65AAE" w:rsidRPr="00D929DE" w:rsidRDefault="00D65AAE" w:rsidP="00E16D63">
      <w:r w:rsidRPr="00D929DE">
        <w:t xml:space="preserve">The Disconnect-Peer-Request (DPR) message is intended to shutdown the transport connection. Note: DPR messages are not guaranteed if </w:t>
      </w:r>
      <w:r w:rsidR="00E74B42" w:rsidRPr="00D929DE">
        <w:t xml:space="preserve">the PSEP </w:t>
      </w:r>
      <w:r w:rsidRPr="00D929DE">
        <w:t xml:space="preserve">application server(s) are shut down abruptly. It is up to OCS Diameter server to disconnect the </w:t>
      </w:r>
      <w:r w:rsidR="0004504E" w:rsidRPr="00D929DE">
        <w:t>channel when it detects the PSE</w:t>
      </w:r>
      <w:r w:rsidR="00E74B42" w:rsidRPr="00D929DE">
        <w:t>P</w:t>
      </w:r>
      <w:r w:rsidR="0004504E" w:rsidRPr="00D929DE">
        <w:t xml:space="preserve"> peer is down (i</w:t>
      </w:r>
      <w:r w:rsidRPr="00D929DE">
        <w:t>.e.</w:t>
      </w:r>
      <w:r w:rsidR="0004504E" w:rsidRPr="00D929DE">
        <w:t>,</w:t>
      </w:r>
      <w:r w:rsidRPr="00D929DE">
        <w:t xml:space="preserve"> when diameter server </w:t>
      </w:r>
      <w:r w:rsidR="0004504E" w:rsidRPr="00D929DE">
        <w:t xml:space="preserve">does not receive a DWA from </w:t>
      </w:r>
      <w:r w:rsidRPr="00D929DE">
        <w:t>PSE</w:t>
      </w:r>
      <w:r w:rsidR="00E74B42" w:rsidRPr="00D929DE">
        <w:t>P</w:t>
      </w:r>
      <w:r w:rsidRPr="00D929DE">
        <w:t xml:space="preserve"> Diameter </w:t>
      </w:r>
      <w:r w:rsidR="00E74B42" w:rsidRPr="00D929DE">
        <w:t>Client</w:t>
      </w:r>
      <w:r w:rsidRPr="00D929DE">
        <w:t>).</w:t>
      </w:r>
    </w:p>
    <w:p w14:paraId="3DEAC0CC" w14:textId="5A4A3990" w:rsidR="001C61AB" w:rsidRPr="00D929DE" w:rsidRDefault="001C61AB" w:rsidP="00E16D63">
      <w:r w:rsidRPr="00D929DE">
        <w:t>Further information on DPR and DPA messages including the messages AVP and their definitions can be found in Reference [</w:t>
      </w:r>
      <w:r w:rsidRPr="00D929DE">
        <w:fldChar w:fldCharType="begin"/>
      </w:r>
      <w:r w:rsidRPr="00D929DE">
        <w:instrText xml:space="preserve"> REF _Ref233544203 \w \h </w:instrText>
      </w:r>
      <w:r w:rsidRPr="00D929DE">
        <w:fldChar w:fldCharType="separate"/>
      </w:r>
      <w:r w:rsidR="00517227">
        <w:t>4</w:t>
      </w:r>
      <w:r w:rsidRPr="00D929DE">
        <w:fldChar w:fldCharType="end"/>
      </w:r>
      <w:r w:rsidRPr="00D929DE">
        <w:t>].</w:t>
      </w:r>
    </w:p>
    <w:p w14:paraId="5CBAD04F" w14:textId="77777777" w:rsidR="00D65AAE" w:rsidRPr="00D929DE" w:rsidRDefault="00D65AAE" w:rsidP="00E16D63">
      <w:pPr>
        <w:pStyle w:val="AeponaAppendix2"/>
      </w:pPr>
      <w:bookmarkStart w:id="1470" w:name="_Toc367633828"/>
      <w:r w:rsidRPr="00D929DE">
        <w:lastRenderedPageBreak/>
        <w:t>Credit Control Message</w:t>
      </w:r>
      <w:bookmarkEnd w:id="1470"/>
    </w:p>
    <w:p w14:paraId="05D63EE5" w14:textId="77777777" w:rsidR="00D65AAE" w:rsidRPr="00D929DE" w:rsidRDefault="00D65AAE" w:rsidP="00E16D63"/>
    <w:bookmarkStart w:id="1471" w:name="_Toc267479932"/>
    <w:p w14:paraId="073782A7" w14:textId="7AB2C17E" w:rsidR="00D65AAE" w:rsidRPr="00D929DE" w:rsidRDefault="00D65AAE" w:rsidP="00E16D63">
      <w:r w:rsidRPr="00D929DE">
        <w:rPr>
          <w:noProof/>
        </w:rPr>
        <mc:AlternateContent>
          <mc:Choice Requires="wpg">
            <w:drawing>
              <wp:inline distT="0" distB="0" distL="0" distR="0" wp14:anchorId="1EB9C9CE" wp14:editId="514261E7">
                <wp:extent cx="5486400" cy="1943100"/>
                <wp:effectExtent l="0" t="0" r="0" b="12700"/>
                <wp:docPr id="1475" name="Group 43"/>
                <wp:cNvGraphicFramePr>
                  <a:graphicFrameLocks xmlns:a="http://schemas.openxmlformats.org/drawingml/2006/main" noChangeAspect="1" noMove="1" noResize="1"/>
                </wp:cNvGraphicFramePr>
                <a:graphic xmlns:a="http://schemas.openxmlformats.org/drawingml/2006/main">
                  <a:graphicData uri="http://schemas.microsoft.com/office/word/2010/wordprocessingGroup">
                    <wpg:wgp>
                      <wpg:cNvGrpSpPr>
                        <a:grpSpLocks noChangeAspect="1" noMove="1" noResize="1"/>
                      </wpg:cNvGrpSpPr>
                      <wpg:grpSpPr bwMode="auto">
                        <a:xfrm>
                          <a:off x="0" y="0"/>
                          <a:ext cx="5486400" cy="1943100"/>
                          <a:chOff x="1800" y="3959"/>
                          <a:chExt cx="8640" cy="3060"/>
                        </a:xfrm>
                      </wpg:grpSpPr>
                      <wps:wsp>
                        <wps:cNvPr id="1476" name="AutoShape 44"/>
                        <wps:cNvSpPr>
                          <a:spLocks noChangeAspect="1" noChangeArrowheads="1" noTextEdit="1"/>
                        </wps:cNvSpPr>
                        <wps:spPr bwMode="auto">
                          <a:xfrm>
                            <a:off x="1800" y="3959"/>
                            <a:ext cx="8640" cy="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Line 45"/>
                        <wps:cNvCnPr/>
                        <wps:spPr bwMode="auto">
                          <a:xfrm>
                            <a:off x="4680" y="3959"/>
                            <a:ext cx="1" cy="30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78" name="Line 46"/>
                        <wps:cNvCnPr/>
                        <wps:spPr bwMode="auto">
                          <a:xfrm>
                            <a:off x="7920" y="3959"/>
                            <a:ext cx="1" cy="30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79" name="Line 47"/>
                        <wps:cNvCnPr/>
                        <wps:spPr bwMode="auto">
                          <a:xfrm>
                            <a:off x="4680" y="5400"/>
                            <a:ext cx="3240" cy="18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480" name="AutoShape 48"/>
                        <wps:cNvSpPr>
                          <a:spLocks noChangeArrowheads="1"/>
                        </wps:cNvSpPr>
                        <wps:spPr bwMode="auto">
                          <a:xfrm>
                            <a:off x="5580" y="4860"/>
                            <a:ext cx="1260" cy="54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F905AA" w14:textId="77777777" w:rsidR="00BC46A4" w:rsidRPr="00D12C53" w:rsidRDefault="00BC46A4" w:rsidP="00ED2292">
                              <w:r>
                                <w:t>CCR</w:t>
                              </w:r>
                            </w:p>
                          </w:txbxContent>
                        </wps:txbx>
                        <wps:bodyPr rot="0" vert="horz" wrap="square" lIns="91440" tIns="45720" rIns="91440" bIns="45720" anchor="t" anchorCtr="0" upright="1">
                          <a:noAutofit/>
                        </wps:bodyPr>
                      </wps:wsp>
                      <wps:wsp>
                        <wps:cNvPr id="1481" name="Line 49"/>
                        <wps:cNvCnPr/>
                        <wps:spPr bwMode="auto">
                          <a:xfrm flipH="1">
                            <a:off x="4680" y="6300"/>
                            <a:ext cx="3240" cy="18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1482" name="AutoShape 50"/>
                        <wps:cNvSpPr>
                          <a:spLocks noChangeArrowheads="1"/>
                        </wps:cNvSpPr>
                        <wps:spPr bwMode="auto">
                          <a:xfrm>
                            <a:off x="5580" y="5760"/>
                            <a:ext cx="1260" cy="540"/>
                          </a:xfrm>
                          <a:prstGeom prst="flowChartDocumen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139933" w14:textId="77777777" w:rsidR="00BC46A4" w:rsidRPr="00D12C53" w:rsidRDefault="00BC46A4" w:rsidP="00ED2292">
                              <w:r>
                                <w:t>CCA</w:t>
                              </w:r>
                            </w:p>
                          </w:txbxContent>
                        </wps:txbx>
                        <wps:bodyPr rot="0" vert="horz" wrap="square" lIns="91440" tIns="45720" rIns="91440" bIns="45720" anchor="t" anchorCtr="0" upright="1">
                          <a:noAutofit/>
                        </wps:bodyPr>
                      </wps:wsp>
                    </wpg:wgp>
                  </a:graphicData>
                </a:graphic>
              </wp:inline>
            </w:drawing>
          </mc:Choice>
          <mc:Fallback xmlns:w15="http://schemas.microsoft.com/office/word/2012/wordml">
            <w:pict>
              <v:group w14:anchorId="1EB9C9CE" id="Group 43" o:spid="_x0000_s1051" style="width:6in;height:153pt;mso-position-horizontal-relative:char;mso-position-vertical-relative:line" coordorigin="1800,3959" coordsize="864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">
                <o:lock v:ext="edit" aspectratio="t" position="t"/>
                <v:rect id="AutoShape 44" o:spid="_x0000_s1052" style="position:absolute;left:1800;top:3959;width:864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d1cQA&#10;AADdAAAADwAAAGRycy9kb3ducmV2LnhtbERPTWvCQBC9C/6HZQpeitlUii0xq4hQDKUgjdXzkB2T&#10;0OxszK5J+u+7hYK3ebzPSTejaURPnastK3iKYhDEhdU1lwq+jm/zVxDOI2tsLJOCH3KwWU8nKSba&#10;DvxJfe5LEULYJaig8r5NpHRFRQZdZFviwF1sZ9AH2JVSdziEcNPIRRwvpcGaQ0OFLe0qKr7zm1Ew&#10;FIf+fPzYy8PjObN8za67/PSu1Oxh3K5AeBr9XfzvznSY//yy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iHdXEAAAA3QAAAA8AAAAAAAAAAAAAAAAAmAIAAGRycy9k&#10;b3ducmV2LnhtbFBLBQYAAAAABAAEAPUAAACJAwAAAAA=&#10;" filled="f" stroked="f">
                  <o:lock v:ext="edit" aspectratio="t" text="t"/>
                </v:rect>
                <v:line id="Line 45" o:spid="_x0000_s1053" style="position:absolute;visibility:visible;mso-wrap-style:square" from="4680,3959" to="4681,7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UHZ8EAAADdAAAADwAAAGRycy9kb3ducmV2LnhtbERPTYvCMBC9C/sfwix403SXoks1yiIs&#10;9KAHq6zXoRmbYjOpTdT6740geJvH+5z5sreNuFLna8cKvsYJCOLS6ZorBfvd3+gHhA/IGhvHpOBO&#10;HpaLj8EcM+1uvKVrESoRQ9hnqMCE0GZS+tKQRT92LXHkjq6zGCLsKqk7vMVw28jvJJlIizXHBoMt&#10;rQyVp+JiFaSb3OhDv/brbZL/U31OV+fCKTX87H9nIAL14S1+uXMd56fTKTy/iSf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9QdnwQAAAN0AAAAPAAAAAAAAAAAAAAAA&#10;AKECAABkcnMvZG93bnJldi54bWxQSwUGAAAAAAQABAD5AAAAjwMAAAAA&#10;" strokeweight="2.25pt"/>
                <v:line id="Line 46" o:spid="_x0000_s1054" style="position:absolute;visibility:visible;mso-wrap-style:square" from="7920,3959" to="7921,7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TFcUAAADdAAAADwAAAGRycy9kb3ducmV2LnhtbESPQWvCQBCF74X+h2UK3upGCW2JriKC&#10;kIM9mEq9DtkxG8zOxuyq6b/vHAq9zfDevPfNcj36Tt1piG1gA7NpBoq4DrblxsDxa/f6ASomZItd&#10;YDLwQxHWq+enJRY2PPhA9yo1SkI4FmjApdQXWsfakcc4DT2xaOcweEyyDo22Az4k3Hd6nmVv2mPL&#10;0uCwp62j+lLdvIH8s3T2NO7j/pCV39Re8+21CsZMXsbNAlSiMf2b/65LK/j5u+DK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qTFcUAAADdAAAADwAAAAAAAAAA&#10;AAAAAAChAgAAZHJzL2Rvd25yZXYueG1sUEsFBgAAAAAEAAQA+QAAAJMDAAAAAA==&#10;" strokeweight="2.25pt"/>
                <v:line id="Line 47" o:spid="_x0000_s1055" style="position:absolute;visibility:visible;mso-wrap-style:square" from="4680,5400" to="7920,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u7QcYAAADdAAAADwAAAGRycy9kb3ducmV2LnhtbERPTWvCQBC9F/wPywi91Y2lWJO6igiF&#10;9qC1toX2Ns2OSTQ7u2TXJP57Vyj0No/3ObNFb2rRUuMrywrGowQEcW51xYWCz4/nuykIH5A11pZJ&#10;wZk8LOaDmxlm2nb8Tu0uFCKGsM9QQRmCy6T0eUkG/cg64sjtbWMwRNgUUjfYxXBTy/skmUiDFceG&#10;Eh2tSsqPu5NRkE7bdL0pzl8H6Vz39rv9OX1vX5W6HfbLJxCB+vAv/nO/6Dj/4TGF6zfxB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7u0HGAAAA3QAAAA8AAAAAAAAA&#10;AAAAAAAAoQIAAGRycy9kb3ducmV2LnhtbFBLBQYAAAAABAAEAPkAAACUAwAAAAA=&#10;" strokeweight="1.5pt">
                  <v:stroke endarrow="block" endarrowwidth="wide" endarrowlength="long"/>
                </v:line>
                <v:shape id="AutoShape 48" o:spid="_x0000_s1056" type="#_x0000_t114" style="position:absolute;left:5580;top:486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9iMUA&#10;AADdAAAADwAAAGRycy9kb3ducmV2LnhtbESPQWvCQBCF70L/wzIFb3VTrUVTVxFBLJSWmgq9Dtlp&#10;EszOht1V4793DgVv85j3vXmzWPWuVWcKsfFs4HmUgSIuvW24MnD42T7NQMWEbLH1TAauFGG1fBgs&#10;MLf+wns6F6lSEsIxRwN1Sl2udSxrchhHviOW3Z8PDpPIUGkb8CLhrtXjLHvVDhuWCzV2tKmpPBYn&#10;JzV209/p5Jvn4fjpDl8f8wLDvjFm+Niv30Al6tPd/E+/W+FeZtJfvpER9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H2IxQAAAN0AAAAPAAAAAAAAAAAAAAAAAJgCAABkcnMv&#10;ZG93bnJldi54bWxQSwUGAAAAAAQABAD1AAAAigMAAAAA&#10;" filled="f">
                  <v:textbox>
                    <w:txbxContent>
                      <w:p w14:paraId="4BF905AA" w14:textId="77777777" w:rsidR="00980569" w:rsidRPr="00D12C53" w:rsidRDefault="00980569" w:rsidP="00ED2292">
                        <w:r>
                          <w:t>CCR</w:t>
                        </w:r>
                      </w:p>
                    </w:txbxContent>
                  </v:textbox>
                </v:shape>
                <v:line id="Line 49" o:spid="_x0000_s1057" style="position:absolute;flip:x;visibility:visible;mso-wrap-style:square" from="4680,6300" to="7920,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egrMMAAADdAAAADwAAAGRycy9kb3ducmV2LnhtbERPS2sCMRC+C/6HMII3zVpLka1R1CL0&#10;UooP2uuwmW5WN5NlE7Prv28KBW/z8T1nue5tLSK1vnKsYDbNQBAXTldcKjif9pMFCB+QNdaOScGd&#10;PKxXw8ESc+06PlA8hlKkEPY5KjAhNLmUvjBk0U9dQ5y4H9daDAm2pdQtdinc1vIpy16kxYpTg8GG&#10;doaK6/FmFXRmHuM8vsni7rcfn5fv7f6rOSg1HvWbVxCB+vAQ/7vfdZr/vJjB3zfp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HoKzDAAAA3QAAAA8AAAAAAAAAAAAA&#10;AAAAoQIAAGRycy9kb3ducmV2LnhtbFBLBQYAAAAABAAEAPkAAACRAwAAAAA=&#10;" strokeweight="1.5pt">
                  <v:stroke endarrow="block" endarrowwidth="wide" endarrowlength="long"/>
                </v:line>
                <v:shape id="AutoShape 50" o:spid="_x0000_s1058" type="#_x0000_t114" style="position:absolute;left:5580;top:576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GZMUA&#10;AADdAAAADwAAAGRycy9kb3ducmV2LnhtbESPQWvCQBCF7wX/wzKCN7Op1qLRVUQQBWmpqeB1yE6T&#10;YHY27K6a/nu3IPQ2w3vfmzeLVWcacSPna8sKXpMUBHFhdc2lgtP3djgF4QOyxsYyKfglD6tl72WB&#10;mbZ3PtItD6WIIewzVFCF0GZS+qIigz6xLXHUfqwzGOLqSqkd3mO4aeQoTd+lwZrjhQpb2lRUXPKr&#10;iTV2k/Nk/MUzd/kwp8/DLEd3rJUa9Lv1HESgLvybn/ReR+5tOoK/b+II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tkZkxQAAAN0AAAAPAAAAAAAAAAAAAAAAAJgCAABkcnMv&#10;ZG93bnJldi54bWxQSwUGAAAAAAQABAD1AAAAigMAAAAA&#10;" filled="f">
                  <v:textbox>
                    <w:txbxContent>
                      <w:p w14:paraId="62139933" w14:textId="77777777" w:rsidR="00980569" w:rsidRPr="00D12C53" w:rsidRDefault="00980569" w:rsidP="00ED2292">
                        <w:r>
                          <w:t>CCA</w:t>
                        </w:r>
                      </w:p>
                    </w:txbxContent>
                  </v:textbox>
                </v:shape>
                <w10:anchorlock/>
              </v:group>
            </w:pict>
          </mc:Fallback>
        </mc:AlternateContent>
      </w:r>
    </w:p>
    <w:p w14:paraId="779C01A1" w14:textId="77777777" w:rsidR="00D65AAE" w:rsidRPr="00D929DE" w:rsidRDefault="00D65AAE" w:rsidP="00E16D63"/>
    <w:bookmarkEnd w:id="1471"/>
    <w:p w14:paraId="4CA40365" w14:textId="16A1791A" w:rsidR="00D65AAE" w:rsidRPr="00D929DE" w:rsidRDefault="00E74B42" w:rsidP="00E16D63">
      <w:r w:rsidRPr="00D929DE">
        <w:t xml:space="preserve">The </w:t>
      </w:r>
      <w:r w:rsidR="00D65AAE" w:rsidRPr="00D929DE">
        <w:t>PSE</w:t>
      </w:r>
      <w:r w:rsidRPr="00D929DE">
        <w:t>P</w:t>
      </w:r>
      <w:r w:rsidR="00D65AAE" w:rsidRPr="00D929DE">
        <w:t xml:space="preserve"> Diameter client will implement session-based credit-control with </w:t>
      </w:r>
      <w:r w:rsidRPr="00D929DE">
        <w:t xml:space="preserve">initial </w:t>
      </w:r>
      <w:r w:rsidR="00D65AAE" w:rsidRPr="00D929DE">
        <w:t xml:space="preserve">and final interrogations. The OCS credit-control server must maintain the credit-control session state. Each credit-control session will have a globally unique Session-Id, which will not be changed during the lifetime of a credit-control session. </w:t>
      </w:r>
    </w:p>
    <w:p w14:paraId="651F4102" w14:textId="77777777" w:rsidR="00892E7E" w:rsidRPr="00D929DE" w:rsidRDefault="0004504E" w:rsidP="00E16D63">
      <w:r w:rsidRPr="00D929DE">
        <w:t>The event-</w:t>
      </w:r>
      <w:r w:rsidR="00D65AAE" w:rsidRPr="00D929DE">
        <w:t>based model i</w:t>
      </w:r>
      <w:r w:rsidRPr="00D929DE">
        <w:t xml:space="preserve">s used for the operations that </w:t>
      </w:r>
      <w:r w:rsidR="00D65AAE" w:rsidRPr="00D929DE">
        <w:t>do not need to maintain any state in the OCS credit-control server.</w:t>
      </w:r>
      <w:r w:rsidR="008777FA" w:rsidRPr="00D929DE">
        <w:t xml:space="preserve"> </w:t>
      </w:r>
    </w:p>
    <w:p w14:paraId="14FC680F" w14:textId="77777777" w:rsidR="00B06091" w:rsidRPr="00D929DE" w:rsidRDefault="00B06091" w:rsidP="00E16D63"/>
    <w:p w14:paraId="1AA5C61C" w14:textId="01F63598" w:rsidR="00D65AAE" w:rsidRPr="00D929DE" w:rsidRDefault="008777FA" w:rsidP="00E16D63">
      <w:r w:rsidRPr="00D929DE">
        <w:t xml:space="preserve">Further information on CER and CEA messages </w:t>
      </w:r>
      <w:r w:rsidR="00892E7E" w:rsidRPr="00D929DE">
        <w:t xml:space="preserve">is defined in Section </w:t>
      </w:r>
      <w:r w:rsidR="00892E7E" w:rsidRPr="00D929DE">
        <w:fldChar w:fldCharType="begin"/>
      </w:r>
      <w:r w:rsidR="00892E7E" w:rsidRPr="00D929DE">
        <w:instrText xml:space="preserve"> REF _Ref233798995 \w \p \h </w:instrText>
      </w:r>
      <w:r w:rsidR="00892E7E" w:rsidRPr="00D929DE">
        <w:fldChar w:fldCharType="separate"/>
      </w:r>
      <w:r w:rsidR="009871D3">
        <w:t>4 above</w:t>
      </w:r>
      <w:r w:rsidR="00892E7E" w:rsidRPr="00D929DE">
        <w:fldChar w:fldCharType="end"/>
      </w:r>
      <w:r w:rsidRPr="00D929DE">
        <w:t>.</w:t>
      </w:r>
    </w:p>
    <w:p w14:paraId="4E319FBB" w14:textId="77777777" w:rsidR="003F6025" w:rsidRPr="00D929DE" w:rsidRDefault="003F6025" w:rsidP="00E16D63">
      <w:pPr>
        <w:pStyle w:val="AeponaAppendix1"/>
      </w:pPr>
      <w:bookmarkStart w:id="1472" w:name="_Toc367633829"/>
      <w:r>
        <w:lastRenderedPageBreak/>
        <w:t>GCB</w:t>
      </w:r>
      <w:r w:rsidRPr="00D929DE">
        <w:t xml:space="preserve"> </w:t>
      </w:r>
      <w:r>
        <w:t>Batch Response</w:t>
      </w:r>
      <w:r w:rsidRPr="00D929DE">
        <w:t xml:space="preserve"> </w:t>
      </w:r>
      <w:r>
        <w:t>file Result Codes</w:t>
      </w:r>
      <w:bookmarkEnd w:id="1472"/>
    </w:p>
    <w:p w14:paraId="692BC06B" w14:textId="35DD2FE8" w:rsidR="003F6025" w:rsidRDefault="003F6025" w:rsidP="00E16D63">
      <w:pPr>
        <w:pStyle w:val="AeponaAppendix2"/>
      </w:pPr>
      <w:bookmarkStart w:id="1473" w:name="_Ref234251191"/>
      <w:bookmarkStart w:id="1474" w:name="_Toc367633830"/>
      <w:r>
        <w:t>GCB</w:t>
      </w:r>
      <w:r w:rsidRPr="00D929DE">
        <w:t xml:space="preserve"> </w:t>
      </w:r>
      <w:r>
        <w:t>Auth Response</w:t>
      </w:r>
      <w:r w:rsidRPr="00D929DE">
        <w:t xml:space="preserve"> </w:t>
      </w:r>
      <w:r>
        <w:t>Result Codes</w:t>
      </w:r>
      <w:r w:rsidR="00026108">
        <w:t xml:space="preserve"> Including Mapping to Diameter Result Code for Prepaid Subscribers</w:t>
      </w:r>
      <w:bookmarkEnd w:id="1473"/>
      <w:bookmarkEnd w:id="1474"/>
    </w:p>
    <w:tbl>
      <w:tblPr>
        <w:tblStyle w:val="TableGrid"/>
        <w:tblW w:w="9464" w:type="dxa"/>
        <w:jc w:val="center"/>
        <w:tblLayout w:type="fixed"/>
        <w:tblCellMar>
          <w:left w:w="14" w:type="dxa"/>
          <w:right w:w="0" w:type="dxa"/>
        </w:tblCellMar>
        <w:tblLook w:val="04A0" w:firstRow="1" w:lastRow="0" w:firstColumn="1" w:lastColumn="0" w:noHBand="0" w:noVBand="1"/>
      </w:tblPr>
      <w:tblGrid>
        <w:gridCol w:w="284"/>
        <w:gridCol w:w="540"/>
        <w:gridCol w:w="810"/>
        <w:gridCol w:w="450"/>
        <w:gridCol w:w="720"/>
        <w:gridCol w:w="990"/>
        <w:gridCol w:w="1080"/>
        <w:gridCol w:w="1080"/>
        <w:gridCol w:w="2610"/>
        <w:gridCol w:w="900"/>
      </w:tblGrid>
      <w:tr w:rsidR="00CE541E" w:rsidRPr="003006FB" w14:paraId="7E902D04" w14:textId="77777777" w:rsidTr="003006FB">
        <w:trPr>
          <w:jc w:val="center"/>
        </w:trPr>
        <w:tc>
          <w:tcPr>
            <w:tcW w:w="284" w:type="dxa"/>
            <w:shd w:val="clear" w:color="auto" w:fill="CCCCCC"/>
          </w:tcPr>
          <w:p w14:paraId="6E7193E3" w14:textId="002CE6F3"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No.</w:t>
            </w:r>
          </w:p>
        </w:tc>
        <w:tc>
          <w:tcPr>
            <w:tcW w:w="540" w:type="dxa"/>
            <w:shd w:val="clear" w:color="auto" w:fill="CCCCCC"/>
          </w:tcPr>
          <w:p w14:paraId="140939CF" w14:textId="29E22DD6"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Opera-tion</w:t>
            </w:r>
          </w:p>
          <w:p w14:paraId="40FB6369" w14:textId="77777777" w:rsidR="00BD77E0" w:rsidRPr="003006FB" w:rsidRDefault="00BD77E0" w:rsidP="00763CF0">
            <w:pPr>
              <w:jc w:val="center"/>
              <w:rPr>
                <w:rFonts w:ascii="Arial" w:hAnsi="Arial" w:cs="Arial"/>
                <w:sz w:val="18"/>
                <w:szCs w:val="16"/>
                <w:shd w:val="clear" w:color="auto" w:fill="CCCCCC"/>
              </w:rPr>
            </w:pPr>
          </w:p>
        </w:tc>
        <w:tc>
          <w:tcPr>
            <w:tcW w:w="810" w:type="dxa"/>
            <w:shd w:val="clear" w:color="auto" w:fill="CCCCCC"/>
          </w:tcPr>
          <w:p w14:paraId="0721893E" w14:textId="77777777"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User Status</w:t>
            </w:r>
          </w:p>
        </w:tc>
        <w:tc>
          <w:tcPr>
            <w:tcW w:w="450" w:type="dxa"/>
            <w:shd w:val="clear" w:color="auto" w:fill="CCCCCC"/>
          </w:tcPr>
          <w:p w14:paraId="3F111239" w14:textId="0C556374"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User</w:t>
            </w:r>
          </w:p>
          <w:p w14:paraId="57D71418" w14:textId="0CF4F585"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Type</w:t>
            </w:r>
          </w:p>
        </w:tc>
        <w:tc>
          <w:tcPr>
            <w:tcW w:w="720" w:type="dxa"/>
            <w:shd w:val="clear" w:color="auto" w:fill="CCCCCC"/>
          </w:tcPr>
          <w:p w14:paraId="2C9AB7B0" w14:textId="5C668531"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Correl-ationId</w:t>
            </w:r>
          </w:p>
        </w:tc>
        <w:tc>
          <w:tcPr>
            <w:tcW w:w="990" w:type="dxa"/>
            <w:shd w:val="clear" w:color="auto" w:fill="CCCCCC"/>
          </w:tcPr>
          <w:p w14:paraId="0EC63263" w14:textId="5DF425AB" w:rsidR="00BD77E0" w:rsidRPr="003006FB" w:rsidRDefault="00CE541E"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Auth Parameter</w:t>
            </w:r>
          </w:p>
        </w:tc>
        <w:tc>
          <w:tcPr>
            <w:tcW w:w="1080" w:type="dxa"/>
            <w:shd w:val="clear" w:color="auto" w:fill="CCCCCC"/>
          </w:tcPr>
          <w:p w14:paraId="0AAEFDD2" w14:textId="51F1F9B0"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 xml:space="preserve">Other </w:t>
            </w:r>
            <w:r w:rsidR="00CE541E" w:rsidRPr="003006FB">
              <w:rPr>
                <w:rFonts w:ascii="Arial" w:hAnsi="Arial" w:cs="Arial"/>
                <w:sz w:val="18"/>
                <w:szCs w:val="16"/>
                <w:shd w:val="clear" w:color="auto" w:fill="CCCCCC"/>
              </w:rPr>
              <w:t>Condition</w:t>
            </w:r>
          </w:p>
        </w:tc>
        <w:tc>
          <w:tcPr>
            <w:tcW w:w="1080" w:type="dxa"/>
            <w:shd w:val="clear" w:color="auto" w:fill="CCCCCC"/>
          </w:tcPr>
          <w:p w14:paraId="6487BBFB" w14:textId="0B0CF210"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Related Transaction State in PSEP</w:t>
            </w:r>
          </w:p>
        </w:tc>
        <w:tc>
          <w:tcPr>
            <w:tcW w:w="2610" w:type="dxa"/>
            <w:shd w:val="clear" w:color="auto" w:fill="CCCCCC"/>
          </w:tcPr>
          <w:p w14:paraId="25850522" w14:textId="3E59C353"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Operation Result Code</w:t>
            </w:r>
          </w:p>
        </w:tc>
        <w:tc>
          <w:tcPr>
            <w:tcW w:w="900" w:type="dxa"/>
            <w:shd w:val="clear" w:color="auto" w:fill="CCCCCC"/>
          </w:tcPr>
          <w:p w14:paraId="7B22BBEB" w14:textId="77777777" w:rsidR="00BD77E0" w:rsidRPr="003006FB" w:rsidRDefault="00BD77E0" w:rsidP="00763CF0">
            <w:pPr>
              <w:jc w:val="center"/>
              <w:rPr>
                <w:rFonts w:ascii="Arial" w:hAnsi="Arial" w:cs="Arial"/>
                <w:sz w:val="18"/>
                <w:szCs w:val="16"/>
                <w:shd w:val="clear" w:color="auto" w:fill="CCCCCC"/>
              </w:rPr>
            </w:pPr>
            <w:r w:rsidRPr="003006FB">
              <w:rPr>
                <w:rFonts w:ascii="Arial" w:hAnsi="Arial" w:cs="Arial"/>
                <w:sz w:val="18"/>
                <w:szCs w:val="16"/>
                <w:shd w:val="clear" w:color="auto" w:fill="CCCCCC"/>
              </w:rPr>
              <w:t>Diameter Result Code</w:t>
            </w:r>
          </w:p>
        </w:tc>
      </w:tr>
      <w:tr w:rsidR="00BF2CEE" w:rsidRPr="003006FB" w14:paraId="6947DEB4" w14:textId="77777777" w:rsidTr="003006FB">
        <w:trPr>
          <w:jc w:val="center"/>
        </w:trPr>
        <w:tc>
          <w:tcPr>
            <w:tcW w:w="284" w:type="dxa"/>
          </w:tcPr>
          <w:p w14:paraId="223F79D4" w14:textId="05379242" w:rsidR="00BF2CEE" w:rsidRPr="003006FB" w:rsidRDefault="00BF2CEE" w:rsidP="00AF6D65">
            <w:pPr>
              <w:pStyle w:val="ListParagraph"/>
              <w:numPr>
                <w:ilvl w:val="0"/>
                <w:numId w:val="32"/>
              </w:numPr>
              <w:jc w:val="center"/>
              <w:rPr>
                <w:sz w:val="16"/>
                <w:szCs w:val="16"/>
              </w:rPr>
            </w:pPr>
            <w:r w:rsidRPr="003006FB">
              <w:rPr>
                <w:sz w:val="16"/>
                <w:szCs w:val="16"/>
              </w:rPr>
              <w:t>1</w:t>
            </w:r>
          </w:p>
        </w:tc>
        <w:tc>
          <w:tcPr>
            <w:tcW w:w="540" w:type="dxa"/>
          </w:tcPr>
          <w:p w14:paraId="783185D7" w14:textId="45211BF3" w:rsidR="00BF2CEE" w:rsidRPr="003006FB" w:rsidRDefault="00BF2CEE" w:rsidP="00763CF0">
            <w:pPr>
              <w:jc w:val="center"/>
              <w:rPr>
                <w:sz w:val="16"/>
                <w:szCs w:val="16"/>
              </w:rPr>
            </w:pPr>
            <w:r w:rsidRPr="003006FB">
              <w:rPr>
                <w:sz w:val="16"/>
                <w:szCs w:val="16"/>
              </w:rPr>
              <w:t>Auth</w:t>
            </w:r>
          </w:p>
        </w:tc>
        <w:tc>
          <w:tcPr>
            <w:tcW w:w="810" w:type="dxa"/>
          </w:tcPr>
          <w:p w14:paraId="1EE8826B" w14:textId="223A252D" w:rsidR="00BF2CEE" w:rsidRPr="003006FB" w:rsidRDefault="00BF2CEE" w:rsidP="00763CF0">
            <w:pPr>
              <w:jc w:val="center"/>
              <w:rPr>
                <w:sz w:val="16"/>
                <w:szCs w:val="16"/>
              </w:rPr>
            </w:pPr>
            <w:r w:rsidRPr="003006FB">
              <w:rPr>
                <w:sz w:val="16"/>
                <w:szCs w:val="16"/>
              </w:rPr>
              <w:t>Active</w:t>
            </w:r>
          </w:p>
        </w:tc>
        <w:tc>
          <w:tcPr>
            <w:tcW w:w="450" w:type="dxa"/>
          </w:tcPr>
          <w:p w14:paraId="58DFF958" w14:textId="2BB0F868" w:rsidR="00BF2CEE" w:rsidRPr="003006FB" w:rsidRDefault="00BF2CEE" w:rsidP="00763CF0">
            <w:pPr>
              <w:jc w:val="center"/>
              <w:rPr>
                <w:sz w:val="16"/>
                <w:szCs w:val="16"/>
              </w:rPr>
            </w:pPr>
            <w:r w:rsidRPr="003006FB">
              <w:rPr>
                <w:sz w:val="16"/>
                <w:szCs w:val="16"/>
              </w:rPr>
              <w:t>Either Type</w:t>
            </w:r>
          </w:p>
        </w:tc>
        <w:tc>
          <w:tcPr>
            <w:tcW w:w="720" w:type="dxa"/>
          </w:tcPr>
          <w:p w14:paraId="236D80D5" w14:textId="33E0C2E0" w:rsidR="00BF2CEE" w:rsidRPr="003006FB" w:rsidRDefault="00BF2CEE" w:rsidP="00763CF0">
            <w:pPr>
              <w:jc w:val="center"/>
              <w:rPr>
                <w:sz w:val="16"/>
                <w:szCs w:val="16"/>
              </w:rPr>
            </w:pPr>
            <w:r w:rsidRPr="003006FB">
              <w:rPr>
                <w:sz w:val="16"/>
                <w:szCs w:val="16"/>
              </w:rPr>
              <w:t>CR1</w:t>
            </w:r>
          </w:p>
        </w:tc>
        <w:tc>
          <w:tcPr>
            <w:tcW w:w="990" w:type="dxa"/>
          </w:tcPr>
          <w:p w14:paraId="3AF43961" w14:textId="427E6937" w:rsidR="00BF2CEE" w:rsidRPr="003006FB" w:rsidRDefault="00BF2CEE" w:rsidP="00763CF0">
            <w:pPr>
              <w:jc w:val="center"/>
              <w:rPr>
                <w:sz w:val="16"/>
                <w:szCs w:val="16"/>
              </w:rPr>
            </w:pPr>
            <w:r w:rsidRPr="003006FB">
              <w:rPr>
                <w:sz w:val="16"/>
                <w:szCs w:val="16"/>
              </w:rPr>
              <w:t>--</w:t>
            </w:r>
          </w:p>
        </w:tc>
        <w:tc>
          <w:tcPr>
            <w:tcW w:w="1080" w:type="dxa"/>
          </w:tcPr>
          <w:p w14:paraId="464A1B73" w14:textId="748C045F" w:rsidR="00BF2CEE" w:rsidRPr="003006FB" w:rsidRDefault="00BF2CEE" w:rsidP="00763CF0">
            <w:pPr>
              <w:jc w:val="center"/>
              <w:rPr>
                <w:sz w:val="16"/>
                <w:szCs w:val="16"/>
              </w:rPr>
            </w:pPr>
            <w:r w:rsidRPr="003006FB">
              <w:rPr>
                <w:sz w:val="16"/>
                <w:szCs w:val="16"/>
              </w:rPr>
              <w:t>Spend Limit Exceeded</w:t>
            </w:r>
          </w:p>
        </w:tc>
        <w:tc>
          <w:tcPr>
            <w:tcW w:w="1080" w:type="dxa"/>
          </w:tcPr>
          <w:p w14:paraId="240BE31F" w14:textId="77D2AC3A" w:rsidR="00BF2CEE" w:rsidRPr="003006FB" w:rsidRDefault="00BF2CEE" w:rsidP="00763CF0">
            <w:pPr>
              <w:jc w:val="center"/>
              <w:rPr>
                <w:sz w:val="16"/>
                <w:szCs w:val="16"/>
              </w:rPr>
            </w:pPr>
            <w:r w:rsidRPr="003006FB">
              <w:rPr>
                <w:sz w:val="16"/>
                <w:szCs w:val="16"/>
              </w:rPr>
              <w:t>--</w:t>
            </w:r>
          </w:p>
        </w:tc>
        <w:tc>
          <w:tcPr>
            <w:tcW w:w="2610" w:type="dxa"/>
          </w:tcPr>
          <w:p w14:paraId="7714D5A7" w14:textId="49104A97" w:rsidR="00BF2CEE" w:rsidRPr="003006FB" w:rsidRDefault="00BF2CEE" w:rsidP="00763CF0">
            <w:pPr>
              <w:jc w:val="center"/>
              <w:rPr>
                <w:sz w:val="16"/>
                <w:szCs w:val="16"/>
              </w:rPr>
            </w:pPr>
            <w:r w:rsidRPr="003006FB">
              <w:rPr>
                <w:sz w:val="16"/>
                <w:szCs w:val="16"/>
              </w:rPr>
              <w:t>CHARGE_EXCEEDS_LIMIT</w:t>
            </w:r>
          </w:p>
        </w:tc>
        <w:tc>
          <w:tcPr>
            <w:tcW w:w="900" w:type="dxa"/>
          </w:tcPr>
          <w:p w14:paraId="75556D1D" w14:textId="1B5EAB48" w:rsidR="00BF2CEE" w:rsidRPr="003006FB" w:rsidRDefault="00BF2CEE" w:rsidP="00763CF0">
            <w:pPr>
              <w:jc w:val="center"/>
              <w:rPr>
                <w:sz w:val="16"/>
                <w:szCs w:val="16"/>
              </w:rPr>
            </w:pPr>
            <w:r w:rsidRPr="003006FB">
              <w:rPr>
                <w:sz w:val="16"/>
                <w:szCs w:val="16"/>
              </w:rPr>
              <w:t>N/A</w:t>
            </w:r>
          </w:p>
        </w:tc>
      </w:tr>
      <w:tr w:rsidR="00BF2CEE" w:rsidRPr="003006FB" w14:paraId="0BC27E27" w14:textId="77777777" w:rsidTr="003006FB">
        <w:trPr>
          <w:jc w:val="center"/>
        </w:trPr>
        <w:tc>
          <w:tcPr>
            <w:tcW w:w="284" w:type="dxa"/>
          </w:tcPr>
          <w:p w14:paraId="33A8CF51" w14:textId="55A4AF33" w:rsidR="00BF2CEE" w:rsidRPr="003006FB" w:rsidRDefault="00BF2CEE" w:rsidP="00AF6D65">
            <w:pPr>
              <w:pStyle w:val="ListParagraph"/>
              <w:numPr>
                <w:ilvl w:val="0"/>
                <w:numId w:val="32"/>
              </w:numPr>
              <w:jc w:val="center"/>
              <w:rPr>
                <w:sz w:val="16"/>
                <w:szCs w:val="16"/>
              </w:rPr>
            </w:pPr>
            <w:r w:rsidRPr="003006FB">
              <w:rPr>
                <w:sz w:val="16"/>
                <w:szCs w:val="16"/>
              </w:rPr>
              <w:t>1</w:t>
            </w:r>
          </w:p>
        </w:tc>
        <w:tc>
          <w:tcPr>
            <w:tcW w:w="540" w:type="dxa"/>
          </w:tcPr>
          <w:p w14:paraId="7C1BDC06" w14:textId="16436C92" w:rsidR="00BF2CEE" w:rsidRPr="003006FB" w:rsidRDefault="00BF2CEE" w:rsidP="00763CF0">
            <w:pPr>
              <w:jc w:val="center"/>
              <w:rPr>
                <w:sz w:val="16"/>
                <w:szCs w:val="16"/>
              </w:rPr>
            </w:pPr>
            <w:r w:rsidRPr="003006FB">
              <w:rPr>
                <w:sz w:val="16"/>
                <w:szCs w:val="16"/>
              </w:rPr>
              <w:t>Auth</w:t>
            </w:r>
          </w:p>
        </w:tc>
        <w:tc>
          <w:tcPr>
            <w:tcW w:w="810" w:type="dxa"/>
          </w:tcPr>
          <w:p w14:paraId="53D4CFD5" w14:textId="77777777" w:rsidR="00BF2CEE" w:rsidRPr="003006FB" w:rsidRDefault="00BF2CEE" w:rsidP="00763CF0">
            <w:pPr>
              <w:jc w:val="center"/>
              <w:rPr>
                <w:sz w:val="16"/>
                <w:szCs w:val="16"/>
              </w:rPr>
            </w:pPr>
            <w:r w:rsidRPr="003006FB">
              <w:rPr>
                <w:sz w:val="16"/>
                <w:szCs w:val="16"/>
              </w:rPr>
              <w:t>Active</w:t>
            </w:r>
          </w:p>
        </w:tc>
        <w:tc>
          <w:tcPr>
            <w:tcW w:w="450" w:type="dxa"/>
          </w:tcPr>
          <w:p w14:paraId="1025CC8E" w14:textId="1856F618" w:rsidR="00BF2CEE" w:rsidRPr="003006FB" w:rsidRDefault="00BF2CEE" w:rsidP="00763CF0">
            <w:pPr>
              <w:jc w:val="center"/>
              <w:rPr>
                <w:sz w:val="16"/>
                <w:szCs w:val="16"/>
              </w:rPr>
            </w:pPr>
            <w:r w:rsidRPr="003006FB">
              <w:rPr>
                <w:sz w:val="16"/>
                <w:szCs w:val="16"/>
              </w:rPr>
              <w:t>Either Type</w:t>
            </w:r>
          </w:p>
        </w:tc>
        <w:tc>
          <w:tcPr>
            <w:tcW w:w="720" w:type="dxa"/>
          </w:tcPr>
          <w:p w14:paraId="26360FBF" w14:textId="483E3860" w:rsidR="00BF2CEE" w:rsidRPr="003006FB" w:rsidRDefault="00BF2CEE" w:rsidP="00763CF0">
            <w:pPr>
              <w:jc w:val="center"/>
              <w:rPr>
                <w:sz w:val="16"/>
                <w:szCs w:val="16"/>
              </w:rPr>
            </w:pPr>
            <w:r w:rsidRPr="003006FB">
              <w:rPr>
                <w:sz w:val="16"/>
                <w:szCs w:val="16"/>
              </w:rPr>
              <w:t>CR2</w:t>
            </w:r>
          </w:p>
        </w:tc>
        <w:tc>
          <w:tcPr>
            <w:tcW w:w="990" w:type="dxa"/>
          </w:tcPr>
          <w:p w14:paraId="0306E569" w14:textId="4B04AF60" w:rsidR="00BF2CEE" w:rsidRPr="003006FB" w:rsidRDefault="00BF2CEE" w:rsidP="00763CF0">
            <w:pPr>
              <w:jc w:val="center"/>
              <w:rPr>
                <w:sz w:val="16"/>
                <w:szCs w:val="16"/>
              </w:rPr>
            </w:pPr>
            <w:r w:rsidRPr="003006FB">
              <w:rPr>
                <w:sz w:val="16"/>
                <w:szCs w:val="16"/>
              </w:rPr>
              <w:t>Invalid Billing Agreement</w:t>
            </w:r>
          </w:p>
        </w:tc>
        <w:tc>
          <w:tcPr>
            <w:tcW w:w="1080" w:type="dxa"/>
          </w:tcPr>
          <w:p w14:paraId="62CD91F5" w14:textId="0DC8D8EF" w:rsidR="00BF2CEE" w:rsidRPr="003006FB" w:rsidRDefault="00BF2CEE" w:rsidP="00763CF0">
            <w:pPr>
              <w:jc w:val="center"/>
              <w:rPr>
                <w:sz w:val="16"/>
                <w:szCs w:val="16"/>
              </w:rPr>
            </w:pPr>
            <w:r w:rsidRPr="003006FB">
              <w:rPr>
                <w:sz w:val="16"/>
                <w:szCs w:val="16"/>
              </w:rPr>
              <w:t>-</w:t>
            </w:r>
          </w:p>
        </w:tc>
        <w:tc>
          <w:tcPr>
            <w:tcW w:w="1080" w:type="dxa"/>
          </w:tcPr>
          <w:p w14:paraId="3A9BAA83" w14:textId="6D37013E" w:rsidR="00BF2CEE" w:rsidRPr="003006FB" w:rsidRDefault="00BF2CEE" w:rsidP="00763CF0">
            <w:pPr>
              <w:jc w:val="center"/>
              <w:rPr>
                <w:sz w:val="16"/>
                <w:szCs w:val="16"/>
              </w:rPr>
            </w:pPr>
            <w:r w:rsidRPr="003006FB">
              <w:rPr>
                <w:sz w:val="16"/>
                <w:szCs w:val="16"/>
              </w:rPr>
              <w:t>--</w:t>
            </w:r>
          </w:p>
        </w:tc>
        <w:tc>
          <w:tcPr>
            <w:tcW w:w="2610" w:type="dxa"/>
          </w:tcPr>
          <w:p w14:paraId="0D8ABD4A" w14:textId="2D5E79B9" w:rsidR="00BF2CEE" w:rsidRPr="003006FB" w:rsidRDefault="00BF2CEE" w:rsidP="00763CF0">
            <w:pPr>
              <w:jc w:val="center"/>
              <w:rPr>
                <w:sz w:val="16"/>
                <w:szCs w:val="16"/>
              </w:rPr>
            </w:pPr>
            <w:r w:rsidRPr="003006FB">
              <w:rPr>
                <w:sz w:val="16"/>
                <w:szCs w:val="16"/>
              </w:rPr>
              <w:t>INVALID_BILLING_AGREEMENT</w:t>
            </w:r>
          </w:p>
        </w:tc>
        <w:tc>
          <w:tcPr>
            <w:tcW w:w="900" w:type="dxa"/>
          </w:tcPr>
          <w:p w14:paraId="1E8C69C5" w14:textId="4FE626DC" w:rsidR="00BF2CEE" w:rsidRPr="003006FB" w:rsidRDefault="00BF2CEE" w:rsidP="00763CF0">
            <w:pPr>
              <w:jc w:val="center"/>
              <w:rPr>
                <w:sz w:val="16"/>
                <w:szCs w:val="16"/>
              </w:rPr>
            </w:pPr>
            <w:r w:rsidRPr="003006FB">
              <w:rPr>
                <w:sz w:val="16"/>
                <w:szCs w:val="16"/>
              </w:rPr>
              <w:t>N/A</w:t>
            </w:r>
          </w:p>
        </w:tc>
      </w:tr>
      <w:tr w:rsidR="00BF2CEE" w:rsidRPr="003006FB" w14:paraId="617329C2" w14:textId="77777777" w:rsidTr="003006FB">
        <w:trPr>
          <w:jc w:val="center"/>
        </w:trPr>
        <w:tc>
          <w:tcPr>
            <w:tcW w:w="284" w:type="dxa"/>
          </w:tcPr>
          <w:p w14:paraId="49671A43" w14:textId="77777777" w:rsidR="00BF2CEE" w:rsidRPr="003006FB" w:rsidRDefault="00BF2CEE" w:rsidP="00AF6D65">
            <w:pPr>
              <w:pStyle w:val="ListParagraph"/>
              <w:numPr>
                <w:ilvl w:val="0"/>
                <w:numId w:val="32"/>
              </w:numPr>
              <w:jc w:val="center"/>
              <w:rPr>
                <w:sz w:val="16"/>
                <w:szCs w:val="16"/>
              </w:rPr>
            </w:pPr>
          </w:p>
        </w:tc>
        <w:tc>
          <w:tcPr>
            <w:tcW w:w="540" w:type="dxa"/>
          </w:tcPr>
          <w:p w14:paraId="3F6E5641" w14:textId="547C2544" w:rsidR="00BF2CEE" w:rsidRPr="003006FB" w:rsidRDefault="00BF2CEE" w:rsidP="00763CF0">
            <w:pPr>
              <w:jc w:val="center"/>
              <w:rPr>
                <w:sz w:val="16"/>
                <w:szCs w:val="16"/>
              </w:rPr>
            </w:pPr>
            <w:r w:rsidRPr="003006FB">
              <w:rPr>
                <w:sz w:val="16"/>
                <w:szCs w:val="16"/>
              </w:rPr>
              <w:t>Auth</w:t>
            </w:r>
          </w:p>
        </w:tc>
        <w:tc>
          <w:tcPr>
            <w:tcW w:w="810" w:type="dxa"/>
          </w:tcPr>
          <w:p w14:paraId="06EFC0AA" w14:textId="567FFE8F" w:rsidR="00BF2CEE" w:rsidRPr="003006FB" w:rsidRDefault="00BF2CEE" w:rsidP="00763CF0">
            <w:pPr>
              <w:jc w:val="center"/>
              <w:rPr>
                <w:sz w:val="16"/>
                <w:szCs w:val="16"/>
              </w:rPr>
            </w:pPr>
            <w:r w:rsidRPr="003006FB">
              <w:rPr>
                <w:sz w:val="16"/>
                <w:szCs w:val="16"/>
              </w:rPr>
              <w:t>Active</w:t>
            </w:r>
          </w:p>
        </w:tc>
        <w:tc>
          <w:tcPr>
            <w:tcW w:w="450" w:type="dxa"/>
          </w:tcPr>
          <w:p w14:paraId="49DE9EE6" w14:textId="31D7162A" w:rsidR="00BF2CEE" w:rsidRPr="003006FB" w:rsidRDefault="00BF2CEE" w:rsidP="00763CF0">
            <w:pPr>
              <w:jc w:val="center"/>
              <w:rPr>
                <w:sz w:val="16"/>
                <w:szCs w:val="16"/>
              </w:rPr>
            </w:pPr>
            <w:r w:rsidRPr="003006FB">
              <w:rPr>
                <w:sz w:val="16"/>
                <w:szCs w:val="16"/>
              </w:rPr>
              <w:t>Either Type</w:t>
            </w:r>
          </w:p>
        </w:tc>
        <w:tc>
          <w:tcPr>
            <w:tcW w:w="720" w:type="dxa"/>
          </w:tcPr>
          <w:p w14:paraId="36BEE8AA" w14:textId="6FCDBAA6" w:rsidR="00BF2CEE" w:rsidRPr="003006FB" w:rsidRDefault="00BF2CEE" w:rsidP="00763CF0">
            <w:pPr>
              <w:jc w:val="center"/>
              <w:rPr>
                <w:sz w:val="16"/>
                <w:szCs w:val="16"/>
              </w:rPr>
            </w:pPr>
            <w:r w:rsidRPr="003006FB">
              <w:rPr>
                <w:sz w:val="16"/>
                <w:szCs w:val="16"/>
              </w:rPr>
              <w:t>CR3</w:t>
            </w:r>
          </w:p>
        </w:tc>
        <w:tc>
          <w:tcPr>
            <w:tcW w:w="990" w:type="dxa"/>
          </w:tcPr>
          <w:p w14:paraId="54F0905B" w14:textId="7767226A" w:rsidR="00BF2CEE" w:rsidRPr="003006FB" w:rsidRDefault="00BF2CEE" w:rsidP="00763CF0">
            <w:pPr>
              <w:jc w:val="center"/>
              <w:rPr>
                <w:sz w:val="16"/>
                <w:szCs w:val="16"/>
              </w:rPr>
            </w:pPr>
            <w:r w:rsidRPr="003006FB">
              <w:rPr>
                <w:sz w:val="16"/>
                <w:szCs w:val="16"/>
              </w:rPr>
              <w:t>Currency Not USD</w:t>
            </w:r>
          </w:p>
        </w:tc>
        <w:tc>
          <w:tcPr>
            <w:tcW w:w="1080" w:type="dxa"/>
          </w:tcPr>
          <w:p w14:paraId="5DEB5A2C" w14:textId="4AA02628" w:rsidR="00BF2CEE" w:rsidRPr="003006FB" w:rsidRDefault="00BF2CEE" w:rsidP="00763CF0">
            <w:pPr>
              <w:jc w:val="center"/>
              <w:rPr>
                <w:sz w:val="16"/>
                <w:szCs w:val="16"/>
              </w:rPr>
            </w:pPr>
            <w:r w:rsidRPr="003006FB">
              <w:rPr>
                <w:sz w:val="16"/>
                <w:szCs w:val="16"/>
              </w:rPr>
              <w:t>-</w:t>
            </w:r>
          </w:p>
        </w:tc>
        <w:tc>
          <w:tcPr>
            <w:tcW w:w="1080" w:type="dxa"/>
          </w:tcPr>
          <w:p w14:paraId="2BDEE1A8" w14:textId="7CE4AADD" w:rsidR="00BF2CEE" w:rsidRPr="003006FB" w:rsidRDefault="00BF2CEE" w:rsidP="00763CF0">
            <w:pPr>
              <w:jc w:val="center"/>
              <w:rPr>
                <w:sz w:val="16"/>
                <w:szCs w:val="16"/>
              </w:rPr>
            </w:pPr>
            <w:r w:rsidRPr="003006FB">
              <w:rPr>
                <w:sz w:val="16"/>
                <w:szCs w:val="16"/>
              </w:rPr>
              <w:t>-</w:t>
            </w:r>
          </w:p>
        </w:tc>
        <w:tc>
          <w:tcPr>
            <w:tcW w:w="2610" w:type="dxa"/>
          </w:tcPr>
          <w:p w14:paraId="74D3CF2C" w14:textId="372B9138" w:rsidR="00BF2CEE" w:rsidRPr="003006FB" w:rsidRDefault="00BF2CEE" w:rsidP="00763CF0">
            <w:pPr>
              <w:jc w:val="center"/>
              <w:rPr>
                <w:sz w:val="16"/>
                <w:szCs w:val="16"/>
              </w:rPr>
            </w:pPr>
            <w:r w:rsidRPr="003006FB">
              <w:rPr>
                <w:sz w:val="16"/>
                <w:szCs w:val="16"/>
              </w:rPr>
              <w:t>INVALID_CURRENCY</w:t>
            </w:r>
          </w:p>
        </w:tc>
        <w:tc>
          <w:tcPr>
            <w:tcW w:w="900" w:type="dxa"/>
          </w:tcPr>
          <w:p w14:paraId="7CBFB441" w14:textId="1D6ED2FC" w:rsidR="00BF2CEE" w:rsidRPr="003006FB" w:rsidRDefault="00BF2CEE" w:rsidP="00763CF0">
            <w:pPr>
              <w:jc w:val="center"/>
              <w:rPr>
                <w:sz w:val="16"/>
                <w:szCs w:val="16"/>
              </w:rPr>
            </w:pPr>
            <w:r w:rsidRPr="003006FB">
              <w:rPr>
                <w:sz w:val="16"/>
                <w:szCs w:val="16"/>
              </w:rPr>
              <w:t>N/A</w:t>
            </w:r>
          </w:p>
        </w:tc>
      </w:tr>
      <w:tr w:rsidR="00BF2CEE" w:rsidRPr="003006FB" w14:paraId="3A5807A4" w14:textId="77777777" w:rsidTr="003006FB">
        <w:trPr>
          <w:jc w:val="center"/>
        </w:trPr>
        <w:tc>
          <w:tcPr>
            <w:tcW w:w="284" w:type="dxa"/>
          </w:tcPr>
          <w:p w14:paraId="374EF2DF" w14:textId="77777777" w:rsidR="00BF2CEE" w:rsidRPr="003006FB" w:rsidRDefault="00BF2CEE" w:rsidP="00AF6D65">
            <w:pPr>
              <w:pStyle w:val="ListParagraph"/>
              <w:numPr>
                <w:ilvl w:val="0"/>
                <w:numId w:val="32"/>
              </w:numPr>
              <w:spacing w:before="0" w:after="0"/>
              <w:contextualSpacing w:val="0"/>
              <w:jc w:val="center"/>
              <w:rPr>
                <w:sz w:val="16"/>
                <w:szCs w:val="16"/>
              </w:rPr>
            </w:pPr>
          </w:p>
        </w:tc>
        <w:tc>
          <w:tcPr>
            <w:tcW w:w="540" w:type="dxa"/>
          </w:tcPr>
          <w:p w14:paraId="7ECD0B0D" w14:textId="3B24DD08" w:rsidR="00BF2CEE" w:rsidRPr="003006FB" w:rsidRDefault="00C05B0C" w:rsidP="00763CF0">
            <w:pPr>
              <w:jc w:val="center"/>
              <w:rPr>
                <w:sz w:val="16"/>
                <w:szCs w:val="16"/>
              </w:rPr>
            </w:pPr>
            <w:r w:rsidRPr="003006FB">
              <w:rPr>
                <w:sz w:val="16"/>
                <w:szCs w:val="16"/>
              </w:rPr>
              <w:t>Auth</w:t>
            </w:r>
          </w:p>
        </w:tc>
        <w:tc>
          <w:tcPr>
            <w:tcW w:w="810" w:type="dxa"/>
          </w:tcPr>
          <w:p w14:paraId="1B2DF12E" w14:textId="1040457D" w:rsidR="00BF2CEE" w:rsidRPr="003006FB" w:rsidRDefault="00C05B0C" w:rsidP="00763CF0">
            <w:pPr>
              <w:jc w:val="center"/>
              <w:rPr>
                <w:sz w:val="16"/>
                <w:szCs w:val="16"/>
              </w:rPr>
            </w:pPr>
            <w:r w:rsidRPr="003006FB">
              <w:rPr>
                <w:sz w:val="16"/>
                <w:szCs w:val="16"/>
              </w:rPr>
              <w:t>Active</w:t>
            </w:r>
          </w:p>
        </w:tc>
        <w:tc>
          <w:tcPr>
            <w:tcW w:w="450" w:type="dxa"/>
          </w:tcPr>
          <w:p w14:paraId="4428F7CD" w14:textId="0CB68E20" w:rsidR="00BF2CEE" w:rsidRPr="003006FB" w:rsidRDefault="00C05B0C" w:rsidP="00763CF0">
            <w:pPr>
              <w:jc w:val="center"/>
              <w:rPr>
                <w:sz w:val="16"/>
                <w:szCs w:val="16"/>
              </w:rPr>
            </w:pPr>
            <w:r w:rsidRPr="003006FB">
              <w:rPr>
                <w:sz w:val="16"/>
                <w:szCs w:val="16"/>
              </w:rPr>
              <w:t>Either Type</w:t>
            </w:r>
          </w:p>
        </w:tc>
        <w:tc>
          <w:tcPr>
            <w:tcW w:w="720" w:type="dxa"/>
          </w:tcPr>
          <w:p w14:paraId="4C8A2423" w14:textId="0B415E38" w:rsidR="00BF2CEE" w:rsidRPr="003006FB" w:rsidRDefault="00C05B0C" w:rsidP="00763CF0">
            <w:pPr>
              <w:jc w:val="center"/>
              <w:rPr>
                <w:sz w:val="16"/>
                <w:szCs w:val="16"/>
              </w:rPr>
            </w:pPr>
            <w:r w:rsidRPr="003006FB">
              <w:rPr>
                <w:sz w:val="16"/>
                <w:szCs w:val="16"/>
              </w:rPr>
              <w:t>CR</w:t>
            </w:r>
            <w:r w:rsidR="00865E31" w:rsidRPr="003006FB">
              <w:rPr>
                <w:sz w:val="16"/>
                <w:szCs w:val="16"/>
              </w:rPr>
              <w:t>4</w:t>
            </w:r>
          </w:p>
        </w:tc>
        <w:tc>
          <w:tcPr>
            <w:tcW w:w="990" w:type="dxa"/>
          </w:tcPr>
          <w:p w14:paraId="6A9935EB" w14:textId="709927A4" w:rsidR="00BF2CEE" w:rsidRPr="003006FB" w:rsidRDefault="00282863" w:rsidP="00763CF0">
            <w:pPr>
              <w:jc w:val="center"/>
              <w:rPr>
                <w:sz w:val="16"/>
                <w:szCs w:val="16"/>
              </w:rPr>
            </w:pPr>
            <w:r w:rsidRPr="003006FB">
              <w:rPr>
                <w:sz w:val="16"/>
                <w:szCs w:val="16"/>
              </w:rPr>
              <w:t>Invalid ToS</w:t>
            </w:r>
          </w:p>
        </w:tc>
        <w:tc>
          <w:tcPr>
            <w:tcW w:w="1080" w:type="dxa"/>
          </w:tcPr>
          <w:p w14:paraId="791EBECB" w14:textId="3E92BABC" w:rsidR="00BF2CEE" w:rsidRPr="003006FB" w:rsidRDefault="00282863" w:rsidP="00763CF0">
            <w:pPr>
              <w:jc w:val="center"/>
              <w:rPr>
                <w:sz w:val="16"/>
                <w:szCs w:val="16"/>
              </w:rPr>
            </w:pPr>
            <w:r w:rsidRPr="003006FB">
              <w:rPr>
                <w:sz w:val="16"/>
                <w:szCs w:val="16"/>
              </w:rPr>
              <w:t>-</w:t>
            </w:r>
          </w:p>
        </w:tc>
        <w:tc>
          <w:tcPr>
            <w:tcW w:w="1080" w:type="dxa"/>
          </w:tcPr>
          <w:p w14:paraId="12B66518" w14:textId="1E129764" w:rsidR="00BF2CEE" w:rsidRPr="003006FB" w:rsidRDefault="00282863" w:rsidP="00763CF0">
            <w:pPr>
              <w:jc w:val="center"/>
              <w:rPr>
                <w:sz w:val="16"/>
                <w:szCs w:val="16"/>
              </w:rPr>
            </w:pPr>
            <w:r w:rsidRPr="003006FB">
              <w:rPr>
                <w:sz w:val="16"/>
                <w:szCs w:val="16"/>
              </w:rPr>
              <w:t>-</w:t>
            </w:r>
          </w:p>
        </w:tc>
        <w:tc>
          <w:tcPr>
            <w:tcW w:w="2610" w:type="dxa"/>
          </w:tcPr>
          <w:p w14:paraId="134733B9" w14:textId="365C80AF" w:rsidR="00BF2CEE" w:rsidRPr="003006FB" w:rsidRDefault="00282863" w:rsidP="00763CF0">
            <w:pPr>
              <w:jc w:val="center"/>
              <w:rPr>
                <w:sz w:val="16"/>
                <w:szCs w:val="16"/>
              </w:rPr>
            </w:pPr>
            <w:r w:rsidRPr="003006FB">
              <w:rPr>
                <w:sz w:val="16"/>
                <w:szCs w:val="16"/>
              </w:rPr>
              <w:t>INVALID_TOS</w:t>
            </w:r>
          </w:p>
        </w:tc>
        <w:tc>
          <w:tcPr>
            <w:tcW w:w="900" w:type="dxa"/>
          </w:tcPr>
          <w:p w14:paraId="2D97F9D4" w14:textId="0245ED39" w:rsidR="00BF2CEE" w:rsidRPr="003006FB" w:rsidRDefault="003E24A6" w:rsidP="00763CF0">
            <w:pPr>
              <w:jc w:val="center"/>
              <w:rPr>
                <w:sz w:val="16"/>
                <w:szCs w:val="16"/>
              </w:rPr>
            </w:pPr>
            <w:r w:rsidRPr="003006FB">
              <w:rPr>
                <w:sz w:val="16"/>
                <w:szCs w:val="16"/>
              </w:rPr>
              <w:t>N/A</w:t>
            </w:r>
          </w:p>
        </w:tc>
      </w:tr>
      <w:tr w:rsidR="003E24A6" w:rsidRPr="003006FB" w14:paraId="0002DF47" w14:textId="77777777" w:rsidTr="003006FB">
        <w:trPr>
          <w:jc w:val="center"/>
        </w:trPr>
        <w:tc>
          <w:tcPr>
            <w:tcW w:w="284" w:type="dxa"/>
          </w:tcPr>
          <w:p w14:paraId="025DD81D" w14:textId="77777777" w:rsidR="003E24A6" w:rsidRPr="003006FB" w:rsidRDefault="003E24A6" w:rsidP="00AF6D65">
            <w:pPr>
              <w:pStyle w:val="ListParagraph"/>
              <w:numPr>
                <w:ilvl w:val="0"/>
                <w:numId w:val="32"/>
              </w:numPr>
              <w:spacing w:before="0" w:after="0"/>
              <w:contextualSpacing w:val="0"/>
              <w:jc w:val="center"/>
              <w:rPr>
                <w:sz w:val="16"/>
                <w:szCs w:val="16"/>
              </w:rPr>
            </w:pPr>
          </w:p>
        </w:tc>
        <w:tc>
          <w:tcPr>
            <w:tcW w:w="540" w:type="dxa"/>
          </w:tcPr>
          <w:p w14:paraId="6538940B" w14:textId="093C4465" w:rsidR="003E24A6" w:rsidRPr="003006FB" w:rsidRDefault="003E24A6" w:rsidP="00763CF0">
            <w:pPr>
              <w:jc w:val="center"/>
              <w:rPr>
                <w:sz w:val="16"/>
                <w:szCs w:val="16"/>
              </w:rPr>
            </w:pPr>
            <w:r w:rsidRPr="003006FB">
              <w:rPr>
                <w:sz w:val="16"/>
                <w:szCs w:val="16"/>
              </w:rPr>
              <w:t>Auth</w:t>
            </w:r>
          </w:p>
        </w:tc>
        <w:tc>
          <w:tcPr>
            <w:tcW w:w="810" w:type="dxa"/>
          </w:tcPr>
          <w:p w14:paraId="46945D17" w14:textId="68188080" w:rsidR="003E24A6" w:rsidRPr="003006FB" w:rsidRDefault="003E24A6" w:rsidP="00763CF0">
            <w:pPr>
              <w:jc w:val="center"/>
              <w:rPr>
                <w:sz w:val="16"/>
                <w:szCs w:val="16"/>
              </w:rPr>
            </w:pPr>
            <w:r w:rsidRPr="003006FB">
              <w:rPr>
                <w:sz w:val="16"/>
                <w:szCs w:val="16"/>
              </w:rPr>
              <w:t>Active</w:t>
            </w:r>
          </w:p>
        </w:tc>
        <w:tc>
          <w:tcPr>
            <w:tcW w:w="450" w:type="dxa"/>
          </w:tcPr>
          <w:p w14:paraId="44C405D6" w14:textId="4B5A01AF" w:rsidR="003E24A6" w:rsidRPr="003006FB" w:rsidRDefault="003E24A6" w:rsidP="00763CF0">
            <w:pPr>
              <w:jc w:val="center"/>
              <w:rPr>
                <w:sz w:val="16"/>
                <w:szCs w:val="16"/>
              </w:rPr>
            </w:pPr>
            <w:r w:rsidRPr="003006FB">
              <w:rPr>
                <w:sz w:val="16"/>
                <w:szCs w:val="16"/>
              </w:rPr>
              <w:t>Post</w:t>
            </w:r>
            <w:r w:rsidR="004F358D" w:rsidRPr="003006FB">
              <w:rPr>
                <w:sz w:val="16"/>
                <w:szCs w:val="16"/>
              </w:rPr>
              <w:t>-</w:t>
            </w:r>
            <w:r w:rsidRPr="003006FB">
              <w:rPr>
                <w:sz w:val="16"/>
                <w:szCs w:val="16"/>
              </w:rPr>
              <w:t>paid</w:t>
            </w:r>
          </w:p>
        </w:tc>
        <w:tc>
          <w:tcPr>
            <w:tcW w:w="720" w:type="dxa"/>
          </w:tcPr>
          <w:p w14:paraId="2F20AB59" w14:textId="4E1AF169" w:rsidR="003E24A6" w:rsidRPr="003006FB" w:rsidRDefault="003E24A6" w:rsidP="00763CF0">
            <w:pPr>
              <w:jc w:val="center"/>
              <w:rPr>
                <w:sz w:val="16"/>
                <w:szCs w:val="16"/>
              </w:rPr>
            </w:pPr>
            <w:r w:rsidRPr="003006FB">
              <w:rPr>
                <w:sz w:val="16"/>
                <w:szCs w:val="16"/>
              </w:rPr>
              <w:t>CR</w:t>
            </w:r>
            <w:r w:rsidR="00865E31" w:rsidRPr="003006FB">
              <w:rPr>
                <w:sz w:val="16"/>
                <w:szCs w:val="16"/>
              </w:rPr>
              <w:t>5</w:t>
            </w:r>
          </w:p>
        </w:tc>
        <w:tc>
          <w:tcPr>
            <w:tcW w:w="990" w:type="dxa"/>
          </w:tcPr>
          <w:p w14:paraId="135A4F8C" w14:textId="4E1DDE5D" w:rsidR="003E24A6" w:rsidRPr="003006FB" w:rsidRDefault="003E24A6" w:rsidP="00763CF0">
            <w:pPr>
              <w:jc w:val="center"/>
              <w:rPr>
                <w:sz w:val="16"/>
                <w:szCs w:val="16"/>
              </w:rPr>
            </w:pPr>
            <w:r w:rsidRPr="003006FB">
              <w:rPr>
                <w:sz w:val="16"/>
                <w:szCs w:val="16"/>
              </w:rPr>
              <w:t>-</w:t>
            </w:r>
          </w:p>
        </w:tc>
        <w:tc>
          <w:tcPr>
            <w:tcW w:w="1080" w:type="dxa"/>
          </w:tcPr>
          <w:p w14:paraId="0AAA7C03" w14:textId="6AE86C66" w:rsidR="003E24A6" w:rsidRPr="003006FB" w:rsidRDefault="003E24A6" w:rsidP="00763CF0">
            <w:pPr>
              <w:jc w:val="center"/>
              <w:rPr>
                <w:sz w:val="16"/>
                <w:szCs w:val="16"/>
              </w:rPr>
            </w:pPr>
            <w:r w:rsidRPr="003006FB">
              <w:rPr>
                <w:sz w:val="16"/>
                <w:szCs w:val="16"/>
              </w:rPr>
              <w:t>-</w:t>
            </w:r>
          </w:p>
        </w:tc>
        <w:tc>
          <w:tcPr>
            <w:tcW w:w="1080" w:type="dxa"/>
          </w:tcPr>
          <w:p w14:paraId="496443E0" w14:textId="7193845B" w:rsidR="003E24A6" w:rsidRPr="003006FB" w:rsidRDefault="003E24A6" w:rsidP="00763CF0">
            <w:pPr>
              <w:jc w:val="center"/>
              <w:rPr>
                <w:sz w:val="16"/>
                <w:szCs w:val="16"/>
              </w:rPr>
            </w:pPr>
            <w:r w:rsidRPr="003006FB">
              <w:rPr>
                <w:sz w:val="16"/>
                <w:szCs w:val="16"/>
              </w:rPr>
              <w:t>-</w:t>
            </w:r>
          </w:p>
        </w:tc>
        <w:tc>
          <w:tcPr>
            <w:tcW w:w="2610" w:type="dxa"/>
          </w:tcPr>
          <w:p w14:paraId="268CB87A" w14:textId="7F693797" w:rsidR="003E24A6" w:rsidRPr="003006FB" w:rsidRDefault="004F358D" w:rsidP="00763CF0">
            <w:pPr>
              <w:jc w:val="center"/>
              <w:rPr>
                <w:sz w:val="16"/>
                <w:szCs w:val="16"/>
              </w:rPr>
            </w:pPr>
            <w:r w:rsidRPr="003006FB">
              <w:rPr>
                <w:sz w:val="16"/>
                <w:szCs w:val="16"/>
              </w:rPr>
              <w:t>SUCCESS</w:t>
            </w:r>
          </w:p>
        </w:tc>
        <w:tc>
          <w:tcPr>
            <w:tcW w:w="900" w:type="dxa"/>
          </w:tcPr>
          <w:p w14:paraId="7F8DDA76" w14:textId="4FAA4965" w:rsidR="003E24A6" w:rsidRPr="003006FB" w:rsidRDefault="003E24A6" w:rsidP="00763CF0">
            <w:pPr>
              <w:jc w:val="center"/>
              <w:rPr>
                <w:sz w:val="16"/>
                <w:szCs w:val="16"/>
              </w:rPr>
            </w:pPr>
            <w:r w:rsidRPr="003006FB">
              <w:rPr>
                <w:sz w:val="16"/>
                <w:szCs w:val="16"/>
              </w:rPr>
              <w:t>N/A</w:t>
            </w:r>
          </w:p>
        </w:tc>
      </w:tr>
      <w:tr w:rsidR="004F358D" w:rsidRPr="003006FB" w14:paraId="411A9DDE" w14:textId="77777777" w:rsidTr="003006FB">
        <w:trPr>
          <w:jc w:val="center"/>
        </w:trPr>
        <w:tc>
          <w:tcPr>
            <w:tcW w:w="284" w:type="dxa"/>
          </w:tcPr>
          <w:p w14:paraId="0ACFA595" w14:textId="77777777" w:rsidR="004F358D" w:rsidRPr="003006FB" w:rsidRDefault="004F358D" w:rsidP="00AF6D65">
            <w:pPr>
              <w:pStyle w:val="ListParagraph"/>
              <w:numPr>
                <w:ilvl w:val="0"/>
                <w:numId w:val="32"/>
              </w:numPr>
              <w:spacing w:before="0" w:after="0"/>
              <w:contextualSpacing w:val="0"/>
              <w:jc w:val="center"/>
              <w:rPr>
                <w:sz w:val="16"/>
                <w:szCs w:val="16"/>
              </w:rPr>
            </w:pPr>
          </w:p>
        </w:tc>
        <w:tc>
          <w:tcPr>
            <w:tcW w:w="540" w:type="dxa"/>
          </w:tcPr>
          <w:p w14:paraId="5B100C62" w14:textId="6F606F7D" w:rsidR="004F358D" w:rsidRPr="003006FB" w:rsidRDefault="004F358D" w:rsidP="00763CF0">
            <w:pPr>
              <w:jc w:val="center"/>
              <w:rPr>
                <w:sz w:val="16"/>
                <w:szCs w:val="16"/>
              </w:rPr>
            </w:pPr>
            <w:r w:rsidRPr="003006FB">
              <w:rPr>
                <w:sz w:val="16"/>
                <w:szCs w:val="16"/>
              </w:rPr>
              <w:t>Auth</w:t>
            </w:r>
          </w:p>
        </w:tc>
        <w:tc>
          <w:tcPr>
            <w:tcW w:w="810" w:type="dxa"/>
          </w:tcPr>
          <w:p w14:paraId="11B801D7" w14:textId="61A21009" w:rsidR="004F358D" w:rsidRPr="003006FB" w:rsidRDefault="004F358D" w:rsidP="00763CF0">
            <w:pPr>
              <w:jc w:val="center"/>
              <w:rPr>
                <w:sz w:val="16"/>
                <w:szCs w:val="16"/>
              </w:rPr>
            </w:pPr>
            <w:r w:rsidRPr="003006FB">
              <w:rPr>
                <w:sz w:val="16"/>
                <w:szCs w:val="16"/>
              </w:rPr>
              <w:t>Active</w:t>
            </w:r>
          </w:p>
        </w:tc>
        <w:tc>
          <w:tcPr>
            <w:tcW w:w="450" w:type="dxa"/>
          </w:tcPr>
          <w:p w14:paraId="5B2B60B5" w14:textId="1B0B94AE" w:rsidR="004F358D" w:rsidRPr="003006FB" w:rsidRDefault="00790BC0" w:rsidP="00763CF0">
            <w:pPr>
              <w:jc w:val="center"/>
              <w:rPr>
                <w:sz w:val="16"/>
                <w:szCs w:val="16"/>
              </w:rPr>
            </w:pPr>
            <w:r w:rsidRPr="003006FB">
              <w:rPr>
                <w:sz w:val="16"/>
                <w:szCs w:val="16"/>
              </w:rPr>
              <w:t>Post-paid</w:t>
            </w:r>
          </w:p>
        </w:tc>
        <w:tc>
          <w:tcPr>
            <w:tcW w:w="720" w:type="dxa"/>
          </w:tcPr>
          <w:p w14:paraId="2A29E429" w14:textId="370C4323" w:rsidR="004F358D" w:rsidRPr="003006FB" w:rsidRDefault="004F358D" w:rsidP="00763CF0">
            <w:pPr>
              <w:jc w:val="center"/>
              <w:rPr>
                <w:sz w:val="16"/>
                <w:szCs w:val="16"/>
              </w:rPr>
            </w:pPr>
            <w:r w:rsidRPr="003006FB">
              <w:rPr>
                <w:sz w:val="16"/>
                <w:szCs w:val="16"/>
              </w:rPr>
              <w:t>CR</w:t>
            </w:r>
            <w:r w:rsidR="00865E31" w:rsidRPr="003006FB">
              <w:rPr>
                <w:sz w:val="16"/>
                <w:szCs w:val="16"/>
              </w:rPr>
              <w:t>5</w:t>
            </w:r>
          </w:p>
        </w:tc>
        <w:tc>
          <w:tcPr>
            <w:tcW w:w="990" w:type="dxa"/>
          </w:tcPr>
          <w:p w14:paraId="2422BBA8" w14:textId="5C5FF44D" w:rsidR="004F358D" w:rsidRPr="003006FB" w:rsidRDefault="004F358D" w:rsidP="00763CF0">
            <w:pPr>
              <w:jc w:val="center"/>
              <w:rPr>
                <w:sz w:val="16"/>
                <w:szCs w:val="16"/>
              </w:rPr>
            </w:pPr>
            <w:r w:rsidRPr="003006FB">
              <w:rPr>
                <w:sz w:val="16"/>
                <w:szCs w:val="16"/>
              </w:rPr>
              <w:t>-</w:t>
            </w:r>
          </w:p>
        </w:tc>
        <w:tc>
          <w:tcPr>
            <w:tcW w:w="1080" w:type="dxa"/>
          </w:tcPr>
          <w:p w14:paraId="6385EFCD" w14:textId="682C044A" w:rsidR="004F358D" w:rsidRPr="003006FB" w:rsidRDefault="004F358D" w:rsidP="00763CF0">
            <w:pPr>
              <w:jc w:val="center"/>
              <w:rPr>
                <w:sz w:val="16"/>
                <w:szCs w:val="16"/>
              </w:rPr>
            </w:pPr>
            <w:r w:rsidRPr="003006FB">
              <w:rPr>
                <w:sz w:val="16"/>
                <w:szCs w:val="16"/>
              </w:rPr>
              <w:t>-</w:t>
            </w:r>
          </w:p>
        </w:tc>
        <w:tc>
          <w:tcPr>
            <w:tcW w:w="1080" w:type="dxa"/>
          </w:tcPr>
          <w:p w14:paraId="244D6829" w14:textId="1761838E" w:rsidR="004F358D" w:rsidRPr="003006FB" w:rsidRDefault="004F358D" w:rsidP="00763CF0">
            <w:pPr>
              <w:jc w:val="center"/>
              <w:rPr>
                <w:sz w:val="16"/>
                <w:szCs w:val="16"/>
              </w:rPr>
            </w:pPr>
            <w:r w:rsidRPr="003006FB">
              <w:rPr>
                <w:sz w:val="16"/>
                <w:szCs w:val="16"/>
              </w:rPr>
              <w:t>AUTHORIZED</w:t>
            </w:r>
          </w:p>
        </w:tc>
        <w:tc>
          <w:tcPr>
            <w:tcW w:w="2610" w:type="dxa"/>
          </w:tcPr>
          <w:p w14:paraId="48A1BAD2" w14:textId="476DCE53" w:rsidR="004F358D" w:rsidRPr="003006FB" w:rsidRDefault="004F358D" w:rsidP="00763CF0">
            <w:pPr>
              <w:jc w:val="center"/>
              <w:rPr>
                <w:sz w:val="16"/>
                <w:szCs w:val="16"/>
              </w:rPr>
            </w:pPr>
            <w:r w:rsidRPr="003006FB">
              <w:rPr>
                <w:sz w:val="16"/>
                <w:szCs w:val="16"/>
              </w:rPr>
              <w:t>SUCCESS</w:t>
            </w:r>
          </w:p>
        </w:tc>
        <w:tc>
          <w:tcPr>
            <w:tcW w:w="900" w:type="dxa"/>
          </w:tcPr>
          <w:p w14:paraId="7F88E087" w14:textId="5A912948" w:rsidR="004F358D" w:rsidRPr="003006FB" w:rsidRDefault="004F358D" w:rsidP="00763CF0">
            <w:pPr>
              <w:jc w:val="center"/>
              <w:rPr>
                <w:sz w:val="16"/>
                <w:szCs w:val="16"/>
              </w:rPr>
            </w:pPr>
            <w:r w:rsidRPr="003006FB">
              <w:rPr>
                <w:sz w:val="16"/>
                <w:szCs w:val="16"/>
              </w:rPr>
              <w:t>N/A</w:t>
            </w:r>
          </w:p>
        </w:tc>
      </w:tr>
      <w:tr w:rsidR="004F358D" w:rsidRPr="003006FB" w14:paraId="741E5F2B" w14:textId="77777777" w:rsidTr="003006FB">
        <w:trPr>
          <w:jc w:val="center"/>
        </w:trPr>
        <w:tc>
          <w:tcPr>
            <w:tcW w:w="284" w:type="dxa"/>
          </w:tcPr>
          <w:p w14:paraId="13B70B9D" w14:textId="77777777" w:rsidR="004F358D" w:rsidRPr="003006FB" w:rsidRDefault="004F358D" w:rsidP="00AF6D65">
            <w:pPr>
              <w:pStyle w:val="ListParagraph"/>
              <w:numPr>
                <w:ilvl w:val="0"/>
                <w:numId w:val="32"/>
              </w:numPr>
              <w:spacing w:before="0" w:after="0"/>
              <w:contextualSpacing w:val="0"/>
              <w:jc w:val="center"/>
              <w:rPr>
                <w:sz w:val="16"/>
                <w:szCs w:val="16"/>
              </w:rPr>
            </w:pPr>
          </w:p>
        </w:tc>
        <w:tc>
          <w:tcPr>
            <w:tcW w:w="540" w:type="dxa"/>
          </w:tcPr>
          <w:p w14:paraId="70453F47" w14:textId="6A4AD972" w:rsidR="004F358D" w:rsidRPr="003006FB" w:rsidRDefault="004F358D" w:rsidP="00763CF0">
            <w:pPr>
              <w:jc w:val="center"/>
              <w:rPr>
                <w:sz w:val="16"/>
                <w:szCs w:val="16"/>
              </w:rPr>
            </w:pPr>
            <w:r w:rsidRPr="003006FB">
              <w:rPr>
                <w:sz w:val="16"/>
                <w:szCs w:val="16"/>
              </w:rPr>
              <w:t>Auth</w:t>
            </w:r>
          </w:p>
        </w:tc>
        <w:tc>
          <w:tcPr>
            <w:tcW w:w="810" w:type="dxa"/>
          </w:tcPr>
          <w:p w14:paraId="2B997E4E" w14:textId="5484D6AF" w:rsidR="004F358D" w:rsidRPr="003006FB" w:rsidRDefault="004F358D" w:rsidP="00763CF0">
            <w:pPr>
              <w:jc w:val="center"/>
              <w:rPr>
                <w:sz w:val="16"/>
                <w:szCs w:val="16"/>
              </w:rPr>
            </w:pPr>
            <w:r w:rsidRPr="003006FB">
              <w:rPr>
                <w:sz w:val="16"/>
                <w:szCs w:val="16"/>
              </w:rPr>
              <w:t>Active</w:t>
            </w:r>
          </w:p>
        </w:tc>
        <w:tc>
          <w:tcPr>
            <w:tcW w:w="450" w:type="dxa"/>
          </w:tcPr>
          <w:p w14:paraId="3A8F4563" w14:textId="56FF7356" w:rsidR="004F358D" w:rsidRPr="003006FB" w:rsidRDefault="004F358D" w:rsidP="00763CF0">
            <w:pPr>
              <w:jc w:val="center"/>
              <w:rPr>
                <w:sz w:val="16"/>
                <w:szCs w:val="16"/>
              </w:rPr>
            </w:pPr>
            <w:r w:rsidRPr="003006FB">
              <w:rPr>
                <w:sz w:val="16"/>
                <w:szCs w:val="16"/>
              </w:rPr>
              <w:t>Pre-paid</w:t>
            </w:r>
          </w:p>
        </w:tc>
        <w:tc>
          <w:tcPr>
            <w:tcW w:w="720" w:type="dxa"/>
          </w:tcPr>
          <w:p w14:paraId="2565B2A5" w14:textId="58AA9975" w:rsidR="004F358D" w:rsidRPr="003006FB" w:rsidRDefault="004F358D" w:rsidP="00763CF0">
            <w:pPr>
              <w:jc w:val="center"/>
              <w:rPr>
                <w:sz w:val="16"/>
                <w:szCs w:val="16"/>
              </w:rPr>
            </w:pPr>
            <w:r w:rsidRPr="003006FB">
              <w:rPr>
                <w:sz w:val="16"/>
                <w:szCs w:val="16"/>
              </w:rPr>
              <w:t>CR7</w:t>
            </w:r>
          </w:p>
        </w:tc>
        <w:tc>
          <w:tcPr>
            <w:tcW w:w="990" w:type="dxa"/>
          </w:tcPr>
          <w:p w14:paraId="498328F3" w14:textId="2EFFEAC0" w:rsidR="004F358D" w:rsidRPr="003006FB" w:rsidRDefault="004F358D" w:rsidP="00763CF0">
            <w:pPr>
              <w:jc w:val="center"/>
              <w:rPr>
                <w:sz w:val="16"/>
                <w:szCs w:val="16"/>
              </w:rPr>
            </w:pPr>
            <w:r w:rsidRPr="003006FB">
              <w:rPr>
                <w:sz w:val="16"/>
                <w:szCs w:val="16"/>
              </w:rPr>
              <w:t>-</w:t>
            </w:r>
          </w:p>
        </w:tc>
        <w:tc>
          <w:tcPr>
            <w:tcW w:w="1080" w:type="dxa"/>
          </w:tcPr>
          <w:p w14:paraId="47C6D748" w14:textId="2ADDA38A" w:rsidR="004F358D" w:rsidRPr="003006FB" w:rsidRDefault="004F358D" w:rsidP="00763CF0">
            <w:pPr>
              <w:jc w:val="center"/>
              <w:rPr>
                <w:sz w:val="16"/>
                <w:szCs w:val="16"/>
              </w:rPr>
            </w:pPr>
            <w:r w:rsidRPr="003006FB">
              <w:rPr>
                <w:sz w:val="16"/>
                <w:szCs w:val="16"/>
              </w:rPr>
              <w:t>-</w:t>
            </w:r>
          </w:p>
        </w:tc>
        <w:tc>
          <w:tcPr>
            <w:tcW w:w="1080" w:type="dxa"/>
          </w:tcPr>
          <w:p w14:paraId="323DB94D" w14:textId="13D7AC2B" w:rsidR="004F358D" w:rsidRPr="003006FB" w:rsidRDefault="004F358D" w:rsidP="00763CF0">
            <w:pPr>
              <w:jc w:val="center"/>
              <w:rPr>
                <w:sz w:val="16"/>
                <w:szCs w:val="16"/>
              </w:rPr>
            </w:pPr>
            <w:r w:rsidRPr="003006FB">
              <w:rPr>
                <w:sz w:val="16"/>
                <w:szCs w:val="16"/>
              </w:rPr>
              <w:t>-</w:t>
            </w:r>
          </w:p>
        </w:tc>
        <w:tc>
          <w:tcPr>
            <w:tcW w:w="2610" w:type="dxa"/>
          </w:tcPr>
          <w:p w14:paraId="04FA9824" w14:textId="53F4A897" w:rsidR="004F358D" w:rsidRPr="003006FB" w:rsidRDefault="004F358D" w:rsidP="00763CF0">
            <w:pPr>
              <w:jc w:val="center"/>
              <w:rPr>
                <w:sz w:val="16"/>
                <w:szCs w:val="16"/>
              </w:rPr>
            </w:pPr>
            <w:r w:rsidRPr="003006FB">
              <w:rPr>
                <w:sz w:val="16"/>
                <w:szCs w:val="16"/>
              </w:rPr>
              <w:t>SUCCESS</w:t>
            </w:r>
          </w:p>
        </w:tc>
        <w:tc>
          <w:tcPr>
            <w:tcW w:w="900" w:type="dxa"/>
          </w:tcPr>
          <w:p w14:paraId="1CAB5667" w14:textId="783233D5" w:rsidR="004F358D" w:rsidRPr="003006FB" w:rsidRDefault="004F358D" w:rsidP="00763CF0">
            <w:pPr>
              <w:jc w:val="center"/>
              <w:rPr>
                <w:sz w:val="16"/>
                <w:szCs w:val="16"/>
              </w:rPr>
            </w:pPr>
            <w:r w:rsidRPr="003006FB">
              <w:rPr>
                <w:sz w:val="16"/>
                <w:szCs w:val="16"/>
              </w:rPr>
              <w:t>2001</w:t>
            </w:r>
          </w:p>
        </w:tc>
      </w:tr>
      <w:tr w:rsidR="00790BC0" w:rsidRPr="003006FB" w14:paraId="1549356F" w14:textId="77777777" w:rsidTr="003006FB">
        <w:trPr>
          <w:jc w:val="center"/>
        </w:trPr>
        <w:tc>
          <w:tcPr>
            <w:tcW w:w="284" w:type="dxa"/>
          </w:tcPr>
          <w:p w14:paraId="18697A9E" w14:textId="77777777" w:rsidR="00790BC0" w:rsidRPr="003006FB" w:rsidRDefault="00790BC0" w:rsidP="00AF6D65">
            <w:pPr>
              <w:pStyle w:val="ListParagraph"/>
              <w:numPr>
                <w:ilvl w:val="0"/>
                <w:numId w:val="32"/>
              </w:numPr>
              <w:spacing w:before="0" w:after="0"/>
              <w:contextualSpacing w:val="0"/>
              <w:jc w:val="center"/>
              <w:rPr>
                <w:sz w:val="16"/>
                <w:szCs w:val="16"/>
              </w:rPr>
            </w:pPr>
          </w:p>
        </w:tc>
        <w:tc>
          <w:tcPr>
            <w:tcW w:w="540" w:type="dxa"/>
          </w:tcPr>
          <w:p w14:paraId="2191B81F" w14:textId="420F3F4B" w:rsidR="00790BC0" w:rsidRPr="003006FB" w:rsidRDefault="00790BC0" w:rsidP="00763CF0">
            <w:pPr>
              <w:jc w:val="center"/>
              <w:rPr>
                <w:sz w:val="16"/>
                <w:szCs w:val="16"/>
              </w:rPr>
            </w:pPr>
            <w:r w:rsidRPr="003006FB">
              <w:rPr>
                <w:sz w:val="16"/>
                <w:szCs w:val="16"/>
              </w:rPr>
              <w:t>Auth</w:t>
            </w:r>
          </w:p>
        </w:tc>
        <w:tc>
          <w:tcPr>
            <w:tcW w:w="810" w:type="dxa"/>
          </w:tcPr>
          <w:p w14:paraId="6E5143FE" w14:textId="5DFBF2F7" w:rsidR="00790BC0" w:rsidRPr="003006FB" w:rsidRDefault="00790BC0" w:rsidP="00763CF0">
            <w:pPr>
              <w:jc w:val="center"/>
              <w:rPr>
                <w:sz w:val="16"/>
                <w:szCs w:val="16"/>
              </w:rPr>
            </w:pPr>
            <w:r w:rsidRPr="003006FB">
              <w:rPr>
                <w:sz w:val="16"/>
                <w:szCs w:val="16"/>
              </w:rPr>
              <w:t>Active</w:t>
            </w:r>
          </w:p>
        </w:tc>
        <w:tc>
          <w:tcPr>
            <w:tcW w:w="450" w:type="dxa"/>
          </w:tcPr>
          <w:p w14:paraId="3EAA5318" w14:textId="25A4DBF4" w:rsidR="00790BC0" w:rsidRPr="003006FB" w:rsidRDefault="00790BC0" w:rsidP="00763CF0">
            <w:pPr>
              <w:jc w:val="center"/>
              <w:rPr>
                <w:sz w:val="16"/>
                <w:szCs w:val="16"/>
              </w:rPr>
            </w:pPr>
            <w:r w:rsidRPr="003006FB">
              <w:rPr>
                <w:sz w:val="16"/>
                <w:szCs w:val="16"/>
              </w:rPr>
              <w:t>Pre-paid</w:t>
            </w:r>
          </w:p>
        </w:tc>
        <w:tc>
          <w:tcPr>
            <w:tcW w:w="720" w:type="dxa"/>
          </w:tcPr>
          <w:p w14:paraId="2742A83F" w14:textId="4096DA89" w:rsidR="00790BC0" w:rsidRPr="003006FB" w:rsidRDefault="00790BC0" w:rsidP="00763CF0">
            <w:pPr>
              <w:jc w:val="center"/>
              <w:rPr>
                <w:sz w:val="16"/>
                <w:szCs w:val="16"/>
              </w:rPr>
            </w:pPr>
            <w:r w:rsidRPr="003006FB">
              <w:rPr>
                <w:sz w:val="16"/>
                <w:szCs w:val="16"/>
              </w:rPr>
              <w:t>CR7</w:t>
            </w:r>
          </w:p>
        </w:tc>
        <w:tc>
          <w:tcPr>
            <w:tcW w:w="990" w:type="dxa"/>
          </w:tcPr>
          <w:p w14:paraId="433D3B46" w14:textId="764A8AC4" w:rsidR="00790BC0" w:rsidRPr="003006FB" w:rsidRDefault="00790BC0" w:rsidP="00763CF0">
            <w:pPr>
              <w:jc w:val="center"/>
              <w:rPr>
                <w:sz w:val="16"/>
                <w:szCs w:val="16"/>
              </w:rPr>
            </w:pPr>
            <w:r w:rsidRPr="003006FB">
              <w:rPr>
                <w:sz w:val="16"/>
                <w:szCs w:val="16"/>
              </w:rPr>
              <w:t>-</w:t>
            </w:r>
          </w:p>
        </w:tc>
        <w:tc>
          <w:tcPr>
            <w:tcW w:w="1080" w:type="dxa"/>
          </w:tcPr>
          <w:p w14:paraId="1F17C3B9" w14:textId="24BA689B" w:rsidR="00790BC0" w:rsidRPr="003006FB" w:rsidRDefault="00790BC0" w:rsidP="00763CF0">
            <w:pPr>
              <w:jc w:val="center"/>
              <w:rPr>
                <w:sz w:val="16"/>
                <w:szCs w:val="16"/>
              </w:rPr>
            </w:pPr>
            <w:r w:rsidRPr="003006FB">
              <w:rPr>
                <w:sz w:val="16"/>
                <w:szCs w:val="16"/>
              </w:rPr>
              <w:t>-</w:t>
            </w:r>
          </w:p>
        </w:tc>
        <w:tc>
          <w:tcPr>
            <w:tcW w:w="1080" w:type="dxa"/>
          </w:tcPr>
          <w:p w14:paraId="6DBC5B22" w14:textId="6451A34B" w:rsidR="00790BC0" w:rsidRPr="003006FB" w:rsidRDefault="00790BC0" w:rsidP="00763CF0">
            <w:pPr>
              <w:jc w:val="center"/>
              <w:rPr>
                <w:sz w:val="16"/>
                <w:szCs w:val="16"/>
              </w:rPr>
            </w:pPr>
            <w:r w:rsidRPr="003006FB">
              <w:rPr>
                <w:sz w:val="16"/>
                <w:szCs w:val="16"/>
              </w:rPr>
              <w:t>AUTHORIZED</w:t>
            </w:r>
          </w:p>
        </w:tc>
        <w:tc>
          <w:tcPr>
            <w:tcW w:w="2610" w:type="dxa"/>
          </w:tcPr>
          <w:p w14:paraId="6E0119C4" w14:textId="5D5B05B8" w:rsidR="00790BC0" w:rsidRPr="003006FB" w:rsidRDefault="00790BC0" w:rsidP="00763CF0">
            <w:pPr>
              <w:jc w:val="center"/>
              <w:rPr>
                <w:sz w:val="16"/>
                <w:szCs w:val="16"/>
              </w:rPr>
            </w:pPr>
            <w:r w:rsidRPr="003006FB">
              <w:rPr>
                <w:sz w:val="16"/>
                <w:szCs w:val="16"/>
              </w:rPr>
              <w:t>SUCCESS</w:t>
            </w:r>
          </w:p>
        </w:tc>
        <w:tc>
          <w:tcPr>
            <w:tcW w:w="900" w:type="dxa"/>
          </w:tcPr>
          <w:p w14:paraId="3B465C21" w14:textId="23F96CA2" w:rsidR="00790BC0" w:rsidRPr="003006FB" w:rsidRDefault="00DF09F8" w:rsidP="00763CF0">
            <w:pPr>
              <w:jc w:val="center"/>
              <w:rPr>
                <w:sz w:val="16"/>
                <w:szCs w:val="16"/>
              </w:rPr>
            </w:pPr>
            <w:r>
              <w:rPr>
                <w:sz w:val="16"/>
                <w:szCs w:val="16"/>
              </w:rPr>
              <w:t>N/A</w:t>
            </w:r>
          </w:p>
        </w:tc>
      </w:tr>
      <w:tr w:rsidR="00790BC0" w:rsidRPr="003006FB" w14:paraId="5425700B" w14:textId="77777777" w:rsidTr="003006FB">
        <w:trPr>
          <w:jc w:val="center"/>
        </w:trPr>
        <w:tc>
          <w:tcPr>
            <w:tcW w:w="284" w:type="dxa"/>
          </w:tcPr>
          <w:p w14:paraId="44FB51DB" w14:textId="77777777" w:rsidR="00790BC0" w:rsidRPr="003006FB" w:rsidRDefault="00790BC0" w:rsidP="00AF6D65">
            <w:pPr>
              <w:pStyle w:val="ListParagraph"/>
              <w:numPr>
                <w:ilvl w:val="0"/>
                <w:numId w:val="32"/>
              </w:numPr>
              <w:spacing w:before="0" w:after="0"/>
              <w:contextualSpacing w:val="0"/>
              <w:jc w:val="center"/>
              <w:rPr>
                <w:sz w:val="16"/>
                <w:szCs w:val="16"/>
              </w:rPr>
            </w:pPr>
          </w:p>
        </w:tc>
        <w:tc>
          <w:tcPr>
            <w:tcW w:w="540" w:type="dxa"/>
          </w:tcPr>
          <w:p w14:paraId="78801B04" w14:textId="1A2CAF1F" w:rsidR="00790BC0" w:rsidRPr="003006FB" w:rsidRDefault="00790BC0" w:rsidP="00763CF0">
            <w:pPr>
              <w:jc w:val="center"/>
              <w:rPr>
                <w:sz w:val="16"/>
                <w:szCs w:val="16"/>
              </w:rPr>
            </w:pPr>
            <w:r w:rsidRPr="003006FB">
              <w:rPr>
                <w:sz w:val="16"/>
                <w:szCs w:val="16"/>
              </w:rPr>
              <w:t>Auth</w:t>
            </w:r>
          </w:p>
        </w:tc>
        <w:tc>
          <w:tcPr>
            <w:tcW w:w="810" w:type="dxa"/>
          </w:tcPr>
          <w:p w14:paraId="65996E33" w14:textId="3F470703" w:rsidR="00790BC0" w:rsidRPr="003006FB" w:rsidRDefault="00790BC0" w:rsidP="00763CF0">
            <w:pPr>
              <w:jc w:val="center"/>
              <w:rPr>
                <w:sz w:val="16"/>
                <w:szCs w:val="16"/>
              </w:rPr>
            </w:pPr>
            <w:r w:rsidRPr="003006FB">
              <w:rPr>
                <w:sz w:val="16"/>
                <w:szCs w:val="16"/>
              </w:rPr>
              <w:t>Active</w:t>
            </w:r>
          </w:p>
        </w:tc>
        <w:tc>
          <w:tcPr>
            <w:tcW w:w="450" w:type="dxa"/>
          </w:tcPr>
          <w:p w14:paraId="4A257D35" w14:textId="22E4D442" w:rsidR="00790BC0" w:rsidRPr="003006FB" w:rsidRDefault="00790BC0" w:rsidP="00763CF0">
            <w:pPr>
              <w:jc w:val="center"/>
              <w:rPr>
                <w:sz w:val="16"/>
                <w:szCs w:val="16"/>
              </w:rPr>
            </w:pPr>
            <w:r w:rsidRPr="003006FB">
              <w:rPr>
                <w:sz w:val="16"/>
                <w:szCs w:val="16"/>
              </w:rPr>
              <w:t>Pre-paid</w:t>
            </w:r>
          </w:p>
        </w:tc>
        <w:tc>
          <w:tcPr>
            <w:tcW w:w="720" w:type="dxa"/>
          </w:tcPr>
          <w:p w14:paraId="1B413C90" w14:textId="1954B173" w:rsidR="00790BC0" w:rsidRPr="003006FB" w:rsidRDefault="00790BC0" w:rsidP="00763CF0">
            <w:pPr>
              <w:jc w:val="center"/>
              <w:rPr>
                <w:sz w:val="16"/>
                <w:szCs w:val="16"/>
              </w:rPr>
            </w:pPr>
            <w:r w:rsidRPr="003006FB">
              <w:rPr>
                <w:sz w:val="16"/>
                <w:szCs w:val="16"/>
              </w:rPr>
              <w:t>CR8</w:t>
            </w:r>
          </w:p>
        </w:tc>
        <w:tc>
          <w:tcPr>
            <w:tcW w:w="990" w:type="dxa"/>
          </w:tcPr>
          <w:p w14:paraId="30BD1FC7" w14:textId="54048819" w:rsidR="00790BC0" w:rsidRPr="003006FB" w:rsidRDefault="00790BC0" w:rsidP="00763CF0">
            <w:pPr>
              <w:jc w:val="center"/>
              <w:rPr>
                <w:sz w:val="16"/>
                <w:szCs w:val="16"/>
              </w:rPr>
            </w:pPr>
            <w:r w:rsidRPr="003006FB">
              <w:rPr>
                <w:sz w:val="16"/>
                <w:szCs w:val="16"/>
              </w:rPr>
              <w:t>-</w:t>
            </w:r>
          </w:p>
        </w:tc>
        <w:tc>
          <w:tcPr>
            <w:tcW w:w="1080" w:type="dxa"/>
          </w:tcPr>
          <w:p w14:paraId="6278E95C" w14:textId="4CE60950" w:rsidR="00790BC0" w:rsidRPr="003006FB" w:rsidRDefault="00790BC0" w:rsidP="00763CF0">
            <w:pPr>
              <w:jc w:val="center"/>
              <w:rPr>
                <w:sz w:val="16"/>
                <w:szCs w:val="16"/>
              </w:rPr>
            </w:pPr>
            <w:r w:rsidRPr="003006FB">
              <w:rPr>
                <w:sz w:val="16"/>
                <w:szCs w:val="16"/>
              </w:rPr>
              <w:t>-</w:t>
            </w:r>
          </w:p>
        </w:tc>
        <w:tc>
          <w:tcPr>
            <w:tcW w:w="1080" w:type="dxa"/>
          </w:tcPr>
          <w:p w14:paraId="539D66FB" w14:textId="300020EC" w:rsidR="00790BC0" w:rsidRPr="003006FB" w:rsidRDefault="00790BC0" w:rsidP="00763CF0">
            <w:pPr>
              <w:jc w:val="center"/>
              <w:rPr>
                <w:sz w:val="16"/>
                <w:szCs w:val="16"/>
              </w:rPr>
            </w:pPr>
            <w:r w:rsidRPr="003006FB">
              <w:rPr>
                <w:sz w:val="16"/>
                <w:szCs w:val="16"/>
              </w:rPr>
              <w:t>-</w:t>
            </w:r>
          </w:p>
        </w:tc>
        <w:tc>
          <w:tcPr>
            <w:tcW w:w="2610" w:type="dxa"/>
          </w:tcPr>
          <w:p w14:paraId="58848EFD" w14:textId="491523CF" w:rsidR="00790BC0" w:rsidRPr="003006FB" w:rsidRDefault="00790BC0" w:rsidP="00763CF0">
            <w:pPr>
              <w:jc w:val="center"/>
              <w:rPr>
                <w:sz w:val="16"/>
                <w:szCs w:val="16"/>
              </w:rPr>
            </w:pPr>
            <w:r w:rsidRPr="003006FB">
              <w:rPr>
                <w:sz w:val="16"/>
                <w:szCs w:val="16"/>
              </w:rPr>
              <w:t>INSUFFICIENT_FUNDS</w:t>
            </w:r>
          </w:p>
        </w:tc>
        <w:tc>
          <w:tcPr>
            <w:tcW w:w="900" w:type="dxa"/>
          </w:tcPr>
          <w:p w14:paraId="706E57A6" w14:textId="301D6503" w:rsidR="00790BC0" w:rsidRPr="003006FB" w:rsidRDefault="00790BC0" w:rsidP="00763CF0">
            <w:pPr>
              <w:jc w:val="center"/>
              <w:rPr>
                <w:sz w:val="16"/>
                <w:szCs w:val="16"/>
              </w:rPr>
            </w:pPr>
            <w:r w:rsidRPr="003006FB">
              <w:rPr>
                <w:sz w:val="16"/>
                <w:szCs w:val="16"/>
              </w:rPr>
              <w:t>4012</w:t>
            </w:r>
          </w:p>
        </w:tc>
      </w:tr>
      <w:tr w:rsidR="00790BC0" w:rsidRPr="003006FB" w14:paraId="579D2869" w14:textId="77777777" w:rsidTr="003006FB">
        <w:trPr>
          <w:jc w:val="center"/>
        </w:trPr>
        <w:tc>
          <w:tcPr>
            <w:tcW w:w="284" w:type="dxa"/>
          </w:tcPr>
          <w:p w14:paraId="523ED408" w14:textId="77777777" w:rsidR="00790BC0" w:rsidRPr="003006FB" w:rsidRDefault="00790BC0" w:rsidP="00AF6D65">
            <w:pPr>
              <w:pStyle w:val="ListParagraph"/>
              <w:numPr>
                <w:ilvl w:val="0"/>
                <w:numId w:val="32"/>
              </w:numPr>
              <w:spacing w:before="0" w:after="0"/>
              <w:contextualSpacing w:val="0"/>
              <w:jc w:val="center"/>
              <w:rPr>
                <w:sz w:val="16"/>
                <w:szCs w:val="16"/>
              </w:rPr>
            </w:pPr>
          </w:p>
        </w:tc>
        <w:tc>
          <w:tcPr>
            <w:tcW w:w="540" w:type="dxa"/>
          </w:tcPr>
          <w:p w14:paraId="4F5919F6" w14:textId="48735D0F" w:rsidR="00790BC0" w:rsidRPr="003006FB" w:rsidRDefault="00790BC0" w:rsidP="00763CF0">
            <w:pPr>
              <w:jc w:val="center"/>
              <w:rPr>
                <w:sz w:val="16"/>
                <w:szCs w:val="16"/>
              </w:rPr>
            </w:pPr>
            <w:r w:rsidRPr="003006FB">
              <w:rPr>
                <w:sz w:val="16"/>
                <w:szCs w:val="16"/>
              </w:rPr>
              <w:t>Auth</w:t>
            </w:r>
          </w:p>
        </w:tc>
        <w:tc>
          <w:tcPr>
            <w:tcW w:w="810" w:type="dxa"/>
          </w:tcPr>
          <w:p w14:paraId="2845D127" w14:textId="0CC5E6DD" w:rsidR="00790BC0" w:rsidRPr="003006FB" w:rsidRDefault="00790BC0" w:rsidP="00763CF0">
            <w:pPr>
              <w:jc w:val="center"/>
              <w:rPr>
                <w:sz w:val="16"/>
                <w:szCs w:val="16"/>
              </w:rPr>
            </w:pPr>
            <w:r w:rsidRPr="003006FB">
              <w:rPr>
                <w:sz w:val="16"/>
                <w:szCs w:val="16"/>
              </w:rPr>
              <w:t>Active</w:t>
            </w:r>
          </w:p>
        </w:tc>
        <w:tc>
          <w:tcPr>
            <w:tcW w:w="450" w:type="dxa"/>
          </w:tcPr>
          <w:p w14:paraId="19759665" w14:textId="1F365AAB" w:rsidR="00790BC0" w:rsidRPr="003006FB" w:rsidRDefault="00790BC0" w:rsidP="00763CF0">
            <w:pPr>
              <w:jc w:val="center"/>
              <w:rPr>
                <w:sz w:val="16"/>
                <w:szCs w:val="16"/>
              </w:rPr>
            </w:pPr>
            <w:r w:rsidRPr="003006FB">
              <w:rPr>
                <w:sz w:val="16"/>
                <w:szCs w:val="16"/>
              </w:rPr>
              <w:t>Pre-paid</w:t>
            </w:r>
          </w:p>
        </w:tc>
        <w:tc>
          <w:tcPr>
            <w:tcW w:w="720" w:type="dxa"/>
          </w:tcPr>
          <w:p w14:paraId="4F175045" w14:textId="488F5637" w:rsidR="00790BC0" w:rsidRPr="003006FB" w:rsidRDefault="00790BC0" w:rsidP="00763CF0">
            <w:pPr>
              <w:jc w:val="center"/>
              <w:rPr>
                <w:sz w:val="16"/>
                <w:szCs w:val="16"/>
              </w:rPr>
            </w:pPr>
            <w:r w:rsidRPr="003006FB">
              <w:rPr>
                <w:sz w:val="16"/>
                <w:szCs w:val="16"/>
              </w:rPr>
              <w:t>CR9</w:t>
            </w:r>
          </w:p>
        </w:tc>
        <w:tc>
          <w:tcPr>
            <w:tcW w:w="990" w:type="dxa"/>
          </w:tcPr>
          <w:p w14:paraId="4C6F4E04" w14:textId="73019369" w:rsidR="00790BC0" w:rsidRPr="003006FB" w:rsidRDefault="00790BC0" w:rsidP="00763CF0">
            <w:pPr>
              <w:jc w:val="center"/>
              <w:rPr>
                <w:sz w:val="16"/>
                <w:szCs w:val="16"/>
              </w:rPr>
            </w:pPr>
            <w:r w:rsidRPr="003006FB">
              <w:rPr>
                <w:sz w:val="16"/>
                <w:szCs w:val="16"/>
              </w:rPr>
              <w:t>-</w:t>
            </w:r>
          </w:p>
        </w:tc>
        <w:tc>
          <w:tcPr>
            <w:tcW w:w="1080" w:type="dxa"/>
          </w:tcPr>
          <w:p w14:paraId="6510DF52" w14:textId="1E8124A0" w:rsidR="00790BC0" w:rsidRPr="003006FB" w:rsidRDefault="00790BC0" w:rsidP="00763CF0">
            <w:pPr>
              <w:jc w:val="center"/>
              <w:rPr>
                <w:sz w:val="16"/>
                <w:szCs w:val="16"/>
              </w:rPr>
            </w:pPr>
            <w:r w:rsidRPr="003006FB">
              <w:rPr>
                <w:sz w:val="16"/>
                <w:szCs w:val="16"/>
              </w:rPr>
              <w:t>-</w:t>
            </w:r>
          </w:p>
        </w:tc>
        <w:tc>
          <w:tcPr>
            <w:tcW w:w="1080" w:type="dxa"/>
          </w:tcPr>
          <w:p w14:paraId="53542DE5" w14:textId="5B66D3E2" w:rsidR="00790BC0" w:rsidRPr="003006FB" w:rsidRDefault="00790BC0" w:rsidP="00763CF0">
            <w:pPr>
              <w:jc w:val="center"/>
              <w:rPr>
                <w:sz w:val="16"/>
                <w:szCs w:val="16"/>
              </w:rPr>
            </w:pPr>
            <w:r w:rsidRPr="003006FB">
              <w:rPr>
                <w:sz w:val="16"/>
                <w:szCs w:val="16"/>
              </w:rPr>
              <w:t>-</w:t>
            </w:r>
          </w:p>
        </w:tc>
        <w:tc>
          <w:tcPr>
            <w:tcW w:w="2610" w:type="dxa"/>
          </w:tcPr>
          <w:p w14:paraId="5F71939D" w14:textId="13412ACC" w:rsidR="00790BC0" w:rsidRPr="003006FB" w:rsidRDefault="00790BC0" w:rsidP="00763CF0">
            <w:pPr>
              <w:jc w:val="center"/>
              <w:rPr>
                <w:sz w:val="16"/>
                <w:szCs w:val="16"/>
              </w:rPr>
            </w:pPr>
            <w:r w:rsidRPr="003006FB">
              <w:rPr>
                <w:sz w:val="16"/>
                <w:szCs w:val="16"/>
              </w:rPr>
              <w:t>INVALID_USER</w:t>
            </w:r>
          </w:p>
        </w:tc>
        <w:tc>
          <w:tcPr>
            <w:tcW w:w="900" w:type="dxa"/>
          </w:tcPr>
          <w:p w14:paraId="2338DDAE" w14:textId="69A1DB2E" w:rsidR="00790BC0" w:rsidRPr="003006FB" w:rsidRDefault="00790BC0" w:rsidP="00763CF0">
            <w:pPr>
              <w:jc w:val="center"/>
              <w:rPr>
                <w:sz w:val="16"/>
                <w:szCs w:val="16"/>
              </w:rPr>
            </w:pPr>
            <w:r w:rsidRPr="003006FB">
              <w:rPr>
                <w:sz w:val="16"/>
                <w:szCs w:val="16"/>
              </w:rPr>
              <w:t>5030</w:t>
            </w:r>
          </w:p>
        </w:tc>
      </w:tr>
      <w:tr w:rsidR="00790BC0" w:rsidRPr="003006FB" w14:paraId="17D6E3FD" w14:textId="77777777" w:rsidTr="003006FB">
        <w:trPr>
          <w:jc w:val="center"/>
        </w:trPr>
        <w:tc>
          <w:tcPr>
            <w:tcW w:w="284" w:type="dxa"/>
          </w:tcPr>
          <w:p w14:paraId="7EA40FF5" w14:textId="77777777" w:rsidR="00790BC0" w:rsidRPr="003006FB" w:rsidRDefault="00790BC0" w:rsidP="00AF6D65">
            <w:pPr>
              <w:pStyle w:val="ListParagraph"/>
              <w:numPr>
                <w:ilvl w:val="0"/>
                <w:numId w:val="32"/>
              </w:numPr>
              <w:jc w:val="center"/>
              <w:rPr>
                <w:sz w:val="16"/>
                <w:szCs w:val="16"/>
              </w:rPr>
            </w:pPr>
          </w:p>
        </w:tc>
        <w:tc>
          <w:tcPr>
            <w:tcW w:w="540" w:type="dxa"/>
          </w:tcPr>
          <w:p w14:paraId="77051DFD" w14:textId="2EB8AA98" w:rsidR="00790BC0" w:rsidRPr="003006FB" w:rsidRDefault="00790BC0" w:rsidP="00763CF0">
            <w:pPr>
              <w:jc w:val="center"/>
              <w:rPr>
                <w:sz w:val="16"/>
                <w:szCs w:val="16"/>
              </w:rPr>
            </w:pPr>
            <w:r w:rsidRPr="003006FB">
              <w:rPr>
                <w:sz w:val="16"/>
                <w:szCs w:val="16"/>
              </w:rPr>
              <w:t>Auth</w:t>
            </w:r>
          </w:p>
        </w:tc>
        <w:tc>
          <w:tcPr>
            <w:tcW w:w="810" w:type="dxa"/>
          </w:tcPr>
          <w:p w14:paraId="1A5C7A02" w14:textId="7D756620" w:rsidR="00790BC0" w:rsidRPr="003006FB" w:rsidRDefault="00790BC0" w:rsidP="00763CF0">
            <w:pPr>
              <w:jc w:val="center"/>
              <w:rPr>
                <w:sz w:val="16"/>
                <w:szCs w:val="16"/>
              </w:rPr>
            </w:pPr>
            <w:r w:rsidRPr="003006FB">
              <w:rPr>
                <w:sz w:val="16"/>
                <w:szCs w:val="16"/>
              </w:rPr>
              <w:t>Active</w:t>
            </w:r>
          </w:p>
        </w:tc>
        <w:tc>
          <w:tcPr>
            <w:tcW w:w="450" w:type="dxa"/>
          </w:tcPr>
          <w:p w14:paraId="68C16562" w14:textId="1BDBE2D2" w:rsidR="00790BC0" w:rsidRPr="003006FB" w:rsidRDefault="00790BC0" w:rsidP="00763CF0">
            <w:pPr>
              <w:jc w:val="center"/>
              <w:rPr>
                <w:sz w:val="16"/>
                <w:szCs w:val="16"/>
              </w:rPr>
            </w:pPr>
            <w:r w:rsidRPr="003006FB">
              <w:rPr>
                <w:sz w:val="16"/>
                <w:szCs w:val="16"/>
              </w:rPr>
              <w:t>Pre-paid</w:t>
            </w:r>
          </w:p>
        </w:tc>
        <w:tc>
          <w:tcPr>
            <w:tcW w:w="720" w:type="dxa"/>
          </w:tcPr>
          <w:p w14:paraId="5E5B4574" w14:textId="7EB2512C" w:rsidR="00790BC0" w:rsidRPr="003006FB" w:rsidRDefault="00790BC0" w:rsidP="00763CF0">
            <w:pPr>
              <w:jc w:val="center"/>
              <w:rPr>
                <w:sz w:val="16"/>
                <w:szCs w:val="16"/>
              </w:rPr>
            </w:pPr>
            <w:r w:rsidRPr="003006FB">
              <w:rPr>
                <w:sz w:val="16"/>
                <w:szCs w:val="16"/>
              </w:rPr>
              <w:t>CR10</w:t>
            </w:r>
          </w:p>
        </w:tc>
        <w:tc>
          <w:tcPr>
            <w:tcW w:w="990" w:type="dxa"/>
          </w:tcPr>
          <w:p w14:paraId="6E845FB6" w14:textId="5F749B13" w:rsidR="00790BC0" w:rsidRPr="003006FB" w:rsidRDefault="00790BC0" w:rsidP="00763CF0">
            <w:pPr>
              <w:jc w:val="center"/>
              <w:rPr>
                <w:sz w:val="16"/>
                <w:szCs w:val="16"/>
              </w:rPr>
            </w:pPr>
            <w:r w:rsidRPr="003006FB">
              <w:rPr>
                <w:sz w:val="16"/>
                <w:szCs w:val="16"/>
              </w:rPr>
              <w:t>-</w:t>
            </w:r>
          </w:p>
        </w:tc>
        <w:tc>
          <w:tcPr>
            <w:tcW w:w="1080" w:type="dxa"/>
          </w:tcPr>
          <w:p w14:paraId="6758AA86" w14:textId="176E1EF7" w:rsidR="00790BC0" w:rsidRPr="003006FB" w:rsidRDefault="00790BC0" w:rsidP="00763CF0">
            <w:pPr>
              <w:jc w:val="center"/>
              <w:rPr>
                <w:sz w:val="16"/>
                <w:szCs w:val="16"/>
              </w:rPr>
            </w:pPr>
            <w:r w:rsidRPr="003006FB">
              <w:rPr>
                <w:sz w:val="16"/>
                <w:szCs w:val="16"/>
              </w:rPr>
              <w:t>-</w:t>
            </w:r>
          </w:p>
        </w:tc>
        <w:tc>
          <w:tcPr>
            <w:tcW w:w="1080" w:type="dxa"/>
          </w:tcPr>
          <w:p w14:paraId="4F92B59D" w14:textId="76A6B541" w:rsidR="00790BC0" w:rsidRPr="003006FB" w:rsidRDefault="00790BC0" w:rsidP="00763CF0">
            <w:pPr>
              <w:jc w:val="center"/>
              <w:rPr>
                <w:sz w:val="16"/>
                <w:szCs w:val="16"/>
              </w:rPr>
            </w:pPr>
            <w:r w:rsidRPr="003006FB">
              <w:rPr>
                <w:sz w:val="16"/>
                <w:szCs w:val="16"/>
              </w:rPr>
              <w:t>-</w:t>
            </w:r>
          </w:p>
        </w:tc>
        <w:tc>
          <w:tcPr>
            <w:tcW w:w="2610" w:type="dxa"/>
          </w:tcPr>
          <w:p w14:paraId="4A4E2732" w14:textId="0193BA92" w:rsidR="00790BC0" w:rsidRPr="003006FB" w:rsidRDefault="00790BC0" w:rsidP="00763CF0">
            <w:pPr>
              <w:jc w:val="center"/>
              <w:rPr>
                <w:sz w:val="16"/>
                <w:szCs w:val="16"/>
              </w:rPr>
            </w:pPr>
            <w:r w:rsidRPr="003006FB">
              <w:rPr>
                <w:sz w:val="16"/>
                <w:szCs w:val="16"/>
              </w:rPr>
              <w:t>GENERAL_DECLINE</w:t>
            </w:r>
          </w:p>
        </w:tc>
        <w:tc>
          <w:tcPr>
            <w:tcW w:w="900" w:type="dxa"/>
          </w:tcPr>
          <w:p w14:paraId="334276DE" w14:textId="7222ECCF" w:rsidR="00790BC0" w:rsidRPr="003006FB" w:rsidRDefault="00790BC0" w:rsidP="00763CF0">
            <w:pPr>
              <w:jc w:val="center"/>
              <w:rPr>
                <w:sz w:val="16"/>
                <w:szCs w:val="16"/>
              </w:rPr>
            </w:pPr>
            <w:r w:rsidRPr="003006FB">
              <w:rPr>
                <w:sz w:val="16"/>
                <w:szCs w:val="16"/>
              </w:rPr>
              <w:t>5012</w:t>
            </w:r>
          </w:p>
        </w:tc>
      </w:tr>
      <w:tr w:rsidR="00790BC0" w:rsidRPr="003006FB" w14:paraId="1663BA35" w14:textId="77777777" w:rsidTr="003006FB">
        <w:trPr>
          <w:jc w:val="center"/>
        </w:trPr>
        <w:tc>
          <w:tcPr>
            <w:tcW w:w="284" w:type="dxa"/>
          </w:tcPr>
          <w:p w14:paraId="5B43711A" w14:textId="77777777" w:rsidR="00790BC0" w:rsidRPr="003006FB" w:rsidRDefault="00790BC0" w:rsidP="00AF6D65">
            <w:pPr>
              <w:pStyle w:val="ListParagraph"/>
              <w:numPr>
                <w:ilvl w:val="0"/>
                <w:numId w:val="32"/>
              </w:numPr>
              <w:jc w:val="center"/>
              <w:rPr>
                <w:sz w:val="16"/>
                <w:szCs w:val="16"/>
              </w:rPr>
            </w:pPr>
          </w:p>
        </w:tc>
        <w:tc>
          <w:tcPr>
            <w:tcW w:w="540" w:type="dxa"/>
          </w:tcPr>
          <w:p w14:paraId="4556E995" w14:textId="58D11E7A" w:rsidR="00790BC0" w:rsidRPr="003006FB" w:rsidRDefault="00790BC0" w:rsidP="00763CF0">
            <w:pPr>
              <w:jc w:val="center"/>
              <w:rPr>
                <w:sz w:val="16"/>
                <w:szCs w:val="16"/>
              </w:rPr>
            </w:pPr>
            <w:r w:rsidRPr="003006FB">
              <w:rPr>
                <w:sz w:val="16"/>
                <w:szCs w:val="16"/>
              </w:rPr>
              <w:t>Auth</w:t>
            </w:r>
          </w:p>
        </w:tc>
        <w:tc>
          <w:tcPr>
            <w:tcW w:w="810" w:type="dxa"/>
          </w:tcPr>
          <w:p w14:paraId="324BCBA0" w14:textId="698B1532" w:rsidR="00790BC0" w:rsidRPr="003006FB" w:rsidRDefault="00790BC0" w:rsidP="00763CF0">
            <w:pPr>
              <w:jc w:val="center"/>
              <w:rPr>
                <w:sz w:val="16"/>
                <w:szCs w:val="16"/>
              </w:rPr>
            </w:pPr>
            <w:r w:rsidRPr="003006FB">
              <w:rPr>
                <w:sz w:val="16"/>
                <w:szCs w:val="16"/>
              </w:rPr>
              <w:t>Active</w:t>
            </w:r>
          </w:p>
        </w:tc>
        <w:tc>
          <w:tcPr>
            <w:tcW w:w="450" w:type="dxa"/>
          </w:tcPr>
          <w:p w14:paraId="20CF9271" w14:textId="17B90811" w:rsidR="00790BC0" w:rsidRPr="003006FB" w:rsidRDefault="00790BC0" w:rsidP="00763CF0">
            <w:pPr>
              <w:jc w:val="center"/>
              <w:rPr>
                <w:sz w:val="16"/>
                <w:szCs w:val="16"/>
              </w:rPr>
            </w:pPr>
            <w:r w:rsidRPr="003006FB">
              <w:rPr>
                <w:sz w:val="16"/>
                <w:szCs w:val="16"/>
              </w:rPr>
              <w:t>Pre-paid</w:t>
            </w:r>
          </w:p>
        </w:tc>
        <w:tc>
          <w:tcPr>
            <w:tcW w:w="720" w:type="dxa"/>
          </w:tcPr>
          <w:p w14:paraId="5631C04E" w14:textId="6CBEC396" w:rsidR="00790BC0" w:rsidRPr="003006FB" w:rsidRDefault="00790BC0" w:rsidP="00763CF0">
            <w:pPr>
              <w:jc w:val="center"/>
              <w:rPr>
                <w:sz w:val="16"/>
                <w:szCs w:val="16"/>
              </w:rPr>
            </w:pPr>
            <w:r w:rsidRPr="003006FB">
              <w:rPr>
                <w:sz w:val="16"/>
                <w:szCs w:val="16"/>
              </w:rPr>
              <w:t>CR11</w:t>
            </w:r>
          </w:p>
        </w:tc>
        <w:tc>
          <w:tcPr>
            <w:tcW w:w="990" w:type="dxa"/>
          </w:tcPr>
          <w:p w14:paraId="4DAB6693" w14:textId="67EDEFAE" w:rsidR="00790BC0" w:rsidRPr="003006FB" w:rsidRDefault="00790BC0" w:rsidP="00763CF0">
            <w:pPr>
              <w:jc w:val="center"/>
              <w:rPr>
                <w:sz w:val="16"/>
                <w:szCs w:val="16"/>
              </w:rPr>
            </w:pPr>
            <w:r w:rsidRPr="003006FB">
              <w:rPr>
                <w:sz w:val="16"/>
                <w:szCs w:val="16"/>
              </w:rPr>
              <w:t>-</w:t>
            </w:r>
          </w:p>
        </w:tc>
        <w:tc>
          <w:tcPr>
            <w:tcW w:w="1080" w:type="dxa"/>
          </w:tcPr>
          <w:p w14:paraId="438AE101" w14:textId="2E10D961" w:rsidR="00790BC0" w:rsidRPr="003006FB" w:rsidRDefault="00790BC0" w:rsidP="00763CF0">
            <w:pPr>
              <w:jc w:val="center"/>
              <w:rPr>
                <w:sz w:val="16"/>
                <w:szCs w:val="16"/>
              </w:rPr>
            </w:pPr>
            <w:r w:rsidRPr="003006FB">
              <w:rPr>
                <w:sz w:val="16"/>
                <w:szCs w:val="16"/>
              </w:rPr>
              <w:t>-</w:t>
            </w:r>
          </w:p>
        </w:tc>
        <w:tc>
          <w:tcPr>
            <w:tcW w:w="1080" w:type="dxa"/>
          </w:tcPr>
          <w:p w14:paraId="41E6C7C4" w14:textId="577018AE" w:rsidR="00790BC0" w:rsidRPr="003006FB" w:rsidRDefault="00790BC0" w:rsidP="00763CF0">
            <w:pPr>
              <w:jc w:val="center"/>
              <w:rPr>
                <w:sz w:val="16"/>
                <w:szCs w:val="16"/>
              </w:rPr>
            </w:pPr>
            <w:r w:rsidRPr="003006FB">
              <w:rPr>
                <w:sz w:val="16"/>
                <w:szCs w:val="16"/>
              </w:rPr>
              <w:t>-</w:t>
            </w:r>
          </w:p>
        </w:tc>
        <w:tc>
          <w:tcPr>
            <w:tcW w:w="2610" w:type="dxa"/>
          </w:tcPr>
          <w:p w14:paraId="4D8A9354" w14:textId="4880BB10" w:rsidR="00790BC0" w:rsidRPr="003006FB" w:rsidRDefault="00790BC0" w:rsidP="00763CF0">
            <w:pPr>
              <w:jc w:val="center"/>
              <w:rPr>
                <w:sz w:val="16"/>
                <w:szCs w:val="16"/>
              </w:rPr>
            </w:pPr>
            <w:r w:rsidRPr="003006FB">
              <w:rPr>
                <w:sz w:val="16"/>
                <w:szCs w:val="16"/>
              </w:rPr>
              <w:t>RETRIABLE_ERROR</w:t>
            </w:r>
          </w:p>
        </w:tc>
        <w:tc>
          <w:tcPr>
            <w:tcW w:w="900" w:type="dxa"/>
          </w:tcPr>
          <w:p w14:paraId="5842D149" w14:textId="13E1B793" w:rsidR="00790BC0" w:rsidRPr="003006FB" w:rsidRDefault="00790BC0" w:rsidP="00763CF0">
            <w:pPr>
              <w:jc w:val="center"/>
              <w:rPr>
                <w:sz w:val="16"/>
                <w:szCs w:val="16"/>
              </w:rPr>
            </w:pPr>
            <w:r w:rsidRPr="003006FB">
              <w:rPr>
                <w:sz w:val="16"/>
                <w:szCs w:val="16"/>
              </w:rPr>
              <w:t>3004 &amp; 5031</w:t>
            </w:r>
          </w:p>
        </w:tc>
      </w:tr>
      <w:tr w:rsidR="00790BC0" w:rsidRPr="003006FB" w14:paraId="239FDD1F" w14:textId="77777777" w:rsidTr="003006FB">
        <w:trPr>
          <w:jc w:val="center"/>
        </w:trPr>
        <w:tc>
          <w:tcPr>
            <w:tcW w:w="284" w:type="dxa"/>
          </w:tcPr>
          <w:p w14:paraId="1958F9CC" w14:textId="77777777" w:rsidR="00790BC0" w:rsidRPr="003006FB" w:rsidRDefault="00790BC0" w:rsidP="00AF6D65">
            <w:pPr>
              <w:pStyle w:val="ListParagraph"/>
              <w:numPr>
                <w:ilvl w:val="0"/>
                <w:numId w:val="32"/>
              </w:numPr>
              <w:jc w:val="center"/>
              <w:rPr>
                <w:sz w:val="16"/>
                <w:szCs w:val="16"/>
              </w:rPr>
            </w:pPr>
          </w:p>
        </w:tc>
        <w:tc>
          <w:tcPr>
            <w:tcW w:w="540" w:type="dxa"/>
          </w:tcPr>
          <w:p w14:paraId="5E29FF4F" w14:textId="38136465" w:rsidR="00790BC0" w:rsidRPr="003006FB" w:rsidRDefault="00790BC0" w:rsidP="00763CF0">
            <w:pPr>
              <w:jc w:val="center"/>
              <w:rPr>
                <w:sz w:val="16"/>
                <w:szCs w:val="16"/>
              </w:rPr>
            </w:pPr>
            <w:r w:rsidRPr="003006FB">
              <w:rPr>
                <w:sz w:val="16"/>
                <w:szCs w:val="16"/>
              </w:rPr>
              <w:t>Auth</w:t>
            </w:r>
          </w:p>
        </w:tc>
        <w:tc>
          <w:tcPr>
            <w:tcW w:w="810" w:type="dxa"/>
          </w:tcPr>
          <w:p w14:paraId="0C3466A6" w14:textId="5AFF3B2D" w:rsidR="00790BC0" w:rsidRPr="003006FB" w:rsidRDefault="00790BC0" w:rsidP="00763CF0">
            <w:pPr>
              <w:jc w:val="center"/>
              <w:rPr>
                <w:sz w:val="16"/>
                <w:szCs w:val="16"/>
              </w:rPr>
            </w:pPr>
            <w:r w:rsidRPr="003006FB">
              <w:rPr>
                <w:sz w:val="16"/>
                <w:szCs w:val="16"/>
              </w:rPr>
              <w:t>Active</w:t>
            </w:r>
          </w:p>
        </w:tc>
        <w:tc>
          <w:tcPr>
            <w:tcW w:w="450" w:type="dxa"/>
          </w:tcPr>
          <w:p w14:paraId="7A382919" w14:textId="0C8E07F0" w:rsidR="00790BC0" w:rsidRPr="003006FB" w:rsidRDefault="00790BC0" w:rsidP="00763CF0">
            <w:pPr>
              <w:jc w:val="center"/>
              <w:rPr>
                <w:sz w:val="16"/>
                <w:szCs w:val="16"/>
              </w:rPr>
            </w:pPr>
            <w:r w:rsidRPr="003006FB">
              <w:rPr>
                <w:sz w:val="16"/>
                <w:szCs w:val="16"/>
              </w:rPr>
              <w:t>Pre-paid</w:t>
            </w:r>
          </w:p>
        </w:tc>
        <w:tc>
          <w:tcPr>
            <w:tcW w:w="720" w:type="dxa"/>
          </w:tcPr>
          <w:p w14:paraId="5152A5D3" w14:textId="703B2787" w:rsidR="00790BC0" w:rsidRPr="003006FB" w:rsidRDefault="00790BC0" w:rsidP="00763CF0">
            <w:pPr>
              <w:jc w:val="center"/>
              <w:rPr>
                <w:sz w:val="16"/>
                <w:szCs w:val="16"/>
              </w:rPr>
            </w:pPr>
            <w:r w:rsidRPr="003006FB">
              <w:rPr>
                <w:sz w:val="16"/>
                <w:szCs w:val="16"/>
              </w:rPr>
              <w:t>CR12</w:t>
            </w:r>
          </w:p>
        </w:tc>
        <w:tc>
          <w:tcPr>
            <w:tcW w:w="990" w:type="dxa"/>
          </w:tcPr>
          <w:p w14:paraId="6AB08058" w14:textId="2836C478" w:rsidR="00790BC0" w:rsidRPr="003006FB" w:rsidRDefault="00790BC0" w:rsidP="00763CF0">
            <w:pPr>
              <w:jc w:val="center"/>
              <w:rPr>
                <w:sz w:val="16"/>
                <w:szCs w:val="16"/>
              </w:rPr>
            </w:pPr>
            <w:r w:rsidRPr="003006FB">
              <w:rPr>
                <w:sz w:val="16"/>
                <w:szCs w:val="16"/>
              </w:rPr>
              <w:t>-</w:t>
            </w:r>
          </w:p>
        </w:tc>
        <w:tc>
          <w:tcPr>
            <w:tcW w:w="1080" w:type="dxa"/>
          </w:tcPr>
          <w:p w14:paraId="791CEAC7" w14:textId="581C0190" w:rsidR="00790BC0" w:rsidRPr="003006FB" w:rsidRDefault="00790BC0" w:rsidP="00763CF0">
            <w:pPr>
              <w:jc w:val="center"/>
              <w:rPr>
                <w:sz w:val="16"/>
                <w:szCs w:val="16"/>
              </w:rPr>
            </w:pPr>
            <w:r w:rsidRPr="003006FB">
              <w:rPr>
                <w:sz w:val="16"/>
                <w:szCs w:val="16"/>
              </w:rPr>
              <w:t>-</w:t>
            </w:r>
          </w:p>
        </w:tc>
        <w:tc>
          <w:tcPr>
            <w:tcW w:w="1080" w:type="dxa"/>
          </w:tcPr>
          <w:p w14:paraId="10389101" w14:textId="4574E693" w:rsidR="00790BC0" w:rsidRPr="003006FB" w:rsidRDefault="00790BC0" w:rsidP="00763CF0">
            <w:pPr>
              <w:jc w:val="center"/>
              <w:rPr>
                <w:sz w:val="16"/>
                <w:szCs w:val="16"/>
              </w:rPr>
            </w:pPr>
            <w:r w:rsidRPr="003006FB">
              <w:rPr>
                <w:sz w:val="16"/>
                <w:szCs w:val="16"/>
              </w:rPr>
              <w:t>-</w:t>
            </w:r>
          </w:p>
        </w:tc>
        <w:tc>
          <w:tcPr>
            <w:tcW w:w="2610" w:type="dxa"/>
          </w:tcPr>
          <w:p w14:paraId="06CF48E9" w14:textId="30BE7982" w:rsidR="00790BC0" w:rsidRPr="003006FB" w:rsidRDefault="00790BC0" w:rsidP="00763CF0">
            <w:pPr>
              <w:jc w:val="center"/>
              <w:rPr>
                <w:sz w:val="16"/>
                <w:szCs w:val="16"/>
              </w:rPr>
            </w:pPr>
            <w:r w:rsidRPr="003006FB">
              <w:rPr>
                <w:sz w:val="16"/>
                <w:szCs w:val="16"/>
              </w:rPr>
              <w:t>RETRIABLE_ERROR</w:t>
            </w:r>
          </w:p>
        </w:tc>
        <w:tc>
          <w:tcPr>
            <w:tcW w:w="900" w:type="dxa"/>
          </w:tcPr>
          <w:p w14:paraId="592CB81C" w14:textId="351C4FEE" w:rsidR="00790BC0" w:rsidRPr="003006FB" w:rsidRDefault="00790BC0" w:rsidP="00763CF0">
            <w:pPr>
              <w:jc w:val="center"/>
              <w:rPr>
                <w:sz w:val="16"/>
                <w:szCs w:val="16"/>
              </w:rPr>
            </w:pPr>
            <w:r w:rsidRPr="003006FB">
              <w:rPr>
                <w:sz w:val="16"/>
                <w:szCs w:val="16"/>
              </w:rPr>
              <w:t>Timeout</w:t>
            </w:r>
          </w:p>
        </w:tc>
      </w:tr>
      <w:tr w:rsidR="00790BC0" w:rsidRPr="003006FB" w14:paraId="0DD500B4" w14:textId="77777777" w:rsidTr="003006FB">
        <w:trPr>
          <w:jc w:val="center"/>
        </w:trPr>
        <w:tc>
          <w:tcPr>
            <w:tcW w:w="284" w:type="dxa"/>
          </w:tcPr>
          <w:p w14:paraId="45A708B2" w14:textId="77777777" w:rsidR="00790BC0" w:rsidRPr="003006FB" w:rsidRDefault="00790BC0" w:rsidP="00AF6D65">
            <w:pPr>
              <w:pStyle w:val="ListParagraph"/>
              <w:numPr>
                <w:ilvl w:val="0"/>
                <w:numId w:val="32"/>
              </w:numPr>
              <w:jc w:val="center"/>
              <w:rPr>
                <w:sz w:val="16"/>
                <w:szCs w:val="16"/>
              </w:rPr>
            </w:pPr>
          </w:p>
        </w:tc>
        <w:tc>
          <w:tcPr>
            <w:tcW w:w="540" w:type="dxa"/>
          </w:tcPr>
          <w:p w14:paraId="46F2A4A9" w14:textId="139BDA12" w:rsidR="00790BC0" w:rsidRPr="003006FB" w:rsidRDefault="00790BC0" w:rsidP="00763CF0">
            <w:pPr>
              <w:jc w:val="center"/>
              <w:rPr>
                <w:sz w:val="16"/>
                <w:szCs w:val="16"/>
              </w:rPr>
            </w:pPr>
            <w:r w:rsidRPr="003006FB">
              <w:rPr>
                <w:sz w:val="16"/>
                <w:szCs w:val="16"/>
              </w:rPr>
              <w:t>Auth</w:t>
            </w:r>
          </w:p>
        </w:tc>
        <w:tc>
          <w:tcPr>
            <w:tcW w:w="810" w:type="dxa"/>
          </w:tcPr>
          <w:p w14:paraId="65A3BC49" w14:textId="5D09940B" w:rsidR="00790BC0" w:rsidRPr="003006FB" w:rsidRDefault="00790BC0" w:rsidP="00763CF0">
            <w:pPr>
              <w:jc w:val="center"/>
              <w:rPr>
                <w:sz w:val="16"/>
                <w:szCs w:val="16"/>
              </w:rPr>
            </w:pPr>
            <w:r w:rsidRPr="003006FB">
              <w:rPr>
                <w:sz w:val="16"/>
                <w:szCs w:val="16"/>
              </w:rPr>
              <w:t>Active</w:t>
            </w:r>
          </w:p>
        </w:tc>
        <w:tc>
          <w:tcPr>
            <w:tcW w:w="450" w:type="dxa"/>
          </w:tcPr>
          <w:p w14:paraId="6E2F69EC" w14:textId="538149FA" w:rsidR="00790BC0" w:rsidRPr="003006FB" w:rsidRDefault="00790BC0" w:rsidP="00763CF0">
            <w:pPr>
              <w:jc w:val="center"/>
              <w:rPr>
                <w:sz w:val="16"/>
                <w:szCs w:val="16"/>
              </w:rPr>
            </w:pPr>
            <w:r w:rsidRPr="003006FB">
              <w:rPr>
                <w:sz w:val="16"/>
                <w:szCs w:val="16"/>
              </w:rPr>
              <w:t>Either Type</w:t>
            </w:r>
          </w:p>
        </w:tc>
        <w:tc>
          <w:tcPr>
            <w:tcW w:w="720" w:type="dxa"/>
          </w:tcPr>
          <w:p w14:paraId="557B3501" w14:textId="694E8BA6" w:rsidR="00790BC0" w:rsidRPr="003006FB" w:rsidRDefault="00790BC0" w:rsidP="00763CF0">
            <w:pPr>
              <w:jc w:val="center"/>
              <w:rPr>
                <w:sz w:val="16"/>
                <w:szCs w:val="16"/>
              </w:rPr>
            </w:pPr>
            <w:r w:rsidRPr="003006FB">
              <w:rPr>
                <w:sz w:val="16"/>
                <w:szCs w:val="16"/>
              </w:rPr>
              <w:t>CR19</w:t>
            </w:r>
          </w:p>
        </w:tc>
        <w:tc>
          <w:tcPr>
            <w:tcW w:w="990" w:type="dxa"/>
          </w:tcPr>
          <w:p w14:paraId="72AD4432" w14:textId="729FB8EE" w:rsidR="00790BC0" w:rsidRPr="003006FB" w:rsidRDefault="00790BC0" w:rsidP="00763CF0">
            <w:pPr>
              <w:jc w:val="center"/>
              <w:rPr>
                <w:sz w:val="16"/>
                <w:szCs w:val="16"/>
              </w:rPr>
            </w:pPr>
            <w:r w:rsidRPr="003006FB">
              <w:rPr>
                <w:sz w:val="16"/>
                <w:szCs w:val="16"/>
              </w:rPr>
              <w:t>-</w:t>
            </w:r>
          </w:p>
        </w:tc>
        <w:tc>
          <w:tcPr>
            <w:tcW w:w="1080" w:type="dxa"/>
          </w:tcPr>
          <w:p w14:paraId="59DD0EA4" w14:textId="06994E55" w:rsidR="00790BC0" w:rsidRPr="003006FB" w:rsidRDefault="00790BC0" w:rsidP="0054356E">
            <w:pPr>
              <w:jc w:val="center"/>
              <w:rPr>
                <w:sz w:val="16"/>
                <w:szCs w:val="16"/>
              </w:rPr>
            </w:pPr>
            <w:r w:rsidRPr="003006FB">
              <w:rPr>
                <w:sz w:val="16"/>
                <w:szCs w:val="16"/>
              </w:rPr>
              <w:t>Subscriber not allowed GCB service</w:t>
            </w:r>
            <w:r w:rsidR="00D94CD2">
              <w:rPr>
                <w:sz w:val="16"/>
                <w:szCs w:val="16"/>
              </w:rPr>
              <w:t xml:space="preserve"> as defined in Section </w:t>
            </w:r>
            <w:r w:rsidR="00D94CD2">
              <w:rPr>
                <w:sz w:val="16"/>
                <w:szCs w:val="16"/>
              </w:rPr>
              <w:fldChar w:fldCharType="begin"/>
            </w:r>
            <w:r w:rsidR="00D94CD2">
              <w:rPr>
                <w:sz w:val="16"/>
                <w:szCs w:val="16"/>
              </w:rPr>
              <w:instrText xml:space="preserve"> REF _Ref234055119 \w \p \h </w:instrText>
            </w:r>
            <w:r w:rsidR="00D94CD2">
              <w:rPr>
                <w:sz w:val="16"/>
                <w:szCs w:val="16"/>
              </w:rPr>
            </w:r>
            <w:r w:rsidR="00D94CD2">
              <w:rPr>
                <w:sz w:val="16"/>
                <w:szCs w:val="16"/>
              </w:rPr>
              <w:fldChar w:fldCharType="separate"/>
            </w:r>
            <w:r w:rsidR="00D94CD2">
              <w:rPr>
                <w:sz w:val="16"/>
                <w:szCs w:val="16"/>
              </w:rPr>
              <w:t>3.2.5.1 above</w:t>
            </w:r>
            <w:r w:rsidR="00D94CD2">
              <w:rPr>
                <w:sz w:val="16"/>
                <w:szCs w:val="16"/>
              </w:rPr>
              <w:fldChar w:fldCharType="end"/>
            </w:r>
          </w:p>
        </w:tc>
        <w:tc>
          <w:tcPr>
            <w:tcW w:w="1080" w:type="dxa"/>
          </w:tcPr>
          <w:p w14:paraId="7C1E3463" w14:textId="013A4DBD" w:rsidR="00790BC0" w:rsidRPr="003006FB" w:rsidRDefault="00790BC0" w:rsidP="00763CF0">
            <w:pPr>
              <w:jc w:val="center"/>
              <w:rPr>
                <w:sz w:val="16"/>
                <w:szCs w:val="16"/>
              </w:rPr>
            </w:pPr>
            <w:r w:rsidRPr="003006FB">
              <w:rPr>
                <w:sz w:val="16"/>
                <w:szCs w:val="16"/>
              </w:rPr>
              <w:t>-</w:t>
            </w:r>
          </w:p>
        </w:tc>
        <w:tc>
          <w:tcPr>
            <w:tcW w:w="2610" w:type="dxa"/>
          </w:tcPr>
          <w:p w14:paraId="204E698C" w14:textId="4EA73F75" w:rsidR="00790BC0" w:rsidRPr="003006FB" w:rsidRDefault="00790BC0" w:rsidP="00763CF0">
            <w:pPr>
              <w:jc w:val="center"/>
              <w:rPr>
                <w:sz w:val="16"/>
                <w:szCs w:val="16"/>
              </w:rPr>
            </w:pPr>
            <w:r w:rsidRPr="003006FB">
              <w:rPr>
                <w:sz w:val="16"/>
                <w:szCs w:val="16"/>
              </w:rPr>
              <w:t>NO_LONGER_PROVISIONED</w:t>
            </w:r>
          </w:p>
        </w:tc>
        <w:tc>
          <w:tcPr>
            <w:tcW w:w="900" w:type="dxa"/>
          </w:tcPr>
          <w:p w14:paraId="7B33D08F" w14:textId="34C50428" w:rsidR="00790BC0" w:rsidRPr="003006FB" w:rsidRDefault="00790BC0" w:rsidP="00763CF0">
            <w:pPr>
              <w:jc w:val="center"/>
              <w:rPr>
                <w:sz w:val="16"/>
                <w:szCs w:val="16"/>
              </w:rPr>
            </w:pPr>
            <w:r w:rsidRPr="003006FB">
              <w:rPr>
                <w:sz w:val="16"/>
                <w:szCs w:val="16"/>
              </w:rPr>
              <w:t>N/A</w:t>
            </w:r>
          </w:p>
        </w:tc>
      </w:tr>
      <w:tr w:rsidR="00790BC0" w:rsidRPr="003006FB" w14:paraId="6D5353D3" w14:textId="77777777" w:rsidTr="003006FB">
        <w:trPr>
          <w:jc w:val="center"/>
        </w:trPr>
        <w:tc>
          <w:tcPr>
            <w:tcW w:w="284" w:type="dxa"/>
          </w:tcPr>
          <w:p w14:paraId="01DB2B8A" w14:textId="77777777" w:rsidR="00790BC0" w:rsidRPr="003006FB" w:rsidRDefault="00790BC0" w:rsidP="00AF6D65">
            <w:pPr>
              <w:pStyle w:val="ListParagraph"/>
              <w:numPr>
                <w:ilvl w:val="0"/>
                <w:numId w:val="32"/>
              </w:numPr>
              <w:jc w:val="center"/>
              <w:rPr>
                <w:sz w:val="16"/>
                <w:szCs w:val="16"/>
              </w:rPr>
            </w:pPr>
          </w:p>
        </w:tc>
        <w:tc>
          <w:tcPr>
            <w:tcW w:w="540" w:type="dxa"/>
          </w:tcPr>
          <w:p w14:paraId="50220D45" w14:textId="77777777" w:rsidR="00790BC0" w:rsidRPr="003006FB" w:rsidRDefault="00790BC0" w:rsidP="00763CF0">
            <w:pPr>
              <w:jc w:val="center"/>
              <w:rPr>
                <w:sz w:val="16"/>
                <w:szCs w:val="16"/>
              </w:rPr>
            </w:pPr>
            <w:r w:rsidRPr="003006FB">
              <w:rPr>
                <w:sz w:val="16"/>
                <w:szCs w:val="16"/>
              </w:rPr>
              <w:t>Auth</w:t>
            </w:r>
          </w:p>
        </w:tc>
        <w:tc>
          <w:tcPr>
            <w:tcW w:w="810" w:type="dxa"/>
          </w:tcPr>
          <w:p w14:paraId="4563FC7D" w14:textId="77777777" w:rsidR="00790BC0" w:rsidRPr="003006FB" w:rsidRDefault="00790BC0" w:rsidP="00763CF0">
            <w:pPr>
              <w:jc w:val="center"/>
              <w:rPr>
                <w:sz w:val="16"/>
                <w:szCs w:val="16"/>
              </w:rPr>
            </w:pPr>
            <w:r w:rsidRPr="003006FB">
              <w:rPr>
                <w:sz w:val="16"/>
                <w:szCs w:val="16"/>
              </w:rPr>
              <w:t>Suspended</w:t>
            </w:r>
          </w:p>
        </w:tc>
        <w:tc>
          <w:tcPr>
            <w:tcW w:w="450" w:type="dxa"/>
          </w:tcPr>
          <w:p w14:paraId="27DA31E3" w14:textId="77777777" w:rsidR="00790BC0" w:rsidRPr="003006FB" w:rsidRDefault="00790BC0" w:rsidP="00763CF0">
            <w:pPr>
              <w:jc w:val="center"/>
              <w:rPr>
                <w:sz w:val="16"/>
                <w:szCs w:val="16"/>
              </w:rPr>
            </w:pPr>
            <w:r w:rsidRPr="003006FB">
              <w:rPr>
                <w:sz w:val="16"/>
                <w:szCs w:val="16"/>
              </w:rPr>
              <w:t>Either Type</w:t>
            </w:r>
          </w:p>
        </w:tc>
        <w:tc>
          <w:tcPr>
            <w:tcW w:w="720" w:type="dxa"/>
          </w:tcPr>
          <w:p w14:paraId="78B88935" w14:textId="09A6DB30" w:rsidR="00790BC0" w:rsidRPr="003006FB" w:rsidRDefault="00790BC0" w:rsidP="00763CF0">
            <w:pPr>
              <w:jc w:val="center"/>
              <w:rPr>
                <w:sz w:val="16"/>
                <w:szCs w:val="16"/>
              </w:rPr>
            </w:pPr>
            <w:r w:rsidRPr="003006FB">
              <w:rPr>
                <w:sz w:val="16"/>
                <w:szCs w:val="16"/>
              </w:rPr>
              <w:t>CR20</w:t>
            </w:r>
          </w:p>
        </w:tc>
        <w:tc>
          <w:tcPr>
            <w:tcW w:w="990" w:type="dxa"/>
          </w:tcPr>
          <w:p w14:paraId="5A74BBDA" w14:textId="77777777" w:rsidR="00790BC0" w:rsidRPr="003006FB" w:rsidRDefault="00790BC0" w:rsidP="00763CF0">
            <w:pPr>
              <w:jc w:val="center"/>
              <w:rPr>
                <w:sz w:val="16"/>
                <w:szCs w:val="16"/>
              </w:rPr>
            </w:pPr>
            <w:r w:rsidRPr="003006FB">
              <w:rPr>
                <w:sz w:val="16"/>
                <w:szCs w:val="16"/>
              </w:rPr>
              <w:t>-</w:t>
            </w:r>
          </w:p>
        </w:tc>
        <w:tc>
          <w:tcPr>
            <w:tcW w:w="1080" w:type="dxa"/>
          </w:tcPr>
          <w:p w14:paraId="4B576EF0" w14:textId="77777777" w:rsidR="00790BC0" w:rsidRPr="003006FB" w:rsidRDefault="00790BC0" w:rsidP="00763CF0">
            <w:pPr>
              <w:jc w:val="center"/>
              <w:rPr>
                <w:sz w:val="16"/>
                <w:szCs w:val="16"/>
              </w:rPr>
            </w:pPr>
            <w:r w:rsidRPr="003006FB">
              <w:rPr>
                <w:sz w:val="16"/>
                <w:szCs w:val="16"/>
              </w:rPr>
              <w:t>-</w:t>
            </w:r>
          </w:p>
        </w:tc>
        <w:tc>
          <w:tcPr>
            <w:tcW w:w="1080" w:type="dxa"/>
          </w:tcPr>
          <w:p w14:paraId="7447D7BC" w14:textId="77777777" w:rsidR="00790BC0" w:rsidRPr="003006FB" w:rsidRDefault="00790BC0" w:rsidP="00763CF0">
            <w:pPr>
              <w:jc w:val="center"/>
              <w:rPr>
                <w:sz w:val="16"/>
                <w:szCs w:val="16"/>
              </w:rPr>
            </w:pPr>
            <w:r w:rsidRPr="003006FB">
              <w:rPr>
                <w:sz w:val="16"/>
                <w:szCs w:val="16"/>
              </w:rPr>
              <w:t>-</w:t>
            </w:r>
          </w:p>
        </w:tc>
        <w:tc>
          <w:tcPr>
            <w:tcW w:w="2610" w:type="dxa"/>
          </w:tcPr>
          <w:p w14:paraId="032C2C61" w14:textId="77777777" w:rsidR="00790BC0" w:rsidRPr="003006FB" w:rsidRDefault="00790BC0" w:rsidP="00763CF0">
            <w:pPr>
              <w:jc w:val="center"/>
              <w:rPr>
                <w:sz w:val="16"/>
                <w:szCs w:val="16"/>
              </w:rPr>
            </w:pPr>
            <w:r w:rsidRPr="003006FB">
              <w:rPr>
                <w:sz w:val="16"/>
                <w:szCs w:val="16"/>
              </w:rPr>
              <w:t>ACCOUNT_ON_HOLD</w:t>
            </w:r>
          </w:p>
        </w:tc>
        <w:tc>
          <w:tcPr>
            <w:tcW w:w="900" w:type="dxa"/>
          </w:tcPr>
          <w:p w14:paraId="50AF3A10" w14:textId="77777777" w:rsidR="00790BC0" w:rsidRPr="003006FB" w:rsidRDefault="00790BC0" w:rsidP="00763CF0">
            <w:pPr>
              <w:jc w:val="center"/>
              <w:rPr>
                <w:sz w:val="16"/>
                <w:szCs w:val="16"/>
              </w:rPr>
            </w:pPr>
            <w:r w:rsidRPr="003006FB">
              <w:rPr>
                <w:sz w:val="16"/>
                <w:szCs w:val="16"/>
              </w:rPr>
              <w:t>N/A</w:t>
            </w:r>
          </w:p>
        </w:tc>
      </w:tr>
      <w:tr w:rsidR="00790BC0" w:rsidRPr="003006FB" w14:paraId="0057E32D" w14:textId="77777777" w:rsidTr="003006FB">
        <w:trPr>
          <w:jc w:val="center"/>
        </w:trPr>
        <w:tc>
          <w:tcPr>
            <w:tcW w:w="284" w:type="dxa"/>
          </w:tcPr>
          <w:p w14:paraId="50531230" w14:textId="77777777" w:rsidR="00790BC0" w:rsidRPr="003006FB" w:rsidRDefault="00790BC0" w:rsidP="00AF6D65">
            <w:pPr>
              <w:pStyle w:val="ListParagraph"/>
              <w:numPr>
                <w:ilvl w:val="0"/>
                <w:numId w:val="32"/>
              </w:numPr>
              <w:jc w:val="center"/>
              <w:rPr>
                <w:sz w:val="16"/>
                <w:szCs w:val="16"/>
              </w:rPr>
            </w:pPr>
          </w:p>
        </w:tc>
        <w:tc>
          <w:tcPr>
            <w:tcW w:w="540" w:type="dxa"/>
          </w:tcPr>
          <w:p w14:paraId="3F88AB85" w14:textId="26027CB9" w:rsidR="00790BC0" w:rsidRPr="003006FB" w:rsidRDefault="00790BC0" w:rsidP="00763CF0">
            <w:pPr>
              <w:jc w:val="center"/>
              <w:rPr>
                <w:sz w:val="16"/>
                <w:szCs w:val="16"/>
              </w:rPr>
            </w:pPr>
            <w:r w:rsidRPr="003006FB">
              <w:rPr>
                <w:sz w:val="16"/>
                <w:szCs w:val="16"/>
              </w:rPr>
              <w:t>Auth</w:t>
            </w:r>
          </w:p>
        </w:tc>
        <w:tc>
          <w:tcPr>
            <w:tcW w:w="810" w:type="dxa"/>
          </w:tcPr>
          <w:p w14:paraId="7928D4A5" w14:textId="2D4A538C" w:rsidR="00790BC0" w:rsidRPr="003006FB" w:rsidRDefault="00790BC0" w:rsidP="00763CF0">
            <w:pPr>
              <w:jc w:val="center"/>
              <w:rPr>
                <w:sz w:val="16"/>
                <w:szCs w:val="16"/>
              </w:rPr>
            </w:pPr>
            <w:r w:rsidRPr="003006FB">
              <w:rPr>
                <w:sz w:val="16"/>
                <w:szCs w:val="16"/>
              </w:rPr>
              <w:t>Terminated</w:t>
            </w:r>
          </w:p>
        </w:tc>
        <w:tc>
          <w:tcPr>
            <w:tcW w:w="450" w:type="dxa"/>
          </w:tcPr>
          <w:p w14:paraId="016C4440" w14:textId="2D81261B" w:rsidR="00790BC0" w:rsidRPr="003006FB" w:rsidRDefault="00790BC0" w:rsidP="00763CF0">
            <w:pPr>
              <w:jc w:val="center"/>
              <w:rPr>
                <w:sz w:val="16"/>
                <w:szCs w:val="16"/>
              </w:rPr>
            </w:pPr>
            <w:r w:rsidRPr="003006FB">
              <w:rPr>
                <w:sz w:val="16"/>
                <w:szCs w:val="16"/>
              </w:rPr>
              <w:t>Either Type</w:t>
            </w:r>
          </w:p>
        </w:tc>
        <w:tc>
          <w:tcPr>
            <w:tcW w:w="720" w:type="dxa"/>
          </w:tcPr>
          <w:p w14:paraId="2E72BB26" w14:textId="0D463171" w:rsidR="00790BC0" w:rsidRPr="003006FB" w:rsidRDefault="00790BC0" w:rsidP="00763CF0">
            <w:pPr>
              <w:jc w:val="center"/>
              <w:rPr>
                <w:sz w:val="16"/>
                <w:szCs w:val="16"/>
              </w:rPr>
            </w:pPr>
            <w:r w:rsidRPr="003006FB">
              <w:rPr>
                <w:sz w:val="16"/>
                <w:szCs w:val="16"/>
              </w:rPr>
              <w:t>CR40</w:t>
            </w:r>
          </w:p>
        </w:tc>
        <w:tc>
          <w:tcPr>
            <w:tcW w:w="990" w:type="dxa"/>
          </w:tcPr>
          <w:p w14:paraId="0282685E" w14:textId="5B4C4C0F" w:rsidR="00790BC0" w:rsidRPr="003006FB" w:rsidRDefault="00790BC0" w:rsidP="00763CF0">
            <w:pPr>
              <w:jc w:val="center"/>
              <w:rPr>
                <w:sz w:val="16"/>
                <w:szCs w:val="16"/>
              </w:rPr>
            </w:pPr>
            <w:r w:rsidRPr="003006FB">
              <w:rPr>
                <w:sz w:val="16"/>
                <w:szCs w:val="16"/>
              </w:rPr>
              <w:t>-</w:t>
            </w:r>
          </w:p>
        </w:tc>
        <w:tc>
          <w:tcPr>
            <w:tcW w:w="1080" w:type="dxa"/>
          </w:tcPr>
          <w:p w14:paraId="3AFD03B5" w14:textId="190EC567" w:rsidR="00790BC0" w:rsidRPr="003006FB" w:rsidRDefault="00790BC0" w:rsidP="00763CF0">
            <w:pPr>
              <w:jc w:val="center"/>
              <w:rPr>
                <w:sz w:val="16"/>
                <w:szCs w:val="16"/>
              </w:rPr>
            </w:pPr>
            <w:r w:rsidRPr="003006FB">
              <w:rPr>
                <w:sz w:val="16"/>
                <w:szCs w:val="16"/>
              </w:rPr>
              <w:t>-</w:t>
            </w:r>
          </w:p>
        </w:tc>
        <w:tc>
          <w:tcPr>
            <w:tcW w:w="1080" w:type="dxa"/>
          </w:tcPr>
          <w:p w14:paraId="5FEA7D2B" w14:textId="66B7ADBF" w:rsidR="00790BC0" w:rsidRPr="003006FB" w:rsidRDefault="00790BC0" w:rsidP="00763CF0">
            <w:pPr>
              <w:jc w:val="center"/>
              <w:rPr>
                <w:sz w:val="16"/>
                <w:szCs w:val="16"/>
              </w:rPr>
            </w:pPr>
            <w:r w:rsidRPr="003006FB">
              <w:rPr>
                <w:sz w:val="16"/>
                <w:szCs w:val="16"/>
              </w:rPr>
              <w:t>-</w:t>
            </w:r>
          </w:p>
        </w:tc>
        <w:tc>
          <w:tcPr>
            <w:tcW w:w="2610" w:type="dxa"/>
          </w:tcPr>
          <w:p w14:paraId="7FCD2E59" w14:textId="0633FDCA" w:rsidR="00790BC0" w:rsidRPr="003006FB" w:rsidRDefault="00790BC0" w:rsidP="00763CF0">
            <w:pPr>
              <w:jc w:val="center"/>
              <w:rPr>
                <w:sz w:val="16"/>
                <w:szCs w:val="16"/>
              </w:rPr>
            </w:pPr>
            <w:r w:rsidRPr="003006FB">
              <w:rPr>
                <w:sz w:val="16"/>
                <w:szCs w:val="16"/>
              </w:rPr>
              <w:t>INVALID_USER</w:t>
            </w:r>
          </w:p>
        </w:tc>
        <w:tc>
          <w:tcPr>
            <w:tcW w:w="900" w:type="dxa"/>
          </w:tcPr>
          <w:p w14:paraId="7D7804AA" w14:textId="7A2DF1A3" w:rsidR="00790BC0" w:rsidRPr="003006FB" w:rsidRDefault="00790BC0" w:rsidP="00763CF0">
            <w:pPr>
              <w:jc w:val="center"/>
              <w:rPr>
                <w:sz w:val="16"/>
                <w:szCs w:val="16"/>
              </w:rPr>
            </w:pPr>
            <w:r w:rsidRPr="003006FB">
              <w:rPr>
                <w:sz w:val="16"/>
                <w:szCs w:val="16"/>
              </w:rPr>
              <w:t>N/A</w:t>
            </w:r>
          </w:p>
        </w:tc>
      </w:tr>
    </w:tbl>
    <w:p w14:paraId="3D992C90" w14:textId="77777777" w:rsidR="009C32C9" w:rsidRPr="00017CE8" w:rsidRDefault="009C32C9" w:rsidP="00E16D63"/>
    <w:p w14:paraId="4E4AE45D" w14:textId="29B564B4" w:rsidR="003F6025" w:rsidRDefault="003F6025" w:rsidP="00E16D63">
      <w:pPr>
        <w:pStyle w:val="AeponaAppendix2"/>
      </w:pPr>
      <w:bookmarkStart w:id="1475" w:name="_Ref234216438"/>
      <w:bookmarkStart w:id="1476" w:name="_Toc367633831"/>
      <w:r>
        <w:t>GCB</w:t>
      </w:r>
      <w:r w:rsidRPr="00D929DE">
        <w:t xml:space="preserve"> </w:t>
      </w:r>
      <w:r>
        <w:t>Batch Response</w:t>
      </w:r>
      <w:r w:rsidRPr="00D929DE">
        <w:t xml:space="preserve"> </w:t>
      </w:r>
      <w:r>
        <w:t>file Result Codes</w:t>
      </w:r>
      <w:r w:rsidR="00C25B6F">
        <w:t xml:space="preserve"> Including Mapping to Diameter Result Code</w:t>
      </w:r>
      <w:r w:rsidR="00CF1581">
        <w:t xml:space="preserve"> for Prepaid Subscribers</w:t>
      </w:r>
      <w:bookmarkEnd w:id="1475"/>
      <w:bookmarkEnd w:id="1476"/>
    </w:p>
    <w:p w14:paraId="5884D43E" w14:textId="44A85DCA" w:rsidR="00232684" w:rsidRDefault="00232684" w:rsidP="00E16D63">
      <w:r>
        <w:t xml:space="preserve">Note: this </w:t>
      </w:r>
      <w:r w:rsidR="000773C5">
        <w:t xml:space="preserve">table </w:t>
      </w:r>
      <w:r>
        <w:t xml:space="preserve">also </w:t>
      </w:r>
      <w:r w:rsidR="000773C5">
        <w:t>describes the handling of</w:t>
      </w:r>
      <w:r>
        <w:t xml:space="preserve"> CancelNotification where </w:t>
      </w:r>
      <w:r w:rsidR="00BB1832">
        <w:t>the handling is the same as for Cancel</w:t>
      </w:r>
      <w:r w:rsidR="000773C5">
        <w:t>, except no</w:t>
      </w:r>
      <w:r w:rsidR="001B2525">
        <w:t xml:space="preserve"> responses are </w:t>
      </w:r>
      <w:r w:rsidR="002B75D5">
        <w:t>returned,</w:t>
      </w:r>
      <w:r w:rsidR="001B2525">
        <w:t xml:space="preserve"> as this operation is only a one-way notification.</w:t>
      </w:r>
    </w:p>
    <w:p w14:paraId="7ACF242A" w14:textId="77777777" w:rsidR="00232684" w:rsidRPr="00232684" w:rsidRDefault="00232684" w:rsidP="00E16D63"/>
    <w:tbl>
      <w:tblPr>
        <w:tblStyle w:val="TableGrid"/>
        <w:tblW w:w="9403" w:type="dxa"/>
        <w:tblLayout w:type="fixed"/>
        <w:tblCellMar>
          <w:left w:w="0" w:type="dxa"/>
          <w:right w:w="0" w:type="dxa"/>
        </w:tblCellMar>
        <w:tblLook w:val="04A0" w:firstRow="1" w:lastRow="0" w:firstColumn="1" w:lastColumn="0" w:noHBand="0" w:noVBand="1"/>
      </w:tblPr>
      <w:tblGrid>
        <w:gridCol w:w="275"/>
        <w:gridCol w:w="1231"/>
        <w:gridCol w:w="602"/>
        <w:gridCol w:w="450"/>
        <w:gridCol w:w="720"/>
        <w:gridCol w:w="948"/>
        <w:gridCol w:w="887"/>
        <w:gridCol w:w="887"/>
        <w:gridCol w:w="2588"/>
        <w:gridCol w:w="815"/>
      </w:tblGrid>
      <w:tr w:rsidR="00AA7DE2" w:rsidRPr="008F7099" w14:paraId="5CC27E22" w14:textId="02EBA11C" w:rsidTr="009872E7">
        <w:trPr>
          <w:cantSplit/>
          <w:tblHeader/>
        </w:trPr>
        <w:tc>
          <w:tcPr>
            <w:tcW w:w="275" w:type="dxa"/>
            <w:shd w:val="clear" w:color="auto" w:fill="CCCCCC"/>
          </w:tcPr>
          <w:p w14:paraId="11FA7AE7" w14:textId="1E2336C8" w:rsidR="00AA7DE2" w:rsidRPr="008F7099" w:rsidRDefault="00AA7DE2" w:rsidP="008F7099">
            <w:pPr>
              <w:jc w:val="center"/>
              <w:rPr>
                <w:rFonts w:ascii="Arial" w:hAnsi="Arial" w:cs="Arial"/>
                <w:sz w:val="18"/>
                <w:shd w:val="clear" w:color="auto" w:fill="CCCCCC"/>
              </w:rPr>
            </w:pPr>
            <w:r w:rsidRPr="008F7099">
              <w:rPr>
                <w:rFonts w:ascii="Arial" w:hAnsi="Arial" w:cs="Arial"/>
                <w:sz w:val="18"/>
                <w:shd w:val="clear" w:color="auto" w:fill="CCCCCC"/>
              </w:rPr>
              <w:lastRenderedPageBreak/>
              <w:t>No.</w:t>
            </w:r>
          </w:p>
        </w:tc>
        <w:tc>
          <w:tcPr>
            <w:tcW w:w="1231" w:type="dxa"/>
            <w:shd w:val="clear" w:color="auto" w:fill="CCCCCC"/>
          </w:tcPr>
          <w:p w14:paraId="789BE180" w14:textId="393A707F" w:rsidR="00AA7DE2" w:rsidRPr="008F7099" w:rsidRDefault="00AA7DE2" w:rsidP="008F7099">
            <w:pPr>
              <w:jc w:val="center"/>
              <w:rPr>
                <w:rFonts w:ascii="Arial" w:hAnsi="Arial" w:cs="Arial"/>
                <w:sz w:val="18"/>
              </w:rPr>
            </w:pPr>
            <w:r w:rsidRPr="008F7099">
              <w:rPr>
                <w:rFonts w:ascii="Arial" w:hAnsi="Arial" w:cs="Arial"/>
                <w:sz w:val="18"/>
                <w:shd w:val="clear" w:color="auto" w:fill="CCCCCC"/>
              </w:rPr>
              <w:t xml:space="preserve">Batch Request File Line item’s Operation </w:t>
            </w:r>
            <w:r w:rsidRPr="008F7099">
              <w:rPr>
                <w:rFonts w:ascii="Arial" w:hAnsi="Arial" w:cs="Arial"/>
                <w:sz w:val="18"/>
              </w:rPr>
              <w:br/>
            </w:r>
          </w:p>
          <w:p w14:paraId="6146E097" w14:textId="77777777" w:rsidR="00AA7DE2" w:rsidRPr="008F7099" w:rsidRDefault="00AA7DE2" w:rsidP="008F7099">
            <w:pPr>
              <w:jc w:val="center"/>
              <w:rPr>
                <w:rFonts w:ascii="Arial" w:hAnsi="Arial" w:cs="Arial"/>
                <w:sz w:val="18"/>
              </w:rPr>
            </w:pPr>
          </w:p>
        </w:tc>
        <w:tc>
          <w:tcPr>
            <w:tcW w:w="602" w:type="dxa"/>
            <w:shd w:val="clear" w:color="auto" w:fill="CCCCCC"/>
          </w:tcPr>
          <w:p w14:paraId="7722EDE0" w14:textId="71C0CF2E" w:rsidR="00AA7DE2" w:rsidRPr="008F7099" w:rsidRDefault="00AA7DE2" w:rsidP="008F7099">
            <w:pPr>
              <w:jc w:val="center"/>
              <w:rPr>
                <w:rFonts w:ascii="Arial" w:hAnsi="Arial" w:cs="Arial"/>
                <w:sz w:val="18"/>
              </w:rPr>
            </w:pPr>
            <w:r w:rsidRPr="008F7099">
              <w:rPr>
                <w:rFonts w:ascii="Arial" w:hAnsi="Arial" w:cs="Arial"/>
                <w:sz w:val="18"/>
              </w:rPr>
              <w:t>User Status</w:t>
            </w:r>
          </w:p>
        </w:tc>
        <w:tc>
          <w:tcPr>
            <w:tcW w:w="450" w:type="dxa"/>
            <w:shd w:val="clear" w:color="auto" w:fill="CCCCCC"/>
          </w:tcPr>
          <w:p w14:paraId="265BAB11" w14:textId="77777777" w:rsidR="00AA7DE2" w:rsidRPr="008F7099" w:rsidRDefault="00AA7DE2" w:rsidP="008F7099">
            <w:pPr>
              <w:jc w:val="center"/>
              <w:rPr>
                <w:rFonts w:ascii="Arial" w:hAnsi="Arial" w:cs="Arial"/>
                <w:sz w:val="18"/>
              </w:rPr>
            </w:pPr>
            <w:r w:rsidRPr="008F7099">
              <w:rPr>
                <w:rFonts w:ascii="Arial" w:hAnsi="Arial" w:cs="Arial"/>
                <w:sz w:val="18"/>
              </w:rPr>
              <w:t>User</w:t>
            </w:r>
          </w:p>
          <w:p w14:paraId="73A6A47A" w14:textId="25BE81A5" w:rsidR="00AA7DE2" w:rsidRPr="008F7099" w:rsidRDefault="00AA7DE2" w:rsidP="008F7099">
            <w:pPr>
              <w:jc w:val="center"/>
              <w:rPr>
                <w:rFonts w:ascii="Arial" w:hAnsi="Arial" w:cs="Arial"/>
                <w:sz w:val="18"/>
              </w:rPr>
            </w:pPr>
            <w:r w:rsidRPr="008F7099">
              <w:rPr>
                <w:rFonts w:ascii="Arial" w:hAnsi="Arial" w:cs="Arial"/>
                <w:sz w:val="18"/>
              </w:rPr>
              <w:t>Type</w:t>
            </w:r>
          </w:p>
        </w:tc>
        <w:tc>
          <w:tcPr>
            <w:tcW w:w="720" w:type="dxa"/>
            <w:shd w:val="clear" w:color="auto" w:fill="CCCCCC"/>
          </w:tcPr>
          <w:p w14:paraId="7D93EF55" w14:textId="77777777" w:rsidR="00AA7DE2" w:rsidRPr="008F7099" w:rsidRDefault="00AA7DE2" w:rsidP="008F7099">
            <w:pPr>
              <w:jc w:val="center"/>
              <w:rPr>
                <w:rFonts w:ascii="Arial" w:hAnsi="Arial" w:cs="Arial"/>
                <w:sz w:val="18"/>
              </w:rPr>
            </w:pPr>
            <w:r w:rsidRPr="008F7099">
              <w:rPr>
                <w:rFonts w:ascii="Arial" w:hAnsi="Arial" w:cs="Arial"/>
                <w:sz w:val="18"/>
              </w:rPr>
              <w:t>Correl-</w:t>
            </w:r>
          </w:p>
          <w:p w14:paraId="120C8F3B" w14:textId="30BD9269" w:rsidR="00AA7DE2" w:rsidRPr="008F7099" w:rsidRDefault="00AA7DE2" w:rsidP="008F7099">
            <w:pPr>
              <w:jc w:val="center"/>
              <w:rPr>
                <w:rFonts w:ascii="Arial" w:hAnsi="Arial" w:cs="Arial"/>
                <w:sz w:val="18"/>
              </w:rPr>
            </w:pPr>
            <w:r w:rsidRPr="008F7099">
              <w:rPr>
                <w:rFonts w:ascii="Arial" w:hAnsi="Arial" w:cs="Arial"/>
                <w:sz w:val="18"/>
              </w:rPr>
              <w:t>ationId</w:t>
            </w:r>
          </w:p>
        </w:tc>
        <w:tc>
          <w:tcPr>
            <w:tcW w:w="948" w:type="dxa"/>
            <w:shd w:val="clear" w:color="auto" w:fill="CCCCCC"/>
          </w:tcPr>
          <w:p w14:paraId="28E2A035" w14:textId="31DA40C3" w:rsidR="00AA7DE2" w:rsidRPr="008F7099" w:rsidRDefault="00AA7DE2" w:rsidP="008F7099">
            <w:pPr>
              <w:jc w:val="center"/>
              <w:rPr>
                <w:rFonts w:ascii="Arial" w:hAnsi="Arial" w:cs="Arial"/>
                <w:sz w:val="18"/>
              </w:rPr>
            </w:pPr>
            <w:r w:rsidRPr="008F7099">
              <w:rPr>
                <w:rFonts w:ascii="Arial" w:hAnsi="Arial" w:cs="Arial"/>
                <w:sz w:val="18"/>
              </w:rPr>
              <w:t>Billing</w:t>
            </w:r>
          </w:p>
          <w:p w14:paraId="06DF90CC" w14:textId="1928D956" w:rsidR="00AA7DE2" w:rsidRPr="008F7099" w:rsidRDefault="00AA7DE2" w:rsidP="008F7099">
            <w:pPr>
              <w:jc w:val="center"/>
              <w:rPr>
                <w:rFonts w:ascii="Arial" w:hAnsi="Arial" w:cs="Arial"/>
                <w:sz w:val="18"/>
              </w:rPr>
            </w:pPr>
            <w:r w:rsidRPr="008F7099">
              <w:rPr>
                <w:rFonts w:ascii="Arial" w:hAnsi="Arial" w:cs="Arial"/>
                <w:sz w:val="18"/>
              </w:rPr>
              <w:t>Agreement</w:t>
            </w:r>
          </w:p>
        </w:tc>
        <w:tc>
          <w:tcPr>
            <w:tcW w:w="887" w:type="dxa"/>
            <w:shd w:val="clear" w:color="auto" w:fill="CCCCCC"/>
          </w:tcPr>
          <w:p w14:paraId="49C284BA" w14:textId="04FE94FD" w:rsidR="00AA7DE2" w:rsidRPr="008F7099" w:rsidRDefault="00AA7DE2" w:rsidP="008F7099">
            <w:pPr>
              <w:jc w:val="center"/>
              <w:rPr>
                <w:rFonts w:ascii="Arial" w:hAnsi="Arial" w:cs="Arial"/>
                <w:sz w:val="18"/>
              </w:rPr>
            </w:pPr>
            <w:r w:rsidRPr="008F7099">
              <w:rPr>
                <w:rFonts w:ascii="Arial" w:hAnsi="Arial" w:cs="Arial"/>
                <w:sz w:val="18"/>
              </w:rPr>
              <w:t>Related Transaction State in PSEP</w:t>
            </w:r>
          </w:p>
        </w:tc>
        <w:tc>
          <w:tcPr>
            <w:tcW w:w="887" w:type="dxa"/>
            <w:shd w:val="clear" w:color="auto" w:fill="CCCCCC"/>
          </w:tcPr>
          <w:p w14:paraId="466AAA43" w14:textId="2A6A796C" w:rsidR="00AA7DE2" w:rsidRPr="008F7099" w:rsidRDefault="00AA7DE2" w:rsidP="008F7099">
            <w:pPr>
              <w:jc w:val="center"/>
              <w:rPr>
                <w:rFonts w:ascii="Arial" w:hAnsi="Arial" w:cs="Arial"/>
                <w:sz w:val="18"/>
              </w:rPr>
            </w:pPr>
            <w:r w:rsidRPr="008F7099">
              <w:rPr>
                <w:rFonts w:ascii="Arial" w:hAnsi="Arial" w:cs="Arial"/>
                <w:sz w:val="18"/>
              </w:rPr>
              <w:t>Related Refund Transaction</w:t>
            </w:r>
          </w:p>
        </w:tc>
        <w:tc>
          <w:tcPr>
            <w:tcW w:w="2588" w:type="dxa"/>
            <w:shd w:val="clear" w:color="auto" w:fill="CCCCCC"/>
          </w:tcPr>
          <w:p w14:paraId="0512AC41" w14:textId="68FD1DED" w:rsidR="00AA7DE2" w:rsidRPr="008F7099" w:rsidRDefault="00AA7DE2" w:rsidP="008F7099">
            <w:pPr>
              <w:jc w:val="center"/>
              <w:rPr>
                <w:rFonts w:ascii="Arial" w:hAnsi="Arial" w:cs="Arial"/>
                <w:sz w:val="18"/>
              </w:rPr>
            </w:pPr>
            <w:r w:rsidRPr="008F7099">
              <w:rPr>
                <w:rFonts w:ascii="Arial" w:hAnsi="Arial" w:cs="Arial"/>
                <w:sz w:val="18"/>
              </w:rPr>
              <w:t>Batch File Response Line Item’s Result Code</w:t>
            </w:r>
          </w:p>
        </w:tc>
        <w:tc>
          <w:tcPr>
            <w:tcW w:w="815" w:type="dxa"/>
            <w:shd w:val="clear" w:color="auto" w:fill="CCCCCC"/>
          </w:tcPr>
          <w:p w14:paraId="24905038" w14:textId="2DB85CA8" w:rsidR="00AA7DE2" w:rsidRPr="008F7099" w:rsidRDefault="00AA7DE2" w:rsidP="008F7099">
            <w:pPr>
              <w:jc w:val="center"/>
              <w:rPr>
                <w:rFonts w:ascii="Arial" w:hAnsi="Arial" w:cs="Arial"/>
                <w:sz w:val="18"/>
              </w:rPr>
            </w:pPr>
            <w:r w:rsidRPr="008F7099">
              <w:rPr>
                <w:rFonts w:ascii="Arial" w:hAnsi="Arial" w:cs="Arial"/>
                <w:sz w:val="18"/>
              </w:rPr>
              <w:t>Diameter Result Code</w:t>
            </w:r>
          </w:p>
        </w:tc>
      </w:tr>
      <w:tr w:rsidR="00763CF0" w:rsidRPr="008F7099" w14:paraId="35365CB3" w14:textId="4F622BCB" w:rsidTr="009872E7">
        <w:trPr>
          <w:cantSplit/>
        </w:trPr>
        <w:tc>
          <w:tcPr>
            <w:tcW w:w="275" w:type="dxa"/>
          </w:tcPr>
          <w:p w14:paraId="102555D8" w14:textId="1BFBE782" w:rsidR="00763CF0" w:rsidRPr="00763CF0" w:rsidRDefault="00763CF0" w:rsidP="00AF6D65">
            <w:pPr>
              <w:pStyle w:val="ListParagraph"/>
              <w:numPr>
                <w:ilvl w:val="0"/>
                <w:numId w:val="40"/>
              </w:numPr>
              <w:jc w:val="center"/>
              <w:rPr>
                <w:sz w:val="16"/>
                <w:szCs w:val="16"/>
              </w:rPr>
            </w:pPr>
            <w:r w:rsidRPr="00763CF0">
              <w:rPr>
                <w:sz w:val="16"/>
                <w:szCs w:val="16"/>
              </w:rPr>
              <w:t>1</w:t>
            </w:r>
          </w:p>
        </w:tc>
        <w:tc>
          <w:tcPr>
            <w:tcW w:w="1231" w:type="dxa"/>
          </w:tcPr>
          <w:p w14:paraId="2C6DCAED" w14:textId="51499D53" w:rsidR="00763CF0" w:rsidRPr="008F7099" w:rsidRDefault="00763CF0" w:rsidP="008F7099">
            <w:pPr>
              <w:jc w:val="center"/>
              <w:rPr>
                <w:sz w:val="16"/>
                <w:szCs w:val="16"/>
              </w:rPr>
            </w:pPr>
            <w:r w:rsidRPr="008F7099">
              <w:rPr>
                <w:sz w:val="16"/>
                <w:szCs w:val="16"/>
              </w:rPr>
              <w:t>Charge</w:t>
            </w:r>
          </w:p>
        </w:tc>
        <w:tc>
          <w:tcPr>
            <w:tcW w:w="602" w:type="dxa"/>
          </w:tcPr>
          <w:p w14:paraId="0B0EA125" w14:textId="3FB2B046" w:rsidR="00763CF0" w:rsidRPr="008F7099" w:rsidRDefault="00763CF0" w:rsidP="008F7099">
            <w:pPr>
              <w:jc w:val="center"/>
              <w:rPr>
                <w:sz w:val="16"/>
                <w:szCs w:val="16"/>
              </w:rPr>
            </w:pPr>
            <w:r w:rsidRPr="008F7099">
              <w:rPr>
                <w:sz w:val="16"/>
                <w:szCs w:val="16"/>
              </w:rPr>
              <w:t>Active</w:t>
            </w:r>
          </w:p>
        </w:tc>
        <w:tc>
          <w:tcPr>
            <w:tcW w:w="450" w:type="dxa"/>
          </w:tcPr>
          <w:p w14:paraId="494A0753" w14:textId="09288605" w:rsidR="00763CF0" w:rsidRPr="008F7099" w:rsidRDefault="00763CF0" w:rsidP="008F7099">
            <w:pPr>
              <w:jc w:val="center"/>
              <w:rPr>
                <w:sz w:val="16"/>
                <w:szCs w:val="16"/>
              </w:rPr>
            </w:pPr>
            <w:r w:rsidRPr="008F7099">
              <w:rPr>
                <w:sz w:val="16"/>
                <w:szCs w:val="16"/>
              </w:rPr>
              <w:t>Either Type</w:t>
            </w:r>
          </w:p>
        </w:tc>
        <w:tc>
          <w:tcPr>
            <w:tcW w:w="720" w:type="dxa"/>
          </w:tcPr>
          <w:p w14:paraId="32D86542" w14:textId="77777777" w:rsidR="00763CF0" w:rsidRPr="008F7099" w:rsidRDefault="00763CF0" w:rsidP="008F7099">
            <w:pPr>
              <w:jc w:val="center"/>
              <w:rPr>
                <w:sz w:val="16"/>
                <w:szCs w:val="16"/>
              </w:rPr>
            </w:pPr>
            <w:r w:rsidRPr="008F7099">
              <w:rPr>
                <w:sz w:val="16"/>
                <w:szCs w:val="16"/>
              </w:rPr>
              <w:t xml:space="preserve">Non </w:t>
            </w:r>
          </w:p>
          <w:p w14:paraId="4B48C103" w14:textId="32B156C4" w:rsidR="00763CF0" w:rsidRPr="008F7099" w:rsidRDefault="00763CF0" w:rsidP="008F7099">
            <w:pPr>
              <w:jc w:val="center"/>
              <w:rPr>
                <w:sz w:val="16"/>
                <w:szCs w:val="16"/>
              </w:rPr>
            </w:pPr>
            <w:r w:rsidRPr="008F7099">
              <w:rPr>
                <w:sz w:val="16"/>
                <w:szCs w:val="16"/>
              </w:rPr>
              <w:t>existing value</w:t>
            </w:r>
          </w:p>
        </w:tc>
        <w:tc>
          <w:tcPr>
            <w:tcW w:w="948" w:type="dxa"/>
          </w:tcPr>
          <w:p w14:paraId="41216F40" w14:textId="2596237C" w:rsidR="00763CF0" w:rsidRPr="008F7099" w:rsidRDefault="00763CF0" w:rsidP="008F7099">
            <w:pPr>
              <w:jc w:val="center"/>
              <w:rPr>
                <w:sz w:val="16"/>
                <w:szCs w:val="16"/>
              </w:rPr>
            </w:pPr>
            <w:r w:rsidRPr="008F7099">
              <w:rPr>
                <w:sz w:val="16"/>
                <w:szCs w:val="16"/>
              </w:rPr>
              <w:t>Valid</w:t>
            </w:r>
          </w:p>
        </w:tc>
        <w:tc>
          <w:tcPr>
            <w:tcW w:w="887" w:type="dxa"/>
          </w:tcPr>
          <w:p w14:paraId="3AB5B7F4" w14:textId="5D8B581C" w:rsidR="00763CF0" w:rsidRPr="008F7099" w:rsidRDefault="00763CF0" w:rsidP="008F7099">
            <w:pPr>
              <w:jc w:val="center"/>
              <w:rPr>
                <w:sz w:val="16"/>
                <w:szCs w:val="16"/>
              </w:rPr>
            </w:pPr>
            <w:r w:rsidRPr="008F7099">
              <w:rPr>
                <w:sz w:val="16"/>
                <w:szCs w:val="16"/>
              </w:rPr>
              <w:t>-</w:t>
            </w:r>
          </w:p>
        </w:tc>
        <w:tc>
          <w:tcPr>
            <w:tcW w:w="887" w:type="dxa"/>
          </w:tcPr>
          <w:p w14:paraId="685ECCFA" w14:textId="7E01F768" w:rsidR="00763CF0" w:rsidRPr="008F7099" w:rsidRDefault="00763CF0" w:rsidP="008F7099">
            <w:pPr>
              <w:jc w:val="center"/>
              <w:rPr>
                <w:sz w:val="16"/>
                <w:szCs w:val="16"/>
              </w:rPr>
            </w:pPr>
            <w:r w:rsidRPr="008F7099">
              <w:rPr>
                <w:sz w:val="16"/>
                <w:szCs w:val="16"/>
              </w:rPr>
              <w:t>-</w:t>
            </w:r>
          </w:p>
        </w:tc>
        <w:tc>
          <w:tcPr>
            <w:tcW w:w="2588" w:type="dxa"/>
          </w:tcPr>
          <w:p w14:paraId="17EA7BA6" w14:textId="18600EE7" w:rsidR="00763CF0" w:rsidRPr="008F7099" w:rsidRDefault="00763CF0" w:rsidP="008F7099">
            <w:pPr>
              <w:jc w:val="center"/>
              <w:rPr>
                <w:sz w:val="16"/>
                <w:szCs w:val="16"/>
              </w:rPr>
            </w:pPr>
            <w:r w:rsidRPr="008F7099">
              <w:rPr>
                <w:sz w:val="16"/>
                <w:szCs w:val="16"/>
              </w:rPr>
              <w:t>INVALID_CORRELATION_ID</w:t>
            </w:r>
          </w:p>
        </w:tc>
        <w:tc>
          <w:tcPr>
            <w:tcW w:w="815" w:type="dxa"/>
          </w:tcPr>
          <w:p w14:paraId="0436E51D" w14:textId="0096401F" w:rsidR="00763CF0" w:rsidRPr="008F7099" w:rsidRDefault="00763CF0" w:rsidP="008F7099">
            <w:pPr>
              <w:jc w:val="center"/>
              <w:rPr>
                <w:sz w:val="16"/>
                <w:szCs w:val="16"/>
              </w:rPr>
            </w:pPr>
            <w:r w:rsidRPr="008F7099">
              <w:rPr>
                <w:sz w:val="16"/>
                <w:szCs w:val="16"/>
              </w:rPr>
              <w:t>N/A</w:t>
            </w:r>
          </w:p>
        </w:tc>
      </w:tr>
      <w:tr w:rsidR="00763CF0" w:rsidRPr="008F7099" w14:paraId="546CE0DE" w14:textId="77777777" w:rsidTr="009872E7">
        <w:trPr>
          <w:cantSplit/>
        </w:trPr>
        <w:tc>
          <w:tcPr>
            <w:tcW w:w="275" w:type="dxa"/>
          </w:tcPr>
          <w:p w14:paraId="515DF426" w14:textId="29ED1A87" w:rsidR="00763CF0" w:rsidRPr="00763CF0" w:rsidRDefault="00763CF0" w:rsidP="00AF6D65">
            <w:pPr>
              <w:pStyle w:val="ListParagraph"/>
              <w:numPr>
                <w:ilvl w:val="0"/>
                <w:numId w:val="40"/>
              </w:numPr>
              <w:jc w:val="center"/>
              <w:rPr>
                <w:sz w:val="16"/>
                <w:szCs w:val="16"/>
              </w:rPr>
            </w:pPr>
            <w:r w:rsidRPr="00763CF0">
              <w:rPr>
                <w:sz w:val="16"/>
                <w:szCs w:val="16"/>
              </w:rPr>
              <w:t>1</w:t>
            </w:r>
          </w:p>
        </w:tc>
        <w:tc>
          <w:tcPr>
            <w:tcW w:w="1231" w:type="dxa"/>
          </w:tcPr>
          <w:p w14:paraId="5DC9330A" w14:textId="035AE709" w:rsidR="00763CF0" w:rsidRPr="008F7099" w:rsidRDefault="00763CF0" w:rsidP="008F7099">
            <w:pPr>
              <w:jc w:val="center"/>
              <w:rPr>
                <w:sz w:val="16"/>
                <w:szCs w:val="16"/>
              </w:rPr>
            </w:pPr>
            <w:r w:rsidRPr="008F7099">
              <w:rPr>
                <w:sz w:val="16"/>
                <w:szCs w:val="16"/>
              </w:rPr>
              <w:t>Refund</w:t>
            </w:r>
          </w:p>
        </w:tc>
        <w:tc>
          <w:tcPr>
            <w:tcW w:w="602" w:type="dxa"/>
          </w:tcPr>
          <w:p w14:paraId="0AB7E007" w14:textId="77777777" w:rsidR="00763CF0" w:rsidRPr="008F7099" w:rsidRDefault="00763CF0" w:rsidP="008F7099">
            <w:pPr>
              <w:jc w:val="center"/>
              <w:rPr>
                <w:sz w:val="16"/>
                <w:szCs w:val="16"/>
              </w:rPr>
            </w:pPr>
            <w:r w:rsidRPr="008F7099">
              <w:rPr>
                <w:sz w:val="16"/>
                <w:szCs w:val="16"/>
              </w:rPr>
              <w:t>Active</w:t>
            </w:r>
          </w:p>
        </w:tc>
        <w:tc>
          <w:tcPr>
            <w:tcW w:w="450" w:type="dxa"/>
          </w:tcPr>
          <w:p w14:paraId="1D7A9D5B" w14:textId="75F987F1" w:rsidR="00763CF0" w:rsidRPr="008F7099" w:rsidRDefault="00763CF0" w:rsidP="008F7099">
            <w:pPr>
              <w:jc w:val="center"/>
              <w:rPr>
                <w:sz w:val="16"/>
                <w:szCs w:val="16"/>
              </w:rPr>
            </w:pPr>
            <w:r w:rsidRPr="008F7099">
              <w:rPr>
                <w:sz w:val="16"/>
                <w:szCs w:val="16"/>
              </w:rPr>
              <w:t xml:space="preserve">Either Type </w:t>
            </w:r>
          </w:p>
        </w:tc>
        <w:tc>
          <w:tcPr>
            <w:tcW w:w="720" w:type="dxa"/>
          </w:tcPr>
          <w:p w14:paraId="585A631C" w14:textId="77777777" w:rsidR="00763CF0" w:rsidRPr="008F7099" w:rsidRDefault="00763CF0" w:rsidP="008F7099">
            <w:pPr>
              <w:jc w:val="center"/>
              <w:rPr>
                <w:sz w:val="16"/>
                <w:szCs w:val="16"/>
              </w:rPr>
            </w:pPr>
            <w:r w:rsidRPr="008F7099">
              <w:rPr>
                <w:sz w:val="16"/>
                <w:szCs w:val="16"/>
              </w:rPr>
              <w:t xml:space="preserve">Non </w:t>
            </w:r>
          </w:p>
          <w:p w14:paraId="4B1A1468" w14:textId="1E991512" w:rsidR="00763CF0" w:rsidRPr="008F7099" w:rsidRDefault="00763CF0" w:rsidP="008F7099">
            <w:pPr>
              <w:jc w:val="center"/>
              <w:rPr>
                <w:sz w:val="16"/>
                <w:szCs w:val="16"/>
              </w:rPr>
            </w:pPr>
            <w:r w:rsidRPr="008F7099">
              <w:rPr>
                <w:sz w:val="16"/>
                <w:szCs w:val="16"/>
              </w:rPr>
              <w:t>existing value</w:t>
            </w:r>
          </w:p>
        </w:tc>
        <w:tc>
          <w:tcPr>
            <w:tcW w:w="948" w:type="dxa"/>
          </w:tcPr>
          <w:p w14:paraId="428DA589" w14:textId="77777777" w:rsidR="00763CF0" w:rsidRPr="008F7099" w:rsidRDefault="00763CF0" w:rsidP="008F7099">
            <w:pPr>
              <w:jc w:val="center"/>
              <w:rPr>
                <w:sz w:val="16"/>
                <w:szCs w:val="16"/>
              </w:rPr>
            </w:pPr>
            <w:r w:rsidRPr="008F7099">
              <w:rPr>
                <w:sz w:val="16"/>
                <w:szCs w:val="16"/>
              </w:rPr>
              <w:t>Valid</w:t>
            </w:r>
          </w:p>
        </w:tc>
        <w:tc>
          <w:tcPr>
            <w:tcW w:w="887" w:type="dxa"/>
          </w:tcPr>
          <w:p w14:paraId="4F1444BF" w14:textId="77777777" w:rsidR="00763CF0" w:rsidRPr="008F7099" w:rsidRDefault="00763CF0" w:rsidP="008F7099">
            <w:pPr>
              <w:jc w:val="center"/>
              <w:rPr>
                <w:sz w:val="16"/>
                <w:szCs w:val="16"/>
              </w:rPr>
            </w:pPr>
            <w:r w:rsidRPr="008F7099">
              <w:rPr>
                <w:sz w:val="16"/>
                <w:szCs w:val="16"/>
              </w:rPr>
              <w:t>-</w:t>
            </w:r>
          </w:p>
        </w:tc>
        <w:tc>
          <w:tcPr>
            <w:tcW w:w="887" w:type="dxa"/>
          </w:tcPr>
          <w:p w14:paraId="579E3445" w14:textId="77777777" w:rsidR="00763CF0" w:rsidRPr="008F7099" w:rsidRDefault="00763CF0" w:rsidP="008F7099">
            <w:pPr>
              <w:jc w:val="center"/>
              <w:rPr>
                <w:sz w:val="16"/>
                <w:szCs w:val="16"/>
              </w:rPr>
            </w:pPr>
            <w:r w:rsidRPr="008F7099">
              <w:rPr>
                <w:sz w:val="16"/>
                <w:szCs w:val="16"/>
              </w:rPr>
              <w:t>-</w:t>
            </w:r>
          </w:p>
        </w:tc>
        <w:tc>
          <w:tcPr>
            <w:tcW w:w="2588" w:type="dxa"/>
          </w:tcPr>
          <w:p w14:paraId="6B480F95" w14:textId="026C4FD9" w:rsidR="00763CF0" w:rsidRPr="008F7099" w:rsidRDefault="00763CF0" w:rsidP="008F7099">
            <w:pPr>
              <w:jc w:val="center"/>
              <w:rPr>
                <w:sz w:val="16"/>
                <w:szCs w:val="16"/>
              </w:rPr>
            </w:pPr>
            <w:r w:rsidRPr="008F7099">
              <w:rPr>
                <w:sz w:val="16"/>
                <w:szCs w:val="16"/>
              </w:rPr>
              <w:t>INVALID_CORRELATION_ID</w:t>
            </w:r>
          </w:p>
        </w:tc>
        <w:tc>
          <w:tcPr>
            <w:tcW w:w="815" w:type="dxa"/>
          </w:tcPr>
          <w:p w14:paraId="468AC323" w14:textId="77777777" w:rsidR="00763CF0" w:rsidRPr="008F7099" w:rsidRDefault="00763CF0" w:rsidP="008F7099">
            <w:pPr>
              <w:jc w:val="center"/>
              <w:rPr>
                <w:sz w:val="16"/>
                <w:szCs w:val="16"/>
              </w:rPr>
            </w:pPr>
            <w:r w:rsidRPr="008F7099">
              <w:rPr>
                <w:sz w:val="16"/>
                <w:szCs w:val="16"/>
              </w:rPr>
              <w:t>N/A</w:t>
            </w:r>
          </w:p>
        </w:tc>
      </w:tr>
      <w:tr w:rsidR="00763CF0" w:rsidRPr="008F7099" w14:paraId="2FF1CFFD" w14:textId="77777777" w:rsidTr="009872E7">
        <w:trPr>
          <w:cantSplit/>
        </w:trPr>
        <w:tc>
          <w:tcPr>
            <w:tcW w:w="275" w:type="dxa"/>
          </w:tcPr>
          <w:p w14:paraId="7DD13A15" w14:textId="081F7EA5" w:rsidR="00763CF0" w:rsidRPr="00763CF0" w:rsidRDefault="00763CF0" w:rsidP="00AF6D65">
            <w:pPr>
              <w:pStyle w:val="ListParagraph"/>
              <w:numPr>
                <w:ilvl w:val="0"/>
                <w:numId w:val="40"/>
              </w:numPr>
              <w:jc w:val="center"/>
              <w:rPr>
                <w:sz w:val="16"/>
                <w:szCs w:val="16"/>
              </w:rPr>
            </w:pPr>
          </w:p>
        </w:tc>
        <w:tc>
          <w:tcPr>
            <w:tcW w:w="1231" w:type="dxa"/>
          </w:tcPr>
          <w:p w14:paraId="6FFB859A" w14:textId="1C6C3245" w:rsidR="00763CF0" w:rsidRPr="008F7099" w:rsidRDefault="00763CF0" w:rsidP="008F7099">
            <w:pPr>
              <w:jc w:val="center"/>
              <w:rPr>
                <w:sz w:val="16"/>
                <w:szCs w:val="16"/>
              </w:rPr>
            </w:pPr>
            <w:r w:rsidRPr="008F7099">
              <w:rPr>
                <w:sz w:val="16"/>
                <w:szCs w:val="16"/>
              </w:rPr>
              <w:t>Cancel</w:t>
            </w:r>
          </w:p>
        </w:tc>
        <w:tc>
          <w:tcPr>
            <w:tcW w:w="602" w:type="dxa"/>
          </w:tcPr>
          <w:p w14:paraId="1F4166CC" w14:textId="77777777" w:rsidR="00763CF0" w:rsidRPr="008F7099" w:rsidRDefault="00763CF0" w:rsidP="008F7099">
            <w:pPr>
              <w:jc w:val="center"/>
              <w:rPr>
                <w:sz w:val="16"/>
                <w:szCs w:val="16"/>
              </w:rPr>
            </w:pPr>
            <w:r w:rsidRPr="008F7099">
              <w:rPr>
                <w:sz w:val="16"/>
                <w:szCs w:val="16"/>
              </w:rPr>
              <w:t>Active</w:t>
            </w:r>
          </w:p>
        </w:tc>
        <w:tc>
          <w:tcPr>
            <w:tcW w:w="450" w:type="dxa"/>
          </w:tcPr>
          <w:p w14:paraId="2D201FDD" w14:textId="00E1193F" w:rsidR="00763CF0" w:rsidRPr="008F7099" w:rsidRDefault="00763CF0" w:rsidP="008F7099">
            <w:pPr>
              <w:jc w:val="center"/>
              <w:rPr>
                <w:sz w:val="16"/>
                <w:szCs w:val="16"/>
              </w:rPr>
            </w:pPr>
            <w:r w:rsidRPr="008F7099">
              <w:rPr>
                <w:sz w:val="16"/>
                <w:szCs w:val="16"/>
              </w:rPr>
              <w:t xml:space="preserve">Either Type </w:t>
            </w:r>
          </w:p>
        </w:tc>
        <w:tc>
          <w:tcPr>
            <w:tcW w:w="720" w:type="dxa"/>
          </w:tcPr>
          <w:p w14:paraId="71CA1C97" w14:textId="77777777" w:rsidR="00763CF0" w:rsidRPr="008F7099" w:rsidRDefault="00763CF0" w:rsidP="008F7099">
            <w:pPr>
              <w:jc w:val="center"/>
              <w:rPr>
                <w:sz w:val="16"/>
                <w:szCs w:val="16"/>
              </w:rPr>
            </w:pPr>
            <w:r w:rsidRPr="008F7099">
              <w:rPr>
                <w:sz w:val="16"/>
                <w:szCs w:val="16"/>
              </w:rPr>
              <w:t xml:space="preserve">Non </w:t>
            </w:r>
          </w:p>
          <w:p w14:paraId="2B1171B5" w14:textId="71B7D0E0" w:rsidR="00763CF0" w:rsidRPr="008F7099" w:rsidRDefault="00763CF0" w:rsidP="008F7099">
            <w:pPr>
              <w:jc w:val="center"/>
              <w:rPr>
                <w:sz w:val="16"/>
                <w:szCs w:val="16"/>
              </w:rPr>
            </w:pPr>
            <w:r w:rsidRPr="008F7099">
              <w:rPr>
                <w:sz w:val="16"/>
                <w:szCs w:val="16"/>
              </w:rPr>
              <w:t>existing value</w:t>
            </w:r>
          </w:p>
        </w:tc>
        <w:tc>
          <w:tcPr>
            <w:tcW w:w="948" w:type="dxa"/>
          </w:tcPr>
          <w:p w14:paraId="5743FF2D" w14:textId="77777777" w:rsidR="00763CF0" w:rsidRPr="008F7099" w:rsidRDefault="00763CF0" w:rsidP="008F7099">
            <w:pPr>
              <w:jc w:val="center"/>
              <w:rPr>
                <w:sz w:val="16"/>
                <w:szCs w:val="16"/>
              </w:rPr>
            </w:pPr>
            <w:r w:rsidRPr="008F7099">
              <w:rPr>
                <w:sz w:val="16"/>
                <w:szCs w:val="16"/>
              </w:rPr>
              <w:t>Valid</w:t>
            </w:r>
          </w:p>
        </w:tc>
        <w:tc>
          <w:tcPr>
            <w:tcW w:w="887" w:type="dxa"/>
          </w:tcPr>
          <w:p w14:paraId="66A133B1" w14:textId="77777777" w:rsidR="00763CF0" w:rsidRPr="008F7099" w:rsidRDefault="00763CF0" w:rsidP="008F7099">
            <w:pPr>
              <w:jc w:val="center"/>
              <w:rPr>
                <w:sz w:val="16"/>
                <w:szCs w:val="16"/>
              </w:rPr>
            </w:pPr>
            <w:r w:rsidRPr="008F7099">
              <w:rPr>
                <w:sz w:val="16"/>
                <w:szCs w:val="16"/>
              </w:rPr>
              <w:t>-</w:t>
            </w:r>
          </w:p>
        </w:tc>
        <w:tc>
          <w:tcPr>
            <w:tcW w:w="887" w:type="dxa"/>
          </w:tcPr>
          <w:p w14:paraId="5148FF0B" w14:textId="77777777" w:rsidR="00763CF0" w:rsidRPr="008F7099" w:rsidRDefault="00763CF0" w:rsidP="008F7099">
            <w:pPr>
              <w:jc w:val="center"/>
              <w:rPr>
                <w:sz w:val="16"/>
                <w:szCs w:val="16"/>
              </w:rPr>
            </w:pPr>
            <w:r w:rsidRPr="008F7099">
              <w:rPr>
                <w:sz w:val="16"/>
                <w:szCs w:val="16"/>
              </w:rPr>
              <w:t>-</w:t>
            </w:r>
          </w:p>
        </w:tc>
        <w:tc>
          <w:tcPr>
            <w:tcW w:w="2588" w:type="dxa"/>
          </w:tcPr>
          <w:p w14:paraId="786D187E" w14:textId="77589AA0" w:rsidR="00763CF0" w:rsidRPr="008F7099" w:rsidRDefault="00763CF0" w:rsidP="008F7099">
            <w:pPr>
              <w:jc w:val="center"/>
              <w:rPr>
                <w:sz w:val="16"/>
                <w:szCs w:val="16"/>
              </w:rPr>
            </w:pPr>
            <w:r w:rsidRPr="008F7099">
              <w:rPr>
                <w:sz w:val="16"/>
                <w:szCs w:val="16"/>
              </w:rPr>
              <w:t>SUCCESS</w:t>
            </w:r>
          </w:p>
        </w:tc>
        <w:tc>
          <w:tcPr>
            <w:tcW w:w="815" w:type="dxa"/>
          </w:tcPr>
          <w:p w14:paraId="0C518F44" w14:textId="77777777" w:rsidR="00763CF0" w:rsidRPr="008F7099" w:rsidRDefault="00763CF0" w:rsidP="008F7099">
            <w:pPr>
              <w:jc w:val="center"/>
              <w:rPr>
                <w:sz w:val="16"/>
                <w:szCs w:val="16"/>
              </w:rPr>
            </w:pPr>
            <w:r w:rsidRPr="008F7099">
              <w:rPr>
                <w:sz w:val="16"/>
                <w:szCs w:val="16"/>
              </w:rPr>
              <w:t>N/A</w:t>
            </w:r>
          </w:p>
        </w:tc>
      </w:tr>
      <w:tr w:rsidR="00763CF0" w:rsidRPr="008F7099" w14:paraId="03869580" w14:textId="77777777" w:rsidTr="009872E7">
        <w:trPr>
          <w:cantSplit/>
        </w:trPr>
        <w:tc>
          <w:tcPr>
            <w:tcW w:w="275" w:type="dxa"/>
          </w:tcPr>
          <w:p w14:paraId="5DF108EB" w14:textId="77777777" w:rsidR="00763CF0" w:rsidRPr="00763CF0" w:rsidRDefault="00763CF0" w:rsidP="00AF6D65">
            <w:pPr>
              <w:pStyle w:val="ListParagraph"/>
              <w:numPr>
                <w:ilvl w:val="0"/>
                <w:numId w:val="40"/>
              </w:numPr>
              <w:jc w:val="center"/>
              <w:rPr>
                <w:sz w:val="16"/>
                <w:szCs w:val="16"/>
              </w:rPr>
            </w:pPr>
          </w:p>
        </w:tc>
        <w:tc>
          <w:tcPr>
            <w:tcW w:w="1231" w:type="dxa"/>
          </w:tcPr>
          <w:p w14:paraId="292B9B22" w14:textId="5EAE4099" w:rsidR="00763CF0" w:rsidRPr="008F7099" w:rsidRDefault="00763CF0" w:rsidP="008F7099">
            <w:pPr>
              <w:jc w:val="center"/>
              <w:rPr>
                <w:sz w:val="16"/>
                <w:szCs w:val="16"/>
              </w:rPr>
            </w:pPr>
            <w:r w:rsidRPr="008F7099">
              <w:rPr>
                <w:sz w:val="16"/>
                <w:szCs w:val="16"/>
              </w:rPr>
              <w:t>Charge</w:t>
            </w:r>
          </w:p>
        </w:tc>
        <w:tc>
          <w:tcPr>
            <w:tcW w:w="602" w:type="dxa"/>
          </w:tcPr>
          <w:p w14:paraId="08EB2FA9" w14:textId="77777777" w:rsidR="00763CF0" w:rsidRPr="008F7099" w:rsidRDefault="00763CF0" w:rsidP="008F7099">
            <w:pPr>
              <w:jc w:val="center"/>
              <w:rPr>
                <w:sz w:val="16"/>
                <w:szCs w:val="16"/>
              </w:rPr>
            </w:pPr>
            <w:r w:rsidRPr="008F7099">
              <w:rPr>
                <w:sz w:val="16"/>
                <w:szCs w:val="16"/>
              </w:rPr>
              <w:t>Active</w:t>
            </w:r>
          </w:p>
        </w:tc>
        <w:tc>
          <w:tcPr>
            <w:tcW w:w="450" w:type="dxa"/>
          </w:tcPr>
          <w:p w14:paraId="0F5D5E17" w14:textId="40B94FDD" w:rsidR="00763CF0" w:rsidRPr="008F7099" w:rsidRDefault="00763CF0" w:rsidP="008F7099">
            <w:pPr>
              <w:jc w:val="center"/>
              <w:rPr>
                <w:sz w:val="16"/>
                <w:szCs w:val="16"/>
              </w:rPr>
            </w:pPr>
            <w:r w:rsidRPr="008F7099">
              <w:rPr>
                <w:sz w:val="16"/>
                <w:szCs w:val="16"/>
              </w:rPr>
              <w:t>Either Type</w:t>
            </w:r>
          </w:p>
        </w:tc>
        <w:tc>
          <w:tcPr>
            <w:tcW w:w="720" w:type="dxa"/>
          </w:tcPr>
          <w:p w14:paraId="419024BC" w14:textId="44731E47" w:rsidR="00763CF0" w:rsidRPr="008F7099" w:rsidRDefault="00763CF0" w:rsidP="008F7099">
            <w:pPr>
              <w:jc w:val="center"/>
              <w:rPr>
                <w:sz w:val="16"/>
                <w:szCs w:val="16"/>
              </w:rPr>
            </w:pPr>
            <w:r w:rsidRPr="008F7099">
              <w:rPr>
                <w:sz w:val="16"/>
                <w:szCs w:val="16"/>
              </w:rPr>
              <w:t>CR1</w:t>
            </w:r>
          </w:p>
        </w:tc>
        <w:tc>
          <w:tcPr>
            <w:tcW w:w="948" w:type="dxa"/>
          </w:tcPr>
          <w:p w14:paraId="51DE1EEE" w14:textId="0EED7911" w:rsidR="00763CF0" w:rsidRPr="008F7099" w:rsidRDefault="00763CF0" w:rsidP="008F7099">
            <w:pPr>
              <w:jc w:val="center"/>
              <w:rPr>
                <w:sz w:val="16"/>
                <w:szCs w:val="16"/>
              </w:rPr>
            </w:pPr>
            <w:r w:rsidRPr="008F7099">
              <w:rPr>
                <w:sz w:val="16"/>
                <w:szCs w:val="16"/>
              </w:rPr>
              <w:t>Invalid</w:t>
            </w:r>
          </w:p>
        </w:tc>
        <w:tc>
          <w:tcPr>
            <w:tcW w:w="887" w:type="dxa"/>
          </w:tcPr>
          <w:p w14:paraId="51557A1C" w14:textId="77777777" w:rsidR="00763CF0" w:rsidRPr="008F7099" w:rsidRDefault="00763CF0" w:rsidP="008F7099">
            <w:pPr>
              <w:jc w:val="center"/>
              <w:rPr>
                <w:sz w:val="16"/>
                <w:szCs w:val="16"/>
              </w:rPr>
            </w:pPr>
            <w:r w:rsidRPr="008F7099">
              <w:rPr>
                <w:sz w:val="16"/>
                <w:szCs w:val="16"/>
              </w:rPr>
              <w:t>-</w:t>
            </w:r>
          </w:p>
        </w:tc>
        <w:tc>
          <w:tcPr>
            <w:tcW w:w="887" w:type="dxa"/>
          </w:tcPr>
          <w:p w14:paraId="573A625B" w14:textId="77777777" w:rsidR="00763CF0" w:rsidRPr="008F7099" w:rsidRDefault="00763CF0" w:rsidP="008F7099">
            <w:pPr>
              <w:jc w:val="center"/>
              <w:rPr>
                <w:sz w:val="16"/>
                <w:szCs w:val="16"/>
              </w:rPr>
            </w:pPr>
            <w:r w:rsidRPr="008F7099">
              <w:rPr>
                <w:sz w:val="16"/>
                <w:szCs w:val="16"/>
              </w:rPr>
              <w:t>-</w:t>
            </w:r>
          </w:p>
        </w:tc>
        <w:tc>
          <w:tcPr>
            <w:tcW w:w="2588" w:type="dxa"/>
          </w:tcPr>
          <w:p w14:paraId="75DC2342" w14:textId="4317D3CD" w:rsidR="00763CF0" w:rsidRPr="008F7099" w:rsidRDefault="00763CF0" w:rsidP="008F7099">
            <w:pPr>
              <w:jc w:val="center"/>
              <w:rPr>
                <w:sz w:val="16"/>
                <w:szCs w:val="16"/>
              </w:rPr>
            </w:pPr>
            <w:r w:rsidRPr="008F7099">
              <w:rPr>
                <w:sz w:val="16"/>
                <w:szCs w:val="16"/>
              </w:rPr>
              <w:t xml:space="preserve">INVALID_BILLING_AGREEMENT_ID </w:t>
            </w:r>
          </w:p>
        </w:tc>
        <w:tc>
          <w:tcPr>
            <w:tcW w:w="815" w:type="dxa"/>
          </w:tcPr>
          <w:p w14:paraId="194191E4" w14:textId="77777777" w:rsidR="00763CF0" w:rsidRPr="008F7099" w:rsidRDefault="00763CF0" w:rsidP="008F7099">
            <w:pPr>
              <w:jc w:val="center"/>
              <w:rPr>
                <w:sz w:val="16"/>
                <w:szCs w:val="16"/>
              </w:rPr>
            </w:pPr>
            <w:r w:rsidRPr="008F7099">
              <w:rPr>
                <w:sz w:val="16"/>
                <w:szCs w:val="16"/>
              </w:rPr>
              <w:t>N/A</w:t>
            </w:r>
          </w:p>
        </w:tc>
      </w:tr>
      <w:tr w:rsidR="00763CF0" w:rsidRPr="008F7099" w14:paraId="2B254A6B" w14:textId="77777777" w:rsidTr="009872E7">
        <w:trPr>
          <w:cantSplit/>
        </w:trPr>
        <w:tc>
          <w:tcPr>
            <w:tcW w:w="275" w:type="dxa"/>
          </w:tcPr>
          <w:p w14:paraId="4DA2627C" w14:textId="77777777" w:rsidR="00763CF0" w:rsidRPr="00763CF0" w:rsidRDefault="00763CF0" w:rsidP="00AF6D65">
            <w:pPr>
              <w:pStyle w:val="ListParagraph"/>
              <w:numPr>
                <w:ilvl w:val="0"/>
                <w:numId w:val="40"/>
              </w:numPr>
              <w:jc w:val="center"/>
              <w:rPr>
                <w:sz w:val="16"/>
                <w:szCs w:val="16"/>
              </w:rPr>
            </w:pPr>
          </w:p>
        </w:tc>
        <w:tc>
          <w:tcPr>
            <w:tcW w:w="1231" w:type="dxa"/>
          </w:tcPr>
          <w:p w14:paraId="5D21EF6B" w14:textId="02F00953" w:rsidR="00763CF0" w:rsidRPr="008F7099" w:rsidRDefault="00763CF0" w:rsidP="008F7099">
            <w:pPr>
              <w:jc w:val="center"/>
              <w:rPr>
                <w:sz w:val="16"/>
                <w:szCs w:val="16"/>
              </w:rPr>
            </w:pPr>
            <w:r w:rsidRPr="008F7099">
              <w:rPr>
                <w:sz w:val="16"/>
                <w:szCs w:val="16"/>
              </w:rPr>
              <w:t>Refund</w:t>
            </w:r>
          </w:p>
        </w:tc>
        <w:tc>
          <w:tcPr>
            <w:tcW w:w="602" w:type="dxa"/>
          </w:tcPr>
          <w:p w14:paraId="79EAC43E" w14:textId="77777777" w:rsidR="00763CF0" w:rsidRPr="008F7099" w:rsidRDefault="00763CF0" w:rsidP="008F7099">
            <w:pPr>
              <w:jc w:val="center"/>
              <w:rPr>
                <w:sz w:val="16"/>
                <w:szCs w:val="16"/>
              </w:rPr>
            </w:pPr>
            <w:r w:rsidRPr="008F7099">
              <w:rPr>
                <w:sz w:val="16"/>
                <w:szCs w:val="16"/>
              </w:rPr>
              <w:t>Active</w:t>
            </w:r>
          </w:p>
        </w:tc>
        <w:tc>
          <w:tcPr>
            <w:tcW w:w="450" w:type="dxa"/>
          </w:tcPr>
          <w:p w14:paraId="7839C528" w14:textId="600A94EC" w:rsidR="00763CF0" w:rsidRPr="008F7099" w:rsidRDefault="00763CF0" w:rsidP="008F7099">
            <w:pPr>
              <w:jc w:val="center"/>
              <w:rPr>
                <w:sz w:val="16"/>
                <w:szCs w:val="16"/>
              </w:rPr>
            </w:pPr>
            <w:r w:rsidRPr="008F7099">
              <w:rPr>
                <w:sz w:val="16"/>
                <w:szCs w:val="16"/>
              </w:rPr>
              <w:t>Either Type</w:t>
            </w:r>
          </w:p>
        </w:tc>
        <w:tc>
          <w:tcPr>
            <w:tcW w:w="720" w:type="dxa"/>
          </w:tcPr>
          <w:p w14:paraId="3E777FB3" w14:textId="0BEF5919" w:rsidR="00763CF0" w:rsidRPr="008F7099" w:rsidRDefault="00763CF0" w:rsidP="008F7099">
            <w:pPr>
              <w:jc w:val="center"/>
              <w:rPr>
                <w:sz w:val="16"/>
                <w:szCs w:val="16"/>
              </w:rPr>
            </w:pPr>
            <w:r w:rsidRPr="008F7099">
              <w:rPr>
                <w:sz w:val="16"/>
                <w:szCs w:val="16"/>
              </w:rPr>
              <w:t>CR2</w:t>
            </w:r>
          </w:p>
        </w:tc>
        <w:tc>
          <w:tcPr>
            <w:tcW w:w="948" w:type="dxa"/>
          </w:tcPr>
          <w:p w14:paraId="096AD591" w14:textId="0BFAF435" w:rsidR="00763CF0" w:rsidRPr="008F7099" w:rsidRDefault="00763CF0" w:rsidP="008F7099">
            <w:pPr>
              <w:jc w:val="center"/>
              <w:rPr>
                <w:sz w:val="16"/>
                <w:szCs w:val="16"/>
              </w:rPr>
            </w:pPr>
            <w:r w:rsidRPr="008F7099">
              <w:rPr>
                <w:sz w:val="16"/>
                <w:szCs w:val="16"/>
              </w:rPr>
              <w:t>Invalid</w:t>
            </w:r>
          </w:p>
        </w:tc>
        <w:tc>
          <w:tcPr>
            <w:tcW w:w="887" w:type="dxa"/>
          </w:tcPr>
          <w:p w14:paraId="628FBF7D" w14:textId="77777777" w:rsidR="00763CF0" w:rsidRPr="008F7099" w:rsidRDefault="00763CF0" w:rsidP="008F7099">
            <w:pPr>
              <w:jc w:val="center"/>
              <w:rPr>
                <w:sz w:val="16"/>
                <w:szCs w:val="16"/>
              </w:rPr>
            </w:pPr>
            <w:r w:rsidRPr="008F7099">
              <w:rPr>
                <w:sz w:val="16"/>
                <w:szCs w:val="16"/>
              </w:rPr>
              <w:t>-</w:t>
            </w:r>
          </w:p>
        </w:tc>
        <w:tc>
          <w:tcPr>
            <w:tcW w:w="887" w:type="dxa"/>
          </w:tcPr>
          <w:p w14:paraId="3FB217DF" w14:textId="77777777" w:rsidR="00763CF0" w:rsidRPr="008F7099" w:rsidRDefault="00763CF0" w:rsidP="008F7099">
            <w:pPr>
              <w:jc w:val="center"/>
              <w:rPr>
                <w:sz w:val="16"/>
                <w:szCs w:val="16"/>
              </w:rPr>
            </w:pPr>
            <w:r w:rsidRPr="008F7099">
              <w:rPr>
                <w:sz w:val="16"/>
                <w:szCs w:val="16"/>
              </w:rPr>
              <w:t>-</w:t>
            </w:r>
          </w:p>
        </w:tc>
        <w:tc>
          <w:tcPr>
            <w:tcW w:w="2588" w:type="dxa"/>
          </w:tcPr>
          <w:p w14:paraId="2E4A8A59" w14:textId="77258A1D" w:rsidR="00763CF0" w:rsidRPr="008F7099" w:rsidRDefault="00763CF0" w:rsidP="008F7099">
            <w:pPr>
              <w:jc w:val="center"/>
              <w:rPr>
                <w:sz w:val="16"/>
                <w:szCs w:val="16"/>
              </w:rPr>
            </w:pPr>
            <w:r w:rsidRPr="008F7099">
              <w:rPr>
                <w:sz w:val="16"/>
                <w:szCs w:val="16"/>
              </w:rPr>
              <w:t xml:space="preserve">INVALID_BILLING_AGREEMENT_ID </w:t>
            </w:r>
          </w:p>
        </w:tc>
        <w:tc>
          <w:tcPr>
            <w:tcW w:w="815" w:type="dxa"/>
          </w:tcPr>
          <w:p w14:paraId="7CAA44FB" w14:textId="77777777" w:rsidR="00763CF0" w:rsidRPr="008F7099" w:rsidRDefault="00763CF0" w:rsidP="008F7099">
            <w:pPr>
              <w:jc w:val="center"/>
              <w:rPr>
                <w:sz w:val="16"/>
                <w:szCs w:val="16"/>
              </w:rPr>
            </w:pPr>
            <w:r w:rsidRPr="008F7099">
              <w:rPr>
                <w:sz w:val="16"/>
                <w:szCs w:val="16"/>
              </w:rPr>
              <w:t>N/A</w:t>
            </w:r>
          </w:p>
        </w:tc>
      </w:tr>
      <w:tr w:rsidR="00763CF0" w:rsidRPr="003006FB" w14:paraId="0298312F" w14:textId="77777777" w:rsidTr="009872E7">
        <w:trPr>
          <w:cantSplit/>
        </w:trPr>
        <w:tc>
          <w:tcPr>
            <w:tcW w:w="275" w:type="dxa"/>
          </w:tcPr>
          <w:p w14:paraId="1428BC41" w14:textId="77777777" w:rsidR="00763CF0" w:rsidRPr="00763CF0" w:rsidRDefault="00763CF0" w:rsidP="00AF6D65">
            <w:pPr>
              <w:pStyle w:val="ListParagraph"/>
              <w:numPr>
                <w:ilvl w:val="0"/>
                <w:numId w:val="40"/>
              </w:numPr>
              <w:jc w:val="center"/>
              <w:rPr>
                <w:sz w:val="16"/>
                <w:szCs w:val="16"/>
              </w:rPr>
            </w:pPr>
          </w:p>
        </w:tc>
        <w:tc>
          <w:tcPr>
            <w:tcW w:w="1231" w:type="dxa"/>
          </w:tcPr>
          <w:p w14:paraId="50A4C0D0" w14:textId="69A904C4" w:rsidR="00763CF0" w:rsidRPr="003006FB" w:rsidRDefault="00763CF0" w:rsidP="008F7099">
            <w:pPr>
              <w:jc w:val="center"/>
              <w:rPr>
                <w:sz w:val="16"/>
                <w:szCs w:val="16"/>
              </w:rPr>
            </w:pPr>
            <w:r w:rsidRPr="003006FB">
              <w:rPr>
                <w:sz w:val="16"/>
                <w:szCs w:val="16"/>
              </w:rPr>
              <w:t>Cancel</w:t>
            </w:r>
          </w:p>
        </w:tc>
        <w:tc>
          <w:tcPr>
            <w:tcW w:w="602" w:type="dxa"/>
          </w:tcPr>
          <w:p w14:paraId="5B85D283" w14:textId="77777777" w:rsidR="00763CF0" w:rsidRPr="003006FB" w:rsidRDefault="00763CF0" w:rsidP="008F7099">
            <w:pPr>
              <w:jc w:val="center"/>
              <w:rPr>
                <w:sz w:val="16"/>
                <w:szCs w:val="16"/>
              </w:rPr>
            </w:pPr>
            <w:r w:rsidRPr="003006FB">
              <w:rPr>
                <w:sz w:val="16"/>
                <w:szCs w:val="16"/>
              </w:rPr>
              <w:t>Active</w:t>
            </w:r>
          </w:p>
        </w:tc>
        <w:tc>
          <w:tcPr>
            <w:tcW w:w="450" w:type="dxa"/>
          </w:tcPr>
          <w:p w14:paraId="496A92CD" w14:textId="4C5C6EC8" w:rsidR="00763CF0" w:rsidRPr="003006FB" w:rsidRDefault="00763CF0" w:rsidP="008F7099">
            <w:pPr>
              <w:jc w:val="center"/>
              <w:rPr>
                <w:sz w:val="16"/>
                <w:szCs w:val="16"/>
              </w:rPr>
            </w:pPr>
            <w:r w:rsidRPr="003006FB">
              <w:rPr>
                <w:sz w:val="16"/>
                <w:szCs w:val="16"/>
              </w:rPr>
              <w:t>Either Type</w:t>
            </w:r>
          </w:p>
        </w:tc>
        <w:tc>
          <w:tcPr>
            <w:tcW w:w="720" w:type="dxa"/>
          </w:tcPr>
          <w:p w14:paraId="37E9DB75" w14:textId="5B4D8EC2" w:rsidR="00763CF0" w:rsidRPr="003006FB" w:rsidRDefault="00763CF0" w:rsidP="008F7099">
            <w:pPr>
              <w:jc w:val="center"/>
              <w:rPr>
                <w:sz w:val="16"/>
                <w:szCs w:val="16"/>
              </w:rPr>
            </w:pPr>
            <w:r w:rsidRPr="003006FB">
              <w:rPr>
                <w:sz w:val="16"/>
                <w:szCs w:val="16"/>
              </w:rPr>
              <w:t>CR3</w:t>
            </w:r>
          </w:p>
        </w:tc>
        <w:tc>
          <w:tcPr>
            <w:tcW w:w="948" w:type="dxa"/>
          </w:tcPr>
          <w:p w14:paraId="2194F89D" w14:textId="35775C70" w:rsidR="00763CF0" w:rsidRPr="003006FB" w:rsidRDefault="00763CF0" w:rsidP="008F7099">
            <w:pPr>
              <w:jc w:val="center"/>
              <w:rPr>
                <w:sz w:val="16"/>
                <w:szCs w:val="16"/>
              </w:rPr>
            </w:pPr>
            <w:r w:rsidRPr="003006FB">
              <w:rPr>
                <w:sz w:val="16"/>
                <w:szCs w:val="16"/>
              </w:rPr>
              <w:t>Invalid</w:t>
            </w:r>
          </w:p>
        </w:tc>
        <w:tc>
          <w:tcPr>
            <w:tcW w:w="887" w:type="dxa"/>
          </w:tcPr>
          <w:p w14:paraId="6B126218" w14:textId="77777777" w:rsidR="00763CF0" w:rsidRPr="003006FB" w:rsidRDefault="00763CF0" w:rsidP="008F7099">
            <w:pPr>
              <w:jc w:val="center"/>
              <w:rPr>
                <w:sz w:val="16"/>
                <w:szCs w:val="16"/>
              </w:rPr>
            </w:pPr>
            <w:r w:rsidRPr="003006FB">
              <w:rPr>
                <w:sz w:val="16"/>
                <w:szCs w:val="16"/>
              </w:rPr>
              <w:t>-</w:t>
            </w:r>
          </w:p>
        </w:tc>
        <w:tc>
          <w:tcPr>
            <w:tcW w:w="887" w:type="dxa"/>
          </w:tcPr>
          <w:p w14:paraId="3B4A225D" w14:textId="77777777" w:rsidR="00763CF0" w:rsidRPr="003006FB" w:rsidRDefault="00763CF0" w:rsidP="008F7099">
            <w:pPr>
              <w:jc w:val="center"/>
              <w:rPr>
                <w:sz w:val="16"/>
                <w:szCs w:val="16"/>
              </w:rPr>
            </w:pPr>
            <w:r w:rsidRPr="003006FB">
              <w:rPr>
                <w:sz w:val="16"/>
                <w:szCs w:val="16"/>
              </w:rPr>
              <w:t>-</w:t>
            </w:r>
          </w:p>
        </w:tc>
        <w:tc>
          <w:tcPr>
            <w:tcW w:w="2588" w:type="dxa"/>
          </w:tcPr>
          <w:p w14:paraId="26151624" w14:textId="03F9AE96" w:rsidR="00763CF0" w:rsidRPr="003006FB" w:rsidRDefault="00E012EB" w:rsidP="008F7099">
            <w:pPr>
              <w:jc w:val="center"/>
              <w:rPr>
                <w:sz w:val="16"/>
                <w:szCs w:val="16"/>
              </w:rPr>
            </w:pPr>
            <w:r w:rsidRPr="008F7099">
              <w:rPr>
                <w:sz w:val="16"/>
                <w:szCs w:val="16"/>
              </w:rPr>
              <w:t>INVALID_BILLING_AGREEMENT_ID</w:t>
            </w:r>
          </w:p>
        </w:tc>
        <w:tc>
          <w:tcPr>
            <w:tcW w:w="815" w:type="dxa"/>
          </w:tcPr>
          <w:p w14:paraId="11FF1A14" w14:textId="77777777" w:rsidR="00763CF0" w:rsidRPr="003006FB" w:rsidRDefault="00763CF0" w:rsidP="008F7099">
            <w:pPr>
              <w:jc w:val="center"/>
              <w:rPr>
                <w:sz w:val="16"/>
                <w:szCs w:val="16"/>
              </w:rPr>
            </w:pPr>
            <w:r w:rsidRPr="003006FB">
              <w:rPr>
                <w:sz w:val="16"/>
                <w:szCs w:val="16"/>
              </w:rPr>
              <w:t>N/A</w:t>
            </w:r>
          </w:p>
        </w:tc>
      </w:tr>
      <w:tr w:rsidR="00763CF0" w:rsidRPr="003006FB" w14:paraId="74DB1EE6" w14:textId="77777777" w:rsidTr="0071642A">
        <w:trPr>
          <w:cantSplit/>
        </w:trPr>
        <w:tc>
          <w:tcPr>
            <w:tcW w:w="275" w:type="dxa"/>
          </w:tcPr>
          <w:p w14:paraId="11E6208E" w14:textId="4CD03029" w:rsidR="00763CF0" w:rsidRPr="00763CF0" w:rsidRDefault="00763CF0" w:rsidP="00AF6D65">
            <w:pPr>
              <w:pStyle w:val="ListParagraph"/>
              <w:numPr>
                <w:ilvl w:val="0"/>
                <w:numId w:val="40"/>
              </w:numPr>
              <w:jc w:val="center"/>
              <w:rPr>
                <w:sz w:val="16"/>
                <w:szCs w:val="16"/>
              </w:rPr>
            </w:pPr>
            <w:r w:rsidRPr="00763CF0">
              <w:rPr>
                <w:sz w:val="16"/>
                <w:szCs w:val="16"/>
              </w:rPr>
              <w:t>1</w:t>
            </w:r>
          </w:p>
        </w:tc>
        <w:tc>
          <w:tcPr>
            <w:tcW w:w="1231" w:type="dxa"/>
          </w:tcPr>
          <w:p w14:paraId="447BB42A" w14:textId="77777777" w:rsidR="00763CF0" w:rsidRPr="003006FB" w:rsidRDefault="00763CF0" w:rsidP="003006FB">
            <w:pPr>
              <w:jc w:val="center"/>
              <w:rPr>
                <w:sz w:val="16"/>
                <w:szCs w:val="16"/>
              </w:rPr>
            </w:pPr>
            <w:r w:rsidRPr="003006FB">
              <w:rPr>
                <w:sz w:val="16"/>
                <w:szCs w:val="16"/>
              </w:rPr>
              <w:t>Charge</w:t>
            </w:r>
          </w:p>
        </w:tc>
        <w:tc>
          <w:tcPr>
            <w:tcW w:w="602" w:type="dxa"/>
          </w:tcPr>
          <w:p w14:paraId="58BB7B29" w14:textId="77777777" w:rsidR="00763CF0" w:rsidRPr="003006FB" w:rsidRDefault="00763CF0" w:rsidP="003006FB">
            <w:pPr>
              <w:jc w:val="center"/>
              <w:rPr>
                <w:sz w:val="16"/>
                <w:szCs w:val="16"/>
              </w:rPr>
            </w:pPr>
            <w:r w:rsidRPr="003006FB">
              <w:rPr>
                <w:sz w:val="16"/>
                <w:szCs w:val="16"/>
              </w:rPr>
              <w:t>Active</w:t>
            </w:r>
          </w:p>
        </w:tc>
        <w:tc>
          <w:tcPr>
            <w:tcW w:w="450" w:type="dxa"/>
          </w:tcPr>
          <w:p w14:paraId="2B70ADCF" w14:textId="14313783" w:rsidR="00763CF0" w:rsidRPr="003006FB" w:rsidRDefault="00763CF0" w:rsidP="003006FB">
            <w:pPr>
              <w:jc w:val="center"/>
              <w:rPr>
                <w:sz w:val="16"/>
                <w:szCs w:val="16"/>
              </w:rPr>
            </w:pPr>
            <w:r w:rsidRPr="003006FB">
              <w:rPr>
                <w:sz w:val="16"/>
                <w:szCs w:val="16"/>
              </w:rPr>
              <w:t>Post-paid</w:t>
            </w:r>
          </w:p>
        </w:tc>
        <w:tc>
          <w:tcPr>
            <w:tcW w:w="720" w:type="dxa"/>
          </w:tcPr>
          <w:p w14:paraId="1CC8B6D8" w14:textId="153D4D33" w:rsidR="00763CF0" w:rsidRPr="003006FB" w:rsidRDefault="00763CF0" w:rsidP="003006FB">
            <w:pPr>
              <w:jc w:val="center"/>
              <w:rPr>
                <w:sz w:val="16"/>
                <w:szCs w:val="16"/>
              </w:rPr>
            </w:pPr>
            <w:r w:rsidRPr="003006FB">
              <w:rPr>
                <w:sz w:val="16"/>
                <w:szCs w:val="16"/>
              </w:rPr>
              <w:t>CR4</w:t>
            </w:r>
          </w:p>
        </w:tc>
        <w:tc>
          <w:tcPr>
            <w:tcW w:w="948" w:type="dxa"/>
          </w:tcPr>
          <w:p w14:paraId="5B1B2B5F" w14:textId="77777777" w:rsidR="00763CF0" w:rsidRPr="003006FB" w:rsidRDefault="00763CF0" w:rsidP="003006FB">
            <w:pPr>
              <w:jc w:val="center"/>
              <w:rPr>
                <w:sz w:val="16"/>
                <w:szCs w:val="16"/>
              </w:rPr>
            </w:pPr>
            <w:r w:rsidRPr="003006FB">
              <w:rPr>
                <w:sz w:val="16"/>
                <w:szCs w:val="16"/>
              </w:rPr>
              <w:t>Valid</w:t>
            </w:r>
          </w:p>
        </w:tc>
        <w:tc>
          <w:tcPr>
            <w:tcW w:w="887" w:type="dxa"/>
          </w:tcPr>
          <w:p w14:paraId="3C5BD07A" w14:textId="77777777" w:rsidR="00763CF0" w:rsidRPr="003006FB" w:rsidRDefault="00763CF0" w:rsidP="003006FB">
            <w:pPr>
              <w:jc w:val="center"/>
              <w:rPr>
                <w:sz w:val="16"/>
                <w:szCs w:val="16"/>
              </w:rPr>
            </w:pPr>
            <w:r w:rsidRPr="003006FB">
              <w:rPr>
                <w:sz w:val="16"/>
                <w:szCs w:val="16"/>
              </w:rPr>
              <w:t>AUTHORIZED</w:t>
            </w:r>
          </w:p>
        </w:tc>
        <w:tc>
          <w:tcPr>
            <w:tcW w:w="887" w:type="dxa"/>
          </w:tcPr>
          <w:p w14:paraId="2959A08E" w14:textId="77777777" w:rsidR="00763CF0" w:rsidRPr="003006FB" w:rsidRDefault="00763CF0" w:rsidP="003006FB">
            <w:pPr>
              <w:jc w:val="center"/>
              <w:rPr>
                <w:sz w:val="16"/>
                <w:szCs w:val="16"/>
              </w:rPr>
            </w:pPr>
            <w:r w:rsidRPr="003006FB">
              <w:rPr>
                <w:sz w:val="16"/>
                <w:szCs w:val="16"/>
              </w:rPr>
              <w:t>-</w:t>
            </w:r>
          </w:p>
        </w:tc>
        <w:tc>
          <w:tcPr>
            <w:tcW w:w="2588" w:type="dxa"/>
          </w:tcPr>
          <w:p w14:paraId="6E711EF5" w14:textId="77777777" w:rsidR="00763CF0" w:rsidRPr="003006FB" w:rsidRDefault="00763CF0" w:rsidP="003006FB">
            <w:pPr>
              <w:jc w:val="center"/>
              <w:rPr>
                <w:sz w:val="16"/>
                <w:szCs w:val="16"/>
              </w:rPr>
            </w:pPr>
            <w:r w:rsidRPr="003006FB">
              <w:rPr>
                <w:sz w:val="16"/>
                <w:szCs w:val="16"/>
              </w:rPr>
              <w:t>SUCCESS</w:t>
            </w:r>
          </w:p>
        </w:tc>
        <w:tc>
          <w:tcPr>
            <w:tcW w:w="815" w:type="dxa"/>
          </w:tcPr>
          <w:p w14:paraId="04BD7FC3" w14:textId="7D68F9CC" w:rsidR="00763CF0" w:rsidRPr="003006FB" w:rsidRDefault="00763CF0" w:rsidP="003006FB">
            <w:pPr>
              <w:jc w:val="center"/>
              <w:rPr>
                <w:sz w:val="16"/>
                <w:szCs w:val="16"/>
              </w:rPr>
            </w:pPr>
            <w:r w:rsidRPr="003006FB">
              <w:rPr>
                <w:sz w:val="16"/>
                <w:szCs w:val="16"/>
              </w:rPr>
              <w:t>N/A</w:t>
            </w:r>
          </w:p>
        </w:tc>
      </w:tr>
      <w:tr w:rsidR="00763CF0" w:rsidRPr="003006FB" w14:paraId="6BDEF3CD" w14:textId="77777777" w:rsidTr="0071642A">
        <w:trPr>
          <w:cantSplit/>
        </w:trPr>
        <w:tc>
          <w:tcPr>
            <w:tcW w:w="275" w:type="dxa"/>
          </w:tcPr>
          <w:p w14:paraId="27C105CD" w14:textId="69D474CD" w:rsidR="00763CF0" w:rsidRPr="00763CF0" w:rsidRDefault="00763CF0" w:rsidP="00AF6D65">
            <w:pPr>
              <w:pStyle w:val="ListParagraph"/>
              <w:numPr>
                <w:ilvl w:val="0"/>
                <w:numId w:val="40"/>
              </w:numPr>
              <w:jc w:val="center"/>
              <w:rPr>
                <w:sz w:val="16"/>
                <w:szCs w:val="16"/>
              </w:rPr>
            </w:pPr>
            <w:r w:rsidRPr="00763CF0">
              <w:rPr>
                <w:sz w:val="16"/>
                <w:szCs w:val="16"/>
              </w:rPr>
              <w:t>1</w:t>
            </w:r>
          </w:p>
        </w:tc>
        <w:tc>
          <w:tcPr>
            <w:tcW w:w="1231" w:type="dxa"/>
          </w:tcPr>
          <w:p w14:paraId="33086197" w14:textId="0D7C8085" w:rsidR="00763CF0" w:rsidRPr="003006FB" w:rsidRDefault="00763CF0" w:rsidP="003006FB">
            <w:pPr>
              <w:jc w:val="center"/>
              <w:rPr>
                <w:sz w:val="16"/>
                <w:szCs w:val="16"/>
                <w:vertAlign w:val="superscript"/>
              </w:rPr>
            </w:pPr>
            <w:r w:rsidRPr="003006FB">
              <w:rPr>
                <w:sz w:val="16"/>
                <w:szCs w:val="16"/>
              </w:rPr>
              <w:t>Charge</w:t>
            </w:r>
          </w:p>
        </w:tc>
        <w:tc>
          <w:tcPr>
            <w:tcW w:w="602" w:type="dxa"/>
          </w:tcPr>
          <w:p w14:paraId="6394A8B5" w14:textId="77777777" w:rsidR="00763CF0" w:rsidRPr="003006FB" w:rsidRDefault="00763CF0" w:rsidP="003006FB">
            <w:pPr>
              <w:jc w:val="center"/>
              <w:rPr>
                <w:sz w:val="16"/>
                <w:szCs w:val="16"/>
              </w:rPr>
            </w:pPr>
            <w:r w:rsidRPr="003006FB">
              <w:rPr>
                <w:sz w:val="16"/>
                <w:szCs w:val="16"/>
              </w:rPr>
              <w:t>Active</w:t>
            </w:r>
          </w:p>
        </w:tc>
        <w:tc>
          <w:tcPr>
            <w:tcW w:w="450" w:type="dxa"/>
          </w:tcPr>
          <w:p w14:paraId="59191333" w14:textId="3AD0AE5E" w:rsidR="00763CF0" w:rsidRPr="003006FB" w:rsidRDefault="00763CF0" w:rsidP="003006FB">
            <w:pPr>
              <w:jc w:val="center"/>
              <w:rPr>
                <w:sz w:val="16"/>
                <w:szCs w:val="16"/>
              </w:rPr>
            </w:pPr>
            <w:r w:rsidRPr="003006FB">
              <w:rPr>
                <w:sz w:val="16"/>
                <w:szCs w:val="16"/>
              </w:rPr>
              <w:t>Either Type</w:t>
            </w:r>
          </w:p>
        </w:tc>
        <w:tc>
          <w:tcPr>
            <w:tcW w:w="720" w:type="dxa"/>
          </w:tcPr>
          <w:p w14:paraId="32027780" w14:textId="2EB18A2B" w:rsidR="00763CF0" w:rsidRPr="003006FB" w:rsidRDefault="007A6A9B" w:rsidP="007A6A9B">
            <w:pPr>
              <w:jc w:val="center"/>
              <w:rPr>
                <w:sz w:val="16"/>
                <w:szCs w:val="16"/>
              </w:rPr>
            </w:pPr>
            <w:r w:rsidRPr="003006FB">
              <w:rPr>
                <w:sz w:val="16"/>
                <w:szCs w:val="16"/>
              </w:rPr>
              <w:t>CR</w:t>
            </w:r>
            <w:r>
              <w:rPr>
                <w:sz w:val="16"/>
                <w:szCs w:val="16"/>
              </w:rPr>
              <w:t>18</w:t>
            </w:r>
          </w:p>
        </w:tc>
        <w:tc>
          <w:tcPr>
            <w:tcW w:w="948" w:type="dxa"/>
          </w:tcPr>
          <w:p w14:paraId="23AF3987" w14:textId="77777777" w:rsidR="00763CF0" w:rsidRPr="003006FB" w:rsidRDefault="00763CF0" w:rsidP="003006FB">
            <w:pPr>
              <w:jc w:val="center"/>
              <w:rPr>
                <w:sz w:val="16"/>
                <w:szCs w:val="16"/>
              </w:rPr>
            </w:pPr>
            <w:r w:rsidRPr="003006FB">
              <w:rPr>
                <w:sz w:val="16"/>
                <w:szCs w:val="16"/>
              </w:rPr>
              <w:t>Valid</w:t>
            </w:r>
          </w:p>
        </w:tc>
        <w:tc>
          <w:tcPr>
            <w:tcW w:w="887" w:type="dxa"/>
          </w:tcPr>
          <w:p w14:paraId="143EA339" w14:textId="72A45478" w:rsidR="00763CF0" w:rsidRPr="00641268" w:rsidRDefault="008C6612" w:rsidP="008C6612">
            <w:pPr>
              <w:jc w:val="center"/>
              <w:rPr>
                <w:sz w:val="16"/>
                <w:szCs w:val="16"/>
                <w:vertAlign w:val="superscript"/>
              </w:rPr>
            </w:pPr>
            <w:r w:rsidRPr="003006FB">
              <w:rPr>
                <w:sz w:val="16"/>
                <w:szCs w:val="16"/>
              </w:rPr>
              <w:t>AUTHORIZ</w:t>
            </w:r>
            <w:r>
              <w:rPr>
                <w:sz w:val="16"/>
                <w:szCs w:val="16"/>
              </w:rPr>
              <w:t>ATION</w:t>
            </w:r>
            <w:r w:rsidR="00763CF0" w:rsidRPr="003006FB">
              <w:rPr>
                <w:sz w:val="16"/>
                <w:szCs w:val="16"/>
              </w:rPr>
              <w:t>_DECLINED</w:t>
            </w:r>
            <w:r w:rsidR="00641268">
              <w:rPr>
                <w:sz w:val="16"/>
                <w:szCs w:val="16"/>
                <w:vertAlign w:val="superscript"/>
              </w:rPr>
              <w:t>1</w:t>
            </w:r>
          </w:p>
        </w:tc>
        <w:tc>
          <w:tcPr>
            <w:tcW w:w="887" w:type="dxa"/>
          </w:tcPr>
          <w:p w14:paraId="42087781" w14:textId="77777777" w:rsidR="00763CF0" w:rsidRPr="003006FB" w:rsidRDefault="00763CF0" w:rsidP="003006FB">
            <w:pPr>
              <w:jc w:val="center"/>
              <w:rPr>
                <w:sz w:val="16"/>
                <w:szCs w:val="16"/>
              </w:rPr>
            </w:pPr>
            <w:r w:rsidRPr="003006FB">
              <w:rPr>
                <w:sz w:val="16"/>
                <w:szCs w:val="16"/>
              </w:rPr>
              <w:t>-</w:t>
            </w:r>
          </w:p>
        </w:tc>
        <w:tc>
          <w:tcPr>
            <w:tcW w:w="2588" w:type="dxa"/>
          </w:tcPr>
          <w:p w14:paraId="59DD79BC" w14:textId="5145C23C" w:rsidR="00763CF0" w:rsidRPr="003006FB" w:rsidRDefault="008C6612" w:rsidP="003006FB">
            <w:pPr>
              <w:jc w:val="center"/>
              <w:rPr>
                <w:sz w:val="16"/>
                <w:szCs w:val="16"/>
              </w:rPr>
            </w:pPr>
            <w:r w:rsidRPr="003006FB">
              <w:rPr>
                <w:sz w:val="16"/>
                <w:szCs w:val="16"/>
              </w:rPr>
              <w:t>ALREADY_CANCELLED</w:t>
            </w:r>
          </w:p>
        </w:tc>
        <w:tc>
          <w:tcPr>
            <w:tcW w:w="815" w:type="dxa"/>
          </w:tcPr>
          <w:p w14:paraId="20941464" w14:textId="77777777" w:rsidR="00763CF0" w:rsidRPr="003006FB" w:rsidRDefault="00763CF0" w:rsidP="003006FB">
            <w:pPr>
              <w:jc w:val="center"/>
              <w:rPr>
                <w:sz w:val="16"/>
                <w:szCs w:val="16"/>
              </w:rPr>
            </w:pPr>
            <w:r w:rsidRPr="003006FB">
              <w:rPr>
                <w:sz w:val="16"/>
                <w:szCs w:val="16"/>
              </w:rPr>
              <w:t>N/A</w:t>
            </w:r>
          </w:p>
        </w:tc>
      </w:tr>
      <w:tr w:rsidR="00763CF0" w:rsidRPr="003006FB" w14:paraId="75DCE369" w14:textId="77777777" w:rsidTr="002202BF">
        <w:trPr>
          <w:cantSplit/>
        </w:trPr>
        <w:tc>
          <w:tcPr>
            <w:tcW w:w="275" w:type="dxa"/>
          </w:tcPr>
          <w:p w14:paraId="73E4C54B" w14:textId="77777777" w:rsidR="00763CF0" w:rsidRPr="00763CF0" w:rsidRDefault="00763CF0" w:rsidP="00AF6D65">
            <w:pPr>
              <w:pStyle w:val="ListParagraph"/>
              <w:numPr>
                <w:ilvl w:val="0"/>
                <w:numId w:val="40"/>
              </w:numPr>
              <w:jc w:val="center"/>
              <w:rPr>
                <w:sz w:val="16"/>
                <w:szCs w:val="16"/>
              </w:rPr>
            </w:pPr>
          </w:p>
        </w:tc>
        <w:tc>
          <w:tcPr>
            <w:tcW w:w="1231" w:type="dxa"/>
          </w:tcPr>
          <w:p w14:paraId="2A71C89B" w14:textId="360D38E4" w:rsidR="00763CF0" w:rsidRPr="003006FB" w:rsidRDefault="00763CF0" w:rsidP="003006FB">
            <w:pPr>
              <w:jc w:val="center"/>
              <w:rPr>
                <w:sz w:val="16"/>
                <w:szCs w:val="16"/>
                <w:vertAlign w:val="superscript"/>
              </w:rPr>
            </w:pPr>
            <w:r w:rsidRPr="003006FB">
              <w:rPr>
                <w:sz w:val="16"/>
                <w:szCs w:val="16"/>
              </w:rPr>
              <w:t>Charge</w:t>
            </w:r>
          </w:p>
        </w:tc>
        <w:tc>
          <w:tcPr>
            <w:tcW w:w="602" w:type="dxa"/>
          </w:tcPr>
          <w:p w14:paraId="6A29AD9C" w14:textId="77777777" w:rsidR="00763CF0" w:rsidRPr="003006FB" w:rsidRDefault="00763CF0" w:rsidP="003006FB">
            <w:pPr>
              <w:jc w:val="center"/>
              <w:rPr>
                <w:sz w:val="16"/>
                <w:szCs w:val="16"/>
              </w:rPr>
            </w:pPr>
            <w:r w:rsidRPr="003006FB">
              <w:rPr>
                <w:sz w:val="16"/>
                <w:szCs w:val="16"/>
              </w:rPr>
              <w:t>Active</w:t>
            </w:r>
          </w:p>
        </w:tc>
        <w:tc>
          <w:tcPr>
            <w:tcW w:w="450" w:type="dxa"/>
          </w:tcPr>
          <w:p w14:paraId="5BF62890" w14:textId="77777777" w:rsidR="00763CF0" w:rsidRPr="003006FB" w:rsidRDefault="00763CF0" w:rsidP="003006FB">
            <w:pPr>
              <w:jc w:val="center"/>
              <w:rPr>
                <w:sz w:val="16"/>
                <w:szCs w:val="16"/>
              </w:rPr>
            </w:pPr>
            <w:r w:rsidRPr="003006FB">
              <w:rPr>
                <w:sz w:val="16"/>
                <w:szCs w:val="16"/>
              </w:rPr>
              <w:t>Either Type</w:t>
            </w:r>
          </w:p>
        </w:tc>
        <w:tc>
          <w:tcPr>
            <w:tcW w:w="720" w:type="dxa"/>
          </w:tcPr>
          <w:p w14:paraId="0D7F15ED" w14:textId="71DF0E88" w:rsidR="00763CF0" w:rsidRPr="003006FB" w:rsidRDefault="00763CF0" w:rsidP="003006FB">
            <w:pPr>
              <w:jc w:val="center"/>
              <w:rPr>
                <w:sz w:val="16"/>
                <w:szCs w:val="16"/>
              </w:rPr>
            </w:pPr>
            <w:r w:rsidRPr="003006FB">
              <w:rPr>
                <w:sz w:val="16"/>
                <w:szCs w:val="16"/>
              </w:rPr>
              <w:t>CR5</w:t>
            </w:r>
          </w:p>
        </w:tc>
        <w:tc>
          <w:tcPr>
            <w:tcW w:w="948" w:type="dxa"/>
          </w:tcPr>
          <w:p w14:paraId="5F78D101" w14:textId="77777777" w:rsidR="00763CF0" w:rsidRPr="003006FB" w:rsidRDefault="00763CF0" w:rsidP="003006FB">
            <w:pPr>
              <w:jc w:val="center"/>
              <w:rPr>
                <w:sz w:val="16"/>
                <w:szCs w:val="16"/>
              </w:rPr>
            </w:pPr>
            <w:r w:rsidRPr="003006FB">
              <w:rPr>
                <w:sz w:val="16"/>
                <w:szCs w:val="16"/>
              </w:rPr>
              <w:t>Valid</w:t>
            </w:r>
          </w:p>
        </w:tc>
        <w:tc>
          <w:tcPr>
            <w:tcW w:w="887" w:type="dxa"/>
          </w:tcPr>
          <w:p w14:paraId="38F6FE23" w14:textId="6E2E9AF0" w:rsidR="00763CF0" w:rsidRPr="003006FB" w:rsidRDefault="00763CF0" w:rsidP="003006FB">
            <w:pPr>
              <w:jc w:val="center"/>
              <w:rPr>
                <w:sz w:val="16"/>
                <w:szCs w:val="16"/>
              </w:rPr>
            </w:pPr>
            <w:r w:rsidRPr="003006FB">
              <w:rPr>
                <w:sz w:val="16"/>
                <w:szCs w:val="16"/>
              </w:rPr>
              <w:t>CANCELLED</w:t>
            </w:r>
          </w:p>
        </w:tc>
        <w:tc>
          <w:tcPr>
            <w:tcW w:w="887" w:type="dxa"/>
          </w:tcPr>
          <w:p w14:paraId="76805855" w14:textId="77777777" w:rsidR="00763CF0" w:rsidRPr="003006FB" w:rsidRDefault="00763CF0" w:rsidP="003006FB">
            <w:pPr>
              <w:jc w:val="center"/>
              <w:rPr>
                <w:sz w:val="16"/>
                <w:szCs w:val="16"/>
              </w:rPr>
            </w:pPr>
            <w:r w:rsidRPr="003006FB">
              <w:rPr>
                <w:sz w:val="16"/>
                <w:szCs w:val="16"/>
              </w:rPr>
              <w:t>-</w:t>
            </w:r>
          </w:p>
        </w:tc>
        <w:tc>
          <w:tcPr>
            <w:tcW w:w="2588" w:type="dxa"/>
          </w:tcPr>
          <w:p w14:paraId="34C9A9FE" w14:textId="7A4CA71D" w:rsidR="00763CF0" w:rsidRPr="003006FB" w:rsidRDefault="00763CF0" w:rsidP="003006FB">
            <w:pPr>
              <w:jc w:val="center"/>
              <w:rPr>
                <w:sz w:val="16"/>
                <w:szCs w:val="16"/>
              </w:rPr>
            </w:pPr>
            <w:r w:rsidRPr="003006FB">
              <w:rPr>
                <w:sz w:val="16"/>
                <w:szCs w:val="16"/>
              </w:rPr>
              <w:t>ALREADY_CANCELLED</w:t>
            </w:r>
          </w:p>
        </w:tc>
        <w:tc>
          <w:tcPr>
            <w:tcW w:w="815" w:type="dxa"/>
          </w:tcPr>
          <w:p w14:paraId="378B4B84" w14:textId="77777777" w:rsidR="00763CF0" w:rsidRPr="003006FB" w:rsidRDefault="00763CF0" w:rsidP="003006FB">
            <w:pPr>
              <w:jc w:val="center"/>
              <w:rPr>
                <w:sz w:val="16"/>
                <w:szCs w:val="16"/>
              </w:rPr>
            </w:pPr>
            <w:r w:rsidRPr="003006FB">
              <w:rPr>
                <w:sz w:val="16"/>
                <w:szCs w:val="16"/>
              </w:rPr>
              <w:t>N/A</w:t>
            </w:r>
          </w:p>
        </w:tc>
      </w:tr>
      <w:tr w:rsidR="00763CF0" w:rsidRPr="003006FB" w14:paraId="2CA8B6F7" w14:textId="77777777" w:rsidTr="002202BF">
        <w:trPr>
          <w:cantSplit/>
        </w:trPr>
        <w:tc>
          <w:tcPr>
            <w:tcW w:w="275" w:type="dxa"/>
          </w:tcPr>
          <w:p w14:paraId="50A521DB" w14:textId="77777777" w:rsidR="00763CF0" w:rsidRPr="00763CF0" w:rsidRDefault="00763CF0" w:rsidP="00AF6D65">
            <w:pPr>
              <w:pStyle w:val="ListParagraph"/>
              <w:numPr>
                <w:ilvl w:val="0"/>
                <w:numId w:val="40"/>
              </w:numPr>
              <w:jc w:val="center"/>
              <w:rPr>
                <w:sz w:val="16"/>
                <w:szCs w:val="16"/>
              </w:rPr>
            </w:pPr>
          </w:p>
        </w:tc>
        <w:tc>
          <w:tcPr>
            <w:tcW w:w="1231" w:type="dxa"/>
          </w:tcPr>
          <w:p w14:paraId="6A10AB18" w14:textId="77777777" w:rsidR="00763CF0" w:rsidRPr="003006FB" w:rsidRDefault="00763CF0" w:rsidP="003006FB">
            <w:pPr>
              <w:jc w:val="center"/>
              <w:rPr>
                <w:sz w:val="16"/>
                <w:szCs w:val="16"/>
                <w:vertAlign w:val="superscript"/>
              </w:rPr>
            </w:pPr>
            <w:r w:rsidRPr="003006FB">
              <w:rPr>
                <w:sz w:val="16"/>
                <w:szCs w:val="16"/>
              </w:rPr>
              <w:t>Charge</w:t>
            </w:r>
          </w:p>
        </w:tc>
        <w:tc>
          <w:tcPr>
            <w:tcW w:w="602" w:type="dxa"/>
          </w:tcPr>
          <w:p w14:paraId="1C809E13" w14:textId="77777777" w:rsidR="00763CF0" w:rsidRPr="003006FB" w:rsidRDefault="00763CF0" w:rsidP="003006FB">
            <w:pPr>
              <w:jc w:val="center"/>
              <w:rPr>
                <w:sz w:val="16"/>
                <w:szCs w:val="16"/>
              </w:rPr>
            </w:pPr>
            <w:r w:rsidRPr="003006FB">
              <w:rPr>
                <w:sz w:val="16"/>
                <w:szCs w:val="16"/>
              </w:rPr>
              <w:t>Active</w:t>
            </w:r>
          </w:p>
        </w:tc>
        <w:tc>
          <w:tcPr>
            <w:tcW w:w="450" w:type="dxa"/>
          </w:tcPr>
          <w:p w14:paraId="0D3CF707" w14:textId="77777777" w:rsidR="00763CF0" w:rsidRPr="003006FB" w:rsidRDefault="00763CF0" w:rsidP="003006FB">
            <w:pPr>
              <w:jc w:val="center"/>
              <w:rPr>
                <w:sz w:val="16"/>
                <w:szCs w:val="16"/>
              </w:rPr>
            </w:pPr>
            <w:r w:rsidRPr="003006FB">
              <w:rPr>
                <w:sz w:val="16"/>
                <w:szCs w:val="16"/>
              </w:rPr>
              <w:t>Either Type</w:t>
            </w:r>
          </w:p>
        </w:tc>
        <w:tc>
          <w:tcPr>
            <w:tcW w:w="720" w:type="dxa"/>
          </w:tcPr>
          <w:p w14:paraId="76DD7CE4" w14:textId="4B058BAB" w:rsidR="00763CF0" w:rsidRPr="003006FB" w:rsidRDefault="00763CF0" w:rsidP="003006FB">
            <w:pPr>
              <w:jc w:val="center"/>
              <w:rPr>
                <w:sz w:val="16"/>
                <w:szCs w:val="16"/>
              </w:rPr>
            </w:pPr>
            <w:r w:rsidRPr="003006FB">
              <w:rPr>
                <w:sz w:val="16"/>
                <w:szCs w:val="16"/>
              </w:rPr>
              <w:t>CR6</w:t>
            </w:r>
          </w:p>
        </w:tc>
        <w:tc>
          <w:tcPr>
            <w:tcW w:w="948" w:type="dxa"/>
          </w:tcPr>
          <w:p w14:paraId="2A0D1D42" w14:textId="77777777" w:rsidR="00763CF0" w:rsidRPr="003006FB" w:rsidRDefault="00763CF0" w:rsidP="003006FB">
            <w:pPr>
              <w:jc w:val="center"/>
              <w:rPr>
                <w:sz w:val="16"/>
                <w:szCs w:val="16"/>
              </w:rPr>
            </w:pPr>
            <w:r w:rsidRPr="003006FB">
              <w:rPr>
                <w:sz w:val="16"/>
                <w:szCs w:val="16"/>
              </w:rPr>
              <w:t>Valid</w:t>
            </w:r>
          </w:p>
        </w:tc>
        <w:tc>
          <w:tcPr>
            <w:tcW w:w="887" w:type="dxa"/>
          </w:tcPr>
          <w:p w14:paraId="54282C24" w14:textId="639915D6" w:rsidR="00763CF0" w:rsidRPr="003006FB" w:rsidRDefault="00763CF0" w:rsidP="003006FB">
            <w:pPr>
              <w:jc w:val="center"/>
              <w:rPr>
                <w:sz w:val="16"/>
                <w:szCs w:val="16"/>
              </w:rPr>
            </w:pPr>
            <w:r w:rsidRPr="003006FB">
              <w:rPr>
                <w:sz w:val="16"/>
                <w:szCs w:val="16"/>
              </w:rPr>
              <w:t>CONFIRMED</w:t>
            </w:r>
          </w:p>
        </w:tc>
        <w:tc>
          <w:tcPr>
            <w:tcW w:w="887" w:type="dxa"/>
          </w:tcPr>
          <w:p w14:paraId="24323FA4" w14:textId="042145F1" w:rsidR="00763CF0" w:rsidRPr="003006FB" w:rsidRDefault="007A6A9B" w:rsidP="003006FB">
            <w:pPr>
              <w:jc w:val="center"/>
              <w:rPr>
                <w:sz w:val="16"/>
                <w:szCs w:val="16"/>
              </w:rPr>
            </w:pPr>
            <w:r w:rsidRPr="003006FB">
              <w:rPr>
                <w:sz w:val="16"/>
                <w:szCs w:val="16"/>
              </w:rPr>
              <w:t>Exist</w:t>
            </w:r>
          </w:p>
        </w:tc>
        <w:tc>
          <w:tcPr>
            <w:tcW w:w="2588" w:type="dxa"/>
          </w:tcPr>
          <w:p w14:paraId="36C032E5" w14:textId="4D0E2920" w:rsidR="00763CF0" w:rsidRPr="003006FB" w:rsidRDefault="00763CF0" w:rsidP="003006FB">
            <w:pPr>
              <w:jc w:val="center"/>
              <w:rPr>
                <w:sz w:val="16"/>
                <w:szCs w:val="16"/>
              </w:rPr>
            </w:pPr>
            <w:r w:rsidRPr="003006FB">
              <w:rPr>
                <w:sz w:val="16"/>
                <w:szCs w:val="16"/>
              </w:rPr>
              <w:t>SUCCESS</w:t>
            </w:r>
          </w:p>
        </w:tc>
        <w:tc>
          <w:tcPr>
            <w:tcW w:w="815" w:type="dxa"/>
          </w:tcPr>
          <w:p w14:paraId="066D5D80" w14:textId="77777777" w:rsidR="00763CF0" w:rsidRPr="003006FB" w:rsidRDefault="00763CF0" w:rsidP="003006FB">
            <w:pPr>
              <w:jc w:val="center"/>
              <w:rPr>
                <w:sz w:val="16"/>
                <w:szCs w:val="16"/>
              </w:rPr>
            </w:pPr>
            <w:r w:rsidRPr="003006FB">
              <w:rPr>
                <w:sz w:val="16"/>
                <w:szCs w:val="16"/>
              </w:rPr>
              <w:t>N/A</w:t>
            </w:r>
          </w:p>
        </w:tc>
      </w:tr>
      <w:tr w:rsidR="00763CF0" w:rsidRPr="003006FB" w14:paraId="57779328" w14:textId="77777777" w:rsidTr="002202BF">
        <w:trPr>
          <w:cantSplit/>
        </w:trPr>
        <w:tc>
          <w:tcPr>
            <w:tcW w:w="275" w:type="dxa"/>
          </w:tcPr>
          <w:p w14:paraId="4C58C880" w14:textId="77777777" w:rsidR="00763CF0" w:rsidRPr="00763CF0" w:rsidRDefault="00763CF0" w:rsidP="00AF6D65">
            <w:pPr>
              <w:pStyle w:val="ListParagraph"/>
              <w:numPr>
                <w:ilvl w:val="0"/>
                <w:numId w:val="40"/>
              </w:numPr>
              <w:jc w:val="center"/>
              <w:rPr>
                <w:sz w:val="16"/>
                <w:szCs w:val="16"/>
              </w:rPr>
            </w:pPr>
          </w:p>
        </w:tc>
        <w:tc>
          <w:tcPr>
            <w:tcW w:w="1231" w:type="dxa"/>
          </w:tcPr>
          <w:p w14:paraId="0510AA0D" w14:textId="77777777" w:rsidR="00763CF0" w:rsidRPr="003006FB" w:rsidRDefault="00763CF0" w:rsidP="003006FB">
            <w:pPr>
              <w:jc w:val="center"/>
              <w:rPr>
                <w:sz w:val="16"/>
                <w:szCs w:val="16"/>
                <w:vertAlign w:val="superscript"/>
              </w:rPr>
            </w:pPr>
            <w:r w:rsidRPr="003006FB">
              <w:rPr>
                <w:sz w:val="16"/>
                <w:szCs w:val="16"/>
              </w:rPr>
              <w:t>Charge</w:t>
            </w:r>
          </w:p>
        </w:tc>
        <w:tc>
          <w:tcPr>
            <w:tcW w:w="602" w:type="dxa"/>
          </w:tcPr>
          <w:p w14:paraId="6B585623" w14:textId="77777777" w:rsidR="00763CF0" w:rsidRPr="003006FB" w:rsidRDefault="00763CF0" w:rsidP="003006FB">
            <w:pPr>
              <w:jc w:val="center"/>
              <w:rPr>
                <w:sz w:val="16"/>
                <w:szCs w:val="16"/>
              </w:rPr>
            </w:pPr>
            <w:r w:rsidRPr="003006FB">
              <w:rPr>
                <w:sz w:val="16"/>
                <w:szCs w:val="16"/>
              </w:rPr>
              <w:t>Active</w:t>
            </w:r>
          </w:p>
        </w:tc>
        <w:tc>
          <w:tcPr>
            <w:tcW w:w="450" w:type="dxa"/>
          </w:tcPr>
          <w:p w14:paraId="36ED7D5E" w14:textId="77777777" w:rsidR="00763CF0" w:rsidRPr="003006FB" w:rsidRDefault="00763CF0" w:rsidP="003006FB">
            <w:pPr>
              <w:jc w:val="center"/>
              <w:rPr>
                <w:sz w:val="16"/>
                <w:szCs w:val="16"/>
              </w:rPr>
            </w:pPr>
            <w:r w:rsidRPr="003006FB">
              <w:rPr>
                <w:sz w:val="16"/>
                <w:szCs w:val="16"/>
              </w:rPr>
              <w:t>Either Type</w:t>
            </w:r>
          </w:p>
        </w:tc>
        <w:tc>
          <w:tcPr>
            <w:tcW w:w="720" w:type="dxa"/>
          </w:tcPr>
          <w:p w14:paraId="4FEF5457" w14:textId="605E3ACF" w:rsidR="00763CF0" w:rsidRPr="003006FB" w:rsidRDefault="00763CF0" w:rsidP="003006FB">
            <w:pPr>
              <w:jc w:val="center"/>
              <w:rPr>
                <w:sz w:val="16"/>
                <w:szCs w:val="16"/>
              </w:rPr>
            </w:pPr>
            <w:r w:rsidRPr="003006FB">
              <w:rPr>
                <w:sz w:val="16"/>
                <w:szCs w:val="16"/>
              </w:rPr>
              <w:t>CR7</w:t>
            </w:r>
          </w:p>
        </w:tc>
        <w:tc>
          <w:tcPr>
            <w:tcW w:w="948" w:type="dxa"/>
          </w:tcPr>
          <w:p w14:paraId="2B837B9A" w14:textId="77777777" w:rsidR="00763CF0" w:rsidRPr="003006FB" w:rsidRDefault="00763CF0" w:rsidP="003006FB">
            <w:pPr>
              <w:jc w:val="center"/>
              <w:rPr>
                <w:sz w:val="16"/>
                <w:szCs w:val="16"/>
              </w:rPr>
            </w:pPr>
            <w:r w:rsidRPr="003006FB">
              <w:rPr>
                <w:sz w:val="16"/>
                <w:szCs w:val="16"/>
              </w:rPr>
              <w:t>Valid</w:t>
            </w:r>
          </w:p>
        </w:tc>
        <w:tc>
          <w:tcPr>
            <w:tcW w:w="887" w:type="dxa"/>
          </w:tcPr>
          <w:p w14:paraId="6E298F4B" w14:textId="77777777" w:rsidR="00763CF0" w:rsidRPr="003006FB" w:rsidRDefault="00763CF0" w:rsidP="003006FB">
            <w:pPr>
              <w:jc w:val="center"/>
              <w:rPr>
                <w:sz w:val="16"/>
                <w:szCs w:val="16"/>
              </w:rPr>
            </w:pPr>
            <w:r w:rsidRPr="003006FB">
              <w:rPr>
                <w:sz w:val="16"/>
                <w:szCs w:val="16"/>
              </w:rPr>
              <w:t>CONFIRMED</w:t>
            </w:r>
          </w:p>
        </w:tc>
        <w:tc>
          <w:tcPr>
            <w:tcW w:w="887" w:type="dxa"/>
          </w:tcPr>
          <w:p w14:paraId="4B6B33F8" w14:textId="0038E38A" w:rsidR="00763CF0" w:rsidRPr="003006FB" w:rsidRDefault="00763CF0" w:rsidP="003006FB">
            <w:pPr>
              <w:jc w:val="center"/>
              <w:rPr>
                <w:sz w:val="16"/>
                <w:szCs w:val="16"/>
              </w:rPr>
            </w:pPr>
            <w:r w:rsidRPr="003006FB">
              <w:rPr>
                <w:sz w:val="16"/>
                <w:szCs w:val="16"/>
              </w:rPr>
              <w:t>-</w:t>
            </w:r>
          </w:p>
        </w:tc>
        <w:tc>
          <w:tcPr>
            <w:tcW w:w="2588" w:type="dxa"/>
          </w:tcPr>
          <w:p w14:paraId="6AB59785" w14:textId="77777777" w:rsidR="00763CF0" w:rsidRPr="003006FB" w:rsidRDefault="00763CF0" w:rsidP="003006FB">
            <w:pPr>
              <w:jc w:val="center"/>
              <w:rPr>
                <w:sz w:val="16"/>
                <w:szCs w:val="16"/>
              </w:rPr>
            </w:pPr>
            <w:r w:rsidRPr="003006FB">
              <w:rPr>
                <w:sz w:val="16"/>
                <w:szCs w:val="16"/>
              </w:rPr>
              <w:t>SUCCESS</w:t>
            </w:r>
          </w:p>
        </w:tc>
        <w:tc>
          <w:tcPr>
            <w:tcW w:w="815" w:type="dxa"/>
          </w:tcPr>
          <w:p w14:paraId="5382AEC5" w14:textId="77777777" w:rsidR="00763CF0" w:rsidRPr="003006FB" w:rsidRDefault="00763CF0" w:rsidP="003006FB">
            <w:pPr>
              <w:jc w:val="center"/>
              <w:rPr>
                <w:sz w:val="16"/>
                <w:szCs w:val="16"/>
              </w:rPr>
            </w:pPr>
            <w:r w:rsidRPr="003006FB">
              <w:rPr>
                <w:sz w:val="16"/>
                <w:szCs w:val="16"/>
              </w:rPr>
              <w:t>N/A</w:t>
            </w:r>
          </w:p>
        </w:tc>
      </w:tr>
      <w:tr w:rsidR="00763CF0" w:rsidRPr="003006FB" w14:paraId="3B27E6C3" w14:textId="77777777" w:rsidTr="002202BF">
        <w:trPr>
          <w:cantSplit/>
        </w:trPr>
        <w:tc>
          <w:tcPr>
            <w:tcW w:w="275" w:type="dxa"/>
          </w:tcPr>
          <w:p w14:paraId="6364B267" w14:textId="77777777" w:rsidR="00763CF0" w:rsidRPr="00763CF0" w:rsidRDefault="00763CF0" w:rsidP="00AF6D65">
            <w:pPr>
              <w:pStyle w:val="ListParagraph"/>
              <w:numPr>
                <w:ilvl w:val="0"/>
                <w:numId w:val="40"/>
              </w:numPr>
              <w:jc w:val="center"/>
              <w:rPr>
                <w:sz w:val="16"/>
                <w:szCs w:val="16"/>
              </w:rPr>
            </w:pPr>
          </w:p>
        </w:tc>
        <w:tc>
          <w:tcPr>
            <w:tcW w:w="1231" w:type="dxa"/>
          </w:tcPr>
          <w:p w14:paraId="291CFBC3" w14:textId="77777777" w:rsidR="00763CF0" w:rsidRPr="003006FB" w:rsidRDefault="00763CF0" w:rsidP="003006FB">
            <w:pPr>
              <w:jc w:val="center"/>
              <w:rPr>
                <w:sz w:val="16"/>
                <w:szCs w:val="16"/>
                <w:vertAlign w:val="superscript"/>
              </w:rPr>
            </w:pPr>
            <w:r w:rsidRPr="003006FB">
              <w:rPr>
                <w:sz w:val="16"/>
                <w:szCs w:val="16"/>
              </w:rPr>
              <w:t>Charge</w:t>
            </w:r>
          </w:p>
        </w:tc>
        <w:tc>
          <w:tcPr>
            <w:tcW w:w="602" w:type="dxa"/>
          </w:tcPr>
          <w:p w14:paraId="57F33E02" w14:textId="77777777" w:rsidR="00763CF0" w:rsidRPr="003006FB" w:rsidRDefault="00763CF0" w:rsidP="003006FB">
            <w:pPr>
              <w:jc w:val="center"/>
              <w:rPr>
                <w:sz w:val="16"/>
                <w:szCs w:val="16"/>
              </w:rPr>
            </w:pPr>
            <w:r w:rsidRPr="003006FB">
              <w:rPr>
                <w:sz w:val="16"/>
                <w:szCs w:val="16"/>
              </w:rPr>
              <w:t>Active</w:t>
            </w:r>
          </w:p>
        </w:tc>
        <w:tc>
          <w:tcPr>
            <w:tcW w:w="450" w:type="dxa"/>
          </w:tcPr>
          <w:p w14:paraId="299EA839" w14:textId="77777777" w:rsidR="00763CF0" w:rsidRPr="003006FB" w:rsidRDefault="00763CF0" w:rsidP="003006FB">
            <w:pPr>
              <w:jc w:val="center"/>
              <w:rPr>
                <w:sz w:val="16"/>
                <w:szCs w:val="16"/>
              </w:rPr>
            </w:pPr>
            <w:r w:rsidRPr="003006FB">
              <w:rPr>
                <w:sz w:val="16"/>
                <w:szCs w:val="16"/>
              </w:rPr>
              <w:t>Either Type</w:t>
            </w:r>
          </w:p>
        </w:tc>
        <w:tc>
          <w:tcPr>
            <w:tcW w:w="720" w:type="dxa"/>
          </w:tcPr>
          <w:p w14:paraId="46A84FD9" w14:textId="77777777" w:rsidR="00763CF0" w:rsidRPr="003006FB" w:rsidRDefault="00763CF0" w:rsidP="003006FB">
            <w:pPr>
              <w:jc w:val="center"/>
              <w:rPr>
                <w:sz w:val="16"/>
                <w:szCs w:val="16"/>
              </w:rPr>
            </w:pPr>
            <w:r w:rsidRPr="003006FB">
              <w:rPr>
                <w:sz w:val="16"/>
                <w:szCs w:val="16"/>
              </w:rPr>
              <w:t>C</w:t>
            </w:r>
            <w:r w:rsidRPr="007A6A9B">
              <w:rPr>
                <w:sz w:val="16"/>
                <w:szCs w:val="16"/>
              </w:rPr>
              <w:t>R7</w:t>
            </w:r>
          </w:p>
        </w:tc>
        <w:tc>
          <w:tcPr>
            <w:tcW w:w="948" w:type="dxa"/>
          </w:tcPr>
          <w:p w14:paraId="420C1A10" w14:textId="77777777" w:rsidR="00763CF0" w:rsidRPr="003006FB" w:rsidRDefault="00763CF0" w:rsidP="003006FB">
            <w:pPr>
              <w:jc w:val="center"/>
              <w:rPr>
                <w:sz w:val="16"/>
                <w:szCs w:val="16"/>
              </w:rPr>
            </w:pPr>
            <w:r w:rsidRPr="003006FB">
              <w:rPr>
                <w:sz w:val="16"/>
                <w:szCs w:val="16"/>
              </w:rPr>
              <w:t>Valid</w:t>
            </w:r>
          </w:p>
        </w:tc>
        <w:tc>
          <w:tcPr>
            <w:tcW w:w="887" w:type="dxa"/>
          </w:tcPr>
          <w:p w14:paraId="6550B6AB" w14:textId="77777777" w:rsidR="00763CF0" w:rsidRPr="003006FB" w:rsidRDefault="00763CF0" w:rsidP="003006FB">
            <w:pPr>
              <w:jc w:val="center"/>
              <w:rPr>
                <w:sz w:val="16"/>
                <w:szCs w:val="16"/>
              </w:rPr>
            </w:pPr>
            <w:r w:rsidRPr="003006FB">
              <w:rPr>
                <w:sz w:val="16"/>
                <w:szCs w:val="16"/>
              </w:rPr>
              <w:t>CONFIRMED</w:t>
            </w:r>
          </w:p>
        </w:tc>
        <w:tc>
          <w:tcPr>
            <w:tcW w:w="887" w:type="dxa"/>
          </w:tcPr>
          <w:p w14:paraId="647CBCAC" w14:textId="0B84EA1F" w:rsidR="00763CF0" w:rsidRPr="003006FB" w:rsidRDefault="007A6A9B" w:rsidP="003006FB">
            <w:pPr>
              <w:jc w:val="center"/>
              <w:rPr>
                <w:sz w:val="16"/>
                <w:szCs w:val="16"/>
              </w:rPr>
            </w:pPr>
            <w:r w:rsidRPr="003006FB">
              <w:rPr>
                <w:sz w:val="16"/>
                <w:szCs w:val="16"/>
              </w:rPr>
              <w:t>Exist</w:t>
            </w:r>
          </w:p>
        </w:tc>
        <w:tc>
          <w:tcPr>
            <w:tcW w:w="2588" w:type="dxa"/>
          </w:tcPr>
          <w:p w14:paraId="205F0AAC" w14:textId="77777777" w:rsidR="00763CF0" w:rsidRPr="003006FB" w:rsidRDefault="00763CF0" w:rsidP="003006FB">
            <w:pPr>
              <w:jc w:val="center"/>
              <w:rPr>
                <w:sz w:val="16"/>
                <w:szCs w:val="16"/>
              </w:rPr>
            </w:pPr>
            <w:r w:rsidRPr="003006FB">
              <w:rPr>
                <w:sz w:val="16"/>
                <w:szCs w:val="16"/>
              </w:rPr>
              <w:t>SUCCESS</w:t>
            </w:r>
          </w:p>
        </w:tc>
        <w:tc>
          <w:tcPr>
            <w:tcW w:w="815" w:type="dxa"/>
          </w:tcPr>
          <w:p w14:paraId="79292972" w14:textId="77777777" w:rsidR="00763CF0" w:rsidRPr="003006FB" w:rsidRDefault="00763CF0" w:rsidP="003006FB">
            <w:pPr>
              <w:jc w:val="center"/>
              <w:rPr>
                <w:sz w:val="16"/>
                <w:szCs w:val="16"/>
              </w:rPr>
            </w:pPr>
            <w:r w:rsidRPr="003006FB">
              <w:rPr>
                <w:sz w:val="16"/>
                <w:szCs w:val="16"/>
              </w:rPr>
              <w:t>N/A</w:t>
            </w:r>
          </w:p>
        </w:tc>
      </w:tr>
      <w:tr w:rsidR="00763CF0" w:rsidRPr="003006FB" w14:paraId="290BFAEB" w14:textId="02CB9039" w:rsidTr="009872E7">
        <w:trPr>
          <w:cantSplit/>
        </w:trPr>
        <w:tc>
          <w:tcPr>
            <w:tcW w:w="275" w:type="dxa"/>
          </w:tcPr>
          <w:p w14:paraId="62D6A790" w14:textId="71EBCBA0" w:rsidR="00763CF0" w:rsidRPr="00763CF0" w:rsidRDefault="00763CF0" w:rsidP="00AF6D65">
            <w:pPr>
              <w:pStyle w:val="ListParagraph"/>
              <w:numPr>
                <w:ilvl w:val="0"/>
                <w:numId w:val="40"/>
              </w:numPr>
              <w:jc w:val="center"/>
              <w:rPr>
                <w:sz w:val="16"/>
                <w:szCs w:val="16"/>
              </w:rPr>
            </w:pPr>
            <w:r w:rsidRPr="00763CF0">
              <w:rPr>
                <w:sz w:val="16"/>
                <w:szCs w:val="16"/>
              </w:rPr>
              <w:t>1</w:t>
            </w:r>
          </w:p>
        </w:tc>
        <w:tc>
          <w:tcPr>
            <w:tcW w:w="1231" w:type="dxa"/>
          </w:tcPr>
          <w:p w14:paraId="4EC9ABA3" w14:textId="37AC2A11" w:rsidR="00763CF0" w:rsidRPr="003006FB" w:rsidRDefault="00763CF0" w:rsidP="003006FB">
            <w:pPr>
              <w:jc w:val="center"/>
              <w:rPr>
                <w:sz w:val="16"/>
                <w:szCs w:val="16"/>
              </w:rPr>
            </w:pPr>
            <w:r w:rsidRPr="003006FB">
              <w:rPr>
                <w:sz w:val="16"/>
                <w:szCs w:val="16"/>
              </w:rPr>
              <w:t>Charge</w:t>
            </w:r>
          </w:p>
        </w:tc>
        <w:tc>
          <w:tcPr>
            <w:tcW w:w="602" w:type="dxa"/>
          </w:tcPr>
          <w:p w14:paraId="29CA7CFC" w14:textId="4FC73BE3" w:rsidR="00763CF0" w:rsidRPr="003006FB" w:rsidRDefault="00763CF0" w:rsidP="003006FB">
            <w:pPr>
              <w:jc w:val="center"/>
              <w:rPr>
                <w:sz w:val="16"/>
                <w:szCs w:val="16"/>
              </w:rPr>
            </w:pPr>
            <w:r w:rsidRPr="003006FB">
              <w:rPr>
                <w:sz w:val="16"/>
                <w:szCs w:val="16"/>
              </w:rPr>
              <w:t>Active</w:t>
            </w:r>
          </w:p>
        </w:tc>
        <w:tc>
          <w:tcPr>
            <w:tcW w:w="450" w:type="dxa"/>
          </w:tcPr>
          <w:p w14:paraId="6705B422" w14:textId="4BE66EC6" w:rsidR="00763CF0" w:rsidRPr="003006FB" w:rsidRDefault="00763CF0" w:rsidP="003006FB">
            <w:pPr>
              <w:jc w:val="center"/>
              <w:rPr>
                <w:sz w:val="16"/>
                <w:szCs w:val="16"/>
              </w:rPr>
            </w:pPr>
            <w:r w:rsidRPr="003006FB">
              <w:rPr>
                <w:sz w:val="16"/>
                <w:szCs w:val="16"/>
              </w:rPr>
              <w:t>Pre-paid</w:t>
            </w:r>
          </w:p>
        </w:tc>
        <w:tc>
          <w:tcPr>
            <w:tcW w:w="720" w:type="dxa"/>
          </w:tcPr>
          <w:p w14:paraId="5829912F" w14:textId="7962096C" w:rsidR="00763CF0" w:rsidRPr="003006FB" w:rsidRDefault="00763CF0" w:rsidP="003006FB">
            <w:pPr>
              <w:jc w:val="center"/>
              <w:rPr>
                <w:sz w:val="16"/>
                <w:szCs w:val="16"/>
              </w:rPr>
            </w:pPr>
            <w:r w:rsidRPr="003006FB">
              <w:rPr>
                <w:sz w:val="16"/>
                <w:szCs w:val="16"/>
              </w:rPr>
              <w:t>CR44</w:t>
            </w:r>
          </w:p>
        </w:tc>
        <w:tc>
          <w:tcPr>
            <w:tcW w:w="948" w:type="dxa"/>
          </w:tcPr>
          <w:p w14:paraId="4DB39669" w14:textId="06AE9CD1" w:rsidR="00763CF0" w:rsidRPr="003006FB" w:rsidRDefault="00763CF0" w:rsidP="003006FB">
            <w:pPr>
              <w:jc w:val="center"/>
              <w:rPr>
                <w:sz w:val="16"/>
                <w:szCs w:val="16"/>
              </w:rPr>
            </w:pPr>
            <w:r w:rsidRPr="003006FB">
              <w:rPr>
                <w:sz w:val="16"/>
                <w:szCs w:val="16"/>
              </w:rPr>
              <w:t>Valid</w:t>
            </w:r>
          </w:p>
        </w:tc>
        <w:tc>
          <w:tcPr>
            <w:tcW w:w="887" w:type="dxa"/>
          </w:tcPr>
          <w:p w14:paraId="7D9E07EB" w14:textId="09C15162" w:rsidR="00763CF0" w:rsidRPr="003006FB" w:rsidRDefault="00763CF0" w:rsidP="003006FB">
            <w:pPr>
              <w:jc w:val="center"/>
              <w:rPr>
                <w:sz w:val="16"/>
                <w:szCs w:val="16"/>
              </w:rPr>
            </w:pPr>
            <w:r w:rsidRPr="003006FB">
              <w:rPr>
                <w:sz w:val="16"/>
                <w:szCs w:val="16"/>
              </w:rPr>
              <w:t>AUTHORIZED</w:t>
            </w:r>
          </w:p>
        </w:tc>
        <w:tc>
          <w:tcPr>
            <w:tcW w:w="887" w:type="dxa"/>
          </w:tcPr>
          <w:p w14:paraId="32A2B10B" w14:textId="28482D91" w:rsidR="00763CF0" w:rsidRPr="003006FB" w:rsidRDefault="00763CF0" w:rsidP="003006FB">
            <w:pPr>
              <w:jc w:val="center"/>
              <w:rPr>
                <w:sz w:val="16"/>
                <w:szCs w:val="16"/>
              </w:rPr>
            </w:pPr>
            <w:r w:rsidRPr="003006FB">
              <w:rPr>
                <w:sz w:val="16"/>
                <w:szCs w:val="16"/>
              </w:rPr>
              <w:t>-</w:t>
            </w:r>
          </w:p>
        </w:tc>
        <w:tc>
          <w:tcPr>
            <w:tcW w:w="2588" w:type="dxa"/>
          </w:tcPr>
          <w:p w14:paraId="266EB16A" w14:textId="7DA8E5DD" w:rsidR="00763CF0" w:rsidRPr="003006FB" w:rsidRDefault="00763CF0" w:rsidP="003006FB">
            <w:pPr>
              <w:jc w:val="center"/>
              <w:rPr>
                <w:sz w:val="16"/>
                <w:szCs w:val="16"/>
              </w:rPr>
            </w:pPr>
            <w:r w:rsidRPr="003006FB">
              <w:rPr>
                <w:sz w:val="16"/>
                <w:szCs w:val="16"/>
              </w:rPr>
              <w:t>SUCCESS</w:t>
            </w:r>
          </w:p>
        </w:tc>
        <w:tc>
          <w:tcPr>
            <w:tcW w:w="815" w:type="dxa"/>
          </w:tcPr>
          <w:p w14:paraId="56687BF9" w14:textId="666107C8" w:rsidR="00763CF0" w:rsidRPr="003006FB" w:rsidRDefault="00763CF0" w:rsidP="003006FB">
            <w:pPr>
              <w:jc w:val="center"/>
              <w:rPr>
                <w:sz w:val="16"/>
                <w:szCs w:val="16"/>
              </w:rPr>
            </w:pPr>
            <w:r w:rsidRPr="003006FB">
              <w:rPr>
                <w:sz w:val="16"/>
                <w:szCs w:val="16"/>
              </w:rPr>
              <w:t>2001</w:t>
            </w:r>
          </w:p>
        </w:tc>
      </w:tr>
      <w:tr w:rsidR="00763CF0" w:rsidRPr="003006FB" w14:paraId="7424FF6C" w14:textId="77777777" w:rsidTr="009872E7">
        <w:trPr>
          <w:cantSplit/>
        </w:trPr>
        <w:tc>
          <w:tcPr>
            <w:tcW w:w="275" w:type="dxa"/>
          </w:tcPr>
          <w:p w14:paraId="43BEF0AC" w14:textId="77777777" w:rsidR="00763CF0" w:rsidRPr="00763CF0" w:rsidRDefault="00763CF0" w:rsidP="00AF6D65">
            <w:pPr>
              <w:pStyle w:val="ListParagraph"/>
              <w:numPr>
                <w:ilvl w:val="0"/>
                <w:numId w:val="40"/>
              </w:numPr>
              <w:jc w:val="center"/>
              <w:rPr>
                <w:sz w:val="16"/>
                <w:szCs w:val="16"/>
              </w:rPr>
            </w:pPr>
          </w:p>
        </w:tc>
        <w:tc>
          <w:tcPr>
            <w:tcW w:w="1231" w:type="dxa"/>
          </w:tcPr>
          <w:p w14:paraId="7FCAA7EF" w14:textId="5FE733E6" w:rsidR="00763CF0" w:rsidRPr="003006FB" w:rsidRDefault="00763CF0" w:rsidP="003006FB">
            <w:pPr>
              <w:jc w:val="center"/>
              <w:rPr>
                <w:sz w:val="16"/>
                <w:szCs w:val="16"/>
              </w:rPr>
            </w:pPr>
            <w:r w:rsidRPr="003006FB">
              <w:rPr>
                <w:sz w:val="16"/>
                <w:szCs w:val="16"/>
              </w:rPr>
              <w:t>Charge</w:t>
            </w:r>
          </w:p>
        </w:tc>
        <w:tc>
          <w:tcPr>
            <w:tcW w:w="602" w:type="dxa"/>
          </w:tcPr>
          <w:p w14:paraId="1C998745" w14:textId="77777777" w:rsidR="00763CF0" w:rsidRPr="003006FB" w:rsidRDefault="00763CF0" w:rsidP="003006FB">
            <w:pPr>
              <w:jc w:val="center"/>
              <w:rPr>
                <w:sz w:val="16"/>
                <w:szCs w:val="16"/>
              </w:rPr>
            </w:pPr>
            <w:r w:rsidRPr="003006FB">
              <w:rPr>
                <w:sz w:val="16"/>
                <w:szCs w:val="16"/>
              </w:rPr>
              <w:t>Active</w:t>
            </w:r>
          </w:p>
        </w:tc>
        <w:tc>
          <w:tcPr>
            <w:tcW w:w="450" w:type="dxa"/>
          </w:tcPr>
          <w:p w14:paraId="48E716E4" w14:textId="77777777" w:rsidR="00763CF0" w:rsidRPr="003006FB" w:rsidRDefault="00763CF0" w:rsidP="003006FB">
            <w:pPr>
              <w:jc w:val="center"/>
              <w:rPr>
                <w:sz w:val="16"/>
                <w:szCs w:val="16"/>
              </w:rPr>
            </w:pPr>
            <w:r w:rsidRPr="003006FB">
              <w:rPr>
                <w:sz w:val="16"/>
                <w:szCs w:val="16"/>
              </w:rPr>
              <w:t>Pre-paid</w:t>
            </w:r>
          </w:p>
        </w:tc>
        <w:tc>
          <w:tcPr>
            <w:tcW w:w="720" w:type="dxa"/>
          </w:tcPr>
          <w:p w14:paraId="646604D7" w14:textId="3152BB42" w:rsidR="00763CF0" w:rsidRPr="003006FB" w:rsidRDefault="00763CF0" w:rsidP="003006FB">
            <w:pPr>
              <w:jc w:val="center"/>
              <w:rPr>
                <w:sz w:val="16"/>
                <w:szCs w:val="16"/>
              </w:rPr>
            </w:pPr>
            <w:r w:rsidRPr="003006FB">
              <w:rPr>
                <w:sz w:val="16"/>
                <w:szCs w:val="16"/>
              </w:rPr>
              <w:t>CR45</w:t>
            </w:r>
          </w:p>
        </w:tc>
        <w:tc>
          <w:tcPr>
            <w:tcW w:w="948" w:type="dxa"/>
          </w:tcPr>
          <w:p w14:paraId="38D4880B" w14:textId="77777777" w:rsidR="00763CF0" w:rsidRPr="003006FB" w:rsidRDefault="00763CF0" w:rsidP="003006FB">
            <w:pPr>
              <w:jc w:val="center"/>
              <w:rPr>
                <w:sz w:val="16"/>
                <w:szCs w:val="16"/>
              </w:rPr>
            </w:pPr>
            <w:r w:rsidRPr="003006FB">
              <w:rPr>
                <w:sz w:val="16"/>
                <w:szCs w:val="16"/>
              </w:rPr>
              <w:t>Valid</w:t>
            </w:r>
          </w:p>
        </w:tc>
        <w:tc>
          <w:tcPr>
            <w:tcW w:w="887" w:type="dxa"/>
          </w:tcPr>
          <w:p w14:paraId="4C73E2F7" w14:textId="77777777" w:rsidR="00763CF0" w:rsidRPr="003006FB" w:rsidRDefault="00763CF0" w:rsidP="003006FB">
            <w:pPr>
              <w:jc w:val="center"/>
              <w:rPr>
                <w:sz w:val="16"/>
                <w:szCs w:val="16"/>
              </w:rPr>
            </w:pPr>
            <w:r w:rsidRPr="003006FB">
              <w:rPr>
                <w:sz w:val="16"/>
                <w:szCs w:val="16"/>
              </w:rPr>
              <w:t>AUTHORIZED</w:t>
            </w:r>
          </w:p>
        </w:tc>
        <w:tc>
          <w:tcPr>
            <w:tcW w:w="887" w:type="dxa"/>
          </w:tcPr>
          <w:p w14:paraId="14D6F6D3" w14:textId="77777777" w:rsidR="00763CF0" w:rsidRPr="003006FB" w:rsidRDefault="00763CF0" w:rsidP="003006FB">
            <w:pPr>
              <w:jc w:val="center"/>
              <w:rPr>
                <w:sz w:val="16"/>
                <w:szCs w:val="16"/>
              </w:rPr>
            </w:pPr>
            <w:r w:rsidRPr="003006FB">
              <w:rPr>
                <w:sz w:val="16"/>
                <w:szCs w:val="16"/>
              </w:rPr>
              <w:t>-</w:t>
            </w:r>
          </w:p>
        </w:tc>
        <w:tc>
          <w:tcPr>
            <w:tcW w:w="2588" w:type="dxa"/>
          </w:tcPr>
          <w:p w14:paraId="15C7AF02" w14:textId="620303DE" w:rsidR="00763CF0" w:rsidRPr="003006FB" w:rsidRDefault="00763CF0" w:rsidP="00A830EF">
            <w:pPr>
              <w:jc w:val="center"/>
              <w:rPr>
                <w:sz w:val="16"/>
                <w:szCs w:val="16"/>
              </w:rPr>
            </w:pPr>
            <w:r w:rsidRPr="003006FB">
              <w:rPr>
                <w:sz w:val="16"/>
                <w:szCs w:val="16"/>
              </w:rPr>
              <w:t>ACCOUNT_CLOSED</w:t>
            </w:r>
          </w:p>
        </w:tc>
        <w:tc>
          <w:tcPr>
            <w:tcW w:w="815" w:type="dxa"/>
          </w:tcPr>
          <w:p w14:paraId="2891959A" w14:textId="0EDB686B" w:rsidR="00763CF0" w:rsidRPr="003006FB" w:rsidRDefault="00763CF0" w:rsidP="003006FB">
            <w:pPr>
              <w:jc w:val="center"/>
              <w:rPr>
                <w:sz w:val="16"/>
                <w:szCs w:val="16"/>
              </w:rPr>
            </w:pPr>
            <w:r w:rsidRPr="003006FB">
              <w:rPr>
                <w:sz w:val="16"/>
                <w:szCs w:val="16"/>
              </w:rPr>
              <w:t>5030</w:t>
            </w:r>
          </w:p>
        </w:tc>
      </w:tr>
      <w:tr w:rsidR="00763CF0" w:rsidRPr="003006FB" w14:paraId="61946429" w14:textId="0168F22E" w:rsidTr="009872E7">
        <w:trPr>
          <w:cantSplit/>
        </w:trPr>
        <w:tc>
          <w:tcPr>
            <w:tcW w:w="275" w:type="dxa"/>
          </w:tcPr>
          <w:p w14:paraId="69E809BF" w14:textId="77777777" w:rsidR="00763CF0" w:rsidRPr="00763CF0" w:rsidRDefault="00763CF0" w:rsidP="00AF6D65">
            <w:pPr>
              <w:pStyle w:val="ListParagraph"/>
              <w:numPr>
                <w:ilvl w:val="0"/>
                <w:numId w:val="40"/>
              </w:numPr>
              <w:jc w:val="center"/>
              <w:rPr>
                <w:sz w:val="16"/>
                <w:szCs w:val="16"/>
              </w:rPr>
            </w:pPr>
          </w:p>
        </w:tc>
        <w:tc>
          <w:tcPr>
            <w:tcW w:w="1231" w:type="dxa"/>
          </w:tcPr>
          <w:p w14:paraId="4BA5C1A4" w14:textId="0F23C277" w:rsidR="00763CF0" w:rsidRPr="003006FB" w:rsidRDefault="00763CF0" w:rsidP="003006FB">
            <w:pPr>
              <w:jc w:val="center"/>
              <w:rPr>
                <w:sz w:val="16"/>
                <w:szCs w:val="16"/>
              </w:rPr>
            </w:pPr>
            <w:r w:rsidRPr="003006FB">
              <w:rPr>
                <w:sz w:val="16"/>
                <w:szCs w:val="16"/>
              </w:rPr>
              <w:t>Charge</w:t>
            </w:r>
          </w:p>
        </w:tc>
        <w:tc>
          <w:tcPr>
            <w:tcW w:w="602" w:type="dxa"/>
          </w:tcPr>
          <w:p w14:paraId="31029A3A" w14:textId="33078967" w:rsidR="00763CF0" w:rsidRPr="003006FB" w:rsidRDefault="00763CF0" w:rsidP="003006FB">
            <w:pPr>
              <w:jc w:val="center"/>
              <w:rPr>
                <w:sz w:val="16"/>
                <w:szCs w:val="16"/>
              </w:rPr>
            </w:pPr>
            <w:r w:rsidRPr="003006FB">
              <w:rPr>
                <w:sz w:val="16"/>
                <w:szCs w:val="16"/>
              </w:rPr>
              <w:t>Active</w:t>
            </w:r>
          </w:p>
        </w:tc>
        <w:tc>
          <w:tcPr>
            <w:tcW w:w="450" w:type="dxa"/>
          </w:tcPr>
          <w:p w14:paraId="04F98CE4" w14:textId="432EF562" w:rsidR="00763CF0" w:rsidRPr="003006FB" w:rsidRDefault="00763CF0" w:rsidP="003006FB">
            <w:pPr>
              <w:jc w:val="center"/>
              <w:rPr>
                <w:sz w:val="16"/>
                <w:szCs w:val="16"/>
              </w:rPr>
            </w:pPr>
            <w:r w:rsidRPr="003006FB">
              <w:rPr>
                <w:sz w:val="16"/>
                <w:szCs w:val="16"/>
              </w:rPr>
              <w:t>Pre-paid</w:t>
            </w:r>
          </w:p>
        </w:tc>
        <w:tc>
          <w:tcPr>
            <w:tcW w:w="720" w:type="dxa"/>
          </w:tcPr>
          <w:p w14:paraId="4BE38141" w14:textId="0DA147A1" w:rsidR="00763CF0" w:rsidRPr="003006FB" w:rsidRDefault="00763CF0" w:rsidP="003006FB">
            <w:pPr>
              <w:jc w:val="center"/>
              <w:rPr>
                <w:sz w:val="16"/>
                <w:szCs w:val="16"/>
              </w:rPr>
            </w:pPr>
            <w:r w:rsidRPr="003006FB">
              <w:rPr>
                <w:sz w:val="16"/>
                <w:szCs w:val="16"/>
              </w:rPr>
              <w:t>CR46</w:t>
            </w:r>
          </w:p>
        </w:tc>
        <w:tc>
          <w:tcPr>
            <w:tcW w:w="948" w:type="dxa"/>
          </w:tcPr>
          <w:p w14:paraId="71E280D0" w14:textId="3D3A24FF" w:rsidR="00763CF0" w:rsidRPr="003006FB" w:rsidRDefault="00763CF0" w:rsidP="003006FB">
            <w:pPr>
              <w:jc w:val="center"/>
              <w:rPr>
                <w:sz w:val="16"/>
                <w:szCs w:val="16"/>
              </w:rPr>
            </w:pPr>
            <w:r w:rsidRPr="003006FB">
              <w:rPr>
                <w:sz w:val="16"/>
                <w:szCs w:val="16"/>
              </w:rPr>
              <w:t>Valid</w:t>
            </w:r>
          </w:p>
        </w:tc>
        <w:tc>
          <w:tcPr>
            <w:tcW w:w="887" w:type="dxa"/>
          </w:tcPr>
          <w:p w14:paraId="1974A27A" w14:textId="7AAA0FA4" w:rsidR="00763CF0" w:rsidRPr="003006FB" w:rsidRDefault="00763CF0" w:rsidP="003006FB">
            <w:pPr>
              <w:jc w:val="center"/>
              <w:rPr>
                <w:sz w:val="16"/>
                <w:szCs w:val="16"/>
              </w:rPr>
            </w:pPr>
            <w:r w:rsidRPr="003006FB">
              <w:rPr>
                <w:sz w:val="16"/>
                <w:szCs w:val="16"/>
              </w:rPr>
              <w:t>AUTHORIZED</w:t>
            </w:r>
          </w:p>
        </w:tc>
        <w:tc>
          <w:tcPr>
            <w:tcW w:w="887" w:type="dxa"/>
          </w:tcPr>
          <w:p w14:paraId="2A89DFFD" w14:textId="692711F1" w:rsidR="00763CF0" w:rsidRPr="003006FB" w:rsidRDefault="00763CF0" w:rsidP="003006FB">
            <w:pPr>
              <w:jc w:val="center"/>
              <w:rPr>
                <w:sz w:val="16"/>
                <w:szCs w:val="16"/>
              </w:rPr>
            </w:pPr>
            <w:r w:rsidRPr="003006FB">
              <w:rPr>
                <w:sz w:val="16"/>
                <w:szCs w:val="16"/>
              </w:rPr>
              <w:t>-</w:t>
            </w:r>
          </w:p>
        </w:tc>
        <w:tc>
          <w:tcPr>
            <w:tcW w:w="2588" w:type="dxa"/>
          </w:tcPr>
          <w:p w14:paraId="0662B332" w14:textId="5857386A" w:rsidR="00763CF0" w:rsidRPr="003006FB" w:rsidRDefault="00763CF0" w:rsidP="00A830EF">
            <w:pPr>
              <w:jc w:val="center"/>
              <w:rPr>
                <w:sz w:val="16"/>
                <w:szCs w:val="16"/>
              </w:rPr>
            </w:pPr>
            <w:r w:rsidRPr="003006FB">
              <w:rPr>
                <w:sz w:val="16"/>
                <w:szCs w:val="16"/>
              </w:rPr>
              <w:t>FAILED</w:t>
            </w:r>
          </w:p>
        </w:tc>
        <w:tc>
          <w:tcPr>
            <w:tcW w:w="815" w:type="dxa"/>
          </w:tcPr>
          <w:p w14:paraId="05B8F6A7" w14:textId="04D234E5" w:rsidR="00763CF0" w:rsidRPr="003006FB" w:rsidRDefault="00763CF0" w:rsidP="003006FB">
            <w:pPr>
              <w:jc w:val="center"/>
              <w:rPr>
                <w:sz w:val="16"/>
                <w:szCs w:val="16"/>
              </w:rPr>
            </w:pPr>
            <w:r w:rsidRPr="003006FB">
              <w:rPr>
                <w:sz w:val="16"/>
                <w:szCs w:val="16"/>
              </w:rPr>
              <w:t>3004, 4012,</w:t>
            </w:r>
          </w:p>
          <w:p w14:paraId="321F7659" w14:textId="0201AA60" w:rsidR="00763CF0" w:rsidRPr="003006FB" w:rsidRDefault="00763CF0" w:rsidP="003006FB">
            <w:pPr>
              <w:jc w:val="center"/>
              <w:rPr>
                <w:sz w:val="16"/>
                <w:szCs w:val="16"/>
              </w:rPr>
            </w:pPr>
            <w:r w:rsidRPr="003006FB">
              <w:rPr>
                <w:sz w:val="16"/>
                <w:szCs w:val="16"/>
              </w:rPr>
              <w:t>5012 &amp; 5031</w:t>
            </w:r>
          </w:p>
        </w:tc>
      </w:tr>
      <w:tr w:rsidR="00763CF0" w:rsidRPr="003006FB" w14:paraId="743D7912" w14:textId="7C0C118A" w:rsidTr="009872E7">
        <w:trPr>
          <w:cantSplit/>
        </w:trPr>
        <w:tc>
          <w:tcPr>
            <w:tcW w:w="275" w:type="dxa"/>
          </w:tcPr>
          <w:p w14:paraId="52E42FB5" w14:textId="77777777" w:rsidR="00763CF0" w:rsidRPr="00763CF0" w:rsidRDefault="00763CF0" w:rsidP="00AF6D65">
            <w:pPr>
              <w:pStyle w:val="ListParagraph"/>
              <w:numPr>
                <w:ilvl w:val="0"/>
                <w:numId w:val="40"/>
              </w:numPr>
              <w:jc w:val="center"/>
              <w:rPr>
                <w:sz w:val="16"/>
                <w:szCs w:val="16"/>
              </w:rPr>
            </w:pPr>
          </w:p>
        </w:tc>
        <w:tc>
          <w:tcPr>
            <w:tcW w:w="1231" w:type="dxa"/>
          </w:tcPr>
          <w:p w14:paraId="14D3586E" w14:textId="05CADF46" w:rsidR="00763CF0" w:rsidRPr="003006FB" w:rsidRDefault="00763CF0" w:rsidP="003006FB">
            <w:pPr>
              <w:jc w:val="center"/>
              <w:rPr>
                <w:sz w:val="16"/>
                <w:szCs w:val="16"/>
              </w:rPr>
            </w:pPr>
            <w:r w:rsidRPr="003006FB">
              <w:rPr>
                <w:sz w:val="16"/>
                <w:szCs w:val="16"/>
              </w:rPr>
              <w:t>Charge</w:t>
            </w:r>
          </w:p>
        </w:tc>
        <w:tc>
          <w:tcPr>
            <w:tcW w:w="602" w:type="dxa"/>
          </w:tcPr>
          <w:p w14:paraId="0AF43E25" w14:textId="1786961F" w:rsidR="00763CF0" w:rsidRPr="003006FB" w:rsidRDefault="00763CF0" w:rsidP="003006FB">
            <w:pPr>
              <w:jc w:val="center"/>
              <w:rPr>
                <w:sz w:val="16"/>
                <w:szCs w:val="16"/>
              </w:rPr>
            </w:pPr>
            <w:r w:rsidRPr="003006FB">
              <w:rPr>
                <w:sz w:val="16"/>
                <w:szCs w:val="16"/>
              </w:rPr>
              <w:t>Active</w:t>
            </w:r>
          </w:p>
        </w:tc>
        <w:tc>
          <w:tcPr>
            <w:tcW w:w="450" w:type="dxa"/>
          </w:tcPr>
          <w:p w14:paraId="0A3E1E6A" w14:textId="2139ED4B" w:rsidR="00763CF0" w:rsidRPr="003006FB" w:rsidRDefault="00763CF0" w:rsidP="003006FB">
            <w:pPr>
              <w:jc w:val="center"/>
              <w:rPr>
                <w:sz w:val="16"/>
                <w:szCs w:val="16"/>
              </w:rPr>
            </w:pPr>
            <w:r w:rsidRPr="003006FB">
              <w:rPr>
                <w:sz w:val="16"/>
                <w:szCs w:val="16"/>
              </w:rPr>
              <w:t>Pre-paid</w:t>
            </w:r>
          </w:p>
        </w:tc>
        <w:tc>
          <w:tcPr>
            <w:tcW w:w="720" w:type="dxa"/>
          </w:tcPr>
          <w:p w14:paraId="5700BE2C" w14:textId="0E069C62" w:rsidR="00763CF0" w:rsidRPr="003006FB" w:rsidRDefault="00763CF0" w:rsidP="003006FB">
            <w:pPr>
              <w:jc w:val="center"/>
              <w:rPr>
                <w:sz w:val="16"/>
                <w:szCs w:val="16"/>
              </w:rPr>
            </w:pPr>
            <w:r w:rsidRPr="003006FB">
              <w:rPr>
                <w:sz w:val="16"/>
                <w:szCs w:val="16"/>
              </w:rPr>
              <w:t>CR47</w:t>
            </w:r>
          </w:p>
        </w:tc>
        <w:tc>
          <w:tcPr>
            <w:tcW w:w="948" w:type="dxa"/>
          </w:tcPr>
          <w:p w14:paraId="528C88AE" w14:textId="3095315C" w:rsidR="00763CF0" w:rsidRPr="003006FB" w:rsidRDefault="00763CF0" w:rsidP="003006FB">
            <w:pPr>
              <w:jc w:val="center"/>
              <w:rPr>
                <w:sz w:val="16"/>
                <w:szCs w:val="16"/>
              </w:rPr>
            </w:pPr>
            <w:r w:rsidRPr="003006FB">
              <w:rPr>
                <w:sz w:val="16"/>
                <w:szCs w:val="16"/>
              </w:rPr>
              <w:t>Valid</w:t>
            </w:r>
          </w:p>
        </w:tc>
        <w:tc>
          <w:tcPr>
            <w:tcW w:w="887" w:type="dxa"/>
          </w:tcPr>
          <w:p w14:paraId="74646E39" w14:textId="66936252" w:rsidR="00763CF0" w:rsidRPr="003006FB" w:rsidRDefault="00763CF0" w:rsidP="003006FB">
            <w:pPr>
              <w:jc w:val="center"/>
              <w:rPr>
                <w:sz w:val="16"/>
                <w:szCs w:val="16"/>
              </w:rPr>
            </w:pPr>
            <w:r w:rsidRPr="003006FB">
              <w:rPr>
                <w:sz w:val="16"/>
                <w:szCs w:val="16"/>
              </w:rPr>
              <w:t>AUTHORIZED</w:t>
            </w:r>
          </w:p>
        </w:tc>
        <w:tc>
          <w:tcPr>
            <w:tcW w:w="887" w:type="dxa"/>
          </w:tcPr>
          <w:p w14:paraId="4BE579F1" w14:textId="3F2FE411" w:rsidR="00763CF0" w:rsidRPr="003006FB" w:rsidRDefault="00763CF0" w:rsidP="003006FB">
            <w:pPr>
              <w:jc w:val="center"/>
              <w:rPr>
                <w:sz w:val="16"/>
                <w:szCs w:val="16"/>
              </w:rPr>
            </w:pPr>
            <w:r w:rsidRPr="003006FB">
              <w:rPr>
                <w:sz w:val="16"/>
                <w:szCs w:val="16"/>
              </w:rPr>
              <w:t>-</w:t>
            </w:r>
          </w:p>
        </w:tc>
        <w:tc>
          <w:tcPr>
            <w:tcW w:w="2588" w:type="dxa"/>
          </w:tcPr>
          <w:p w14:paraId="3D83E87E" w14:textId="40F0EB2A" w:rsidR="00763CF0" w:rsidRPr="003006FB" w:rsidRDefault="00763CF0" w:rsidP="003006FB">
            <w:pPr>
              <w:jc w:val="center"/>
              <w:rPr>
                <w:sz w:val="16"/>
                <w:szCs w:val="16"/>
              </w:rPr>
            </w:pPr>
            <w:r w:rsidRPr="003006FB">
              <w:rPr>
                <w:sz w:val="16"/>
                <w:szCs w:val="16"/>
              </w:rPr>
              <w:t>FAILED</w:t>
            </w:r>
          </w:p>
        </w:tc>
        <w:tc>
          <w:tcPr>
            <w:tcW w:w="815" w:type="dxa"/>
          </w:tcPr>
          <w:p w14:paraId="7609E556" w14:textId="2F4696B1" w:rsidR="00763CF0" w:rsidRPr="003006FB" w:rsidRDefault="00763CF0" w:rsidP="003006FB">
            <w:pPr>
              <w:jc w:val="center"/>
              <w:rPr>
                <w:sz w:val="16"/>
                <w:szCs w:val="16"/>
              </w:rPr>
            </w:pPr>
            <w:r w:rsidRPr="003006FB">
              <w:rPr>
                <w:sz w:val="16"/>
                <w:szCs w:val="16"/>
              </w:rPr>
              <w:t>Timeout</w:t>
            </w:r>
          </w:p>
        </w:tc>
      </w:tr>
      <w:tr w:rsidR="00763CF0" w:rsidRPr="003006FB" w14:paraId="1A70DB41" w14:textId="77777777" w:rsidTr="009872E7">
        <w:trPr>
          <w:cantSplit/>
        </w:trPr>
        <w:tc>
          <w:tcPr>
            <w:tcW w:w="275" w:type="dxa"/>
          </w:tcPr>
          <w:p w14:paraId="35BAB5A9" w14:textId="77777777" w:rsidR="00763CF0" w:rsidRPr="00763CF0" w:rsidRDefault="00763CF0" w:rsidP="00AF6D65">
            <w:pPr>
              <w:pStyle w:val="ListParagraph"/>
              <w:numPr>
                <w:ilvl w:val="0"/>
                <w:numId w:val="40"/>
              </w:numPr>
              <w:jc w:val="center"/>
              <w:rPr>
                <w:sz w:val="16"/>
                <w:szCs w:val="16"/>
              </w:rPr>
            </w:pPr>
          </w:p>
        </w:tc>
        <w:tc>
          <w:tcPr>
            <w:tcW w:w="1231" w:type="dxa"/>
          </w:tcPr>
          <w:p w14:paraId="56D7D80E" w14:textId="77777777" w:rsidR="00763CF0" w:rsidRPr="003006FB" w:rsidRDefault="00763CF0" w:rsidP="003006FB">
            <w:pPr>
              <w:jc w:val="center"/>
              <w:rPr>
                <w:sz w:val="16"/>
                <w:szCs w:val="16"/>
              </w:rPr>
            </w:pPr>
            <w:r w:rsidRPr="003006FB">
              <w:rPr>
                <w:sz w:val="16"/>
                <w:szCs w:val="16"/>
              </w:rPr>
              <w:t>Charge</w:t>
            </w:r>
          </w:p>
        </w:tc>
        <w:tc>
          <w:tcPr>
            <w:tcW w:w="602" w:type="dxa"/>
          </w:tcPr>
          <w:p w14:paraId="31886BC0" w14:textId="77777777" w:rsidR="00763CF0" w:rsidRPr="003006FB" w:rsidRDefault="00763CF0" w:rsidP="003006FB">
            <w:pPr>
              <w:jc w:val="center"/>
              <w:rPr>
                <w:sz w:val="16"/>
                <w:szCs w:val="16"/>
              </w:rPr>
            </w:pPr>
            <w:r w:rsidRPr="003006FB">
              <w:rPr>
                <w:sz w:val="16"/>
                <w:szCs w:val="16"/>
              </w:rPr>
              <w:t>Active</w:t>
            </w:r>
          </w:p>
        </w:tc>
        <w:tc>
          <w:tcPr>
            <w:tcW w:w="450" w:type="dxa"/>
          </w:tcPr>
          <w:p w14:paraId="599A7658" w14:textId="77777777" w:rsidR="00763CF0" w:rsidRPr="003006FB" w:rsidRDefault="00763CF0" w:rsidP="003006FB">
            <w:pPr>
              <w:jc w:val="center"/>
              <w:rPr>
                <w:sz w:val="16"/>
                <w:szCs w:val="16"/>
              </w:rPr>
            </w:pPr>
            <w:r w:rsidRPr="003006FB">
              <w:rPr>
                <w:sz w:val="16"/>
                <w:szCs w:val="16"/>
              </w:rPr>
              <w:t>Pre-paid</w:t>
            </w:r>
          </w:p>
        </w:tc>
        <w:tc>
          <w:tcPr>
            <w:tcW w:w="720" w:type="dxa"/>
          </w:tcPr>
          <w:p w14:paraId="15BB06C2" w14:textId="6B9DA72A" w:rsidR="00763CF0" w:rsidRPr="003006FB" w:rsidRDefault="00763CF0" w:rsidP="003006FB">
            <w:pPr>
              <w:jc w:val="center"/>
              <w:rPr>
                <w:sz w:val="16"/>
                <w:szCs w:val="16"/>
              </w:rPr>
            </w:pPr>
            <w:r w:rsidRPr="003006FB">
              <w:rPr>
                <w:sz w:val="16"/>
                <w:szCs w:val="16"/>
              </w:rPr>
              <w:t>CR48</w:t>
            </w:r>
          </w:p>
        </w:tc>
        <w:tc>
          <w:tcPr>
            <w:tcW w:w="948" w:type="dxa"/>
          </w:tcPr>
          <w:p w14:paraId="42FEEC76" w14:textId="77777777" w:rsidR="00763CF0" w:rsidRPr="003006FB" w:rsidRDefault="00763CF0" w:rsidP="003006FB">
            <w:pPr>
              <w:jc w:val="center"/>
              <w:rPr>
                <w:sz w:val="16"/>
                <w:szCs w:val="16"/>
              </w:rPr>
            </w:pPr>
            <w:r w:rsidRPr="003006FB">
              <w:rPr>
                <w:sz w:val="16"/>
                <w:szCs w:val="16"/>
              </w:rPr>
              <w:t>Valid</w:t>
            </w:r>
          </w:p>
        </w:tc>
        <w:tc>
          <w:tcPr>
            <w:tcW w:w="887" w:type="dxa"/>
          </w:tcPr>
          <w:p w14:paraId="48C2363F" w14:textId="66547853" w:rsidR="00763CF0" w:rsidRPr="003006FB" w:rsidRDefault="00763CF0" w:rsidP="003006FB">
            <w:pPr>
              <w:jc w:val="center"/>
              <w:rPr>
                <w:sz w:val="16"/>
                <w:szCs w:val="16"/>
              </w:rPr>
            </w:pPr>
            <w:r w:rsidRPr="003006FB">
              <w:rPr>
                <w:sz w:val="16"/>
                <w:szCs w:val="16"/>
              </w:rPr>
              <w:t>AUTHORIZATION_FAILED</w:t>
            </w:r>
          </w:p>
        </w:tc>
        <w:tc>
          <w:tcPr>
            <w:tcW w:w="887" w:type="dxa"/>
          </w:tcPr>
          <w:p w14:paraId="5DA7DE62" w14:textId="77777777" w:rsidR="00763CF0" w:rsidRPr="003006FB" w:rsidRDefault="00763CF0" w:rsidP="003006FB">
            <w:pPr>
              <w:jc w:val="center"/>
              <w:rPr>
                <w:sz w:val="16"/>
                <w:szCs w:val="16"/>
              </w:rPr>
            </w:pPr>
            <w:r w:rsidRPr="003006FB">
              <w:rPr>
                <w:sz w:val="16"/>
                <w:szCs w:val="16"/>
              </w:rPr>
              <w:t>-</w:t>
            </w:r>
          </w:p>
        </w:tc>
        <w:tc>
          <w:tcPr>
            <w:tcW w:w="2588" w:type="dxa"/>
          </w:tcPr>
          <w:p w14:paraId="0C0B4B18" w14:textId="36CAFE15" w:rsidR="00763CF0" w:rsidRPr="003006FB" w:rsidRDefault="00763CF0" w:rsidP="00F86DEE">
            <w:pPr>
              <w:jc w:val="center"/>
              <w:rPr>
                <w:sz w:val="16"/>
                <w:szCs w:val="16"/>
              </w:rPr>
            </w:pPr>
            <w:r w:rsidRPr="003006FB">
              <w:rPr>
                <w:sz w:val="16"/>
                <w:szCs w:val="16"/>
              </w:rPr>
              <w:t>FAILED</w:t>
            </w:r>
            <w:r w:rsidR="00F86DEE" w:rsidRPr="00F86DEE">
              <w:rPr>
                <w:sz w:val="16"/>
                <w:szCs w:val="16"/>
                <w:vertAlign w:val="superscript"/>
              </w:rPr>
              <w:t>3</w:t>
            </w:r>
          </w:p>
        </w:tc>
        <w:tc>
          <w:tcPr>
            <w:tcW w:w="815" w:type="dxa"/>
          </w:tcPr>
          <w:p w14:paraId="284C8401" w14:textId="4085AA76" w:rsidR="00763CF0" w:rsidRPr="003006FB" w:rsidRDefault="00763CF0" w:rsidP="003006FB">
            <w:pPr>
              <w:jc w:val="center"/>
              <w:rPr>
                <w:sz w:val="16"/>
                <w:szCs w:val="16"/>
              </w:rPr>
            </w:pPr>
            <w:r w:rsidRPr="003006FB">
              <w:rPr>
                <w:sz w:val="16"/>
                <w:szCs w:val="16"/>
              </w:rPr>
              <w:t>N/A</w:t>
            </w:r>
          </w:p>
        </w:tc>
      </w:tr>
      <w:tr w:rsidR="00763CF0" w:rsidRPr="003006FB" w14:paraId="2FACA84B" w14:textId="77777777" w:rsidTr="009872E7">
        <w:trPr>
          <w:cantSplit/>
        </w:trPr>
        <w:tc>
          <w:tcPr>
            <w:tcW w:w="275" w:type="dxa"/>
          </w:tcPr>
          <w:p w14:paraId="71FDF393" w14:textId="77777777" w:rsidR="00763CF0" w:rsidRPr="00763CF0" w:rsidRDefault="00763CF0" w:rsidP="00AF6D65">
            <w:pPr>
              <w:pStyle w:val="ListParagraph"/>
              <w:numPr>
                <w:ilvl w:val="0"/>
                <w:numId w:val="40"/>
              </w:numPr>
              <w:jc w:val="center"/>
              <w:rPr>
                <w:sz w:val="16"/>
                <w:szCs w:val="16"/>
              </w:rPr>
            </w:pPr>
          </w:p>
        </w:tc>
        <w:tc>
          <w:tcPr>
            <w:tcW w:w="1231" w:type="dxa"/>
          </w:tcPr>
          <w:p w14:paraId="36763F9F" w14:textId="77777777" w:rsidR="00763CF0" w:rsidRPr="003006FB" w:rsidRDefault="00763CF0" w:rsidP="008F7099">
            <w:pPr>
              <w:jc w:val="center"/>
              <w:rPr>
                <w:sz w:val="16"/>
                <w:szCs w:val="16"/>
              </w:rPr>
            </w:pPr>
            <w:r w:rsidRPr="003006FB">
              <w:rPr>
                <w:sz w:val="16"/>
                <w:szCs w:val="16"/>
              </w:rPr>
              <w:t>Refund</w:t>
            </w:r>
          </w:p>
        </w:tc>
        <w:tc>
          <w:tcPr>
            <w:tcW w:w="602" w:type="dxa"/>
          </w:tcPr>
          <w:p w14:paraId="71737BEB" w14:textId="77777777" w:rsidR="00763CF0" w:rsidRPr="003006FB" w:rsidRDefault="00763CF0" w:rsidP="008F7099">
            <w:pPr>
              <w:jc w:val="center"/>
              <w:rPr>
                <w:sz w:val="16"/>
                <w:szCs w:val="16"/>
              </w:rPr>
            </w:pPr>
            <w:r w:rsidRPr="003006FB">
              <w:rPr>
                <w:sz w:val="16"/>
                <w:szCs w:val="16"/>
              </w:rPr>
              <w:t>Active</w:t>
            </w:r>
          </w:p>
        </w:tc>
        <w:tc>
          <w:tcPr>
            <w:tcW w:w="450" w:type="dxa"/>
          </w:tcPr>
          <w:p w14:paraId="7665D94F" w14:textId="2D19666F" w:rsidR="00763CF0" w:rsidRPr="003006FB" w:rsidRDefault="00763CF0" w:rsidP="008F7099">
            <w:pPr>
              <w:jc w:val="center"/>
              <w:rPr>
                <w:sz w:val="16"/>
                <w:szCs w:val="16"/>
              </w:rPr>
            </w:pPr>
            <w:r w:rsidRPr="003006FB">
              <w:rPr>
                <w:sz w:val="16"/>
                <w:szCs w:val="16"/>
              </w:rPr>
              <w:t>Pre-paid</w:t>
            </w:r>
          </w:p>
        </w:tc>
        <w:tc>
          <w:tcPr>
            <w:tcW w:w="720" w:type="dxa"/>
          </w:tcPr>
          <w:p w14:paraId="3C4E9E1E" w14:textId="2D330F08" w:rsidR="00763CF0" w:rsidRPr="003006FB" w:rsidRDefault="00763CF0" w:rsidP="008F7099">
            <w:pPr>
              <w:jc w:val="center"/>
              <w:rPr>
                <w:sz w:val="16"/>
                <w:szCs w:val="16"/>
              </w:rPr>
            </w:pPr>
            <w:r w:rsidRPr="003006FB">
              <w:rPr>
                <w:sz w:val="16"/>
                <w:szCs w:val="16"/>
              </w:rPr>
              <w:t>CR46</w:t>
            </w:r>
          </w:p>
        </w:tc>
        <w:tc>
          <w:tcPr>
            <w:tcW w:w="948" w:type="dxa"/>
          </w:tcPr>
          <w:p w14:paraId="2F14A676" w14:textId="77777777" w:rsidR="00763CF0" w:rsidRPr="003006FB" w:rsidRDefault="00763CF0" w:rsidP="008F7099">
            <w:pPr>
              <w:jc w:val="center"/>
              <w:rPr>
                <w:sz w:val="16"/>
                <w:szCs w:val="16"/>
              </w:rPr>
            </w:pPr>
            <w:r w:rsidRPr="003006FB">
              <w:rPr>
                <w:sz w:val="16"/>
                <w:szCs w:val="16"/>
              </w:rPr>
              <w:t>Valid</w:t>
            </w:r>
          </w:p>
        </w:tc>
        <w:tc>
          <w:tcPr>
            <w:tcW w:w="887" w:type="dxa"/>
          </w:tcPr>
          <w:p w14:paraId="4642D43C" w14:textId="64EDB74A" w:rsidR="00763CF0" w:rsidRPr="003006FB" w:rsidRDefault="00763CF0" w:rsidP="008F7099">
            <w:pPr>
              <w:jc w:val="center"/>
              <w:rPr>
                <w:sz w:val="16"/>
                <w:szCs w:val="16"/>
              </w:rPr>
            </w:pPr>
            <w:r w:rsidRPr="003006FB">
              <w:rPr>
                <w:sz w:val="16"/>
                <w:szCs w:val="16"/>
              </w:rPr>
              <w:t>CONFIRMATION_FAILED</w:t>
            </w:r>
          </w:p>
        </w:tc>
        <w:tc>
          <w:tcPr>
            <w:tcW w:w="887" w:type="dxa"/>
          </w:tcPr>
          <w:p w14:paraId="0CD4D3B2" w14:textId="77777777" w:rsidR="00763CF0" w:rsidRPr="003006FB" w:rsidRDefault="00763CF0" w:rsidP="008F7099">
            <w:pPr>
              <w:jc w:val="center"/>
              <w:rPr>
                <w:sz w:val="16"/>
                <w:szCs w:val="16"/>
              </w:rPr>
            </w:pPr>
            <w:r w:rsidRPr="003006FB">
              <w:rPr>
                <w:sz w:val="16"/>
                <w:szCs w:val="16"/>
              </w:rPr>
              <w:t>-</w:t>
            </w:r>
          </w:p>
        </w:tc>
        <w:tc>
          <w:tcPr>
            <w:tcW w:w="2588" w:type="dxa"/>
          </w:tcPr>
          <w:p w14:paraId="5BCA1B98" w14:textId="0C95F3E5" w:rsidR="00763CF0" w:rsidRPr="003006FB" w:rsidRDefault="00763CF0" w:rsidP="00F86DEE">
            <w:pPr>
              <w:jc w:val="center"/>
              <w:rPr>
                <w:sz w:val="16"/>
                <w:szCs w:val="16"/>
              </w:rPr>
            </w:pPr>
            <w:r w:rsidRPr="003006FB">
              <w:rPr>
                <w:sz w:val="16"/>
                <w:szCs w:val="16"/>
              </w:rPr>
              <w:t>FAILED</w:t>
            </w:r>
            <w:r w:rsidR="00F86DEE" w:rsidRPr="00F86DEE">
              <w:rPr>
                <w:sz w:val="16"/>
                <w:szCs w:val="16"/>
                <w:vertAlign w:val="superscript"/>
              </w:rPr>
              <w:t>3</w:t>
            </w:r>
          </w:p>
        </w:tc>
        <w:tc>
          <w:tcPr>
            <w:tcW w:w="815" w:type="dxa"/>
          </w:tcPr>
          <w:p w14:paraId="73917E71" w14:textId="77777777" w:rsidR="00763CF0" w:rsidRPr="003006FB" w:rsidRDefault="00763CF0" w:rsidP="008F7099">
            <w:pPr>
              <w:jc w:val="center"/>
              <w:rPr>
                <w:sz w:val="16"/>
                <w:szCs w:val="16"/>
              </w:rPr>
            </w:pPr>
            <w:r w:rsidRPr="003006FB">
              <w:rPr>
                <w:sz w:val="16"/>
                <w:szCs w:val="16"/>
              </w:rPr>
              <w:t>N/A</w:t>
            </w:r>
          </w:p>
        </w:tc>
      </w:tr>
      <w:tr w:rsidR="00763CF0" w:rsidRPr="003006FB" w14:paraId="3ED3B920" w14:textId="77777777" w:rsidTr="009872E7">
        <w:trPr>
          <w:cantSplit/>
        </w:trPr>
        <w:tc>
          <w:tcPr>
            <w:tcW w:w="275" w:type="dxa"/>
          </w:tcPr>
          <w:p w14:paraId="08046C28" w14:textId="7DEFA5B1" w:rsidR="00763CF0" w:rsidRPr="00763CF0" w:rsidRDefault="00763CF0" w:rsidP="00AF6D65">
            <w:pPr>
              <w:pStyle w:val="ListParagraph"/>
              <w:numPr>
                <w:ilvl w:val="0"/>
                <w:numId w:val="40"/>
              </w:numPr>
              <w:jc w:val="center"/>
              <w:rPr>
                <w:sz w:val="16"/>
                <w:szCs w:val="16"/>
              </w:rPr>
            </w:pPr>
            <w:r w:rsidRPr="00763CF0">
              <w:rPr>
                <w:sz w:val="16"/>
                <w:szCs w:val="16"/>
              </w:rPr>
              <w:t>1</w:t>
            </w:r>
          </w:p>
        </w:tc>
        <w:tc>
          <w:tcPr>
            <w:tcW w:w="1231" w:type="dxa"/>
          </w:tcPr>
          <w:p w14:paraId="3E4F7088" w14:textId="17072433" w:rsidR="00763CF0" w:rsidRPr="003006FB" w:rsidRDefault="00763CF0" w:rsidP="008F7099">
            <w:pPr>
              <w:jc w:val="center"/>
              <w:rPr>
                <w:sz w:val="16"/>
                <w:szCs w:val="16"/>
              </w:rPr>
            </w:pPr>
            <w:r w:rsidRPr="003006FB">
              <w:rPr>
                <w:sz w:val="16"/>
                <w:szCs w:val="16"/>
              </w:rPr>
              <w:t>Refund</w:t>
            </w:r>
          </w:p>
        </w:tc>
        <w:tc>
          <w:tcPr>
            <w:tcW w:w="602" w:type="dxa"/>
          </w:tcPr>
          <w:p w14:paraId="089CF657" w14:textId="77777777" w:rsidR="00763CF0" w:rsidRPr="003006FB" w:rsidRDefault="00763CF0" w:rsidP="008F7099">
            <w:pPr>
              <w:jc w:val="center"/>
              <w:rPr>
                <w:sz w:val="16"/>
                <w:szCs w:val="16"/>
              </w:rPr>
            </w:pPr>
            <w:r w:rsidRPr="003006FB">
              <w:rPr>
                <w:sz w:val="16"/>
                <w:szCs w:val="16"/>
              </w:rPr>
              <w:t>Active</w:t>
            </w:r>
          </w:p>
        </w:tc>
        <w:tc>
          <w:tcPr>
            <w:tcW w:w="450" w:type="dxa"/>
          </w:tcPr>
          <w:p w14:paraId="08A30E6C" w14:textId="5864D956" w:rsidR="00763CF0" w:rsidRPr="003006FB" w:rsidRDefault="00763CF0" w:rsidP="008F7099">
            <w:pPr>
              <w:jc w:val="center"/>
              <w:rPr>
                <w:sz w:val="16"/>
                <w:szCs w:val="16"/>
              </w:rPr>
            </w:pPr>
            <w:r w:rsidRPr="003006FB">
              <w:rPr>
                <w:sz w:val="16"/>
                <w:szCs w:val="16"/>
              </w:rPr>
              <w:t>Either Type</w:t>
            </w:r>
          </w:p>
        </w:tc>
        <w:tc>
          <w:tcPr>
            <w:tcW w:w="720" w:type="dxa"/>
          </w:tcPr>
          <w:p w14:paraId="726CFC27" w14:textId="52B41EA8" w:rsidR="00763CF0" w:rsidRPr="003006FB" w:rsidRDefault="00763CF0" w:rsidP="008F7099">
            <w:pPr>
              <w:jc w:val="center"/>
              <w:rPr>
                <w:sz w:val="16"/>
                <w:szCs w:val="16"/>
              </w:rPr>
            </w:pPr>
            <w:r w:rsidRPr="003006FB">
              <w:rPr>
                <w:sz w:val="16"/>
                <w:szCs w:val="16"/>
              </w:rPr>
              <w:t>CR8</w:t>
            </w:r>
          </w:p>
        </w:tc>
        <w:tc>
          <w:tcPr>
            <w:tcW w:w="948" w:type="dxa"/>
          </w:tcPr>
          <w:p w14:paraId="5A1269D7" w14:textId="77777777" w:rsidR="00763CF0" w:rsidRPr="003006FB" w:rsidRDefault="00763CF0" w:rsidP="008F7099">
            <w:pPr>
              <w:jc w:val="center"/>
              <w:rPr>
                <w:sz w:val="16"/>
                <w:szCs w:val="16"/>
              </w:rPr>
            </w:pPr>
            <w:r w:rsidRPr="003006FB">
              <w:rPr>
                <w:sz w:val="16"/>
                <w:szCs w:val="16"/>
              </w:rPr>
              <w:t>Valid</w:t>
            </w:r>
          </w:p>
        </w:tc>
        <w:tc>
          <w:tcPr>
            <w:tcW w:w="887" w:type="dxa"/>
          </w:tcPr>
          <w:p w14:paraId="0F7338BF" w14:textId="0053FBC0" w:rsidR="00763CF0" w:rsidRPr="003006FB" w:rsidRDefault="00763CF0" w:rsidP="008F7099">
            <w:pPr>
              <w:jc w:val="center"/>
              <w:rPr>
                <w:sz w:val="16"/>
                <w:szCs w:val="16"/>
              </w:rPr>
            </w:pPr>
            <w:r w:rsidRPr="003006FB">
              <w:rPr>
                <w:sz w:val="16"/>
                <w:szCs w:val="16"/>
              </w:rPr>
              <w:t>CANCELLED</w:t>
            </w:r>
          </w:p>
        </w:tc>
        <w:tc>
          <w:tcPr>
            <w:tcW w:w="887" w:type="dxa"/>
          </w:tcPr>
          <w:p w14:paraId="5254B07B" w14:textId="77777777" w:rsidR="00763CF0" w:rsidRPr="003006FB" w:rsidRDefault="00763CF0" w:rsidP="008F7099">
            <w:pPr>
              <w:jc w:val="center"/>
              <w:rPr>
                <w:sz w:val="16"/>
                <w:szCs w:val="16"/>
              </w:rPr>
            </w:pPr>
            <w:r w:rsidRPr="003006FB">
              <w:rPr>
                <w:sz w:val="16"/>
                <w:szCs w:val="16"/>
              </w:rPr>
              <w:t>-</w:t>
            </w:r>
          </w:p>
        </w:tc>
        <w:tc>
          <w:tcPr>
            <w:tcW w:w="2588" w:type="dxa"/>
          </w:tcPr>
          <w:p w14:paraId="16034843" w14:textId="4594147A" w:rsidR="00763CF0" w:rsidRPr="003006FB" w:rsidRDefault="00763CF0" w:rsidP="008F7099">
            <w:pPr>
              <w:jc w:val="center"/>
              <w:rPr>
                <w:sz w:val="16"/>
                <w:szCs w:val="16"/>
              </w:rPr>
            </w:pPr>
            <w:r w:rsidRPr="003006FB">
              <w:rPr>
                <w:sz w:val="16"/>
                <w:szCs w:val="16"/>
              </w:rPr>
              <w:t>ALREADY_CANCELLED</w:t>
            </w:r>
          </w:p>
        </w:tc>
        <w:tc>
          <w:tcPr>
            <w:tcW w:w="815" w:type="dxa"/>
          </w:tcPr>
          <w:p w14:paraId="16F7E332" w14:textId="3A9C918C" w:rsidR="00763CF0" w:rsidRPr="003006FB" w:rsidRDefault="00763CF0" w:rsidP="008F7099">
            <w:pPr>
              <w:jc w:val="center"/>
              <w:rPr>
                <w:sz w:val="16"/>
                <w:szCs w:val="16"/>
              </w:rPr>
            </w:pPr>
            <w:r w:rsidRPr="003006FB">
              <w:rPr>
                <w:sz w:val="16"/>
                <w:szCs w:val="16"/>
              </w:rPr>
              <w:t>N/A</w:t>
            </w:r>
          </w:p>
        </w:tc>
      </w:tr>
      <w:tr w:rsidR="00763CF0" w:rsidRPr="003006FB" w14:paraId="3BA19557" w14:textId="77777777" w:rsidTr="009872E7">
        <w:trPr>
          <w:cantSplit/>
        </w:trPr>
        <w:tc>
          <w:tcPr>
            <w:tcW w:w="275" w:type="dxa"/>
          </w:tcPr>
          <w:p w14:paraId="5B55EA70" w14:textId="6DB47F25" w:rsidR="00763CF0" w:rsidRPr="00763CF0" w:rsidRDefault="00763CF0" w:rsidP="00AF6D65">
            <w:pPr>
              <w:pStyle w:val="ListParagraph"/>
              <w:numPr>
                <w:ilvl w:val="0"/>
                <w:numId w:val="40"/>
              </w:numPr>
              <w:jc w:val="center"/>
              <w:rPr>
                <w:sz w:val="16"/>
                <w:szCs w:val="16"/>
              </w:rPr>
            </w:pPr>
            <w:r w:rsidRPr="00763CF0">
              <w:rPr>
                <w:sz w:val="16"/>
                <w:szCs w:val="16"/>
              </w:rPr>
              <w:t>1</w:t>
            </w:r>
          </w:p>
        </w:tc>
        <w:tc>
          <w:tcPr>
            <w:tcW w:w="1231" w:type="dxa"/>
          </w:tcPr>
          <w:p w14:paraId="363275AF" w14:textId="2CB5F3C7" w:rsidR="00763CF0" w:rsidRPr="003006FB" w:rsidRDefault="00763CF0" w:rsidP="008F7099">
            <w:pPr>
              <w:jc w:val="center"/>
              <w:rPr>
                <w:sz w:val="16"/>
                <w:szCs w:val="16"/>
              </w:rPr>
            </w:pPr>
            <w:r w:rsidRPr="003006FB">
              <w:rPr>
                <w:sz w:val="16"/>
                <w:szCs w:val="16"/>
              </w:rPr>
              <w:t>Refund</w:t>
            </w:r>
          </w:p>
        </w:tc>
        <w:tc>
          <w:tcPr>
            <w:tcW w:w="602" w:type="dxa"/>
          </w:tcPr>
          <w:p w14:paraId="48D99982" w14:textId="77777777" w:rsidR="00763CF0" w:rsidRPr="003006FB" w:rsidRDefault="00763CF0" w:rsidP="008F7099">
            <w:pPr>
              <w:jc w:val="center"/>
              <w:rPr>
                <w:sz w:val="16"/>
                <w:szCs w:val="16"/>
              </w:rPr>
            </w:pPr>
            <w:r w:rsidRPr="003006FB">
              <w:rPr>
                <w:sz w:val="16"/>
                <w:szCs w:val="16"/>
              </w:rPr>
              <w:t>Active</w:t>
            </w:r>
          </w:p>
        </w:tc>
        <w:tc>
          <w:tcPr>
            <w:tcW w:w="450" w:type="dxa"/>
          </w:tcPr>
          <w:p w14:paraId="5EE2EF62" w14:textId="115D425D" w:rsidR="00763CF0" w:rsidRPr="003006FB" w:rsidRDefault="00763CF0" w:rsidP="008F7099">
            <w:pPr>
              <w:jc w:val="center"/>
              <w:rPr>
                <w:sz w:val="16"/>
                <w:szCs w:val="16"/>
              </w:rPr>
            </w:pPr>
            <w:r w:rsidRPr="003006FB">
              <w:rPr>
                <w:sz w:val="16"/>
                <w:szCs w:val="16"/>
              </w:rPr>
              <w:t>Post-paid</w:t>
            </w:r>
          </w:p>
        </w:tc>
        <w:tc>
          <w:tcPr>
            <w:tcW w:w="720" w:type="dxa"/>
          </w:tcPr>
          <w:p w14:paraId="430676AA" w14:textId="17D9F22D" w:rsidR="00763CF0" w:rsidRPr="003006FB" w:rsidRDefault="00763CF0" w:rsidP="008F7099">
            <w:pPr>
              <w:jc w:val="center"/>
              <w:rPr>
                <w:sz w:val="16"/>
                <w:szCs w:val="16"/>
              </w:rPr>
            </w:pPr>
            <w:r w:rsidRPr="003006FB">
              <w:rPr>
                <w:sz w:val="16"/>
                <w:szCs w:val="16"/>
              </w:rPr>
              <w:t>CR9</w:t>
            </w:r>
          </w:p>
        </w:tc>
        <w:tc>
          <w:tcPr>
            <w:tcW w:w="948" w:type="dxa"/>
          </w:tcPr>
          <w:p w14:paraId="6A033F75" w14:textId="77777777" w:rsidR="00763CF0" w:rsidRPr="003006FB" w:rsidRDefault="00763CF0" w:rsidP="008F7099">
            <w:pPr>
              <w:jc w:val="center"/>
              <w:rPr>
                <w:sz w:val="16"/>
                <w:szCs w:val="16"/>
              </w:rPr>
            </w:pPr>
            <w:r w:rsidRPr="003006FB">
              <w:rPr>
                <w:sz w:val="16"/>
                <w:szCs w:val="16"/>
              </w:rPr>
              <w:t>Valid</w:t>
            </w:r>
          </w:p>
        </w:tc>
        <w:tc>
          <w:tcPr>
            <w:tcW w:w="887" w:type="dxa"/>
          </w:tcPr>
          <w:p w14:paraId="19A65455" w14:textId="77777777" w:rsidR="00763CF0" w:rsidRPr="003006FB" w:rsidRDefault="00763CF0" w:rsidP="008F7099">
            <w:pPr>
              <w:jc w:val="center"/>
              <w:rPr>
                <w:sz w:val="16"/>
                <w:szCs w:val="16"/>
              </w:rPr>
            </w:pPr>
            <w:r w:rsidRPr="003006FB">
              <w:rPr>
                <w:sz w:val="16"/>
                <w:szCs w:val="16"/>
              </w:rPr>
              <w:t>CONFIRMED</w:t>
            </w:r>
          </w:p>
        </w:tc>
        <w:tc>
          <w:tcPr>
            <w:tcW w:w="887" w:type="dxa"/>
          </w:tcPr>
          <w:p w14:paraId="1CFDF8C7" w14:textId="77777777" w:rsidR="00763CF0" w:rsidRPr="003006FB" w:rsidRDefault="00763CF0" w:rsidP="008F7099">
            <w:pPr>
              <w:jc w:val="center"/>
              <w:rPr>
                <w:sz w:val="16"/>
                <w:szCs w:val="16"/>
              </w:rPr>
            </w:pPr>
            <w:r w:rsidRPr="003006FB">
              <w:rPr>
                <w:sz w:val="16"/>
                <w:szCs w:val="16"/>
              </w:rPr>
              <w:t>-</w:t>
            </w:r>
          </w:p>
        </w:tc>
        <w:tc>
          <w:tcPr>
            <w:tcW w:w="2588" w:type="dxa"/>
          </w:tcPr>
          <w:p w14:paraId="563DB119" w14:textId="77777777" w:rsidR="00763CF0" w:rsidRPr="003006FB" w:rsidRDefault="00763CF0" w:rsidP="008F7099">
            <w:pPr>
              <w:jc w:val="center"/>
              <w:rPr>
                <w:sz w:val="16"/>
                <w:szCs w:val="16"/>
              </w:rPr>
            </w:pPr>
            <w:r w:rsidRPr="003006FB">
              <w:rPr>
                <w:sz w:val="16"/>
                <w:szCs w:val="16"/>
              </w:rPr>
              <w:t>SUCCESS</w:t>
            </w:r>
          </w:p>
        </w:tc>
        <w:tc>
          <w:tcPr>
            <w:tcW w:w="815" w:type="dxa"/>
          </w:tcPr>
          <w:p w14:paraId="17BFFEE0" w14:textId="4B7001B7" w:rsidR="00763CF0" w:rsidRPr="003006FB" w:rsidRDefault="00763CF0" w:rsidP="008F7099">
            <w:pPr>
              <w:jc w:val="center"/>
              <w:rPr>
                <w:sz w:val="16"/>
                <w:szCs w:val="16"/>
              </w:rPr>
            </w:pPr>
            <w:r w:rsidRPr="003006FB">
              <w:rPr>
                <w:sz w:val="16"/>
                <w:szCs w:val="16"/>
              </w:rPr>
              <w:t>N/A</w:t>
            </w:r>
          </w:p>
        </w:tc>
      </w:tr>
      <w:tr w:rsidR="00FE3428" w:rsidRPr="003006FB" w14:paraId="33DFC4FD" w14:textId="77777777" w:rsidTr="008C359F">
        <w:trPr>
          <w:cantSplit/>
        </w:trPr>
        <w:tc>
          <w:tcPr>
            <w:tcW w:w="275" w:type="dxa"/>
          </w:tcPr>
          <w:p w14:paraId="7D3ECE14" w14:textId="77777777" w:rsidR="00FE3428" w:rsidRPr="00763CF0" w:rsidRDefault="00FE3428" w:rsidP="00AF6D65">
            <w:pPr>
              <w:pStyle w:val="ListParagraph"/>
              <w:numPr>
                <w:ilvl w:val="0"/>
                <w:numId w:val="40"/>
              </w:numPr>
              <w:jc w:val="center"/>
              <w:rPr>
                <w:sz w:val="16"/>
                <w:szCs w:val="16"/>
              </w:rPr>
            </w:pPr>
          </w:p>
        </w:tc>
        <w:tc>
          <w:tcPr>
            <w:tcW w:w="1231" w:type="dxa"/>
          </w:tcPr>
          <w:p w14:paraId="6D74C7FA" w14:textId="77777777" w:rsidR="00FE3428" w:rsidRPr="003006FB" w:rsidRDefault="00FE3428" w:rsidP="008C359F">
            <w:pPr>
              <w:jc w:val="center"/>
              <w:rPr>
                <w:sz w:val="16"/>
                <w:szCs w:val="16"/>
              </w:rPr>
            </w:pPr>
            <w:r w:rsidRPr="003006FB">
              <w:rPr>
                <w:sz w:val="16"/>
                <w:szCs w:val="16"/>
              </w:rPr>
              <w:t>Refund</w:t>
            </w:r>
          </w:p>
        </w:tc>
        <w:tc>
          <w:tcPr>
            <w:tcW w:w="602" w:type="dxa"/>
          </w:tcPr>
          <w:p w14:paraId="3428C59F" w14:textId="77777777" w:rsidR="00FE3428" w:rsidRPr="003006FB" w:rsidRDefault="00FE3428" w:rsidP="008C359F">
            <w:pPr>
              <w:jc w:val="center"/>
              <w:rPr>
                <w:sz w:val="16"/>
                <w:szCs w:val="16"/>
              </w:rPr>
            </w:pPr>
            <w:r w:rsidRPr="003006FB">
              <w:rPr>
                <w:sz w:val="16"/>
                <w:szCs w:val="16"/>
              </w:rPr>
              <w:t>Active</w:t>
            </w:r>
          </w:p>
        </w:tc>
        <w:tc>
          <w:tcPr>
            <w:tcW w:w="450" w:type="dxa"/>
          </w:tcPr>
          <w:p w14:paraId="1B322BB9" w14:textId="77777777" w:rsidR="00FE3428" w:rsidRPr="003006FB" w:rsidRDefault="00FE3428" w:rsidP="008C359F">
            <w:pPr>
              <w:jc w:val="center"/>
              <w:rPr>
                <w:sz w:val="16"/>
                <w:szCs w:val="16"/>
              </w:rPr>
            </w:pPr>
            <w:r w:rsidRPr="003006FB">
              <w:rPr>
                <w:sz w:val="16"/>
                <w:szCs w:val="16"/>
              </w:rPr>
              <w:t>Post-paid</w:t>
            </w:r>
          </w:p>
        </w:tc>
        <w:tc>
          <w:tcPr>
            <w:tcW w:w="720" w:type="dxa"/>
          </w:tcPr>
          <w:p w14:paraId="6EC40C34" w14:textId="77777777" w:rsidR="00FE3428" w:rsidRPr="003006FB" w:rsidRDefault="00FE3428" w:rsidP="008C359F">
            <w:pPr>
              <w:jc w:val="center"/>
              <w:rPr>
                <w:sz w:val="16"/>
                <w:szCs w:val="16"/>
              </w:rPr>
            </w:pPr>
            <w:r w:rsidRPr="003006FB">
              <w:rPr>
                <w:sz w:val="16"/>
                <w:szCs w:val="16"/>
              </w:rPr>
              <w:t>CR9</w:t>
            </w:r>
          </w:p>
        </w:tc>
        <w:tc>
          <w:tcPr>
            <w:tcW w:w="948" w:type="dxa"/>
          </w:tcPr>
          <w:p w14:paraId="72152957" w14:textId="77777777" w:rsidR="00FE3428" w:rsidRPr="003006FB" w:rsidRDefault="00FE3428" w:rsidP="008C359F">
            <w:pPr>
              <w:jc w:val="center"/>
              <w:rPr>
                <w:sz w:val="16"/>
                <w:szCs w:val="16"/>
              </w:rPr>
            </w:pPr>
            <w:r w:rsidRPr="003006FB">
              <w:rPr>
                <w:sz w:val="16"/>
                <w:szCs w:val="16"/>
              </w:rPr>
              <w:t>Valid</w:t>
            </w:r>
          </w:p>
        </w:tc>
        <w:tc>
          <w:tcPr>
            <w:tcW w:w="887" w:type="dxa"/>
          </w:tcPr>
          <w:p w14:paraId="30DFD196" w14:textId="77777777" w:rsidR="00FE3428" w:rsidRPr="003006FB" w:rsidRDefault="00FE3428" w:rsidP="008C359F">
            <w:pPr>
              <w:jc w:val="center"/>
              <w:rPr>
                <w:sz w:val="16"/>
                <w:szCs w:val="16"/>
              </w:rPr>
            </w:pPr>
            <w:r w:rsidRPr="003006FB">
              <w:rPr>
                <w:sz w:val="16"/>
                <w:szCs w:val="16"/>
              </w:rPr>
              <w:t>CONFIRMED</w:t>
            </w:r>
          </w:p>
        </w:tc>
        <w:tc>
          <w:tcPr>
            <w:tcW w:w="887" w:type="dxa"/>
          </w:tcPr>
          <w:p w14:paraId="15783F63" w14:textId="77777777" w:rsidR="00FE3428" w:rsidRPr="003006FB" w:rsidRDefault="00FE3428" w:rsidP="008C359F">
            <w:pPr>
              <w:jc w:val="center"/>
              <w:rPr>
                <w:sz w:val="16"/>
                <w:szCs w:val="16"/>
              </w:rPr>
            </w:pPr>
            <w:r w:rsidRPr="003006FB">
              <w:rPr>
                <w:sz w:val="16"/>
                <w:szCs w:val="16"/>
              </w:rPr>
              <w:t>Exist</w:t>
            </w:r>
          </w:p>
        </w:tc>
        <w:tc>
          <w:tcPr>
            <w:tcW w:w="2588" w:type="dxa"/>
          </w:tcPr>
          <w:p w14:paraId="41246EEA" w14:textId="77777777" w:rsidR="00FE3428" w:rsidRPr="003006FB" w:rsidRDefault="00FE3428" w:rsidP="008C359F">
            <w:pPr>
              <w:jc w:val="center"/>
              <w:rPr>
                <w:sz w:val="16"/>
                <w:szCs w:val="16"/>
              </w:rPr>
            </w:pPr>
            <w:r w:rsidRPr="003006FB">
              <w:rPr>
                <w:sz w:val="16"/>
                <w:szCs w:val="16"/>
              </w:rPr>
              <w:t>SUCCESS</w:t>
            </w:r>
          </w:p>
        </w:tc>
        <w:tc>
          <w:tcPr>
            <w:tcW w:w="815" w:type="dxa"/>
          </w:tcPr>
          <w:p w14:paraId="2DBFD875" w14:textId="77777777" w:rsidR="00FE3428" w:rsidRPr="003006FB" w:rsidRDefault="00FE3428" w:rsidP="008C359F">
            <w:pPr>
              <w:jc w:val="center"/>
              <w:rPr>
                <w:sz w:val="16"/>
                <w:szCs w:val="16"/>
              </w:rPr>
            </w:pPr>
            <w:r w:rsidRPr="003006FB">
              <w:rPr>
                <w:sz w:val="16"/>
                <w:szCs w:val="16"/>
              </w:rPr>
              <w:t>N/A</w:t>
            </w:r>
          </w:p>
        </w:tc>
      </w:tr>
      <w:tr w:rsidR="00763CF0" w:rsidRPr="003006FB" w14:paraId="56A56331" w14:textId="77777777" w:rsidTr="009872E7">
        <w:trPr>
          <w:cantSplit/>
        </w:trPr>
        <w:tc>
          <w:tcPr>
            <w:tcW w:w="275" w:type="dxa"/>
          </w:tcPr>
          <w:p w14:paraId="19469141" w14:textId="77777777" w:rsidR="00763CF0" w:rsidRPr="00763CF0" w:rsidRDefault="00763CF0" w:rsidP="00AF6D65">
            <w:pPr>
              <w:pStyle w:val="ListParagraph"/>
              <w:numPr>
                <w:ilvl w:val="0"/>
                <w:numId w:val="40"/>
              </w:numPr>
              <w:jc w:val="center"/>
              <w:rPr>
                <w:sz w:val="16"/>
                <w:szCs w:val="16"/>
              </w:rPr>
            </w:pPr>
          </w:p>
        </w:tc>
        <w:tc>
          <w:tcPr>
            <w:tcW w:w="1231" w:type="dxa"/>
          </w:tcPr>
          <w:p w14:paraId="2AAE74EB" w14:textId="0A0FC007" w:rsidR="00763CF0" w:rsidRPr="003006FB" w:rsidRDefault="00763CF0" w:rsidP="008F7099">
            <w:pPr>
              <w:jc w:val="center"/>
              <w:rPr>
                <w:sz w:val="16"/>
                <w:szCs w:val="16"/>
              </w:rPr>
            </w:pPr>
            <w:r w:rsidRPr="003006FB">
              <w:rPr>
                <w:sz w:val="16"/>
                <w:szCs w:val="16"/>
              </w:rPr>
              <w:t>Refund</w:t>
            </w:r>
          </w:p>
        </w:tc>
        <w:tc>
          <w:tcPr>
            <w:tcW w:w="602" w:type="dxa"/>
          </w:tcPr>
          <w:p w14:paraId="01C81346" w14:textId="77777777" w:rsidR="00763CF0" w:rsidRPr="003006FB" w:rsidRDefault="00763CF0" w:rsidP="008F7099">
            <w:pPr>
              <w:jc w:val="center"/>
              <w:rPr>
                <w:sz w:val="16"/>
                <w:szCs w:val="16"/>
              </w:rPr>
            </w:pPr>
            <w:r w:rsidRPr="003006FB">
              <w:rPr>
                <w:sz w:val="16"/>
                <w:szCs w:val="16"/>
              </w:rPr>
              <w:t>Active</w:t>
            </w:r>
          </w:p>
        </w:tc>
        <w:tc>
          <w:tcPr>
            <w:tcW w:w="450" w:type="dxa"/>
          </w:tcPr>
          <w:p w14:paraId="7398105F" w14:textId="77777777" w:rsidR="00763CF0" w:rsidRPr="003006FB" w:rsidRDefault="00763CF0" w:rsidP="008F7099">
            <w:pPr>
              <w:jc w:val="center"/>
              <w:rPr>
                <w:sz w:val="16"/>
                <w:szCs w:val="16"/>
              </w:rPr>
            </w:pPr>
            <w:r w:rsidRPr="003006FB">
              <w:rPr>
                <w:sz w:val="16"/>
                <w:szCs w:val="16"/>
              </w:rPr>
              <w:t>Pre-paid</w:t>
            </w:r>
          </w:p>
        </w:tc>
        <w:tc>
          <w:tcPr>
            <w:tcW w:w="720" w:type="dxa"/>
          </w:tcPr>
          <w:p w14:paraId="2BB90DF4" w14:textId="24AAB8AA" w:rsidR="00763CF0" w:rsidRPr="003006FB" w:rsidRDefault="00763CF0" w:rsidP="008F7099">
            <w:pPr>
              <w:jc w:val="center"/>
              <w:rPr>
                <w:sz w:val="16"/>
                <w:szCs w:val="16"/>
              </w:rPr>
            </w:pPr>
            <w:r w:rsidRPr="003006FB">
              <w:rPr>
                <w:sz w:val="16"/>
                <w:szCs w:val="16"/>
              </w:rPr>
              <w:t>CR50</w:t>
            </w:r>
          </w:p>
        </w:tc>
        <w:tc>
          <w:tcPr>
            <w:tcW w:w="948" w:type="dxa"/>
          </w:tcPr>
          <w:p w14:paraId="75591F22" w14:textId="77777777" w:rsidR="00763CF0" w:rsidRPr="003006FB" w:rsidRDefault="00763CF0" w:rsidP="008F7099">
            <w:pPr>
              <w:jc w:val="center"/>
              <w:rPr>
                <w:sz w:val="16"/>
                <w:szCs w:val="16"/>
              </w:rPr>
            </w:pPr>
            <w:r w:rsidRPr="003006FB">
              <w:rPr>
                <w:sz w:val="16"/>
                <w:szCs w:val="16"/>
              </w:rPr>
              <w:t>Valid</w:t>
            </w:r>
          </w:p>
        </w:tc>
        <w:tc>
          <w:tcPr>
            <w:tcW w:w="887" w:type="dxa"/>
          </w:tcPr>
          <w:p w14:paraId="770C3EDA" w14:textId="46F3C525" w:rsidR="00763CF0" w:rsidRPr="003006FB" w:rsidRDefault="00763CF0" w:rsidP="008F7099">
            <w:pPr>
              <w:jc w:val="center"/>
              <w:rPr>
                <w:sz w:val="16"/>
                <w:szCs w:val="16"/>
              </w:rPr>
            </w:pPr>
            <w:r w:rsidRPr="003006FB">
              <w:rPr>
                <w:sz w:val="16"/>
                <w:szCs w:val="16"/>
              </w:rPr>
              <w:t>CONFIRMED</w:t>
            </w:r>
          </w:p>
        </w:tc>
        <w:tc>
          <w:tcPr>
            <w:tcW w:w="887" w:type="dxa"/>
          </w:tcPr>
          <w:p w14:paraId="2BD439CB" w14:textId="77777777" w:rsidR="00763CF0" w:rsidRPr="003006FB" w:rsidRDefault="00763CF0" w:rsidP="008F7099">
            <w:pPr>
              <w:jc w:val="center"/>
              <w:rPr>
                <w:sz w:val="16"/>
                <w:szCs w:val="16"/>
              </w:rPr>
            </w:pPr>
            <w:r w:rsidRPr="003006FB">
              <w:rPr>
                <w:sz w:val="16"/>
                <w:szCs w:val="16"/>
              </w:rPr>
              <w:t>-</w:t>
            </w:r>
          </w:p>
        </w:tc>
        <w:tc>
          <w:tcPr>
            <w:tcW w:w="2588" w:type="dxa"/>
          </w:tcPr>
          <w:p w14:paraId="07B9D952" w14:textId="77777777" w:rsidR="00763CF0" w:rsidRPr="003006FB" w:rsidRDefault="00763CF0" w:rsidP="008F7099">
            <w:pPr>
              <w:jc w:val="center"/>
              <w:rPr>
                <w:sz w:val="16"/>
                <w:szCs w:val="16"/>
              </w:rPr>
            </w:pPr>
            <w:r w:rsidRPr="003006FB">
              <w:rPr>
                <w:sz w:val="16"/>
                <w:szCs w:val="16"/>
              </w:rPr>
              <w:t>SUCCESS</w:t>
            </w:r>
          </w:p>
        </w:tc>
        <w:tc>
          <w:tcPr>
            <w:tcW w:w="815" w:type="dxa"/>
          </w:tcPr>
          <w:p w14:paraId="7FD2D795" w14:textId="77777777" w:rsidR="00763CF0" w:rsidRPr="003006FB" w:rsidRDefault="00763CF0" w:rsidP="008F7099">
            <w:pPr>
              <w:jc w:val="center"/>
              <w:rPr>
                <w:sz w:val="16"/>
                <w:szCs w:val="16"/>
              </w:rPr>
            </w:pPr>
            <w:r w:rsidRPr="003006FB">
              <w:rPr>
                <w:sz w:val="16"/>
                <w:szCs w:val="16"/>
              </w:rPr>
              <w:t>2001</w:t>
            </w:r>
          </w:p>
        </w:tc>
      </w:tr>
      <w:tr w:rsidR="00FE3428" w:rsidRPr="003006FB" w14:paraId="20E3423F" w14:textId="77777777" w:rsidTr="009872E7">
        <w:trPr>
          <w:cantSplit/>
        </w:trPr>
        <w:tc>
          <w:tcPr>
            <w:tcW w:w="275" w:type="dxa"/>
          </w:tcPr>
          <w:p w14:paraId="59DBF86E" w14:textId="77777777" w:rsidR="00FE3428" w:rsidRPr="00763CF0" w:rsidRDefault="00FE3428" w:rsidP="00AF6D65">
            <w:pPr>
              <w:pStyle w:val="ListParagraph"/>
              <w:numPr>
                <w:ilvl w:val="0"/>
                <w:numId w:val="40"/>
              </w:numPr>
              <w:jc w:val="center"/>
              <w:rPr>
                <w:sz w:val="16"/>
                <w:szCs w:val="16"/>
              </w:rPr>
            </w:pPr>
          </w:p>
        </w:tc>
        <w:tc>
          <w:tcPr>
            <w:tcW w:w="1231" w:type="dxa"/>
          </w:tcPr>
          <w:p w14:paraId="66D68121" w14:textId="1D7CF4C1" w:rsidR="00FE3428" w:rsidRPr="003006FB" w:rsidRDefault="00FE3428" w:rsidP="008F7099">
            <w:pPr>
              <w:jc w:val="center"/>
              <w:rPr>
                <w:sz w:val="16"/>
                <w:szCs w:val="16"/>
              </w:rPr>
            </w:pPr>
            <w:r w:rsidRPr="003006FB">
              <w:rPr>
                <w:sz w:val="16"/>
                <w:szCs w:val="16"/>
              </w:rPr>
              <w:t>Refund</w:t>
            </w:r>
          </w:p>
        </w:tc>
        <w:tc>
          <w:tcPr>
            <w:tcW w:w="602" w:type="dxa"/>
          </w:tcPr>
          <w:p w14:paraId="4E24C1C7" w14:textId="5DC65B91" w:rsidR="00FE3428" w:rsidRPr="003006FB" w:rsidRDefault="00FE3428" w:rsidP="008F7099">
            <w:pPr>
              <w:jc w:val="center"/>
              <w:rPr>
                <w:sz w:val="16"/>
                <w:szCs w:val="16"/>
              </w:rPr>
            </w:pPr>
            <w:r w:rsidRPr="003006FB">
              <w:rPr>
                <w:sz w:val="16"/>
                <w:szCs w:val="16"/>
              </w:rPr>
              <w:t>Active</w:t>
            </w:r>
          </w:p>
        </w:tc>
        <w:tc>
          <w:tcPr>
            <w:tcW w:w="450" w:type="dxa"/>
          </w:tcPr>
          <w:p w14:paraId="732AD39F" w14:textId="18DB8E61" w:rsidR="00FE3428" w:rsidRPr="003006FB" w:rsidRDefault="00FE3428" w:rsidP="008F7099">
            <w:pPr>
              <w:jc w:val="center"/>
              <w:rPr>
                <w:sz w:val="16"/>
                <w:szCs w:val="16"/>
              </w:rPr>
            </w:pPr>
            <w:r w:rsidRPr="003006FB">
              <w:rPr>
                <w:sz w:val="16"/>
                <w:szCs w:val="16"/>
              </w:rPr>
              <w:t>Pre-paid</w:t>
            </w:r>
          </w:p>
        </w:tc>
        <w:tc>
          <w:tcPr>
            <w:tcW w:w="720" w:type="dxa"/>
          </w:tcPr>
          <w:p w14:paraId="4D055CEB" w14:textId="412C6CE8" w:rsidR="00FE3428" w:rsidRPr="003006FB" w:rsidRDefault="00FE3428" w:rsidP="00FE3428">
            <w:pPr>
              <w:jc w:val="center"/>
              <w:rPr>
                <w:sz w:val="16"/>
                <w:szCs w:val="16"/>
              </w:rPr>
            </w:pPr>
            <w:r w:rsidRPr="003006FB">
              <w:rPr>
                <w:sz w:val="16"/>
                <w:szCs w:val="16"/>
              </w:rPr>
              <w:t>CR</w:t>
            </w:r>
            <w:r>
              <w:rPr>
                <w:sz w:val="16"/>
                <w:szCs w:val="16"/>
              </w:rPr>
              <w:t>50</w:t>
            </w:r>
          </w:p>
        </w:tc>
        <w:tc>
          <w:tcPr>
            <w:tcW w:w="948" w:type="dxa"/>
          </w:tcPr>
          <w:p w14:paraId="61CA7B69" w14:textId="78B3C66E" w:rsidR="00FE3428" w:rsidRPr="003006FB" w:rsidRDefault="00FE3428" w:rsidP="008F7099">
            <w:pPr>
              <w:jc w:val="center"/>
              <w:rPr>
                <w:sz w:val="16"/>
                <w:szCs w:val="16"/>
              </w:rPr>
            </w:pPr>
            <w:r w:rsidRPr="003006FB">
              <w:rPr>
                <w:sz w:val="16"/>
                <w:szCs w:val="16"/>
              </w:rPr>
              <w:t>Valid</w:t>
            </w:r>
          </w:p>
        </w:tc>
        <w:tc>
          <w:tcPr>
            <w:tcW w:w="887" w:type="dxa"/>
          </w:tcPr>
          <w:p w14:paraId="2FED5565" w14:textId="23D0740E" w:rsidR="00FE3428" w:rsidRPr="003006FB" w:rsidRDefault="00FE3428" w:rsidP="008F7099">
            <w:pPr>
              <w:jc w:val="center"/>
              <w:rPr>
                <w:sz w:val="16"/>
                <w:szCs w:val="16"/>
              </w:rPr>
            </w:pPr>
            <w:r w:rsidRPr="003006FB">
              <w:rPr>
                <w:sz w:val="16"/>
                <w:szCs w:val="16"/>
              </w:rPr>
              <w:t>CONFIRMED</w:t>
            </w:r>
          </w:p>
        </w:tc>
        <w:tc>
          <w:tcPr>
            <w:tcW w:w="887" w:type="dxa"/>
          </w:tcPr>
          <w:p w14:paraId="3EF1CCE6" w14:textId="0F010DF0" w:rsidR="00FE3428" w:rsidRPr="003006FB" w:rsidRDefault="00FE3428" w:rsidP="008F7099">
            <w:pPr>
              <w:jc w:val="center"/>
              <w:rPr>
                <w:sz w:val="16"/>
                <w:szCs w:val="16"/>
              </w:rPr>
            </w:pPr>
            <w:r w:rsidRPr="003006FB">
              <w:rPr>
                <w:sz w:val="16"/>
                <w:szCs w:val="16"/>
              </w:rPr>
              <w:t>Exist</w:t>
            </w:r>
          </w:p>
        </w:tc>
        <w:tc>
          <w:tcPr>
            <w:tcW w:w="2588" w:type="dxa"/>
          </w:tcPr>
          <w:p w14:paraId="5D4E58C9" w14:textId="3680634A" w:rsidR="00FE3428" w:rsidRPr="003006FB" w:rsidRDefault="00FE3428" w:rsidP="008F7099">
            <w:pPr>
              <w:jc w:val="center"/>
              <w:rPr>
                <w:sz w:val="16"/>
                <w:szCs w:val="16"/>
              </w:rPr>
            </w:pPr>
            <w:r w:rsidRPr="003006FB">
              <w:rPr>
                <w:sz w:val="16"/>
                <w:szCs w:val="16"/>
              </w:rPr>
              <w:t>SUCCESS</w:t>
            </w:r>
          </w:p>
        </w:tc>
        <w:tc>
          <w:tcPr>
            <w:tcW w:w="815" w:type="dxa"/>
          </w:tcPr>
          <w:p w14:paraId="21B110EE" w14:textId="766DE313" w:rsidR="00FE3428" w:rsidRPr="003006FB" w:rsidRDefault="00FE3428" w:rsidP="008F7099">
            <w:pPr>
              <w:jc w:val="center"/>
              <w:rPr>
                <w:sz w:val="16"/>
                <w:szCs w:val="16"/>
              </w:rPr>
            </w:pPr>
            <w:r w:rsidRPr="003006FB">
              <w:rPr>
                <w:sz w:val="16"/>
                <w:szCs w:val="16"/>
              </w:rPr>
              <w:t>N/A</w:t>
            </w:r>
          </w:p>
        </w:tc>
      </w:tr>
      <w:tr w:rsidR="00FE3428" w:rsidRPr="003006FB" w14:paraId="1D15DD56" w14:textId="77777777" w:rsidTr="009872E7">
        <w:trPr>
          <w:cantSplit/>
        </w:trPr>
        <w:tc>
          <w:tcPr>
            <w:tcW w:w="275" w:type="dxa"/>
          </w:tcPr>
          <w:p w14:paraId="100654A7" w14:textId="77777777" w:rsidR="00FE3428" w:rsidRPr="00763CF0" w:rsidRDefault="00FE3428" w:rsidP="00AF6D65">
            <w:pPr>
              <w:pStyle w:val="ListParagraph"/>
              <w:numPr>
                <w:ilvl w:val="0"/>
                <w:numId w:val="40"/>
              </w:numPr>
              <w:jc w:val="center"/>
              <w:rPr>
                <w:sz w:val="16"/>
                <w:szCs w:val="16"/>
              </w:rPr>
            </w:pPr>
          </w:p>
        </w:tc>
        <w:tc>
          <w:tcPr>
            <w:tcW w:w="1231" w:type="dxa"/>
          </w:tcPr>
          <w:p w14:paraId="21DB3694" w14:textId="1F40B256" w:rsidR="00FE3428" w:rsidRPr="003006FB" w:rsidRDefault="00FE3428" w:rsidP="008F7099">
            <w:pPr>
              <w:jc w:val="center"/>
              <w:rPr>
                <w:sz w:val="16"/>
                <w:szCs w:val="16"/>
              </w:rPr>
            </w:pPr>
            <w:r w:rsidRPr="003006FB">
              <w:rPr>
                <w:sz w:val="16"/>
                <w:szCs w:val="16"/>
              </w:rPr>
              <w:t>Refund</w:t>
            </w:r>
          </w:p>
        </w:tc>
        <w:tc>
          <w:tcPr>
            <w:tcW w:w="602" w:type="dxa"/>
          </w:tcPr>
          <w:p w14:paraId="71C99531" w14:textId="77777777" w:rsidR="00FE3428" w:rsidRPr="003006FB" w:rsidRDefault="00FE3428" w:rsidP="008F7099">
            <w:pPr>
              <w:jc w:val="center"/>
              <w:rPr>
                <w:sz w:val="16"/>
                <w:szCs w:val="16"/>
              </w:rPr>
            </w:pPr>
            <w:r w:rsidRPr="003006FB">
              <w:rPr>
                <w:sz w:val="16"/>
                <w:szCs w:val="16"/>
              </w:rPr>
              <w:t>Active</w:t>
            </w:r>
          </w:p>
        </w:tc>
        <w:tc>
          <w:tcPr>
            <w:tcW w:w="450" w:type="dxa"/>
          </w:tcPr>
          <w:p w14:paraId="5D6D794D" w14:textId="77777777" w:rsidR="00FE3428" w:rsidRPr="003006FB" w:rsidRDefault="00FE3428" w:rsidP="008F7099">
            <w:pPr>
              <w:jc w:val="center"/>
              <w:rPr>
                <w:sz w:val="16"/>
                <w:szCs w:val="16"/>
              </w:rPr>
            </w:pPr>
            <w:r w:rsidRPr="003006FB">
              <w:rPr>
                <w:sz w:val="16"/>
                <w:szCs w:val="16"/>
              </w:rPr>
              <w:t>Pre-paid</w:t>
            </w:r>
          </w:p>
        </w:tc>
        <w:tc>
          <w:tcPr>
            <w:tcW w:w="720" w:type="dxa"/>
          </w:tcPr>
          <w:p w14:paraId="4BD36C98" w14:textId="642C38CF" w:rsidR="00FE3428" w:rsidRPr="003006FB" w:rsidRDefault="00FE3428" w:rsidP="008F7099">
            <w:pPr>
              <w:jc w:val="center"/>
              <w:rPr>
                <w:sz w:val="16"/>
                <w:szCs w:val="16"/>
              </w:rPr>
            </w:pPr>
            <w:r w:rsidRPr="003006FB">
              <w:rPr>
                <w:sz w:val="16"/>
                <w:szCs w:val="16"/>
              </w:rPr>
              <w:t>CR54</w:t>
            </w:r>
          </w:p>
        </w:tc>
        <w:tc>
          <w:tcPr>
            <w:tcW w:w="948" w:type="dxa"/>
          </w:tcPr>
          <w:p w14:paraId="08F9D319" w14:textId="77777777" w:rsidR="00FE3428" w:rsidRPr="003006FB" w:rsidRDefault="00FE3428" w:rsidP="008F7099">
            <w:pPr>
              <w:jc w:val="center"/>
              <w:rPr>
                <w:sz w:val="16"/>
                <w:szCs w:val="16"/>
              </w:rPr>
            </w:pPr>
            <w:r w:rsidRPr="003006FB">
              <w:rPr>
                <w:sz w:val="16"/>
                <w:szCs w:val="16"/>
              </w:rPr>
              <w:t>Valid</w:t>
            </w:r>
          </w:p>
        </w:tc>
        <w:tc>
          <w:tcPr>
            <w:tcW w:w="887" w:type="dxa"/>
          </w:tcPr>
          <w:p w14:paraId="73240B52" w14:textId="49D30E41" w:rsidR="00FE3428" w:rsidRPr="003006FB" w:rsidRDefault="00FE3428" w:rsidP="008F7099">
            <w:pPr>
              <w:jc w:val="center"/>
              <w:rPr>
                <w:sz w:val="16"/>
                <w:szCs w:val="16"/>
              </w:rPr>
            </w:pPr>
            <w:r w:rsidRPr="003006FB">
              <w:rPr>
                <w:sz w:val="16"/>
                <w:szCs w:val="16"/>
              </w:rPr>
              <w:t>CONFIRMED</w:t>
            </w:r>
          </w:p>
        </w:tc>
        <w:tc>
          <w:tcPr>
            <w:tcW w:w="887" w:type="dxa"/>
          </w:tcPr>
          <w:p w14:paraId="48D32D31" w14:textId="3813CD10" w:rsidR="00FE3428" w:rsidRPr="003006FB" w:rsidRDefault="00FE3428" w:rsidP="008F7099">
            <w:pPr>
              <w:jc w:val="center"/>
              <w:rPr>
                <w:sz w:val="16"/>
                <w:szCs w:val="16"/>
              </w:rPr>
            </w:pPr>
            <w:r w:rsidRPr="003006FB">
              <w:rPr>
                <w:sz w:val="16"/>
                <w:szCs w:val="16"/>
              </w:rPr>
              <w:t>Exist</w:t>
            </w:r>
          </w:p>
        </w:tc>
        <w:tc>
          <w:tcPr>
            <w:tcW w:w="2588" w:type="dxa"/>
          </w:tcPr>
          <w:p w14:paraId="687999EC" w14:textId="44B322F6" w:rsidR="00FE3428" w:rsidRPr="003006FB" w:rsidRDefault="00FE3428" w:rsidP="008F7099">
            <w:pPr>
              <w:jc w:val="center"/>
              <w:rPr>
                <w:sz w:val="16"/>
                <w:szCs w:val="16"/>
              </w:rPr>
            </w:pPr>
            <w:r w:rsidRPr="003006FB">
              <w:rPr>
                <w:sz w:val="16"/>
                <w:szCs w:val="16"/>
              </w:rPr>
              <w:t>ACCOUNT_CLOSED</w:t>
            </w:r>
          </w:p>
        </w:tc>
        <w:tc>
          <w:tcPr>
            <w:tcW w:w="815" w:type="dxa"/>
          </w:tcPr>
          <w:p w14:paraId="1C12ECDF" w14:textId="77777777" w:rsidR="00FE3428" w:rsidRPr="003006FB" w:rsidRDefault="00FE3428" w:rsidP="008F7099">
            <w:pPr>
              <w:jc w:val="center"/>
              <w:rPr>
                <w:sz w:val="16"/>
                <w:szCs w:val="16"/>
              </w:rPr>
            </w:pPr>
            <w:r w:rsidRPr="003006FB">
              <w:rPr>
                <w:sz w:val="16"/>
                <w:szCs w:val="16"/>
              </w:rPr>
              <w:t>5030</w:t>
            </w:r>
          </w:p>
        </w:tc>
      </w:tr>
      <w:tr w:rsidR="00FE3428" w:rsidRPr="003006FB" w14:paraId="57C3992D" w14:textId="77777777" w:rsidTr="009872E7">
        <w:trPr>
          <w:cantSplit/>
        </w:trPr>
        <w:tc>
          <w:tcPr>
            <w:tcW w:w="275" w:type="dxa"/>
          </w:tcPr>
          <w:p w14:paraId="7EF73C41" w14:textId="77777777" w:rsidR="00FE3428" w:rsidRPr="00763CF0" w:rsidRDefault="00FE3428" w:rsidP="00AF6D65">
            <w:pPr>
              <w:pStyle w:val="ListParagraph"/>
              <w:numPr>
                <w:ilvl w:val="0"/>
                <w:numId w:val="40"/>
              </w:numPr>
              <w:jc w:val="center"/>
              <w:rPr>
                <w:sz w:val="16"/>
                <w:szCs w:val="16"/>
              </w:rPr>
            </w:pPr>
          </w:p>
        </w:tc>
        <w:tc>
          <w:tcPr>
            <w:tcW w:w="1231" w:type="dxa"/>
          </w:tcPr>
          <w:p w14:paraId="6AD8FA2A" w14:textId="4834BEEC" w:rsidR="00FE3428" w:rsidRPr="003006FB" w:rsidRDefault="00FE3428" w:rsidP="008F7099">
            <w:pPr>
              <w:jc w:val="center"/>
              <w:rPr>
                <w:sz w:val="16"/>
                <w:szCs w:val="16"/>
              </w:rPr>
            </w:pPr>
            <w:r w:rsidRPr="003006FB">
              <w:rPr>
                <w:sz w:val="16"/>
                <w:szCs w:val="16"/>
              </w:rPr>
              <w:t>Refund</w:t>
            </w:r>
          </w:p>
        </w:tc>
        <w:tc>
          <w:tcPr>
            <w:tcW w:w="602" w:type="dxa"/>
          </w:tcPr>
          <w:p w14:paraId="210219DE" w14:textId="77777777" w:rsidR="00FE3428" w:rsidRPr="003006FB" w:rsidRDefault="00FE3428" w:rsidP="008F7099">
            <w:pPr>
              <w:jc w:val="center"/>
              <w:rPr>
                <w:sz w:val="16"/>
                <w:szCs w:val="16"/>
              </w:rPr>
            </w:pPr>
            <w:r w:rsidRPr="003006FB">
              <w:rPr>
                <w:sz w:val="16"/>
                <w:szCs w:val="16"/>
              </w:rPr>
              <w:t>Active</w:t>
            </w:r>
          </w:p>
        </w:tc>
        <w:tc>
          <w:tcPr>
            <w:tcW w:w="450" w:type="dxa"/>
          </w:tcPr>
          <w:p w14:paraId="68A70FD2" w14:textId="77777777" w:rsidR="00FE3428" w:rsidRPr="003006FB" w:rsidRDefault="00FE3428" w:rsidP="008F7099">
            <w:pPr>
              <w:jc w:val="center"/>
              <w:rPr>
                <w:sz w:val="16"/>
                <w:szCs w:val="16"/>
              </w:rPr>
            </w:pPr>
            <w:r w:rsidRPr="003006FB">
              <w:rPr>
                <w:sz w:val="16"/>
                <w:szCs w:val="16"/>
              </w:rPr>
              <w:t>Pre-paid</w:t>
            </w:r>
          </w:p>
        </w:tc>
        <w:tc>
          <w:tcPr>
            <w:tcW w:w="720" w:type="dxa"/>
          </w:tcPr>
          <w:p w14:paraId="6C16D1A4" w14:textId="5A7CC367" w:rsidR="00FE3428" w:rsidRPr="003006FB" w:rsidRDefault="00747502" w:rsidP="00747502">
            <w:pPr>
              <w:jc w:val="center"/>
              <w:rPr>
                <w:sz w:val="16"/>
                <w:szCs w:val="16"/>
              </w:rPr>
            </w:pPr>
            <w:r w:rsidRPr="003006FB">
              <w:rPr>
                <w:sz w:val="16"/>
                <w:szCs w:val="16"/>
              </w:rPr>
              <w:t>CR</w:t>
            </w:r>
            <w:r>
              <w:rPr>
                <w:sz w:val="16"/>
                <w:szCs w:val="16"/>
              </w:rPr>
              <w:t>55</w:t>
            </w:r>
          </w:p>
        </w:tc>
        <w:tc>
          <w:tcPr>
            <w:tcW w:w="948" w:type="dxa"/>
          </w:tcPr>
          <w:p w14:paraId="42755F10" w14:textId="77777777" w:rsidR="00FE3428" w:rsidRPr="003006FB" w:rsidRDefault="00FE3428" w:rsidP="008F7099">
            <w:pPr>
              <w:jc w:val="center"/>
              <w:rPr>
                <w:sz w:val="16"/>
                <w:szCs w:val="16"/>
              </w:rPr>
            </w:pPr>
            <w:r w:rsidRPr="003006FB">
              <w:rPr>
                <w:sz w:val="16"/>
                <w:szCs w:val="16"/>
              </w:rPr>
              <w:t>Valid</w:t>
            </w:r>
          </w:p>
        </w:tc>
        <w:tc>
          <w:tcPr>
            <w:tcW w:w="887" w:type="dxa"/>
          </w:tcPr>
          <w:p w14:paraId="2BCCC49A" w14:textId="57411CBF" w:rsidR="00FE3428" w:rsidRPr="003006FB" w:rsidRDefault="00A830EF" w:rsidP="008F7099">
            <w:pPr>
              <w:jc w:val="center"/>
              <w:rPr>
                <w:sz w:val="16"/>
                <w:szCs w:val="16"/>
              </w:rPr>
            </w:pPr>
            <w:r w:rsidRPr="003006FB">
              <w:rPr>
                <w:sz w:val="16"/>
                <w:szCs w:val="16"/>
              </w:rPr>
              <w:t>CONFIRMED</w:t>
            </w:r>
          </w:p>
        </w:tc>
        <w:tc>
          <w:tcPr>
            <w:tcW w:w="887" w:type="dxa"/>
          </w:tcPr>
          <w:p w14:paraId="699F0EFA" w14:textId="77777777" w:rsidR="00FE3428" w:rsidRPr="003006FB" w:rsidRDefault="00FE3428" w:rsidP="008F7099">
            <w:pPr>
              <w:jc w:val="center"/>
              <w:rPr>
                <w:sz w:val="16"/>
                <w:szCs w:val="16"/>
              </w:rPr>
            </w:pPr>
            <w:r w:rsidRPr="003006FB">
              <w:rPr>
                <w:sz w:val="16"/>
                <w:szCs w:val="16"/>
              </w:rPr>
              <w:t>-</w:t>
            </w:r>
          </w:p>
        </w:tc>
        <w:tc>
          <w:tcPr>
            <w:tcW w:w="2588" w:type="dxa"/>
          </w:tcPr>
          <w:p w14:paraId="160E6E28" w14:textId="6B4BCC6D" w:rsidR="00FE3428" w:rsidRPr="007B75AD" w:rsidRDefault="00FE3428" w:rsidP="00A830EF">
            <w:pPr>
              <w:jc w:val="center"/>
              <w:rPr>
                <w:sz w:val="16"/>
                <w:szCs w:val="16"/>
                <w:vertAlign w:val="superscript"/>
              </w:rPr>
            </w:pPr>
            <w:r w:rsidRPr="003006FB">
              <w:rPr>
                <w:sz w:val="16"/>
                <w:szCs w:val="16"/>
              </w:rPr>
              <w:t>FAILED</w:t>
            </w:r>
            <w:r w:rsidR="007B75AD">
              <w:rPr>
                <w:sz w:val="16"/>
                <w:szCs w:val="16"/>
                <w:vertAlign w:val="superscript"/>
              </w:rPr>
              <w:t>4</w:t>
            </w:r>
          </w:p>
        </w:tc>
        <w:tc>
          <w:tcPr>
            <w:tcW w:w="815" w:type="dxa"/>
          </w:tcPr>
          <w:p w14:paraId="42A4A622" w14:textId="5A92DE32" w:rsidR="00FE3428" w:rsidRPr="003006FB" w:rsidRDefault="00FE3428" w:rsidP="008F7099">
            <w:pPr>
              <w:jc w:val="center"/>
              <w:rPr>
                <w:sz w:val="16"/>
                <w:szCs w:val="16"/>
              </w:rPr>
            </w:pPr>
            <w:r w:rsidRPr="003006FB">
              <w:rPr>
                <w:sz w:val="16"/>
                <w:szCs w:val="16"/>
              </w:rPr>
              <w:t>3004, 4012,</w:t>
            </w:r>
          </w:p>
          <w:p w14:paraId="418649A2" w14:textId="77777777" w:rsidR="00FE3428" w:rsidRPr="003006FB" w:rsidRDefault="00FE3428" w:rsidP="008F7099">
            <w:pPr>
              <w:jc w:val="center"/>
              <w:rPr>
                <w:sz w:val="16"/>
                <w:szCs w:val="16"/>
              </w:rPr>
            </w:pPr>
            <w:r w:rsidRPr="003006FB">
              <w:rPr>
                <w:sz w:val="16"/>
                <w:szCs w:val="16"/>
              </w:rPr>
              <w:t>5012 &amp; 5031</w:t>
            </w:r>
          </w:p>
        </w:tc>
      </w:tr>
      <w:tr w:rsidR="00FE3428" w:rsidRPr="003006FB" w14:paraId="67C23368" w14:textId="77777777" w:rsidTr="009872E7">
        <w:trPr>
          <w:cantSplit/>
        </w:trPr>
        <w:tc>
          <w:tcPr>
            <w:tcW w:w="275" w:type="dxa"/>
          </w:tcPr>
          <w:p w14:paraId="4F98F538" w14:textId="77777777" w:rsidR="00FE3428" w:rsidRPr="00763CF0" w:rsidRDefault="00FE3428" w:rsidP="00AF6D65">
            <w:pPr>
              <w:pStyle w:val="ListParagraph"/>
              <w:numPr>
                <w:ilvl w:val="0"/>
                <w:numId w:val="40"/>
              </w:numPr>
              <w:jc w:val="center"/>
              <w:rPr>
                <w:sz w:val="16"/>
                <w:szCs w:val="16"/>
              </w:rPr>
            </w:pPr>
          </w:p>
        </w:tc>
        <w:tc>
          <w:tcPr>
            <w:tcW w:w="1231" w:type="dxa"/>
          </w:tcPr>
          <w:p w14:paraId="05D83E93" w14:textId="08437949" w:rsidR="00FE3428" w:rsidRPr="003006FB" w:rsidRDefault="00FE3428" w:rsidP="008F7099">
            <w:pPr>
              <w:jc w:val="center"/>
              <w:rPr>
                <w:sz w:val="16"/>
                <w:szCs w:val="16"/>
              </w:rPr>
            </w:pPr>
            <w:r w:rsidRPr="003006FB">
              <w:rPr>
                <w:sz w:val="16"/>
                <w:szCs w:val="16"/>
              </w:rPr>
              <w:t>Refund</w:t>
            </w:r>
          </w:p>
        </w:tc>
        <w:tc>
          <w:tcPr>
            <w:tcW w:w="602" w:type="dxa"/>
          </w:tcPr>
          <w:p w14:paraId="53E53E1B" w14:textId="77777777" w:rsidR="00FE3428" w:rsidRPr="003006FB" w:rsidRDefault="00FE3428" w:rsidP="008F7099">
            <w:pPr>
              <w:jc w:val="center"/>
              <w:rPr>
                <w:sz w:val="16"/>
                <w:szCs w:val="16"/>
              </w:rPr>
            </w:pPr>
            <w:r w:rsidRPr="003006FB">
              <w:rPr>
                <w:sz w:val="16"/>
                <w:szCs w:val="16"/>
              </w:rPr>
              <w:t>Active</w:t>
            </w:r>
          </w:p>
        </w:tc>
        <w:tc>
          <w:tcPr>
            <w:tcW w:w="450" w:type="dxa"/>
          </w:tcPr>
          <w:p w14:paraId="1C8C6E33" w14:textId="77777777" w:rsidR="00FE3428" w:rsidRPr="003006FB" w:rsidRDefault="00FE3428" w:rsidP="008F7099">
            <w:pPr>
              <w:jc w:val="center"/>
              <w:rPr>
                <w:sz w:val="16"/>
                <w:szCs w:val="16"/>
              </w:rPr>
            </w:pPr>
            <w:r w:rsidRPr="003006FB">
              <w:rPr>
                <w:sz w:val="16"/>
                <w:szCs w:val="16"/>
              </w:rPr>
              <w:t>Pre-paid</w:t>
            </w:r>
          </w:p>
        </w:tc>
        <w:tc>
          <w:tcPr>
            <w:tcW w:w="720" w:type="dxa"/>
          </w:tcPr>
          <w:p w14:paraId="526C4C94" w14:textId="4E3BB52A" w:rsidR="00FE3428" w:rsidRPr="003006FB" w:rsidRDefault="00A830EF" w:rsidP="00747502">
            <w:pPr>
              <w:jc w:val="center"/>
              <w:rPr>
                <w:sz w:val="16"/>
                <w:szCs w:val="16"/>
              </w:rPr>
            </w:pPr>
            <w:r w:rsidRPr="003006FB">
              <w:rPr>
                <w:sz w:val="16"/>
                <w:szCs w:val="16"/>
              </w:rPr>
              <w:t>CR</w:t>
            </w:r>
            <w:r w:rsidR="00747502">
              <w:rPr>
                <w:sz w:val="16"/>
                <w:szCs w:val="16"/>
              </w:rPr>
              <w:t>56</w:t>
            </w:r>
          </w:p>
        </w:tc>
        <w:tc>
          <w:tcPr>
            <w:tcW w:w="948" w:type="dxa"/>
          </w:tcPr>
          <w:p w14:paraId="1FC2B07F" w14:textId="77777777" w:rsidR="00FE3428" w:rsidRPr="003006FB" w:rsidRDefault="00FE3428" w:rsidP="008F7099">
            <w:pPr>
              <w:jc w:val="center"/>
              <w:rPr>
                <w:sz w:val="16"/>
                <w:szCs w:val="16"/>
              </w:rPr>
            </w:pPr>
            <w:r w:rsidRPr="003006FB">
              <w:rPr>
                <w:sz w:val="16"/>
                <w:szCs w:val="16"/>
              </w:rPr>
              <w:t>Valid</w:t>
            </w:r>
          </w:p>
        </w:tc>
        <w:tc>
          <w:tcPr>
            <w:tcW w:w="887" w:type="dxa"/>
          </w:tcPr>
          <w:p w14:paraId="0AF9ACBD" w14:textId="77F8A4EC" w:rsidR="00FE3428" w:rsidRPr="003006FB" w:rsidRDefault="00A830EF" w:rsidP="008F7099">
            <w:pPr>
              <w:jc w:val="center"/>
              <w:rPr>
                <w:sz w:val="16"/>
                <w:szCs w:val="16"/>
              </w:rPr>
            </w:pPr>
            <w:r w:rsidRPr="003006FB">
              <w:rPr>
                <w:sz w:val="16"/>
                <w:szCs w:val="16"/>
              </w:rPr>
              <w:t>CONFIRMED</w:t>
            </w:r>
          </w:p>
        </w:tc>
        <w:tc>
          <w:tcPr>
            <w:tcW w:w="887" w:type="dxa"/>
          </w:tcPr>
          <w:p w14:paraId="276495C5" w14:textId="77777777" w:rsidR="00FE3428" w:rsidRPr="003006FB" w:rsidRDefault="00FE3428" w:rsidP="008F7099">
            <w:pPr>
              <w:jc w:val="center"/>
              <w:rPr>
                <w:sz w:val="16"/>
                <w:szCs w:val="16"/>
              </w:rPr>
            </w:pPr>
            <w:r w:rsidRPr="003006FB">
              <w:rPr>
                <w:sz w:val="16"/>
                <w:szCs w:val="16"/>
              </w:rPr>
              <w:t>-</w:t>
            </w:r>
          </w:p>
        </w:tc>
        <w:tc>
          <w:tcPr>
            <w:tcW w:w="2588" w:type="dxa"/>
          </w:tcPr>
          <w:p w14:paraId="58D26881" w14:textId="4B039648" w:rsidR="00FE3428" w:rsidRPr="003006FB" w:rsidRDefault="00FE3428" w:rsidP="00A830EF">
            <w:pPr>
              <w:jc w:val="center"/>
              <w:rPr>
                <w:sz w:val="16"/>
                <w:szCs w:val="16"/>
              </w:rPr>
            </w:pPr>
            <w:r w:rsidRPr="003006FB">
              <w:rPr>
                <w:sz w:val="16"/>
                <w:szCs w:val="16"/>
              </w:rPr>
              <w:t>FAILED</w:t>
            </w:r>
          </w:p>
        </w:tc>
        <w:tc>
          <w:tcPr>
            <w:tcW w:w="815" w:type="dxa"/>
          </w:tcPr>
          <w:p w14:paraId="1AFFF0B6" w14:textId="77777777" w:rsidR="00FE3428" w:rsidRPr="003006FB" w:rsidRDefault="00FE3428" w:rsidP="008F7099">
            <w:pPr>
              <w:jc w:val="center"/>
              <w:rPr>
                <w:sz w:val="16"/>
                <w:szCs w:val="16"/>
              </w:rPr>
            </w:pPr>
            <w:r w:rsidRPr="003006FB">
              <w:rPr>
                <w:sz w:val="16"/>
                <w:szCs w:val="16"/>
              </w:rPr>
              <w:t>Timeout</w:t>
            </w:r>
          </w:p>
        </w:tc>
      </w:tr>
      <w:tr w:rsidR="008C359F" w:rsidRPr="003006FB" w14:paraId="1B3DF579" w14:textId="77777777" w:rsidTr="009872E7">
        <w:trPr>
          <w:cantSplit/>
        </w:trPr>
        <w:tc>
          <w:tcPr>
            <w:tcW w:w="275" w:type="dxa"/>
          </w:tcPr>
          <w:p w14:paraId="0240FCFE" w14:textId="77777777" w:rsidR="008C359F" w:rsidRPr="00763CF0" w:rsidRDefault="008C359F" w:rsidP="00AF6D65">
            <w:pPr>
              <w:pStyle w:val="ListParagraph"/>
              <w:numPr>
                <w:ilvl w:val="0"/>
                <w:numId w:val="40"/>
              </w:numPr>
              <w:jc w:val="center"/>
              <w:rPr>
                <w:sz w:val="16"/>
                <w:szCs w:val="16"/>
              </w:rPr>
            </w:pPr>
          </w:p>
        </w:tc>
        <w:tc>
          <w:tcPr>
            <w:tcW w:w="1231" w:type="dxa"/>
          </w:tcPr>
          <w:p w14:paraId="123651C6" w14:textId="7D78679F" w:rsidR="008C359F" w:rsidRPr="003006FB" w:rsidRDefault="008C359F" w:rsidP="008F7099">
            <w:pPr>
              <w:jc w:val="center"/>
              <w:rPr>
                <w:sz w:val="16"/>
                <w:szCs w:val="16"/>
              </w:rPr>
            </w:pPr>
            <w:r>
              <w:rPr>
                <w:sz w:val="16"/>
                <w:szCs w:val="18"/>
              </w:rPr>
              <w:t>Refund</w:t>
            </w:r>
          </w:p>
        </w:tc>
        <w:tc>
          <w:tcPr>
            <w:tcW w:w="602" w:type="dxa"/>
          </w:tcPr>
          <w:p w14:paraId="48EBE6EF" w14:textId="0F2C2C29" w:rsidR="008C359F" w:rsidRPr="003006FB" w:rsidRDefault="008C359F" w:rsidP="008F7099">
            <w:pPr>
              <w:jc w:val="center"/>
              <w:rPr>
                <w:sz w:val="16"/>
                <w:szCs w:val="16"/>
              </w:rPr>
            </w:pPr>
            <w:r>
              <w:rPr>
                <w:sz w:val="16"/>
                <w:szCs w:val="18"/>
              </w:rPr>
              <w:t>Active</w:t>
            </w:r>
          </w:p>
        </w:tc>
        <w:tc>
          <w:tcPr>
            <w:tcW w:w="450" w:type="dxa"/>
          </w:tcPr>
          <w:p w14:paraId="1D072CAD" w14:textId="024B28F8" w:rsidR="008C359F" w:rsidRPr="003006FB" w:rsidRDefault="00747502" w:rsidP="008F7099">
            <w:pPr>
              <w:jc w:val="center"/>
              <w:rPr>
                <w:sz w:val="16"/>
                <w:szCs w:val="16"/>
              </w:rPr>
            </w:pPr>
            <w:r w:rsidRPr="003006FB">
              <w:rPr>
                <w:sz w:val="16"/>
                <w:szCs w:val="16"/>
              </w:rPr>
              <w:t>Either Type</w:t>
            </w:r>
          </w:p>
        </w:tc>
        <w:tc>
          <w:tcPr>
            <w:tcW w:w="720" w:type="dxa"/>
          </w:tcPr>
          <w:p w14:paraId="3749B81F" w14:textId="184D8541" w:rsidR="008C359F" w:rsidRPr="003006FB" w:rsidRDefault="008C359F" w:rsidP="008F7099">
            <w:pPr>
              <w:jc w:val="center"/>
              <w:rPr>
                <w:sz w:val="16"/>
                <w:szCs w:val="16"/>
              </w:rPr>
            </w:pPr>
            <w:r>
              <w:rPr>
                <w:sz w:val="16"/>
                <w:szCs w:val="18"/>
              </w:rPr>
              <w:t>CR10</w:t>
            </w:r>
          </w:p>
        </w:tc>
        <w:tc>
          <w:tcPr>
            <w:tcW w:w="948" w:type="dxa"/>
          </w:tcPr>
          <w:p w14:paraId="22295DD9" w14:textId="70FDCB87" w:rsidR="008C359F" w:rsidRPr="003006FB" w:rsidRDefault="008C359F" w:rsidP="008F7099">
            <w:pPr>
              <w:jc w:val="center"/>
              <w:rPr>
                <w:sz w:val="16"/>
                <w:szCs w:val="16"/>
              </w:rPr>
            </w:pPr>
            <w:r w:rsidRPr="00574DAC">
              <w:rPr>
                <w:sz w:val="16"/>
                <w:szCs w:val="18"/>
              </w:rPr>
              <w:t>Valid</w:t>
            </w:r>
          </w:p>
        </w:tc>
        <w:tc>
          <w:tcPr>
            <w:tcW w:w="887" w:type="dxa"/>
          </w:tcPr>
          <w:p w14:paraId="2802067B" w14:textId="5375EDBB" w:rsidR="008C359F" w:rsidRPr="003006FB" w:rsidRDefault="008C359F" w:rsidP="008F7099">
            <w:pPr>
              <w:jc w:val="center"/>
              <w:rPr>
                <w:sz w:val="16"/>
                <w:szCs w:val="16"/>
              </w:rPr>
            </w:pPr>
            <w:r w:rsidRPr="00B046FB">
              <w:rPr>
                <w:sz w:val="16"/>
                <w:szCs w:val="18"/>
              </w:rPr>
              <w:t>AUTHORIZED</w:t>
            </w:r>
          </w:p>
        </w:tc>
        <w:tc>
          <w:tcPr>
            <w:tcW w:w="887" w:type="dxa"/>
          </w:tcPr>
          <w:p w14:paraId="70BF5C72" w14:textId="6E2E0A27" w:rsidR="008C359F" w:rsidRPr="003006FB" w:rsidRDefault="008C359F" w:rsidP="008F7099">
            <w:pPr>
              <w:jc w:val="center"/>
              <w:rPr>
                <w:sz w:val="16"/>
                <w:szCs w:val="16"/>
              </w:rPr>
            </w:pPr>
            <w:r>
              <w:rPr>
                <w:sz w:val="16"/>
                <w:szCs w:val="18"/>
              </w:rPr>
              <w:t>-</w:t>
            </w:r>
          </w:p>
        </w:tc>
        <w:tc>
          <w:tcPr>
            <w:tcW w:w="2588" w:type="dxa"/>
          </w:tcPr>
          <w:p w14:paraId="784A715B" w14:textId="77487798" w:rsidR="008C359F" w:rsidRPr="003006FB" w:rsidRDefault="008C359F" w:rsidP="00641268">
            <w:pPr>
              <w:jc w:val="center"/>
              <w:rPr>
                <w:sz w:val="16"/>
                <w:szCs w:val="16"/>
              </w:rPr>
            </w:pPr>
            <w:r>
              <w:rPr>
                <w:sz w:val="16"/>
                <w:szCs w:val="18"/>
              </w:rPr>
              <w:t>NOT_CHARGED</w:t>
            </w:r>
          </w:p>
        </w:tc>
        <w:tc>
          <w:tcPr>
            <w:tcW w:w="815" w:type="dxa"/>
          </w:tcPr>
          <w:p w14:paraId="5AEB9848" w14:textId="45EE20BD" w:rsidR="008C359F" w:rsidRPr="003006FB" w:rsidRDefault="00747502" w:rsidP="008F7099">
            <w:pPr>
              <w:jc w:val="center"/>
              <w:rPr>
                <w:sz w:val="16"/>
                <w:szCs w:val="16"/>
              </w:rPr>
            </w:pPr>
            <w:r w:rsidRPr="003006FB">
              <w:rPr>
                <w:sz w:val="16"/>
                <w:szCs w:val="16"/>
              </w:rPr>
              <w:t>N/A</w:t>
            </w:r>
          </w:p>
        </w:tc>
      </w:tr>
      <w:tr w:rsidR="008C359F" w:rsidRPr="003006FB" w14:paraId="64AA4B1B" w14:textId="77777777" w:rsidTr="009872E7">
        <w:trPr>
          <w:cantSplit/>
        </w:trPr>
        <w:tc>
          <w:tcPr>
            <w:tcW w:w="275" w:type="dxa"/>
          </w:tcPr>
          <w:p w14:paraId="0DAA520B" w14:textId="407E946B" w:rsidR="008C359F" w:rsidRPr="00763CF0" w:rsidRDefault="008C359F" w:rsidP="00AF6D65">
            <w:pPr>
              <w:pStyle w:val="ListParagraph"/>
              <w:numPr>
                <w:ilvl w:val="0"/>
                <w:numId w:val="40"/>
              </w:numPr>
              <w:jc w:val="center"/>
              <w:rPr>
                <w:sz w:val="16"/>
                <w:szCs w:val="16"/>
              </w:rPr>
            </w:pPr>
            <w:r w:rsidRPr="00763CF0">
              <w:rPr>
                <w:sz w:val="16"/>
                <w:szCs w:val="16"/>
              </w:rPr>
              <w:t>1</w:t>
            </w:r>
          </w:p>
        </w:tc>
        <w:tc>
          <w:tcPr>
            <w:tcW w:w="1231" w:type="dxa"/>
          </w:tcPr>
          <w:p w14:paraId="5A1A1E73" w14:textId="77777777" w:rsidR="008C359F" w:rsidRPr="003006FB" w:rsidRDefault="008C359F" w:rsidP="008F7099">
            <w:pPr>
              <w:jc w:val="center"/>
              <w:rPr>
                <w:sz w:val="16"/>
                <w:szCs w:val="16"/>
              </w:rPr>
            </w:pPr>
            <w:r w:rsidRPr="003006FB">
              <w:rPr>
                <w:sz w:val="16"/>
                <w:szCs w:val="16"/>
              </w:rPr>
              <w:t>Cancel</w:t>
            </w:r>
          </w:p>
        </w:tc>
        <w:tc>
          <w:tcPr>
            <w:tcW w:w="602" w:type="dxa"/>
          </w:tcPr>
          <w:p w14:paraId="370F134B" w14:textId="77777777" w:rsidR="008C359F" w:rsidRPr="003006FB" w:rsidRDefault="008C359F" w:rsidP="008F7099">
            <w:pPr>
              <w:jc w:val="center"/>
              <w:rPr>
                <w:sz w:val="16"/>
                <w:szCs w:val="16"/>
              </w:rPr>
            </w:pPr>
            <w:r w:rsidRPr="003006FB">
              <w:rPr>
                <w:sz w:val="16"/>
                <w:szCs w:val="16"/>
              </w:rPr>
              <w:t>Active</w:t>
            </w:r>
          </w:p>
        </w:tc>
        <w:tc>
          <w:tcPr>
            <w:tcW w:w="450" w:type="dxa"/>
          </w:tcPr>
          <w:p w14:paraId="58640534" w14:textId="1CAF3EF1" w:rsidR="008C359F" w:rsidRPr="003006FB" w:rsidRDefault="008C359F" w:rsidP="008F7099">
            <w:pPr>
              <w:jc w:val="center"/>
              <w:rPr>
                <w:sz w:val="16"/>
                <w:szCs w:val="16"/>
              </w:rPr>
            </w:pPr>
            <w:r w:rsidRPr="003006FB">
              <w:rPr>
                <w:sz w:val="16"/>
                <w:szCs w:val="16"/>
              </w:rPr>
              <w:t>Pre-paid</w:t>
            </w:r>
          </w:p>
        </w:tc>
        <w:tc>
          <w:tcPr>
            <w:tcW w:w="720" w:type="dxa"/>
          </w:tcPr>
          <w:p w14:paraId="10287762" w14:textId="75C88555" w:rsidR="008C359F" w:rsidRPr="003006FB" w:rsidRDefault="008C359F" w:rsidP="008F7099">
            <w:pPr>
              <w:jc w:val="center"/>
              <w:rPr>
                <w:sz w:val="16"/>
                <w:szCs w:val="16"/>
              </w:rPr>
            </w:pPr>
            <w:r w:rsidRPr="003006FB">
              <w:rPr>
                <w:sz w:val="16"/>
                <w:szCs w:val="16"/>
              </w:rPr>
              <w:t>CR31</w:t>
            </w:r>
          </w:p>
        </w:tc>
        <w:tc>
          <w:tcPr>
            <w:tcW w:w="948" w:type="dxa"/>
          </w:tcPr>
          <w:p w14:paraId="7B7895C2" w14:textId="77777777" w:rsidR="008C359F" w:rsidRPr="003006FB" w:rsidRDefault="008C359F" w:rsidP="008F7099">
            <w:pPr>
              <w:jc w:val="center"/>
              <w:rPr>
                <w:sz w:val="16"/>
                <w:szCs w:val="16"/>
              </w:rPr>
            </w:pPr>
            <w:r w:rsidRPr="003006FB">
              <w:rPr>
                <w:sz w:val="16"/>
                <w:szCs w:val="16"/>
              </w:rPr>
              <w:t>Valid</w:t>
            </w:r>
          </w:p>
        </w:tc>
        <w:tc>
          <w:tcPr>
            <w:tcW w:w="887" w:type="dxa"/>
          </w:tcPr>
          <w:p w14:paraId="5C16254B" w14:textId="3C4B2DE4" w:rsidR="008C359F" w:rsidRPr="003006FB" w:rsidRDefault="008C359F" w:rsidP="008F7099">
            <w:pPr>
              <w:jc w:val="center"/>
              <w:rPr>
                <w:sz w:val="16"/>
                <w:szCs w:val="16"/>
              </w:rPr>
            </w:pPr>
            <w:r w:rsidRPr="003006FB">
              <w:rPr>
                <w:sz w:val="16"/>
                <w:szCs w:val="16"/>
              </w:rPr>
              <w:t>AUTHORIZATION_FAILED</w:t>
            </w:r>
          </w:p>
        </w:tc>
        <w:tc>
          <w:tcPr>
            <w:tcW w:w="887" w:type="dxa"/>
          </w:tcPr>
          <w:p w14:paraId="58A184C9" w14:textId="77777777" w:rsidR="008C359F" w:rsidRPr="003006FB" w:rsidRDefault="008C359F" w:rsidP="008F7099">
            <w:pPr>
              <w:jc w:val="center"/>
              <w:rPr>
                <w:sz w:val="16"/>
                <w:szCs w:val="16"/>
              </w:rPr>
            </w:pPr>
            <w:r w:rsidRPr="003006FB">
              <w:rPr>
                <w:sz w:val="16"/>
                <w:szCs w:val="16"/>
              </w:rPr>
              <w:t>-</w:t>
            </w:r>
          </w:p>
        </w:tc>
        <w:tc>
          <w:tcPr>
            <w:tcW w:w="2588" w:type="dxa"/>
          </w:tcPr>
          <w:p w14:paraId="47700B5B" w14:textId="16DE470E" w:rsidR="008C359F" w:rsidRPr="003006FB" w:rsidRDefault="00FC1DAB" w:rsidP="00641268">
            <w:pPr>
              <w:jc w:val="center"/>
              <w:rPr>
                <w:sz w:val="16"/>
                <w:szCs w:val="16"/>
              </w:rPr>
            </w:pPr>
            <w:r w:rsidRPr="003006FB">
              <w:rPr>
                <w:sz w:val="16"/>
                <w:szCs w:val="16"/>
              </w:rPr>
              <w:t>SUCCESS</w:t>
            </w:r>
          </w:p>
        </w:tc>
        <w:tc>
          <w:tcPr>
            <w:tcW w:w="815" w:type="dxa"/>
          </w:tcPr>
          <w:p w14:paraId="307070F6" w14:textId="77777777" w:rsidR="008C359F" w:rsidRPr="003006FB" w:rsidRDefault="008C359F" w:rsidP="008F7099">
            <w:pPr>
              <w:jc w:val="center"/>
              <w:rPr>
                <w:sz w:val="16"/>
                <w:szCs w:val="16"/>
              </w:rPr>
            </w:pPr>
            <w:r w:rsidRPr="003006FB">
              <w:rPr>
                <w:sz w:val="16"/>
                <w:szCs w:val="16"/>
              </w:rPr>
              <w:t>N/A</w:t>
            </w:r>
          </w:p>
        </w:tc>
      </w:tr>
      <w:tr w:rsidR="008C359F" w:rsidRPr="003006FB" w14:paraId="44A431AD" w14:textId="74B002C2" w:rsidTr="009872E7">
        <w:trPr>
          <w:cantSplit/>
        </w:trPr>
        <w:tc>
          <w:tcPr>
            <w:tcW w:w="275" w:type="dxa"/>
          </w:tcPr>
          <w:p w14:paraId="50BC36F4" w14:textId="5310AEF4" w:rsidR="008C359F" w:rsidRPr="00763CF0" w:rsidRDefault="008C359F" w:rsidP="00AF6D65">
            <w:pPr>
              <w:pStyle w:val="ListParagraph"/>
              <w:numPr>
                <w:ilvl w:val="0"/>
                <w:numId w:val="40"/>
              </w:numPr>
              <w:jc w:val="center"/>
              <w:rPr>
                <w:sz w:val="16"/>
                <w:szCs w:val="16"/>
              </w:rPr>
            </w:pPr>
            <w:r w:rsidRPr="00763CF0">
              <w:rPr>
                <w:sz w:val="16"/>
                <w:szCs w:val="16"/>
              </w:rPr>
              <w:t>1</w:t>
            </w:r>
          </w:p>
        </w:tc>
        <w:tc>
          <w:tcPr>
            <w:tcW w:w="1231" w:type="dxa"/>
          </w:tcPr>
          <w:p w14:paraId="755AAF02" w14:textId="1B21EDB6" w:rsidR="008C359F" w:rsidRPr="003006FB" w:rsidRDefault="008C359F" w:rsidP="008F7099">
            <w:pPr>
              <w:jc w:val="center"/>
              <w:rPr>
                <w:sz w:val="16"/>
                <w:szCs w:val="16"/>
              </w:rPr>
            </w:pPr>
            <w:r w:rsidRPr="003006FB">
              <w:rPr>
                <w:sz w:val="16"/>
                <w:szCs w:val="16"/>
              </w:rPr>
              <w:t>Cancel</w:t>
            </w:r>
          </w:p>
        </w:tc>
        <w:tc>
          <w:tcPr>
            <w:tcW w:w="602" w:type="dxa"/>
          </w:tcPr>
          <w:p w14:paraId="32F8C927" w14:textId="1AF2D424" w:rsidR="008C359F" w:rsidRPr="003006FB" w:rsidRDefault="008C359F" w:rsidP="008F7099">
            <w:pPr>
              <w:jc w:val="center"/>
              <w:rPr>
                <w:sz w:val="16"/>
                <w:szCs w:val="16"/>
              </w:rPr>
            </w:pPr>
            <w:r w:rsidRPr="003006FB">
              <w:rPr>
                <w:sz w:val="16"/>
                <w:szCs w:val="16"/>
              </w:rPr>
              <w:t>Active</w:t>
            </w:r>
          </w:p>
        </w:tc>
        <w:tc>
          <w:tcPr>
            <w:tcW w:w="450" w:type="dxa"/>
          </w:tcPr>
          <w:p w14:paraId="7BE900DA" w14:textId="70C13640" w:rsidR="008C359F" w:rsidRPr="003006FB" w:rsidRDefault="008C359F" w:rsidP="008F7099">
            <w:pPr>
              <w:jc w:val="center"/>
              <w:rPr>
                <w:sz w:val="16"/>
                <w:szCs w:val="16"/>
              </w:rPr>
            </w:pPr>
            <w:r w:rsidRPr="003006FB">
              <w:rPr>
                <w:sz w:val="16"/>
                <w:szCs w:val="16"/>
              </w:rPr>
              <w:t>Either Type</w:t>
            </w:r>
          </w:p>
        </w:tc>
        <w:tc>
          <w:tcPr>
            <w:tcW w:w="720" w:type="dxa"/>
          </w:tcPr>
          <w:p w14:paraId="0D49A687" w14:textId="5CD4BFE9" w:rsidR="008C359F" w:rsidRPr="003006FB" w:rsidRDefault="008C359F" w:rsidP="008F7099">
            <w:pPr>
              <w:jc w:val="center"/>
              <w:rPr>
                <w:sz w:val="16"/>
                <w:szCs w:val="16"/>
              </w:rPr>
            </w:pPr>
            <w:r w:rsidRPr="003006FB">
              <w:rPr>
                <w:sz w:val="16"/>
                <w:szCs w:val="16"/>
              </w:rPr>
              <w:t>CR21</w:t>
            </w:r>
          </w:p>
        </w:tc>
        <w:tc>
          <w:tcPr>
            <w:tcW w:w="948" w:type="dxa"/>
          </w:tcPr>
          <w:p w14:paraId="5D8635D9" w14:textId="68D32A1B" w:rsidR="008C359F" w:rsidRPr="003006FB" w:rsidRDefault="008C359F" w:rsidP="008F7099">
            <w:pPr>
              <w:jc w:val="center"/>
              <w:rPr>
                <w:sz w:val="16"/>
                <w:szCs w:val="16"/>
              </w:rPr>
            </w:pPr>
            <w:r w:rsidRPr="003006FB">
              <w:rPr>
                <w:sz w:val="16"/>
                <w:szCs w:val="16"/>
              </w:rPr>
              <w:t>Valid</w:t>
            </w:r>
          </w:p>
        </w:tc>
        <w:tc>
          <w:tcPr>
            <w:tcW w:w="887" w:type="dxa"/>
          </w:tcPr>
          <w:p w14:paraId="00CCB781" w14:textId="272E634A" w:rsidR="008C359F" w:rsidRPr="00641268" w:rsidRDefault="008C359F" w:rsidP="008F7099">
            <w:pPr>
              <w:jc w:val="center"/>
              <w:rPr>
                <w:sz w:val="16"/>
                <w:szCs w:val="16"/>
                <w:vertAlign w:val="superscript"/>
              </w:rPr>
            </w:pPr>
            <w:r w:rsidRPr="003006FB">
              <w:rPr>
                <w:sz w:val="16"/>
                <w:szCs w:val="16"/>
              </w:rPr>
              <w:t>AUTHORIZATION_DECLINED</w:t>
            </w:r>
            <w:r>
              <w:rPr>
                <w:sz w:val="16"/>
                <w:szCs w:val="16"/>
                <w:vertAlign w:val="superscript"/>
              </w:rPr>
              <w:t>1</w:t>
            </w:r>
          </w:p>
        </w:tc>
        <w:tc>
          <w:tcPr>
            <w:tcW w:w="887" w:type="dxa"/>
          </w:tcPr>
          <w:p w14:paraId="48A87208" w14:textId="45FD30EE" w:rsidR="008C359F" w:rsidRPr="003006FB" w:rsidRDefault="008C359F" w:rsidP="008F7099">
            <w:pPr>
              <w:jc w:val="center"/>
              <w:rPr>
                <w:sz w:val="16"/>
                <w:szCs w:val="16"/>
              </w:rPr>
            </w:pPr>
            <w:r w:rsidRPr="003006FB">
              <w:rPr>
                <w:sz w:val="16"/>
                <w:szCs w:val="16"/>
              </w:rPr>
              <w:t>-</w:t>
            </w:r>
          </w:p>
        </w:tc>
        <w:tc>
          <w:tcPr>
            <w:tcW w:w="2588" w:type="dxa"/>
          </w:tcPr>
          <w:p w14:paraId="012B7028" w14:textId="0A798307" w:rsidR="008C359F" w:rsidRPr="003006FB" w:rsidRDefault="008C6612" w:rsidP="008F7099">
            <w:pPr>
              <w:jc w:val="center"/>
              <w:rPr>
                <w:sz w:val="16"/>
                <w:szCs w:val="16"/>
              </w:rPr>
            </w:pPr>
            <w:r w:rsidRPr="003006FB">
              <w:rPr>
                <w:sz w:val="16"/>
                <w:szCs w:val="16"/>
              </w:rPr>
              <w:t>SUCCESS</w:t>
            </w:r>
          </w:p>
        </w:tc>
        <w:tc>
          <w:tcPr>
            <w:tcW w:w="815" w:type="dxa"/>
          </w:tcPr>
          <w:p w14:paraId="1F66C9AF" w14:textId="46140491" w:rsidR="008C359F" w:rsidRPr="003006FB" w:rsidRDefault="008C359F" w:rsidP="008F7099">
            <w:pPr>
              <w:jc w:val="center"/>
              <w:rPr>
                <w:sz w:val="16"/>
                <w:szCs w:val="16"/>
              </w:rPr>
            </w:pPr>
            <w:r w:rsidRPr="003006FB">
              <w:rPr>
                <w:sz w:val="16"/>
                <w:szCs w:val="16"/>
              </w:rPr>
              <w:t>N/A</w:t>
            </w:r>
          </w:p>
        </w:tc>
      </w:tr>
      <w:tr w:rsidR="008C359F" w:rsidRPr="003006FB" w14:paraId="6B18746E" w14:textId="45540621" w:rsidTr="009872E7">
        <w:trPr>
          <w:cantSplit/>
        </w:trPr>
        <w:tc>
          <w:tcPr>
            <w:tcW w:w="275" w:type="dxa"/>
          </w:tcPr>
          <w:p w14:paraId="71A17D4E" w14:textId="77777777" w:rsidR="008C359F" w:rsidRPr="00763CF0" w:rsidRDefault="008C359F" w:rsidP="00AF6D65">
            <w:pPr>
              <w:pStyle w:val="ListParagraph"/>
              <w:numPr>
                <w:ilvl w:val="0"/>
                <w:numId w:val="40"/>
              </w:numPr>
              <w:jc w:val="center"/>
              <w:rPr>
                <w:sz w:val="16"/>
                <w:szCs w:val="16"/>
              </w:rPr>
            </w:pPr>
          </w:p>
        </w:tc>
        <w:tc>
          <w:tcPr>
            <w:tcW w:w="1231" w:type="dxa"/>
          </w:tcPr>
          <w:p w14:paraId="3FA641F3" w14:textId="1C3B0EE1" w:rsidR="008C359F" w:rsidRPr="003006FB" w:rsidRDefault="008C359F" w:rsidP="008F7099">
            <w:pPr>
              <w:jc w:val="center"/>
              <w:rPr>
                <w:sz w:val="16"/>
                <w:szCs w:val="16"/>
              </w:rPr>
            </w:pPr>
            <w:r w:rsidRPr="003006FB">
              <w:rPr>
                <w:sz w:val="16"/>
                <w:szCs w:val="16"/>
              </w:rPr>
              <w:t>Cancel</w:t>
            </w:r>
          </w:p>
        </w:tc>
        <w:tc>
          <w:tcPr>
            <w:tcW w:w="602" w:type="dxa"/>
          </w:tcPr>
          <w:p w14:paraId="683CD1C1" w14:textId="18836AEB" w:rsidR="008C359F" w:rsidRPr="003006FB" w:rsidRDefault="008C359F" w:rsidP="008F7099">
            <w:pPr>
              <w:jc w:val="center"/>
              <w:rPr>
                <w:sz w:val="16"/>
                <w:szCs w:val="16"/>
              </w:rPr>
            </w:pPr>
            <w:r w:rsidRPr="003006FB">
              <w:rPr>
                <w:sz w:val="16"/>
                <w:szCs w:val="16"/>
              </w:rPr>
              <w:t>Active</w:t>
            </w:r>
          </w:p>
        </w:tc>
        <w:tc>
          <w:tcPr>
            <w:tcW w:w="450" w:type="dxa"/>
          </w:tcPr>
          <w:p w14:paraId="1225ACDF" w14:textId="7EC343EF" w:rsidR="008C359F" w:rsidRPr="003006FB" w:rsidRDefault="008C359F" w:rsidP="008F7099">
            <w:pPr>
              <w:jc w:val="center"/>
              <w:rPr>
                <w:sz w:val="16"/>
                <w:szCs w:val="16"/>
              </w:rPr>
            </w:pPr>
            <w:r w:rsidRPr="003006FB">
              <w:rPr>
                <w:sz w:val="16"/>
                <w:szCs w:val="16"/>
              </w:rPr>
              <w:t>Post-paid</w:t>
            </w:r>
          </w:p>
        </w:tc>
        <w:tc>
          <w:tcPr>
            <w:tcW w:w="720" w:type="dxa"/>
          </w:tcPr>
          <w:p w14:paraId="0047C816" w14:textId="20EB2409" w:rsidR="008C359F" w:rsidRPr="003006FB" w:rsidRDefault="008C359F" w:rsidP="008F7099">
            <w:pPr>
              <w:jc w:val="center"/>
              <w:rPr>
                <w:sz w:val="16"/>
                <w:szCs w:val="16"/>
              </w:rPr>
            </w:pPr>
            <w:r w:rsidRPr="003006FB">
              <w:rPr>
                <w:sz w:val="16"/>
                <w:szCs w:val="16"/>
              </w:rPr>
              <w:t>CR11</w:t>
            </w:r>
          </w:p>
        </w:tc>
        <w:tc>
          <w:tcPr>
            <w:tcW w:w="948" w:type="dxa"/>
          </w:tcPr>
          <w:p w14:paraId="5CD3A7D7" w14:textId="3CB4663D" w:rsidR="008C359F" w:rsidRPr="003006FB" w:rsidRDefault="008C359F" w:rsidP="008F7099">
            <w:pPr>
              <w:jc w:val="center"/>
              <w:rPr>
                <w:sz w:val="16"/>
                <w:szCs w:val="16"/>
              </w:rPr>
            </w:pPr>
            <w:r w:rsidRPr="003006FB">
              <w:rPr>
                <w:sz w:val="16"/>
                <w:szCs w:val="16"/>
              </w:rPr>
              <w:t>Valid</w:t>
            </w:r>
          </w:p>
        </w:tc>
        <w:tc>
          <w:tcPr>
            <w:tcW w:w="887" w:type="dxa"/>
          </w:tcPr>
          <w:p w14:paraId="3EDAD79F" w14:textId="26A9F2E9" w:rsidR="008C359F" w:rsidRPr="003006FB" w:rsidRDefault="008C359F" w:rsidP="008F7099">
            <w:pPr>
              <w:jc w:val="center"/>
              <w:rPr>
                <w:sz w:val="16"/>
                <w:szCs w:val="16"/>
              </w:rPr>
            </w:pPr>
            <w:r w:rsidRPr="003006FB">
              <w:rPr>
                <w:sz w:val="16"/>
                <w:szCs w:val="16"/>
              </w:rPr>
              <w:t>AUTHORIZED</w:t>
            </w:r>
          </w:p>
        </w:tc>
        <w:tc>
          <w:tcPr>
            <w:tcW w:w="887" w:type="dxa"/>
          </w:tcPr>
          <w:p w14:paraId="6C8EC1EE" w14:textId="425C0128" w:rsidR="008C359F" w:rsidRPr="003006FB" w:rsidRDefault="008C359F" w:rsidP="008F7099">
            <w:pPr>
              <w:jc w:val="center"/>
              <w:rPr>
                <w:sz w:val="16"/>
                <w:szCs w:val="16"/>
              </w:rPr>
            </w:pPr>
            <w:r w:rsidRPr="003006FB">
              <w:rPr>
                <w:sz w:val="16"/>
                <w:szCs w:val="16"/>
              </w:rPr>
              <w:t>-</w:t>
            </w:r>
          </w:p>
        </w:tc>
        <w:tc>
          <w:tcPr>
            <w:tcW w:w="2588" w:type="dxa"/>
          </w:tcPr>
          <w:p w14:paraId="3BB2B921" w14:textId="5CB611C7" w:rsidR="008C359F" w:rsidRPr="003006FB" w:rsidRDefault="008C359F" w:rsidP="008F7099">
            <w:pPr>
              <w:jc w:val="center"/>
              <w:rPr>
                <w:sz w:val="16"/>
                <w:szCs w:val="16"/>
              </w:rPr>
            </w:pPr>
            <w:r w:rsidRPr="003006FB">
              <w:rPr>
                <w:sz w:val="16"/>
                <w:szCs w:val="16"/>
              </w:rPr>
              <w:t>SUCCESS</w:t>
            </w:r>
          </w:p>
        </w:tc>
        <w:tc>
          <w:tcPr>
            <w:tcW w:w="815" w:type="dxa"/>
          </w:tcPr>
          <w:p w14:paraId="437C0BBC" w14:textId="08FFF5C9" w:rsidR="008C359F" w:rsidRPr="003006FB" w:rsidRDefault="008C359F" w:rsidP="008F7099">
            <w:pPr>
              <w:jc w:val="center"/>
              <w:rPr>
                <w:sz w:val="16"/>
                <w:szCs w:val="16"/>
              </w:rPr>
            </w:pPr>
            <w:r w:rsidRPr="003006FB">
              <w:rPr>
                <w:sz w:val="16"/>
                <w:szCs w:val="16"/>
              </w:rPr>
              <w:t>N/A</w:t>
            </w:r>
          </w:p>
        </w:tc>
      </w:tr>
      <w:tr w:rsidR="008C359F" w:rsidRPr="003006FB" w14:paraId="01D0E52C" w14:textId="08DB0CC8" w:rsidTr="009872E7">
        <w:trPr>
          <w:cantSplit/>
        </w:trPr>
        <w:tc>
          <w:tcPr>
            <w:tcW w:w="275" w:type="dxa"/>
          </w:tcPr>
          <w:p w14:paraId="4DCCBD3B" w14:textId="77777777" w:rsidR="008C359F" w:rsidRPr="00763CF0" w:rsidRDefault="008C359F" w:rsidP="00AF6D65">
            <w:pPr>
              <w:pStyle w:val="ListParagraph"/>
              <w:numPr>
                <w:ilvl w:val="0"/>
                <w:numId w:val="40"/>
              </w:numPr>
              <w:jc w:val="center"/>
              <w:rPr>
                <w:sz w:val="16"/>
                <w:szCs w:val="16"/>
              </w:rPr>
            </w:pPr>
          </w:p>
        </w:tc>
        <w:tc>
          <w:tcPr>
            <w:tcW w:w="1231" w:type="dxa"/>
          </w:tcPr>
          <w:p w14:paraId="4E19D995" w14:textId="6B22C382" w:rsidR="008C359F" w:rsidRPr="003006FB" w:rsidRDefault="008C359F" w:rsidP="008F7099">
            <w:pPr>
              <w:jc w:val="center"/>
              <w:rPr>
                <w:sz w:val="16"/>
                <w:szCs w:val="16"/>
              </w:rPr>
            </w:pPr>
            <w:r w:rsidRPr="003006FB">
              <w:rPr>
                <w:sz w:val="16"/>
                <w:szCs w:val="16"/>
              </w:rPr>
              <w:t>Cancel</w:t>
            </w:r>
          </w:p>
        </w:tc>
        <w:tc>
          <w:tcPr>
            <w:tcW w:w="602" w:type="dxa"/>
          </w:tcPr>
          <w:p w14:paraId="50BD012B" w14:textId="2FB3398E" w:rsidR="008C359F" w:rsidRPr="003006FB" w:rsidRDefault="008C359F" w:rsidP="008F7099">
            <w:pPr>
              <w:jc w:val="center"/>
              <w:rPr>
                <w:sz w:val="16"/>
                <w:szCs w:val="16"/>
              </w:rPr>
            </w:pPr>
            <w:r w:rsidRPr="003006FB">
              <w:rPr>
                <w:sz w:val="16"/>
                <w:szCs w:val="16"/>
              </w:rPr>
              <w:t>Active</w:t>
            </w:r>
          </w:p>
        </w:tc>
        <w:tc>
          <w:tcPr>
            <w:tcW w:w="450" w:type="dxa"/>
          </w:tcPr>
          <w:p w14:paraId="395A02C3" w14:textId="52B07B68" w:rsidR="008C359F" w:rsidRPr="003006FB" w:rsidRDefault="008C359F" w:rsidP="008F7099">
            <w:pPr>
              <w:jc w:val="center"/>
              <w:rPr>
                <w:sz w:val="16"/>
                <w:szCs w:val="16"/>
              </w:rPr>
            </w:pPr>
            <w:r w:rsidRPr="003006FB">
              <w:rPr>
                <w:sz w:val="16"/>
                <w:szCs w:val="16"/>
              </w:rPr>
              <w:t>Pre-paid</w:t>
            </w:r>
          </w:p>
        </w:tc>
        <w:tc>
          <w:tcPr>
            <w:tcW w:w="720" w:type="dxa"/>
          </w:tcPr>
          <w:p w14:paraId="7DE2B8DE" w14:textId="21614498" w:rsidR="008C359F" w:rsidRPr="003006FB" w:rsidRDefault="00EC114B" w:rsidP="00EC114B">
            <w:pPr>
              <w:jc w:val="center"/>
              <w:rPr>
                <w:sz w:val="16"/>
                <w:szCs w:val="16"/>
              </w:rPr>
            </w:pPr>
            <w:r w:rsidRPr="003006FB">
              <w:rPr>
                <w:sz w:val="16"/>
                <w:szCs w:val="16"/>
              </w:rPr>
              <w:t>CR</w:t>
            </w:r>
            <w:r>
              <w:rPr>
                <w:sz w:val="16"/>
                <w:szCs w:val="16"/>
              </w:rPr>
              <w:t>7</w:t>
            </w:r>
            <w:r w:rsidRPr="003006FB">
              <w:rPr>
                <w:sz w:val="16"/>
                <w:szCs w:val="16"/>
              </w:rPr>
              <w:t>1</w:t>
            </w:r>
          </w:p>
        </w:tc>
        <w:tc>
          <w:tcPr>
            <w:tcW w:w="948" w:type="dxa"/>
          </w:tcPr>
          <w:p w14:paraId="7DDB0C37" w14:textId="1D0C2E53" w:rsidR="008C359F" w:rsidRPr="003006FB" w:rsidRDefault="008C359F" w:rsidP="008F7099">
            <w:pPr>
              <w:jc w:val="center"/>
              <w:rPr>
                <w:sz w:val="16"/>
                <w:szCs w:val="16"/>
              </w:rPr>
            </w:pPr>
            <w:r w:rsidRPr="003006FB">
              <w:rPr>
                <w:sz w:val="16"/>
                <w:szCs w:val="16"/>
              </w:rPr>
              <w:t>Valid</w:t>
            </w:r>
          </w:p>
        </w:tc>
        <w:tc>
          <w:tcPr>
            <w:tcW w:w="887" w:type="dxa"/>
          </w:tcPr>
          <w:p w14:paraId="577085A7" w14:textId="6F329030" w:rsidR="008C359F" w:rsidRPr="003006FB" w:rsidRDefault="008C359F" w:rsidP="008F7099">
            <w:pPr>
              <w:jc w:val="center"/>
              <w:rPr>
                <w:sz w:val="16"/>
                <w:szCs w:val="16"/>
              </w:rPr>
            </w:pPr>
            <w:r w:rsidRPr="003006FB">
              <w:rPr>
                <w:sz w:val="16"/>
                <w:szCs w:val="16"/>
              </w:rPr>
              <w:t>AUTHORIZED</w:t>
            </w:r>
          </w:p>
        </w:tc>
        <w:tc>
          <w:tcPr>
            <w:tcW w:w="887" w:type="dxa"/>
          </w:tcPr>
          <w:p w14:paraId="12C43242" w14:textId="4DAE1F45" w:rsidR="008C359F" w:rsidRPr="003006FB" w:rsidRDefault="008C359F" w:rsidP="008F7099">
            <w:pPr>
              <w:jc w:val="center"/>
              <w:rPr>
                <w:sz w:val="16"/>
                <w:szCs w:val="16"/>
              </w:rPr>
            </w:pPr>
            <w:r w:rsidRPr="003006FB">
              <w:rPr>
                <w:sz w:val="16"/>
                <w:szCs w:val="16"/>
              </w:rPr>
              <w:t>-</w:t>
            </w:r>
          </w:p>
        </w:tc>
        <w:tc>
          <w:tcPr>
            <w:tcW w:w="2588" w:type="dxa"/>
          </w:tcPr>
          <w:p w14:paraId="0BC8D89C" w14:textId="2BF284B1" w:rsidR="008C359F" w:rsidRPr="003006FB" w:rsidRDefault="008C359F" w:rsidP="008F7099">
            <w:pPr>
              <w:jc w:val="center"/>
              <w:rPr>
                <w:sz w:val="16"/>
                <w:szCs w:val="16"/>
              </w:rPr>
            </w:pPr>
            <w:r w:rsidRPr="003006FB">
              <w:rPr>
                <w:sz w:val="16"/>
                <w:szCs w:val="16"/>
              </w:rPr>
              <w:t>SUCCESS</w:t>
            </w:r>
          </w:p>
        </w:tc>
        <w:tc>
          <w:tcPr>
            <w:tcW w:w="815" w:type="dxa"/>
          </w:tcPr>
          <w:p w14:paraId="56861432" w14:textId="069025CD" w:rsidR="008C359F" w:rsidRPr="003006FB" w:rsidRDefault="008C359F" w:rsidP="008F7099">
            <w:pPr>
              <w:jc w:val="center"/>
              <w:rPr>
                <w:sz w:val="16"/>
                <w:szCs w:val="16"/>
              </w:rPr>
            </w:pPr>
            <w:r w:rsidRPr="003006FB">
              <w:rPr>
                <w:sz w:val="16"/>
                <w:szCs w:val="16"/>
              </w:rPr>
              <w:t>2001</w:t>
            </w:r>
          </w:p>
        </w:tc>
      </w:tr>
      <w:tr w:rsidR="008C359F" w:rsidRPr="003006FB" w14:paraId="4ED36ED6" w14:textId="77777777" w:rsidTr="009872E7">
        <w:trPr>
          <w:cantSplit/>
        </w:trPr>
        <w:tc>
          <w:tcPr>
            <w:tcW w:w="275" w:type="dxa"/>
          </w:tcPr>
          <w:p w14:paraId="0F4EC584" w14:textId="77777777" w:rsidR="008C359F" w:rsidRPr="00763CF0" w:rsidRDefault="008C359F" w:rsidP="00AF6D65">
            <w:pPr>
              <w:pStyle w:val="ListParagraph"/>
              <w:numPr>
                <w:ilvl w:val="0"/>
                <w:numId w:val="40"/>
              </w:numPr>
              <w:jc w:val="center"/>
              <w:rPr>
                <w:sz w:val="16"/>
                <w:szCs w:val="16"/>
              </w:rPr>
            </w:pPr>
          </w:p>
        </w:tc>
        <w:tc>
          <w:tcPr>
            <w:tcW w:w="1231" w:type="dxa"/>
          </w:tcPr>
          <w:p w14:paraId="5BFC0263" w14:textId="40E5FCD0" w:rsidR="008C359F" w:rsidRPr="003006FB" w:rsidRDefault="008C359F" w:rsidP="008F7099">
            <w:pPr>
              <w:jc w:val="center"/>
              <w:rPr>
                <w:sz w:val="16"/>
                <w:szCs w:val="16"/>
              </w:rPr>
            </w:pPr>
            <w:r w:rsidRPr="003006FB">
              <w:rPr>
                <w:sz w:val="16"/>
                <w:szCs w:val="16"/>
              </w:rPr>
              <w:t>Cancel</w:t>
            </w:r>
          </w:p>
        </w:tc>
        <w:tc>
          <w:tcPr>
            <w:tcW w:w="602" w:type="dxa"/>
          </w:tcPr>
          <w:p w14:paraId="6DF47AF6" w14:textId="77777777" w:rsidR="008C359F" w:rsidRPr="003006FB" w:rsidRDefault="008C359F" w:rsidP="008F7099">
            <w:pPr>
              <w:jc w:val="center"/>
              <w:rPr>
                <w:sz w:val="16"/>
                <w:szCs w:val="16"/>
              </w:rPr>
            </w:pPr>
            <w:r w:rsidRPr="003006FB">
              <w:rPr>
                <w:sz w:val="16"/>
                <w:szCs w:val="16"/>
              </w:rPr>
              <w:t>Active</w:t>
            </w:r>
          </w:p>
        </w:tc>
        <w:tc>
          <w:tcPr>
            <w:tcW w:w="450" w:type="dxa"/>
          </w:tcPr>
          <w:p w14:paraId="571E17E4" w14:textId="77777777" w:rsidR="008C359F" w:rsidRPr="003006FB" w:rsidRDefault="008C359F" w:rsidP="008F7099">
            <w:pPr>
              <w:jc w:val="center"/>
              <w:rPr>
                <w:sz w:val="16"/>
                <w:szCs w:val="16"/>
              </w:rPr>
            </w:pPr>
            <w:r w:rsidRPr="003006FB">
              <w:rPr>
                <w:sz w:val="16"/>
                <w:szCs w:val="16"/>
              </w:rPr>
              <w:t>Pre-paid</w:t>
            </w:r>
          </w:p>
        </w:tc>
        <w:tc>
          <w:tcPr>
            <w:tcW w:w="720" w:type="dxa"/>
          </w:tcPr>
          <w:p w14:paraId="38876EA7" w14:textId="2B912C73" w:rsidR="008C359F" w:rsidRPr="003006FB" w:rsidRDefault="00EC114B" w:rsidP="00EC114B">
            <w:pPr>
              <w:jc w:val="center"/>
              <w:rPr>
                <w:sz w:val="16"/>
                <w:szCs w:val="16"/>
              </w:rPr>
            </w:pPr>
            <w:r w:rsidRPr="003006FB">
              <w:rPr>
                <w:sz w:val="16"/>
                <w:szCs w:val="16"/>
              </w:rPr>
              <w:t>CR</w:t>
            </w:r>
            <w:r>
              <w:rPr>
                <w:sz w:val="16"/>
                <w:szCs w:val="16"/>
              </w:rPr>
              <w:t>72</w:t>
            </w:r>
          </w:p>
        </w:tc>
        <w:tc>
          <w:tcPr>
            <w:tcW w:w="948" w:type="dxa"/>
          </w:tcPr>
          <w:p w14:paraId="3EACDAEE" w14:textId="77777777" w:rsidR="008C359F" w:rsidRPr="003006FB" w:rsidRDefault="008C359F" w:rsidP="008F7099">
            <w:pPr>
              <w:jc w:val="center"/>
              <w:rPr>
                <w:sz w:val="16"/>
                <w:szCs w:val="16"/>
              </w:rPr>
            </w:pPr>
            <w:r w:rsidRPr="003006FB">
              <w:rPr>
                <w:sz w:val="16"/>
                <w:szCs w:val="16"/>
              </w:rPr>
              <w:t>Valid</w:t>
            </w:r>
          </w:p>
        </w:tc>
        <w:tc>
          <w:tcPr>
            <w:tcW w:w="887" w:type="dxa"/>
          </w:tcPr>
          <w:p w14:paraId="0857A346" w14:textId="17026A87" w:rsidR="008C359F" w:rsidRPr="003006FB" w:rsidRDefault="008C359F" w:rsidP="008F7099">
            <w:pPr>
              <w:jc w:val="center"/>
              <w:rPr>
                <w:sz w:val="16"/>
                <w:szCs w:val="16"/>
              </w:rPr>
            </w:pPr>
            <w:r w:rsidRPr="003006FB">
              <w:rPr>
                <w:sz w:val="16"/>
                <w:szCs w:val="16"/>
              </w:rPr>
              <w:t>AUTHORIZED</w:t>
            </w:r>
          </w:p>
        </w:tc>
        <w:tc>
          <w:tcPr>
            <w:tcW w:w="887" w:type="dxa"/>
          </w:tcPr>
          <w:p w14:paraId="251F5A7F" w14:textId="4C47054F" w:rsidR="008C359F" w:rsidRPr="003006FB" w:rsidRDefault="008C359F" w:rsidP="008F7099">
            <w:pPr>
              <w:jc w:val="center"/>
              <w:rPr>
                <w:sz w:val="16"/>
                <w:szCs w:val="16"/>
              </w:rPr>
            </w:pPr>
            <w:r w:rsidRPr="003006FB">
              <w:rPr>
                <w:sz w:val="16"/>
                <w:szCs w:val="16"/>
              </w:rPr>
              <w:t>-</w:t>
            </w:r>
          </w:p>
        </w:tc>
        <w:tc>
          <w:tcPr>
            <w:tcW w:w="2588" w:type="dxa"/>
          </w:tcPr>
          <w:p w14:paraId="3EDF781A" w14:textId="38303EF7" w:rsidR="008C359F" w:rsidRPr="003006FB" w:rsidRDefault="00FC1DAB" w:rsidP="008F7099">
            <w:pPr>
              <w:jc w:val="center"/>
              <w:rPr>
                <w:sz w:val="16"/>
                <w:szCs w:val="16"/>
              </w:rPr>
            </w:pPr>
            <w:r w:rsidRPr="003006FB">
              <w:rPr>
                <w:sz w:val="16"/>
                <w:szCs w:val="16"/>
              </w:rPr>
              <w:t>SUCCESS</w:t>
            </w:r>
            <w:r w:rsidRPr="003006FB" w:rsidDel="009537CB">
              <w:rPr>
                <w:sz w:val="16"/>
                <w:szCs w:val="16"/>
              </w:rPr>
              <w:t xml:space="preserve"> </w:t>
            </w:r>
          </w:p>
        </w:tc>
        <w:tc>
          <w:tcPr>
            <w:tcW w:w="815" w:type="dxa"/>
          </w:tcPr>
          <w:p w14:paraId="1E0F5F9B" w14:textId="77777777" w:rsidR="008C359F" w:rsidRPr="003006FB" w:rsidRDefault="008C359F" w:rsidP="008F7099">
            <w:pPr>
              <w:jc w:val="center"/>
              <w:rPr>
                <w:sz w:val="16"/>
                <w:szCs w:val="16"/>
              </w:rPr>
            </w:pPr>
            <w:r w:rsidRPr="003006FB">
              <w:rPr>
                <w:sz w:val="16"/>
                <w:szCs w:val="16"/>
              </w:rPr>
              <w:t>5030</w:t>
            </w:r>
          </w:p>
        </w:tc>
      </w:tr>
      <w:tr w:rsidR="008C359F" w:rsidRPr="003006FB" w14:paraId="7668D669" w14:textId="77777777" w:rsidTr="009872E7">
        <w:trPr>
          <w:cantSplit/>
        </w:trPr>
        <w:tc>
          <w:tcPr>
            <w:tcW w:w="275" w:type="dxa"/>
          </w:tcPr>
          <w:p w14:paraId="204FE40E" w14:textId="77777777" w:rsidR="008C359F" w:rsidRPr="00763CF0" w:rsidRDefault="008C359F" w:rsidP="00777878">
            <w:pPr>
              <w:pStyle w:val="ListParagraph"/>
              <w:numPr>
                <w:ilvl w:val="0"/>
                <w:numId w:val="40"/>
              </w:numPr>
              <w:jc w:val="center"/>
              <w:rPr>
                <w:sz w:val="16"/>
                <w:szCs w:val="16"/>
              </w:rPr>
            </w:pPr>
          </w:p>
        </w:tc>
        <w:tc>
          <w:tcPr>
            <w:tcW w:w="1231" w:type="dxa"/>
          </w:tcPr>
          <w:p w14:paraId="33ECBE89" w14:textId="43D08C9C" w:rsidR="008C359F" w:rsidRPr="003006FB" w:rsidRDefault="008C359F" w:rsidP="008F7099">
            <w:pPr>
              <w:jc w:val="center"/>
              <w:rPr>
                <w:sz w:val="16"/>
                <w:szCs w:val="16"/>
              </w:rPr>
            </w:pPr>
            <w:r w:rsidRPr="003006FB">
              <w:rPr>
                <w:sz w:val="16"/>
                <w:szCs w:val="16"/>
              </w:rPr>
              <w:t>Cancel</w:t>
            </w:r>
          </w:p>
        </w:tc>
        <w:tc>
          <w:tcPr>
            <w:tcW w:w="602" w:type="dxa"/>
          </w:tcPr>
          <w:p w14:paraId="1C565242" w14:textId="77777777" w:rsidR="008C359F" w:rsidRPr="003006FB" w:rsidRDefault="008C359F" w:rsidP="008F7099">
            <w:pPr>
              <w:jc w:val="center"/>
              <w:rPr>
                <w:sz w:val="16"/>
                <w:szCs w:val="16"/>
              </w:rPr>
            </w:pPr>
            <w:r w:rsidRPr="003006FB">
              <w:rPr>
                <w:sz w:val="16"/>
                <w:szCs w:val="16"/>
              </w:rPr>
              <w:t>Active</w:t>
            </w:r>
          </w:p>
        </w:tc>
        <w:tc>
          <w:tcPr>
            <w:tcW w:w="450" w:type="dxa"/>
          </w:tcPr>
          <w:p w14:paraId="369E6234" w14:textId="77777777" w:rsidR="008C359F" w:rsidRPr="003006FB" w:rsidRDefault="008C359F" w:rsidP="008F7099">
            <w:pPr>
              <w:jc w:val="center"/>
              <w:rPr>
                <w:sz w:val="16"/>
                <w:szCs w:val="16"/>
              </w:rPr>
            </w:pPr>
            <w:r w:rsidRPr="003006FB">
              <w:rPr>
                <w:sz w:val="16"/>
                <w:szCs w:val="16"/>
              </w:rPr>
              <w:t>Pre-paid</w:t>
            </w:r>
          </w:p>
        </w:tc>
        <w:tc>
          <w:tcPr>
            <w:tcW w:w="720" w:type="dxa"/>
          </w:tcPr>
          <w:p w14:paraId="752A2F84" w14:textId="3DD87CEC" w:rsidR="008C359F" w:rsidRPr="003006FB" w:rsidRDefault="00EC114B" w:rsidP="00EC114B">
            <w:pPr>
              <w:jc w:val="center"/>
              <w:rPr>
                <w:sz w:val="16"/>
                <w:szCs w:val="16"/>
              </w:rPr>
            </w:pPr>
            <w:r w:rsidRPr="003006FB">
              <w:rPr>
                <w:sz w:val="16"/>
                <w:szCs w:val="16"/>
              </w:rPr>
              <w:t>CR</w:t>
            </w:r>
            <w:r>
              <w:rPr>
                <w:sz w:val="16"/>
                <w:szCs w:val="16"/>
              </w:rPr>
              <w:t>73</w:t>
            </w:r>
          </w:p>
        </w:tc>
        <w:tc>
          <w:tcPr>
            <w:tcW w:w="948" w:type="dxa"/>
          </w:tcPr>
          <w:p w14:paraId="6E6DD7DB" w14:textId="77777777" w:rsidR="008C359F" w:rsidRPr="003006FB" w:rsidRDefault="008C359F" w:rsidP="008F7099">
            <w:pPr>
              <w:jc w:val="center"/>
              <w:rPr>
                <w:sz w:val="16"/>
                <w:szCs w:val="16"/>
              </w:rPr>
            </w:pPr>
            <w:r w:rsidRPr="003006FB">
              <w:rPr>
                <w:sz w:val="16"/>
                <w:szCs w:val="16"/>
              </w:rPr>
              <w:t>Valid</w:t>
            </w:r>
          </w:p>
        </w:tc>
        <w:tc>
          <w:tcPr>
            <w:tcW w:w="887" w:type="dxa"/>
          </w:tcPr>
          <w:p w14:paraId="06FEE4F9" w14:textId="77777777" w:rsidR="008C359F" w:rsidRPr="003006FB" w:rsidRDefault="008C359F" w:rsidP="008F7099">
            <w:pPr>
              <w:jc w:val="center"/>
              <w:rPr>
                <w:sz w:val="16"/>
                <w:szCs w:val="16"/>
              </w:rPr>
            </w:pPr>
            <w:r w:rsidRPr="003006FB">
              <w:rPr>
                <w:sz w:val="16"/>
                <w:szCs w:val="16"/>
              </w:rPr>
              <w:t>AUTHORIZED</w:t>
            </w:r>
          </w:p>
        </w:tc>
        <w:tc>
          <w:tcPr>
            <w:tcW w:w="887" w:type="dxa"/>
          </w:tcPr>
          <w:p w14:paraId="7BA2D408" w14:textId="77777777" w:rsidR="008C359F" w:rsidRPr="003006FB" w:rsidRDefault="008C359F" w:rsidP="008F7099">
            <w:pPr>
              <w:jc w:val="center"/>
              <w:rPr>
                <w:sz w:val="16"/>
                <w:szCs w:val="16"/>
              </w:rPr>
            </w:pPr>
            <w:r w:rsidRPr="003006FB">
              <w:rPr>
                <w:sz w:val="16"/>
                <w:szCs w:val="16"/>
              </w:rPr>
              <w:t>-</w:t>
            </w:r>
          </w:p>
        </w:tc>
        <w:tc>
          <w:tcPr>
            <w:tcW w:w="2588" w:type="dxa"/>
          </w:tcPr>
          <w:p w14:paraId="30AD4439" w14:textId="2DEC60A6" w:rsidR="008C359F" w:rsidRPr="003006FB" w:rsidRDefault="00FC1DAB" w:rsidP="008F7099">
            <w:pPr>
              <w:jc w:val="center"/>
              <w:rPr>
                <w:sz w:val="16"/>
                <w:szCs w:val="16"/>
              </w:rPr>
            </w:pPr>
            <w:r w:rsidRPr="003006FB">
              <w:rPr>
                <w:sz w:val="16"/>
                <w:szCs w:val="16"/>
              </w:rPr>
              <w:t>SUCCESS</w:t>
            </w:r>
            <w:r w:rsidRPr="003006FB" w:rsidDel="00CE7684">
              <w:rPr>
                <w:sz w:val="16"/>
                <w:szCs w:val="16"/>
              </w:rPr>
              <w:t xml:space="preserve"> </w:t>
            </w:r>
          </w:p>
        </w:tc>
        <w:tc>
          <w:tcPr>
            <w:tcW w:w="815" w:type="dxa"/>
          </w:tcPr>
          <w:p w14:paraId="021F085E" w14:textId="77777777" w:rsidR="008C359F" w:rsidRPr="003006FB" w:rsidRDefault="008C359F" w:rsidP="008F7099">
            <w:pPr>
              <w:jc w:val="center"/>
              <w:rPr>
                <w:sz w:val="16"/>
                <w:szCs w:val="16"/>
              </w:rPr>
            </w:pPr>
            <w:r w:rsidRPr="003006FB">
              <w:rPr>
                <w:sz w:val="16"/>
                <w:szCs w:val="16"/>
              </w:rPr>
              <w:t>3004, 4012,</w:t>
            </w:r>
          </w:p>
          <w:p w14:paraId="7B90A076" w14:textId="77777777" w:rsidR="008C359F" w:rsidRPr="003006FB" w:rsidRDefault="008C359F" w:rsidP="008F7099">
            <w:pPr>
              <w:jc w:val="center"/>
              <w:rPr>
                <w:sz w:val="16"/>
                <w:szCs w:val="16"/>
              </w:rPr>
            </w:pPr>
            <w:r w:rsidRPr="003006FB">
              <w:rPr>
                <w:sz w:val="16"/>
                <w:szCs w:val="16"/>
              </w:rPr>
              <w:t>5012 &amp; 5031</w:t>
            </w:r>
          </w:p>
        </w:tc>
      </w:tr>
      <w:tr w:rsidR="008C359F" w:rsidRPr="003006FB" w14:paraId="1400CC8F" w14:textId="77777777" w:rsidTr="009872E7">
        <w:trPr>
          <w:cantSplit/>
        </w:trPr>
        <w:tc>
          <w:tcPr>
            <w:tcW w:w="275" w:type="dxa"/>
          </w:tcPr>
          <w:p w14:paraId="2EF6818B" w14:textId="77777777" w:rsidR="008C359F" w:rsidRPr="00763CF0" w:rsidRDefault="008C359F" w:rsidP="00AF6D65">
            <w:pPr>
              <w:pStyle w:val="ListParagraph"/>
              <w:numPr>
                <w:ilvl w:val="0"/>
                <w:numId w:val="40"/>
              </w:numPr>
              <w:jc w:val="center"/>
              <w:rPr>
                <w:sz w:val="16"/>
                <w:szCs w:val="16"/>
              </w:rPr>
            </w:pPr>
          </w:p>
        </w:tc>
        <w:tc>
          <w:tcPr>
            <w:tcW w:w="1231" w:type="dxa"/>
          </w:tcPr>
          <w:p w14:paraId="41D46DAA" w14:textId="03F39AC3" w:rsidR="008C359F" w:rsidRPr="003006FB" w:rsidRDefault="008C359F" w:rsidP="008F7099">
            <w:pPr>
              <w:jc w:val="center"/>
              <w:rPr>
                <w:sz w:val="16"/>
                <w:szCs w:val="16"/>
              </w:rPr>
            </w:pPr>
            <w:r w:rsidRPr="003006FB">
              <w:rPr>
                <w:sz w:val="16"/>
                <w:szCs w:val="16"/>
              </w:rPr>
              <w:t>Cancel</w:t>
            </w:r>
          </w:p>
        </w:tc>
        <w:tc>
          <w:tcPr>
            <w:tcW w:w="602" w:type="dxa"/>
          </w:tcPr>
          <w:p w14:paraId="0D7FE721" w14:textId="77777777" w:rsidR="008C359F" w:rsidRPr="003006FB" w:rsidRDefault="008C359F" w:rsidP="008F7099">
            <w:pPr>
              <w:jc w:val="center"/>
              <w:rPr>
                <w:sz w:val="16"/>
                <w:szCs w:val="16"/>
              </w:rPr>
            </w:pPr>
            <w:r w:rsidRPr="003006FB">
              <w:rPr>
                <w:sz w:val="16"/>
                <w:szCs w:val="16"/>
              </w:rPr>
              <w:t>Active</w:t>
            </w:r>
          </w:p>
        </w:tc>
        <w:tc>
          <w:tcPr>
            <w:tcW w:w="450" w:type="dxa"/>
          </w:tcPr>
          <w:p w14:paraId="7ED2A4B1" w14:textId="77777777" w:rsidR="008C359F" w:rsidRPr="003006FB" w:rsidRDefault="008C359F" w:rsidP="008F7099">
            <w:pPr>
              <w:jc w:val="center"/>
              <w:rPr>
                <w:sz w:val="16"/>
                <w:szCs w:val="16"/>
              </w:rPr>
            </w:pPr>
            <w:r w:rsidRPr="003006FB">
              <w:rPr>
                <w:sz w:val="16"/>
                <w:szCs w:val="16"/>
              </w:rPr>
              <w:t>Pre-paid</w:t>
            </w:r>
          </w:p>
        </w:tc>
        <w:tc>
          <w:tcPr>
            <w:tcW w:w="720" w:type="dxa"/>
          </w:tcPr>
          <w:p w14:paraId="720513FB" w14:textId="1B7A3860" w:rsidR="008C359F" w:rsidRPr="003006FB" w:rsidRDefault="00EC114B" w:rsidP="00EC114B">
            <w:pPr>
              <w:jc w:val="center"/>
              <w:rPr>
                <w:sz w:val="16"/>
                <w:szCs w:val="16"/>
              </w:rPr>
            </w:pPr>
            <w:r w:rsidRPr="003006FB">
              <w:rPr>
                <w:sz w:val="16"/>
                <w:szCs w:val="16"/>
              </w:rPr>
              <w:t>CR</w:t>
            </w:r>
            <w:r>
              <w:rPr>
                <w:sz w:val="16"/>
                <w:szCs w:val="16"/>
              </w:rPr>
              <w:t>74</w:t>
            </w:r>
          </w:p>
        </w:tc>
        <w:tc>
          <w:tcPr>
            <w:tcW w:w="948" w:type="dxa"/>
          </w:tcPr>
          <w:p w14:paraId="47DC83C9" w14:textId="77777777" w:rsidR="008C359F" w:rsidRPr="003006FB" w:rsidRDefault="008C359F" w:rsidP="008F7099">
            <w:pPr>
              <w:jc w:val="center"/>
              <w:rPr>
                <w:sz w:val="16"/>
                <w:szCs w:val="16"/>
              </w:rPr>
            </w:pPr>
            <w:r w:rsidRPr="003006FB">
              <w:rPr>
                <w:sz w:val="16"/>
                <w:szCs w:val="16"/>
              </w:rPr>
              <w:t>Valid</w:t>
            </w:r>
          </w:p>
        </w:tc>
        <w:tc>
          <w:tcPr>
            <w:tcW w:w="887" w:type="dxa"/>
          </w:tcPr>
          <w:p w14:paraId="71B89CBE" w14:textId="77777777" w:rsidR="008C359F" w:rsidRPr="003006FB" w:rsidRDefault="008C359F" w:rsidP="008F7099">
            <w:pPr>
              <w:jc w:val="center"/>
              <w:rPr>
                <w:sz w:val="16"/>
                <w:szCs w:val="16"/>
              </w:rPr>
            </w:pPr>
            <w:r w:rsidRPr="003006FB">
              <w:rPr>
                <w:sz w:val="16"/>
                <w:szCs w:val="16"/>
              </w:rPr>
              <w:t>AUTHORIZED</w:t>
            </w:r>
          </w:p>
        </w:tc>
        <w:tc>
          <w:tcPr>
            <w:tcW w:w="887" w:type="dxa"/>
          </w:tcPr>
          <w:p w14:paraId="52622659" w14:textId="77777777" w:rsidR="008C359F" w:rsidRPr="003006FB" w:rsidRDefault="008C359F" w:rsidP="008F7099">
            <w:pPr>
              <w:jc w:val="center"/>
              <w:rPr>
                <w:sz w:val="16"/>
                <w:szCs w:val="16"/>
              </w:rPr>
            </w:pPr>
            <w:r w:rsidRPr="003006FB">
              <w:rPr>
                <w:sz w:val="16"/>
                <w:szCs w:val="16"/>
              </w:rPr>
              <w:t>-</w:t>
            </w:r>
          </w:p>
        </w:tc>
        <w:tc>
          <w:tcPr>
            <w:tcW w:w="2588" w:type="dxa"/>
          </w:tcPr>
          <w:p w14:paraId="1A6611F4" w14:textId="60448EC1" w:rsidR="008C359F" w:rsidRPr="003006FB" w:rsidRDefault="00FC1DAB" w:rsidP="008F7099">
            <w:pPr>
              <w:jc w:val="center"/>
              <w:rPr>
                <w:sz w:val="16"/>
                <w:szCs w:val="16"/>
              </w:rPr>
            </w:pPr>
            <w:r w:rsidRPr="003006FB">
              <w:rPr>
                <w:sz w:val="16"/>
                <w:szCs w:val="16"/>
              </w:rPr>
              <w:t>SUCCESS</w:t>
            </w:r>
            <w:r w:rsidRPr="003006FB" w:rsidDel="00CE7684">
              <w:rPr>
                <w:sz w:val="16"/>
                <w:szCs w:val="16"/>
              </w:rPr>
              <w:t xml:space="preserve"> </w:t>
            </w:r>
          </w:p>
        </w:tc>
        <w:tc>
          <w:tcPr>
            <w:tcW w:w="815" w:type="dxa"/>
          </w:tcPr>
          <w:p w14:paraId="58CB8D83" w14:textId="77777777" w:rsidR="008C359F" w:rsidRPr="003006FB" w:rsidRDefault="008C359F" w:rsidP="008F7099">
            <w:pPr>
              <w:jc w:val="center"/>
              <w:rPr>
                <w:sz w:val="16"/>
                <w:szCs w:val="16"/>
              </w:rPr>
            </w:pPr>
            <w:r w:rsidRPr="003006FB">
              <w:rPr>
                <w:sz w:val="16"/>
                <w:szCs w:val="16"/>
              </w:rPr>
              <w:t>Timeout</w:t>
            </w:r>
          </w:p>
        </w:tc>
      </w:tr>
      <w:tr w:rsidR="008C359F" w:rsidRPr="003006FB" w14:paraId="6D60C28E" w14:textId="70C19D33" w:rsidTr="009872E7">
        <w:trPr>
          <w:cantSplit/>
        </w:trPr>
        <w:tc>
          <w:tcPr>
            <w:tcW w:w="275" w:type="dxa"/>
          </w:tcPr>
          <w:p w14:paraId="68B935EC" w14:textId="42149790" w:rsidR="008C359F" w:rsidRPr="00763CF0" w:rsidRDefault="008C359F" w:rsidP="00AF6D65">
            <w:pPr>
              <w:pStyle w:val="ListParagraph"/>
              <w:numPr>
                <w:ilvl w:val="0"/>
                <w:numId w:val="40"/>
              </w:numPr>
              <w:jc w:val="center"/>
              <w:rPr>
                <w:sz w:val="16"/>
                <w:szCs w:val="16"/>
              </w:rPr>
            </w:pPr>
            <w:r w:rsidRPr="00763CF0">
              <w:rPr>
                <w:sz w:val="16"/>
                <w:szCs w:val="16"/>
              </w:rPr>
              <w:t>1</w:t>
            </w:r>
          </w:p>
        </w:tc>
        <w:tc>
          <w:tcPr>
            <w:tcW w:w="1231" w:type="dxa"/>
          </w:tcPr>
          <w:p w14:paraId="68046576" w14:textId="09322C12" w:rsidR="008C359F" w:rsidRPr="003006FB" w:rsidRDefault="008C359F" w:rsidP="008F7099">
            <w:pPr>
              <w:jc w:val="center"/>
              <w:rPr>
                <w:sz w:val="16"/>
                <w:szCs w:val="16"/>
              </w:rPr>
            </w:pPr>
            <w:r w:rsidRPr="003006FB">
              <w:rPr>
                <w:sz w:val="16"/>
                <w:szCs w:val="16"/>
              </w:rPr>
              <w:t>Cancel</w:t>
            </w:r>
          </w:p>
        </w:tc>
        <w:tc>
          <w:tcPr>
            <w:tcW w:w="602" w:type="dxa"/>
          </w:tcPr>
          <w:p w14:paraId="0BB53C7B" w14:textId="64D15E31" w:rsidR="008C359F" w:rsidRPr="003006FB" w:rsidRDefault="008C359F" w:rsidP="008F7099">
            <w:pPr>
              <w:jc w:val="center"/>
              <w:rPr>
                <w:sz w:val="16"/>
                <w:szCs w:val="16"/>
              </w:rPr>
            </w:pPr>
            <w:r w:rsidRPr="003006FB">
              <w:rPr>
                <w:sz w:val="16"/>
                <w:szCs w:val="16"/>
              </w:rPr>
              <w:t>Active</w:t>
            </w:r>
          </w:p>
        </w:tc>
        <w:tc>
          <w:tcPr>
            <w:tcW w:w="450" w:type="dxa"/>
          </w:tcPr>
          <w:p w14:paraId="2E2A8473" w14:textId="43CEA113" w:rsidR="008C359F" w:rsidRPr="003006FB" w:rsidRDefault="008C359F" w:rsidP="008F7099">
            <w:pPr>
              <w:jc w:val="center"/>
              <w:rPr>
                <w:sz w:val="16"/>
                <w:szCs w:val="16"/>
              </w:rPr>
            </w:pPr>
            <w:r w:rsidRPr="003006FB">
              <w:rPr>
                <w:sz w:val="16"/>
                <w:szCs w:val="16"/>
              </w:rPr>
              <w:t>Either Type</w:t>
            </w:r>
          </w:p>
        </w:tc>
        <w:tc>
          <w:tcPr>
            <w:tcW w:w="720" w:type="dxa"/>
          </w:tcPr>
          <w:p w14:paraId="42DE01A4" w14:textId="64D2DC81" w:rsidR="008C359F" w:rsidRPr="003006FB" w:rsidRDefault="008C359F" w:rsidP="008F7099">
            <w:pPr>
              <w:jc w:val="center"/>
              <w:rPr>
                <w:sz w:val="16"/>
                <w:szCs w:val="16"/>
              </w:rPr>
            </w:pPr>
            <w:r w:rsidRPr="003006FB">
              <w:rPr>
                <w:sz w:val="16"/>
                <w:szCs w:val="16"/>
              </w:rPr>
              <w:t>CR12</w:t>
            </w:r>
          </w:p>
        </w:tc>
        <w:tc>
          <w:tcPr>
            <w:tcW w:w="948" w:type="dxa"/>
          </w:tcPr>
          <w:p w14:paraId="59F1CAF1" w14:textId="33EF4B57" w:rsidR="008C359F" w:rsidRPr="003006FB" w:rsidRDefault="008C359F" w:rsidP="008F7099">
            <w:pPr>
              <w:jc w:val="center"/>
              <w:rPr>
                <w:sz w:val="16"/>
                <w:szCs w:val="16"/>
              </w:rPr>
            </w:pPr>
            <w:r w:rsidRPr="003006FB">
              <w:rPr>
                <w:sz w:val="16"/>
                <w:szCs w:val="16"/>
              </w:rPr>
              <w:t>Valid</w:t>
            </w:r>
          </w:p>
        </w:tc>
        <w:tc>
          <w:tcPr>
            <w:tcW w:w="887" w:type="dxa"/>
          </w:tcPr>
          <w:p w14:paraId="2C035BA4" w14:textId="19AB09EE" w:rsidR="008C359F" w:rsidRPr="003006FB" w:rsidRDefault="008C359F" w:rsidP="008F7099">
            <w:pPr>
              <w:jc w:val="center"/>
              <w:rPr>
                <w:sz w:val="16"/>
                <w:szCs w:val="16"/>
              </w:rPr>
            </w:pPr>
            <w:r w:rsidRPr="003006FB">
              <w:rPr>
                <w:sz w:val="16"/>
                <w:szCs w:val="16"/>
              </w:rPr>
              <w:t>CONFIRMED</w:t>
            </w:r>
          </w:p>
        </w:tc>
        <w:tc>
          <w:tcPr>
            <w:tcW w:w="887" w:type="dxa"/>
          </w:tcPr>
          <w:p w14:paraId="17DF5F1F" w14:textId="2D874E7B" w:rsidR="008C359F" w:rsidRPr="003006FB" w:rsidRDefault="008C359F" w:rsidP="008F7099">
            <w:pPr>
              <w:jc w:val="center"/>
              <w:rPr>
                <w:sz w:val="16"/>
                <w:szCs w:val="16"/>
              </w:rPr>
            </w:pPr>
            <w:r w:rsidRPr="003006FB">
              <w:rPr>
                <w:sz w:val="16"/>
                <w:szCs w:val="16"/>
              </w:rPr>
              <w:t>-</w:t>
            </w:r>
          </w:p>
        </w:tc>
        <w:tc>
          <w:tcPr>
            <w:tcW w:w="2588" w:type="dxa"/>
          </w:tcPr>
          <w:p w14:paraId="6F50F91B" w14:textId="1AF4DB70" w:rsidR="008C359F" w:rsidRPr="006D6467" w:rsidRDefault="008C359F" w:rsidP="008F7099">
            <w:pPr>
              <w:jc w:val="center"/>
              <w:rPr>
                <w:sz w:val="16"/>
                <w:szCs w:val="16"/>
                <w:vertAlign w:val="superscript"/>
              </w:rPr>
            </w:pPr>
            <w:r w:rsidRPr="003006FB">
              <w:rPr>
                <w:sz w:val="16"/>
                <w:szCs w:val="16"/>
              </w:rPr>
              <w:t>ALREADY_CHARGED</w:t>
            </w:r>
            <w:r w:rsidR="0046365A">
              <w:rPr>
                <w:sz w:val="16"/>
                <w:szCs w:val="16"/>
                <w:vertAlign w:val="superscript"/>
              </w:rPr>
              <w:t>3</w:t>
            </w:r>
          </w:p>
        </w:tc>
        <w:tc>
          <w:tcPr>
            <w:tcW w:w="815" w:type="dxa"/>
          </w:tcPr>
          <w:p w14:paraId="4EB8A1F7" w14:textId="38F7BF4D" w:rsidR="008C359F" w:rsidRPr="003006FB" w:rsidRDefault="008C359F" w:rsidP="008F7099">
            <w:pPr>
              <w:jc w:val="center"/>
              <w:rPr>
                <w:sz w:val="16"/>
                <w:szCs w:val="16"/>
              </w:rPr>
            </w:pPr>
            <w:r w:rsidRPr="003006FB">
              <w:rPr>
                <w:sz w:val="16"/>
                <w:szCs w:val="16"/>
              </w:rPr>
              <w:t>N/A</w:t>
            </w:r>
          </w:p>
        </w:tc>
      </w:tr>
      <w:tr w:rsidR="008C359F" w:rsidRPr="003006FB" w14:paraId="0C3906C1" w14:textId="1C2A6510" w:rsidTr="009872E7">
        <w:trPr>
          <w:cantSplit/>
        </w:trPr>
        <w:tc>
          <w:tcPr>
            <w:tcW w:w="275" w:type="dxa"/>
          </w:tcPr>
          <w:p w14:paraId="25FD3E53" w14:textId="2B074FBF" w:rsidR="008C359F" w:rsidRPr="00763CF0" w:rsidRDefault="008C359F" w:rsidP="00AF6D65">
            <w:pPr>
              <w:pStyle w:val="ListParagraph"/>
              <w:numPr>
                <w:ilvl w:val="0"/>
                <w:numId w:val="40"/>
              </w:numPr>
              <w:jc w:val="center"/>
              <w:rPr>
                <w:sz w:val="16"/>
                <w:szCs w:val="16"/>
              </w:rPr>
            </w:pPr>
            <w:r w:rsidRPr="00763CF0">
              <w:rPr>
                <w:sz w:val="16"/>
                <w:szCs w:val="16"/>
              </w:rPr>
              <w:t>1</w:t>
            </w:r>
          </w:p>
        </w:tc>
        <w:tc>
          <w:tcPr>
            <w:tcW w:w="1231" w:type="dxa"/>
          </w:tcPr>
          <w:p w14:paraId="314543E9" w14:textId="1EA5C674" w:rsidR="008C359F" w:rsidRPr="003006FB" w:rsidRDefault="008C359F" w:rsidP="008F7099">
            <w:pPr>
              <w:jc w:val="center"/>
              <w:rPr>
                <w:sz w:val="16"/>
                <w:szCs w:val="16"/>
              </w:rPr>
            </w:pPr>
            <w:r w:rsidRPr="003006FB">
              <w:rPr>
                <w:sz w:val="16"/>
                <w:szCs w:val="16"/>
              </w:rPr>
              <w:t>Cancel</w:t>
            </w:r>
          </w:p>
        </w:tc>
        <w:tc>
          <w:tcPr>
            <w:tcW w:w="602" w:type="dxa"/>
          </w:tcPr>
          <w:p w14:paraId="494B08AD" w14:textId="58BB0198" w:rsidR="008C359F" w:rsidRPr="003006FB" w:rsidRDefault="008C359F" w:rsidP="008F7099">
            <w:pPr>
              <w:jc w:val="center"/>
              <w:rPr>
                <w:sz w:val="16"/>
                <w:szCs w:val="16"/>
              </w:rPr>
            </w:pPr>
            <w:r w:rsidRPr="003006FB">
              <w:rPr>
                <w:sz w:val="16"/>
                <w:szCs w:val="16"/>
              </w:rPr>
              <w:t>Active</w:t>
            </w:r>
          </w:p>
        </w:tc>
        <w:tc>
          <w:tcPr>
            <w:tcW w:w="450" w:type="dxa"/>
          </w:tcPr>
          <w:p w14:paraId="0851033E" w14:textId="1938F991" w:rsidR="008C359F" w:rsidRPr="003006FB" w:rsidRDefault="008C359F" w:rsidP="008F7099">
            <w:pPr>
              <w:jc w:val="center"/>
              <w:rPr>
                <w:sz w:val="16"/>
                <w:szCs w:val="16"/>
              </w:rPr>
            </w:pPr>
            <w:r w:rsidRPr="003006FB">
              <w:rPr>
                <w:sz w:val="16"/>
                <w:szCs w:val="16"/>
              </w:rPr>
              <w:t>Either Type</w:t>
            </w:r>
          </w:p>
        </w:tc>
        <w:tc>
          <w:tcPr>
            <w:tcW w:w="720" w:type="dxa"/>
          </w:tcPr>
          <w:p w14:paraId="5E98B62E" w14:textId="2272879A" w:rsidR="008C359F" w:rsidRPr="003006FB" w:rsidRDefault="008C359F" w:rsidP="008F7099">
            <w:pPr>
              <w:jc w:val="center"/>
              <w:rPr>
                <w:sz w:val="16"/>
                <w:szCs w:val="16"/>
              </w:rPr>
            </w:pPr>
            <w:r w:rsidRPr="003006FB">
              <w:rPr>
                <w:sz w:val="16"/>
                <w:szCs w:val="16"/>
              </w:rPr>
              <w:t>CR13</w:t>
            </w:r>
          </w:p>
        </w:tc>
        <w:tc>
          <w:tcPr>
            <w:tcW w:w="948" w:type="dxa"/>
          </w:tcPr>
          <w:p w14:paraId="2391DAAE" w14:textId="36D54836" w:rsidR="008C359F" w:rsidRPr="003006FB" w:rsidRDefault="008C359F" w:rsidP="008F7099">
            <w:pPr>
              <w:jc w:val="center"/>
              <w:rPr>
                <w:sz w:val="16"/>
                <w:szCs w:val="16"/>
              </w:rPr>
            </w:pPr>
            <w:r w:rsidRPr="003006FB">
              <w:rPr>
                <w:sz w:val="16"/>
                <w:szCs w:val="16"/>
              </w:rPr>
              <w:t>Valid</w:t>
            </w:r>
          </w:p>
        </w:tc>
        <w:tc>
          <w:tcPr>
            <w:tcW w:w="887" w:type="dxa"/>
          </w:tcPr>
          <w:p w14:paraId="2D7F0221" w14:textId="2F401DBA" w:rsidR="008C359F" w:rsidRPr="003006FB" w:rsidRDefault="008C359F" w:rsidP="008F7099">
            <w:pPr>
              <w:jc w:val="center"/>
              <w:rPr>
                <w:sz w:val="16"/>
                <w:szCs w:val="16"/>
              </w:rPr>
            </w:pPr>
            <w:r w:rsidRPr="003006FB">
              <w:rPr>
                <w:sz w:val="16"/>
                <w:szCs w:val="16"/>
              </w:rPr>
              <w:t>CONFIRMED</w:t>
            </w:r>
          </w:p>
        </w:tc>
        <w:tc>
          <w:tcPr>
            <w:tcW w:w="887" w:type="dxa"/>
          </w:tcPr>
          <w:p w14:paraId="7C817950" w14:textId="7798AF3B" w:rsidR="008C359F" w:rsidRPr="003006FB" w:rsidRDefault="006D6467" w:rsidP="008F7099">
            <w:pPr>
              <w:jc w:val="center"/>
              <w:rPr>
                <w:sz w:val="16"/>
                <w:szCs w:val="16"/>
              </w:rPr>
            </w:pPr>
            <w:r w:rsidRPr="003006FB">
              <w:rPr>
                <w:sz w:val="16"/>
                <w:szCs w:val="16"/>
              </w:rPr>
              <w:t>Exist</w:t>
            </w:r>
          </w:p>
        </w:tc>
        <w:tc>
          <w:tcPr>
            <w:tcW w:w="2588" w:type="dxa"/>
          </w:tcPr>
          <w:p w14:paraId="0E17DD4A" w14:textId="410860E9" w:rsidR="008C359F" w:rsidRPr="003006FB" w:rsidRDefault="00A830EF" w:rsidP="00A530C9">
            <w:pPr>
              <w:jc w:val="center"/>
              <w:rPr>
                <w:sz w:val="16"/>
                <w:szCs w:val="16"/>
              </w:rPr>
            </w:pPr>
            <w:r w:rsidRPr="003006FB">
              <w:rPr>
                <w:sz w:val="16"/>
                <w:szCs w:val="16"/>
              </w:rPr>
              <w:t>ALREADY_CHARGED</w:t>
            </w:r>
            <w:r w:rsidR="008C359F">
              <w:rPr>
                <w:sz w:val="16"/>
                <w:szCs w:val="16"/>
                <w:vertAlign w:val="superscript"/>
              </w:rPr>
              <w:t>3</w:t>
            </w:r>
          </w:p>
        </w:tc>
        <w:tc>
          <w:tcPr>
            <w:tcW w:w="815" w:type="dxa"/>
          </w:tcPr>
          <w:p w14:paraId="2173D29C" w14:textId="09BDFE72" w:rsidR="008C359F" w:rsidRPr="003006FB" w:rsidRDefault="008C359F" w:rsidP="008F7099">
            <w:pPr>
              <w:jc w:val="center"/>
              <w:rPr>
                <w:sz w:val="16"/>
                <w:szCs w:val="16"/>
              </w:rPr>
            </w:pPr>
            <w:r w:rsidRPr="003006FB">
              <w:rPr>
                <w:sz w:val="16"/>
                <w:szCs w:val="16"/>
              </w:rPr>
              <w:t>N/A</w:t>
            </w:r>
          </w:p>
        </w:tc>
      </w:tr>
      <w:tr w:rsidR="008C359F" w:rsidRPr="003006FB" w14:paraId="462C04EE" w14:textId="77777777" w:rsidTr="009872E7">
        <w:trPr>
          <w:cantSplit/>
        </w:trPr>
        <w:tc>
          <w:tcPr>
            <w:tcW w:w="275" w:type="dxa"/>
          </w:tcPr>
          <w:p w14:paraId="14F69910" w14:textId="77777777" w:rsidR="008C359F" w:rsidRPr="00763CF0" w:rsidRDefault="008C359F" w:rsidP="00AF6D65">
            <w:pPr>
              <w:pStyle w:val="ListParagraph"/>
              <w:numPr>
                <w:ilvl w:val="0"/>
                <w:numId w:val="40"/>
              </w:numPr>
              <w:jc w:val="center"/>
              <w:rPr>
                <w:sz w:val="16"/>
                <w:szCs w:val="16"/>
              </w:rPr>
            </w:pPr>
          </w:p>
        </w:tc>
        <w:tc>
          <w:tcPr>
            <w:tcW w:w="1231" w:type="dxa"/>
          </w:tcPr>
          <w:p w14:paraId="535AA585" w14:textId="77777777" w:rsidR="008C359F" w:rsidRPr="003006FB" w:rsidRDefault="008C359F" w:rsidP="008F7099">
            <w:pPr>
              <w:jc w:val="center"/>
              <w:rPr>
                <w:sz w:val="16"/>
                <w:szCs w:val="16"/>
              </w:rPr>
            </w:pPr>
            <w:r w:rsidRPr="003006FB">
              <w:rPr>
                <w:sz w:val="16"/>
                <w:szCs w:val="16"/>
              </w:rPr>
              <w:t>Cancel</w:t>
            </w:r>
          </w:p>
        </w:tc>
        <w:tc>
          <w:tcPr>
            <w:tcW w:w="602" w:type="dxa"/>
          </w:tcPr>
          <w:p w14:paraId="578CCDAF" w14:textId="77777777" w:rsidR="008C359F" w:rsidRPr="003006FB" w:rsidRDefault="008C359F" w:rsidP="008F7099">
            <w:pPr>
              <w:jc w:val="center"/>
              <w:rPr>
                <w:sz w:val="16"/>
                <w:szCs w:val="16"/>
              </w:rPr>
            </w:pPr>
            <w:r w:rsidRPr="003006FB">
              <w:rPr>
                <w:sz w:val="16"/>
                <w:szCs w:val="16"/>
              </w:rPr>
              <w:t>Active</w:t>
            </w:r>
          </w:p>
        </w:tc>
        <w:tc>
          <w:tcPr>
            <w:tcW w:w="450" w:type="dxa"/>
          </w:tcPr>
          <w:p w14:paraId="4FBBA1C4" w14:textId="77777777" w:rsidR="008C359F" w:rsidRPr="003006FB" w:rsidRDefault="008C359F" w:rsidP="008F7099">
            <w:pPr>
              <w:jc w:val="center"/>
              <w:rPr>
                <w:sz w:val="16"/>
                <w:szCs w:val="16"/>
              </w:rPr>
            </w:pPr>
            <w:r w:rsidRPr="003006FB">
              <w:rPr>
                <w:sz w:val="16"/>
                <w:szCs w:val="16"/>
              </w:rPr>
              <w:t>Either Type</w:t>
            </w:r>
          </w:p>
        </w:tc>
        <w:tc>
          <w:tcPr>
            <w:tcW w:w="720" w:type="dxa"/>
          </w:tcPr>
          <w:p w14:paraId="6C39CB52" w14:textId="007433E4" w:rsidR="008C359F" w:rsidRPr="003006FB" w:rsidRDefault="008C359F" w:rsidP="008F7099">
            <w:pPr>
              <w:jc w:val="center"/>
              <w:rPr>
                <w:sz w:val="16"/>
                <w:szCs w:val="16"/>
              </w:rPr>
            </w:pPr>
            <w:r w:rsidRPr="003006FB">
              <w:rPr>
                <w:sz w:val="16"/>
                <w:szCs w:val="16"/>
              </w:rPr>
              <w:t>CR14</w:t>
            </w:r>
          </w:p>
        </w:tc>
        <w:tc>
          <w:tcPr>
            <w:tcW w:w="948" w:type="dxa"/>
          </w:tcPr>
          <w:p w14:paraId="0039F0F2" w14:textId="77777777" w:rsidR="008C359F" w:rsidRPr="003006FB" w:rsidRDefault="008C359F" w:rsidP="008F7099">
            <w:pPr>
              <w:jc w:val="center"/>
              <w:rPr>
                <w:sz w:val="16"/>
                <w:szCs w:val="16"/>
              </w:rPr>
            </w:pPr>
            <w:r w:rsidRPr="003006FB">
              <w:rPr>
                <w:sz w:val="16"/>
                <w:szCs w:val="16"/>
              </w:rPr>
              <w:t>Valid</w:t>
            </w:r>
          </w:p>
        </w:tc>
        <w:tc>
          <w:tcPr>
            <w:tcW w:w="887" w:type="dxa"/>
          </w:tcPr>
          <w:p w14:paraId="49DD139C" w14:textId="0304DD1D" w:rsidR="008C359F" w:rsidRPr="003006FB" w:rsidRDefault="008C359F" w:rsidP="008F7099">
            <w:pPr>
              <w:jc w:val="center"/>
              <w:rPr>
                <w:sz w:val="16"/>
                <w:szCs w:val="16"/>
              </w:rPr>
            </w:pPr>
            <w:r w:rsidRPr="003006FB">
              <w:rPr>
                <w:sz w:val="16"/>
                <w:szCs w:val="16"/>
              </w:rPr>
              <w:t>CANCELLED</w:t>
            </w:r>
          </w:p>
        </w:tc>
        <w:tc>
          <w:tcPr>
            <w:tcW w:w="887" w:type="dxa"/>
          </w:tcPr>
          <w:p w14:paraId="41461B25" w14:textId="316225B4" w:rsidR="008C359F" w:rsidRPr="003006FB" w:rsidRDefault="00A16E9B" w:rsidP="008F7099">
            <w:pPr>
              <w:jc w:val="center"/>
              <w:rPr>
                <w:sz w:val="16"/>
                <w:szCs w:val="16"/>
              </w:rPr>
            </w:pPr>
            <w:r>
              <w:rPr>
                <w:sz w:val="16"/>
                <w:szCs w:val="16"/>
              </w:rPr>
              <w:t>-</w:t>
            </w:r>
          </w:p>
        </w:tc>
        <w:tc>
          <w:tcPr>
            <w:tcW w:w="2588" w:type="dxa"/>
          </w:tcPr>
          <w:p w14:paraId="398C29A4" w14:textId="34499BD5" w:rsidR="008C359F" w:rsidRPr="003006FB" w:rsidRDefault="008C359F" w:rsidP="008F7099">
            <w:pPr>
              <w:jc w:val="center"/>
              <w:rPr>
                <w:sz w:val="16"/>
                <w:szCs w:val="16"/>
              </w:rPr>
            </w:pPr>
            <w:r w:rsidRPr="003006FB">
              <w:rPr>
                <w:sz w:val="16"/>
                <w:szCs w:val="16"/>
              </w:rPr>
              <w:t>SUCCESS</w:t>
            </w:r>
          </w:p>
        </w:tc>
        <w:tc>
          <w:tcPr>
            <w:tcW w:w="815" w:type="dxa"/>
          </w:tcPr>
          <w:p w14:paraId="51265231" w14:textId="77777777" w:rsidR="008C359F" w:rsidRPr="003006FB" w:rsidRDefault="008C359F" w:rsidP="008F7099">
            <w:pPr>
              <w:jc w:val="center"/>
              <w:rPr>
                <w:sz w:val="16"/>
                <w:szCs w:val="16"/>
              </w:rPr>
            </w:pPr>
            <w:r w:rsidRPr="003006FB">
              <w:rPr>
                <w:sz w:val="16"/>
                <w:szCs w:val="16"/>
              </w:rPr>
              <w:t>N/A</w:t>
            </w:r>
          </w:p>
        </w:tc>
      </w:tr>
      <w:tr w:rsidR="00733E09" w:rsidRPr="003006FB" w14:paraId="29E2B4D1" w14:textId="148EC58E" w:rsidTr="009872E7">
        <w:trPr>
          <w:cantSplit/>
        </w:trPr>
        <w:tc>
          <w:tcPr>
            <w:tcW w:w="275" w:type="dxa"/>
          </w:tcPr>
          <w:p w14:paraId="4ACE4E66" w14:textId="77777777" w:rsidR="00733E09" w:rsidRPr="00763CF0" w:rsidRDefault="00733E09" w:rsidP="00AF6D65">
            <w:pPr>
              <w:pStyle w:val="ListParagraph"/>
              <w:numPr>
                <w:ilvl w:val="0"/>
                <w:numId w:val="40"/>
              </w:numPr>
              <w:jc w:val="center"/>
              <w:rPr>
                <w:sz w:val="16"/>
                <w:szCs w:val="16"/>
              </w:rPr>
            </w:pPr>
          </w:p>
        </w:tc>
        <w:tc>
          <w:tcPr>
            <w:tcW w:w="1231" w:type="dxa"/>
          </w:tcPr>
          <w:p w14:paraId="1376F813" w14:textId="234BEBED" w:rsidR="00733E09" w:rsidRPr="00321E20" w:rsidRDefault="00733E09" w:rsidP="008F7099">
            <w:pPr>
              <w:jc w:val="center"/>
              <w:rPr>
                <w:sz w:val="16"/>
                <w:szCs w:val="16"/>
              </w:rPr>
            </w:pPr>
            <w:r w:rsidRPr="00321E20">
              <w:rPr>
                <w:sz w:val="16"/>
                <w:szCs w:val="18"/>
              </w:rPr>
              <w:t>Refund</w:t>
            </w:r>
          </w:p>
        </w:tc>
        <w:tc>
          <w:tcPr>
            <w:tcW w:w="602" w:type="dxa"/>
          </w:tcPr>
          <w:p w14:paraId="5617A221" w14:textId="3CF6AB0C" w:rsidR="00733E09" w:rsidRPr="00321E20" w:rsidRDefault="00733E09" w:rsidP="008F7099">
            <w:pPr>
              <w:jc w:val="center"/>
              <w:rPr>
                <w:sz w:val="16"/>
                <w:szCs w:val="16"/>
              </w:rPr>
            </w:pPr>
            <w:r w:rsidRPr="00321E20">
              <w:rPr>
                <w:sz w:val="16"/>
                <w:szCs w:val="18"/>
              </w:rPr>
              <w:t>Terminated</w:t>
            </w:r>
          </w:p>
        </w:tc>
        <w:tc>
          <w:tcPr>
            <w:tcW w:w="450" w:type="dxa"/>
          </w:tcPr>
          <w:p w14:paraId="589BE7D3" w14:textId="6BA82E5E" w:rsidR="00733E09" w:rsidRPr="00321E20" w:rsidRDefault="00733E09" w:rsidP="008F7099">
            <w:pPr>
              <w:jc w:val="center"/>
              <w:rPr>
                <w:sz w:val="16"/>
                <w:szCs w:val="16"/>
              </w:rPr>
            </w:pPr>
            <w:r w:rsidRPr="00891500">
              <w:rPr>
                <w:sz w:val="16"/>
                <w:szCs w:val="16"/>
              </w:rPr>
              <w:t>Either Type</w:t>
            </w:r>
          </w:p>
        </w:tc>
        <w:tc>
          <w:tcPr>
            <w:tcW w:w="720" w:type="dxa"/>
          </w:tcPr>
          <w:p w14:paraId="63B3B2CA" w14:textId="0D57FAF8" w:rsidR="00733E09" w:rsidRPr="00321E20" w:rsidRDefault="00733E09" w:rsidP="008F7099">
            <w:pPr>
              <w:jc w:val="center"/>
              <w:rPr>
                <w:sz w:val="16"/>
                <w:szCs w:val="16"/>
              </w:rPr>
            </w:pPr>
            <w:r w:rsidRPr="00321E20">
              <w:rPr>
                <w:sz w:val="16"/>
                <w:szCs w:val="18"/>
              </w:rPr>
              <w:t>CR15</w:t>
            </w:r>
          </w:p>
        </w:tc>
        <w:tc>
          <w:tcPr>
            <w:tcW w:w="948" w:type="dxa"/>
          </w:tcPr>
          <w:p w14:paraId="7FDED14F" w14:textId="0343B651" w:rsidR="00733E09" w:rsidRPr="00321E20" w:rsidRDefault="00733E09" w:rsidP="008F7099">
            <w:pPr>
              <w:jc w:val="center"/>
              <w:rPr>
                <w:sz w:val="16"/>
                <w:szCs w:val="16"/>
              </w:rPr>
            </w:pPr>
            <w:r w:rsidRPr="00321E20">
              <w:rPr>
                <w:sz w:val="16"/>
                <w:szCs w:val="18"/>
              </w:rPr>
              <w:t>Valid</w:t>
            </w:r>
          </w:p>
        </w:tc>
        <w:tc>
          <w:tcPr>
            <w:tcW w:w="887" w:type="dxa"/>
          </w:tcPr>
          <w:p w14:paraId="2210D36A" w14:textId="57B5FA12" w:rsidR="00733E09" w:rsidRPr="00321E20" w:rsidRDefault="00733E09" w:rsidP="008F7099">
            <w:pPr>
              <w:jc w:val="center"/>
              <w:rPr>
                <w:sz w:val="16"/>
                <w:szCs w:val="16"/>
              </w:rPr>
            </w:pPr>
            <w:r w:rsidRPr="00321E20">
              <w:rPr>
                <w:sz w:val="16"/>
                <w:szCs w:val="18"/>
              </w:rPr>
              <w:t>AUTHORIZED</w:t>
            </w:r>
          </w:p>
        </w:tc>
        <w:tc>
          <w:tcPr>
            <w:tcW w:w="887" w:type="dxa"/>
          </w:tcPr>
          <w:p w14:paraId="7A8B4BF7" w14:textId="496E1899" w:rsidR="00733E09" w:rsidRPr="00321E20" w:rsidRDefault="00733E09" w:rsidP="008F7099">
            <w:pPr>
              <w:jc w:val="center"/>
              <w:rPr>
                <w:sz w:val="16"/>
                <w:szCs w:val="16"/>
              </w:rPr>
            </w:pPr>
            <w:r w:rsidRPr="00A253FE">
              <w:rPr>
                <w:sz w:val="16"/>
                <w:szCs w:val="16"/>
              </w:rPr>
              <w:t>-</w:t>
            </w:r>
          </w:p>
        </w:tc>
        <w:tc>
          <w:tcPr>
            <w:tcW w:w="2588" w:type="dxa"/>
          </w:tcPr>
          <w:p w14:paraId="4CEE475A" w14:textId="7B476AAA" w:rsidR="00733E09" w:rsidRPr="00321E20" w:rsidRDefault="00733E09" w:rsidP="008F7099">
            <w:pPr>
              <w:jc w:val="center"/>
              <w:rPr>
                <w:sz w:val="16"/>
                <w:szCs w:val="16"/>
              </w:rPr>
            </w:pPr>
            <w:r w:rsidRPr="00321E20">
              <w:rPr>
                <w:sz w:val="16"/>
                <w:szCs w:val="18"/>
              </w:rPr>
              <w:t>ACCOUNT_CLOSED</w:t>
            </w:r>
          </w:p>
        </w:tc>
        <w:tc>
          <w:tcPr>
            <w:tcW w:w="815" w:type="dxa"/>
          </w:tcPr>
          <w:p w14:paraId="443D9D12" w14:textId="7C38DECC" w:rsidR="00733E09" w:rsidRPr="003006FB" w:rsidRDefault="00733E09" w:rsidP="008F7099">
            <w:pPr>
              <w:jc w:val="center"/>
              <w:rPr>
                <w:sz w:val="16"/>
                <w:szCs w:val="16"/>
              </w:rPr>
            </w:pPr>
            <w:r w:rsidRPr="00321E20">
              <w:rPr>
                <w:sz w:val="16"/>
                <w:szCs w:val="16"/>
              </w:rPr>
              <w:t>N/A</w:t>
            </w:r>
          </w:p>
        </w:tc>
      </w:tr>
      <w:tr w:rsidR="00733E09" w:rsidRPr="003006FB" w14:paraId="2FA72DFE" w14:textId="0ABF9622" w:rsidTr="009872E7">
        <w:trPr>
          <w:cantSplit/>
        </w:trPr>
        <w:tc>
          <w:tcPr>
            <w:tcW w:w="275" w:type="dxa"/>
          </w:tcPr>
          <w:p w14:paraId="5FEAB084" w14:textId="77777777" w:rsidR="00733E09" w:rsidRPr="00763CF0" w:rsidRDefault="00733E09" w:rsidP="00AF6D65">
            <w:pPr>
              <w:pStyle w:val="ListParagraph"/>
              <w:numPr>
                <w:ilvl w:val="0"/>
                <w:numId w:val="40"/>
              </w:numPr>
              <w:jc w:val="center"/>
              <w:rPr>
                <w:sz w:val="16"/>
                <w:szCs w:val="16"/>
              </w:rPr>
            </w:pPr>
          </w:p>
        </w:tc>
        <w:tc>
          <w:tcPr>
            <w:tcW w:w="1231" w:type="dxa"/>
          </w:tcPr>
          <w:p w14:paraId="0C8818CF" w14:textId="7DD402B3" w:rsidR="00733E09" w:rsidRPr="003006FB" w:rsidRDefault="00733E09" w:rsidP="008F7099">
            <w:pPr>
              <w:jc w:val="center"/>
              <w:rPr>
                <w:sz w:val="16"/>
                <w:szCs w:val="16"/>
              </w:rPr>
            </w:pPr>
            <w:r>
              <w:rPr>
                <w:sz w:val="16"/>
                <w:szCs w:val="18"/>
              </w:rPr>
              <w:t>Refund</w:t>
            </w:r>
          </w:p>
        </w:tc>
        <w:tc>
          <w:tcPr>
            <w:tcW w:w="602" w:type="dxa"/>
          </w:tcPr>
          <w:p w14:paraId="5C2C87AD" w14:textId="49789279" w:rsidR="00733E09" w:rsidRPr="003006FB" w:rsidRDefault="00733E09" w:rsidP="008F7099">
            <w:pPr>
              <w:jc w:val="center"/>
              <w:rPr>
                <w:sz w:val="16"/>
                <w:szCs w:val="16"/>
              </w:rPr>
            </w:pPr>
            <w:r>
              <w:rPr>
                <w:sz w:val="16"/>
                <w:szCs w:val="18"/>
              </w:rPr>
              <w:t>Terminated</w:t>
            </w:r>
          </w:p>
        </w:tc>
        <w:tc>
          <w:tcPr>
            <w:tcW w:w="450" w:type="dxa"/>
          </w:tcPr>
          <w:p w14:paraId="1B6EEEE7" w14:textId="77E79C1A" w:rsidR="00733E09" w:rsidRPr="003006FB" w:rsidRDefault="00733E09" w:rsidP="008F7099">
            <w:pPr>
              <w:jc w:val="center"/>
              <w:rPr>
                <w:sz w:val="16"/>
                <w:szCs w:val="16"/>
              </w:rPr>
            </w:pPr>
            <w:r w:rsidRPr="00891500">
              <w:rPr>
                <w:sz w:val="16"/>
                <w:szCs w:val="16"/>
              </w:rPr>
              <w:t>Either Type</w:t>
            </w:r>
          </w:p>
        </w:tc>
        <w:tc>
          <w:tcPr>
            <w:tcW w:w="720" w:type="dxa"/>
          </w:tcPr>
          <w:p w14:paraId="335DE6D1" w14:textId="3308D36B" w:rsidR="00733E09" w:rsidRPr="003006FB" w:rsidRDefault="00733E09" w:rsidP="008F7099">
            <w:pPr>
              <w:jc w:val="center"/>
              <w:rPr>
                <w:sz w:val="16"/>
                <w:szCs w:val="16"/>
              </w:rPr>
            </w:pPr>
            <w:r>
              <w:rPr>
                <w:sz w:val="16"/>
                <w:szCs w:val="18"/>
              </w:rPr>
              <w:t>CR16</w:t>
            </w:r>
          </w:p>
        </w:tc>
        <w:tc>
          <w:tcPr>
            <w:tcW w:w="948" w:type="dxa"/>
          </w:tcPr>
          <w:p w14:paraId="346CBA24" w14:textId="74A36DD5" w:rsidR="00733E09" w:rsidRPr="003006FB" w:rsidRDefault="00733E09" w:rsidP="008F7099">
            <w:pPr>
              <w:jc w:val="center"/>
              <w:rPr>
                <w:sz w:val="16"/>
                <w:szCs w:val="16"/>
              </w:rPr>
            </w:pPr>
            <w:r>
              <w:rPr>
                <w:sz w:val="16"/>
                <w:szCs w:val="18"/>
              </w:rPr>
              <w:t>Valid</w:t>
            </w:r>
          </w:p>
        </w:tc>
        <w:tc>
          <w:tcPr>
            <w:tcW w:w="887" w:type="dxa"/>
          </w:tcPr>
          <w:p w14:paraId="4A2DC53A" w14:textId="3CB98CE6" w:rsidR="00733E09" w:rsidRPr="003006FB" w:rsidRDefault="00733E09" w:rsidP="008F7099">
            <w:pPr>
              <w:jc w:val="center"/>
              <w:rPr>
                <w:sz w:val="16"/>
                <w:szCs w:val="16"/>
              </w:rPr>
            </w:pPr>
            <w:r>
              <w:rPr>
                <w:sz w:val="16"/>
                <w:szCs w:val="18"/>
              </w:rPr>
              <w:t>CONFIRMED</w:t>
            </w:r>
          </w:p>
        </w:tc>
        <w:tc>
          <w:tcPr>
            <w:tcW w:w="887" w:type="dxa"/>
          </w:tcPr>
          <w:p w14:paraId="58F42D37" w14:textId="1FB284D1" w:rsidR="00733E09" w:rsidRPr="003006FB" w:rsidRDefault="00733E09" w:rsidP="008F7099">
            <w:pPr>
              <w:jc w:val="center"/>
              <w:rPr>
                <w:sz w:val="16"/>
                <w:szCs w:val="16"/>
              </w:rPr>
            </w:pPr>
            <w:r w:rsidRPr="00A253FE">
              <w:rPr>
                <w:sz w:val="16"/>
                <w:szCs w:val="16"/>
              </w:rPr>
              <w:t>-</w:t>
            </w:r>
          </w:p>
        </w:tc>
        <w:tc>
          <w:tcPr>
            <w:tcW w:w="2588" w:type="dxa"/>
          </w:tcPr>
          <w:p w14:paraId="2A778D72" w14:textId="355F2B99" w:rsidR="00733E09" w:rsidRPr="003006FB" w:rsidRDefault="00733E09" w:rsidP="008F7099">
            <w:pPr>
              <w:jc w:val="center"/>
              <w:rPr>
                <w:sz w:val="16"/>
                <w:szCs w:val="16"/>
              </w:rPr>
            </w:pPr>
            <w:r>
              <w:rPr>
                <w:sz w:val="16"/>
                <w:szCs w:val="18"/>
              </w:rPr>
              <w:t>ACCOUNT_CLOSED</w:t>
            </w:r>
          </w:p>
        </w:tc>
        <w:tc>
          <w:tcPr>
            <w:tcW w:w="815" w:type="dxa"/>
          </w:tcPr>
          <w:p w14:paraId="72EF3A9D" w14:textId="2CC82C53" w:rsidR="00733E09" w:rsidRPr="003006FB" w:rsidRDefault="00733E09" w:rsidP="008F7099">
            <w:pPr>
              <w:jc w:val="center"/>
              <w:rPr>
                <w:sz w:val="16"/>
                <w:szCs w:val="16"/>
              </w:rPr>
            </w:pPr>
            <w:r w:rsidRPr="00AF5C24">
              <w:rPr>
                <w:sz w:val="16"/>
                <w:szCs w:val="16"/>
              </w:rPr>
              <w:t>N/A</w:t>
            </w:r>
          </w:p>
        </w:tc>
      </w:tr>
      <w:tr w:rsidR="00733E09" w:rsidRPr="003006FB" w14:paraId="28AC7B6C" w14:textId="5EA895F0" w:rsidTr="009872E7">
        <w:trPr>
          <w:cantSplit/>
        </w:trPr>
        <w:tc>
          <w:tcPr>
            <w:tcW w:w="275" w:type="dxa"/>
          </w:tcPr>
          <w:p w14:paraId="3364904C" w14:textId="77777777" w:rsidR="00733E09" w:rsidRPr="00763CF0" w:rsidRDefault="00733E09" w:rsidP="00AF6D65">
            <w:pPr>
              <w:pStyle w:val="ListParagraph"/>
              <w:numPr>
                <w:ilvl w:val="0"/>
                <w:numId w:val="40"/>
              </w:numPr>
              <w:jc w:val="center"/>
              <w:rPr>
                <w:sz w:val="16"/>
                <w:szCs w:val="16"/>
              </w:rPr>
            </w:pPr>
          </w:p>
        </w:tc>
        <w:tc>
          <w:tcPr>
            <w:tcW w:w="1231" w:type="dxa"/>
          </w:tcPr>
          <w:p w14:paraId="43A65649" w14:textId="1F185078" w:rsidR="00733E09" w:rsidRPr="003006FB" w:rsidRDefault="00733E09" w:rsidP="008F7099">
            <w:pPr>
              <w:jc w:val="center"/>
              <w:rPr>
                <w:sz w:val="16"/>
                <w:szCs w:val="16"/>
              </w:rPr>
            </w:pPr>
            <w:r>
              <w:rPr>
                <w:sz w:val="16"/>
                <w:szCs w:val="18"/>
              </w:rPr>
              <w:t>Refund</w:t>
            </w:r>
          </w:p>
        </w:tc>
        <w:tc>
          <w:tcPr>
            <w:tcW w:w="602" w:type="dxa"/>
          </w:tcPr>
          <w:p w14:paraId="5F491877" w14:textId="02D3D4CE" w:rsidR="00733E09" w:rsidRPr="003006FB" w:rsidRDefault="00733E09" w:rsidP="008F7099">
            <w:pPr>
              <w:jc w:val="center"/>
              <w:rPr>
                <w:sz w:val="16"/>
                <w:szCs w:val="16"/>
              </w:rPr>
            </w:pPr>
            <w:r>
              <w:rPr>
                <w:sz w:val="16"/>
                <w:szCs w:val="18"/>
              </w:rPr>
              <w:t>Terminated</w:t>
            </w:r>
          </w:p>
        </w:tc>
        <w:tc>
          <w:tcPr>
            <w:tcW w:w="450" w:type="dxa"/>
          </w:tcPr>
          <w:p w14:paraId="03C23820" w14:textId="12395C6D" w:rsidR="00733E09" w:rsidRPr="003006FB" w:rsidRDefault="00733E09" w:rsidP="008F7099">
            <w:pPr>
              <w:jc w:val="center"/>
              <w:rPr>
                <w:sz w:val="16"/>
                <w:szCs w:val="16"/>
              </w:rPr>
            </w:pPr>
            <w:r w:rsidRPr="00891500">
              <w:rPr>
                <w:sz w:val="16"/>
                <w:szCs w:val="16"/>
              </w:rPr>
              <w:t>Either Type</w:t>
            </w:r>
          </w:p>
        </w:tc>
        <w:tc>
          <w:tcPr>
            <w:tcW w:w="720" w:type="dxa"/>
          </w:tcPr>
          <w:p w14:paraId="123C874B" w14:textId="3657D04D" w:rsidR="00733E09" w:rsidRPr="003006FB" w:rsidRDefault="00733E09" w:rsidP="008F7099">
            <w:pPr>
              <w:jc w:val="center"/>
              <w:rPr>
                <w:sz w:val="16"/>
                <w:szCs w:val="16"/>
              </w:rPr>
            </w:pPr>
            <w:r>
              <w:rPr>
                <w:sz w:val="16"/>
                <w:szCs w:val="18"/>
              </w:rPr>
              <w:t>CR16</w:t>
            </w:r>
          </w:p>
        </w:tc>
        <w:tc>
          <w:tcPr>
            <w:tcW w:w="948" w:type="dxa"/>
          </w:tcPr>
          <w:p w14:paraId="371EF79A" w14:textId="61DEF8C1" w:rsidR="00733E09" w:rsidRPr="003006FB" w:rsidRDefault="00733E09" w:rsidP="008F7099">
            <w:pPr>
              <w:jc w:val="center"/>
              <w:rPr>
                <w:sz w:val="16"/>
                <w:szCs w:val="16"/>
              </w:rPr>
            </w:pPr>
            <w:r>
              <w:rPr>
                <w:sz w:val="16"/>
                <w:szCs w:val="18"/>
              </w:rPr>
              <w:t>Valid</w:t>
            </w:r>
          </w:p>
        </w:tc>
        <w:tc>
          <w:tcPr>
            <w:tcW w:w="887" w:type="dxa"/>
          </w:tcPr>
          <w:p w14:paraId="3A0DA0FE" w14:textId="41F9FBB3" w:rsidR="00733E09" w:rsidRPr="003006FB" w:rsidRDefault="00733E09" w:rsidP="008F7099">
            <w:pPr>
              <w:jc w:val="center"/>
              <w:rPr>
                <w:sz w:val="16"/>
                <w:szCs w:val="16"/>
              </w:rPr>
            </w:pPr>
            <w:r>
              <w:rPr>
                <w:sz w:val="16"/>
                <w:szCs w:val="18"/>
              </w:rPr>
              <w:t>CONFIRMED</w:t>
            </w:r>
          </w:p>
        </w:tc>
        <w:tc>
          <w:tcPr>
            <w:tcW w:w="887" w:type="dxa"/>
          </w:tcPr>
          <w:p w14:paraId="37E60624" w14:textId="4266AD44" w:rsidR="00733E09" w:rsidRPr="003006FB" w:rsidRDefault="008C16F2" w:rsidP="008F7099">
            <w:pPr>
              <w:jc w:val="center"/>
              <w:rPr>
                <w:sz w:val="16"/>
                <w:szCs w:val="16"/>
              </w:rPr>
            </w:pPr>
            <w:r>
              <w:rPr>
                <w:sz w:val="16"/>
                <w:szCs w:val="16"/>
              </w:rPr>
              <w:t>Exist</w:t>
            </w:r>
          </w:p>
        </w:tc>
        <w:tc>
          <w:tcPr>
            <w:tcW w:w="2588" w:type="dxa"/>
          </w:tcPr>
          <w:p w14:paraId="0E867311" w14:textId="2E39D7F9" w:rsidR="00733E09" w:rsidRPr="003006FB" w:rsidRDefault="00733E09" w:rsidP="008F7099">
            <w:pPr>
              <w:jc w:val="center"/>
              <w:rPr>
                <w:sz w:val="16"/>
                <w:szCs w:val="16"/>
              </w:rPr>
            </w:pPr>
            <w:r>
              <w:rPr>
                <w:sz w:val="16"/>
                <w:szCs w:val="18"/>
              </w:rPr>
              <w:t>SUCCESS</w:t>
            </w:r>
          </w:p>
        </w:tc>
        <w:tc>
          <w:tcPr>
            <w:tcW w:w="815" w:type="dxa"/>
          </w:tcPr>
          <w:p w14:paraId="048D109A" w14:textId="16593B81" w:rsidR="00733E09" w:rsidRPr="003006FB" w:rsidRDefault="00733E09" w:rsidP="008F7099">
            <w:pPr>
              <w:jc w:val="center"/>
              <w:rPr>
                <w:sz w:val="16"/>
                <w:szCs w:val="16"/>
              </w:rPr>
            </w:pPr>
            <w:r w:rsidRPr="00AF5C24">
              <w:rPr>
                <w:sz w:val="16"/>
                <w:szCs w:val="16"/>
              </w:rPr>
              <w:t>N/A</w:t>
            </w:r>
          </w:p>
        </w:tc>
      </w:tr>
      <w:tr w:rsidR="00733E09" w:rsidRPr="003006FB" w14:paraId="21098802" w14:textId="32C29373" w:rsidTr="009872E7">
        <w:trPr>
          <w:cantSplit/>
        </w:trPr>
        <w:tc>
          <w:tcPr>
            <w:tcW w:w="275" w:type="dxa"/>
          </w:tcPr>
          <w:p w14:paraId="1028F587" w14:textId="528B2375" w:rsidR="00733E09" w:rsidRPr="00763CF0" w:rsidRDefault="00733E09" w:rsidP="00AF6D65">
            <w:pPr>
              <w:pStyle w:val="ListParagraph"/>
              <w:numPr>
                <w:ilvl w:val="0"/>
                <w:numId w:val="40"/>
              </w:numPr>
              <w:jc w:val="center"/>
              <w:rPr>
                <w:sz w:val="16"/>
                <w:szCs w:val="16"/>
              </w:rPr>
            </w:pPr>
            <w:r w:rsidRPr="00763CF0">
              <w:rPr>
                <w:sz w:val="16"/>
                <w:szCs w:val="16"/>
              </w:rPr>
              <w:t>1</w:t>
            </w:r>
          </w:p>
        </w:tc>
        <w:tc>
          <w:tcPr>
            <w:tcW w:w="1231" w:type="dxa"/>
          </w:tcPr>
          <w:p w14:paraId="43A29E7C" w14:textId="7C1F2C0B" w:rsidR="00733E09" w:rsidRPr="003006FB" w:rsidRDefault="00733E09" w:rsidP="008F7099">
            <w:pPr>
              <w:jc w:val="center"/>
              <w:rPr>
                <w:sz w:val="16"/>
                <w:szCs w:val="16"/>
              </w:rPr>
            </w:pPr>
            <w:r>
              <w:rPr>
                <w:sz w:val="16"/>
                <w:szCs w:val="18"/>
              </w:rPr>
              <w:t>Refund</w:t>
            </w:r>
          </w:p>
        </w:tc>
        <w:tc>
          <w:tcPr>
            <w:tcW w:w="602" w:type="dxa"/>
          </w:tcPr>
          <w:p w14:paraId="50A6E4B2" w14:textId="52E991DD" w:rsidR="00733E09" w:rsidRPr="003006FB" w:rsidRDefault="00733E09" w:rsidP="008F7099">
            <w:pPr>
              <w:jc w:val="center"/>
              <w:rPr>
                <w:sz w:val="16"/>
                <w:szCs w:val="16"/>
              </w:rPr>
            </w:pPr>
            <w:r>
              <w:rPr>
                <w:sz w:val="16"/>
                <w:szCs w:val="18"/>
              </w:rPr>
              <w:t>Terminated</w:t>
            </w:r>
          </w:p>
        </w:tc>
        <w:tc>
          <w:tcPr>
            <w:tcW w:w="450" w:type="dxa"/>
          </w:tcPr>
          <w:p w14:paraId="27F393EE" w14:textId="134584C8" w:rsidR="00733E09" w:rsidRPr="003006FB" w:rsidRDefault="00733E09" w:rsidP="008F7099">
            <w:pPr>
              <w:jc w:val="center"/>
              <w:rPr>
                <w:sz w:val="16"/>
                <w:szCs w:val="16"/>
              </w:rPr>
            </w:pPr>
            <w:r w:rsidRPr="00891500">
              <w:rPr>
                <w:sz w:val="16"/>
                <w:szCs w:val="16"/>
              </w:rPr>
              <w:t>Either Type</w:t>
            </w:r>
          </w:p>
        </w:tc>
        <w:tc>
          <w:tcPr>
            <w:tcW w:w="720" w:type="dxa"/>
          </w:tcPr>
          <w:p w14:paraId="2DA05EDA" w14:textId="071E41A0" w:rsidR="00733E09" w:rsidRPr="003006FB" w:rsidRDefault="00733E09" w:rsidP="008F7099">
            <w:pPr>
              <w:jc w:val="center"/>
              <w:rPr>
                <w:sz w:val="16"/>
                <w:szCs w:val="16"/>
              </w:rPr>
            </w:pPr>
            <w:r>
              <w:rPr>
                <w:sz w:val="16"/>
                <w:szCs w:val="18"/>
              </w:rPr>
              <w:t>CR17</w:t>
            </w:r>
          </w:p>
        </w:tc>
        <w:tc>
          <w:tcPr>
            <w:tcW w:w="948" w:type="dxa"/>
          </w:tcPr>
          <w:p w14:paraId="7C639108" w14:textId="2EC85C49" w:rsidR="00733E09" w:rsidRPr="003006FB" w:rsidRDefault="00733E09" w:rsidP="008F7099">
            <w:pPr>
              <w:jc w:val="center"/>
              <w:rPr>
                <w:sz w:val="16"/>
                <w:szCs w:val="16"/>
              </w:rPr>
            </w:pPr>
            <w:r>
              <w:rPr>
                <w:sz w:val="16"/>
                <w:szCs w:val="18"/>
              </w:rPr>
              <w:t>Valid</w:t>
            </w:r>
          </w:p>
        </w:tc>
        <w:tc>
          <w:tcPr>
            <w:tcW w:w="887" w:type="dxa"/>
          </w:tcPr>
          <w:p w14:paraId="12BFD6D2" w14:textId="6C5AA7D6" w:rsidR="00733E09" w:rsidRPr="003006FB" w:rsidRDefault="00733E09" w:rsidP="008F7099">
            <w:pPr>
              <w:jc w:val="center"/>
              <w:rPr>
                <w:sz w:val="16"/>
                <w:szCs w:val="16"/>
              </w:rPr>
            </w:pPr>
            <w:r w:rsidRPr="003006FB">
              <w:rPr>
                <w:sz w:val="16"/>
                <w:szCs w:val="16"/>
              </w:rPr>
              <w:t>CANCELLED</w:t>
            </w:r>
          </w:p>
        </w:tc>
        <w:tc>
          <w:tcPr>
            <w:tcW w:w="887" w:type="dxa"/>
          </w:tcPr>
          <w:p w14:paraId="64A0F3F4" w14:textId="326F1CCD" w:rsidR="00733E09" w:rsidRPr="003006FB" w:rsidRDefault="00733E09" w:rsidP="008F7099">
            <w:pPr>
              <w:jc w:val="center"/>
              <w:rPr>
                <w:sz w:val="16"/>
                <w:szCs w:val="16"/>
              </w:rPr>
            </w:pPr>
            <w:r w:rsidRPr="00A253FE">
              <w:rPr>
                <w:sz w:val="16"/>
                <w:szCs w:val="16"/>
              </w:rPr>
              <w:t>-</w:t>
            </w:r>
          </w:p>
        </w:tc>
        <w:tc>
          <w:tcPr>
            <w:tcW w:w="2588" w:type="dxa"/>
          </w:tcPr>
          <w:p w14:paraId="0DBBC44A" w14:textId="43FA6FFC" w:rsidR="00733E09" w:rsidRPr="003006FB" w:rsidRDefault="00733E09" w:rsidP="008F7099">
            <w:pPr>
              <w:jc w:val="center"/>
              <w:rPr>
                <w:sz w:val="16"/>
                <w:szCs w:val="16"/>
              </w:rPr>
            </w:pPr>
            <w:r>
              <w:rPr>
                <w:sz w:val="16"/>
                <w:szCs w:val="18"/>
              </w:rPr>
              <w:t>ACCOUNT_CLOSED</w:t>
            </w:r>
          </w:p>
        </w:tc>
        <w:tc>
          <w:tcPr>
            <w:tcW w:w="815" w:type="dxa"/>
          </w:tcPr>
          <w:p w14:paraId="6D9F82C2" w14:textId="784C850C" w:rsidR="00733E09" w:rsidRPr="003006FB" w:rsidRDefault="00733E09" w:rsidP="008F7099">
            <w:pPr>
              <w:jc w:val="center"/>
              <w:rPr>
                <w:sz w:val="16"/>
                <w:szCs w:val="16"/>
              </w:rPr>
            </w:pPr>
            <w:r w:rsidRPr="00AF5C24">
              <w:rPr>
                <w:sz w:val="16"/>
                <w:szCs w:val="16"/>
              </w:rPr>
              <w:t>N/A</w:t>
            </w:r>
          </w:p>
        </w:tc>
      </w:tr>
      <w:tr w:rsidR="00733E09" w:rsidRPr="003006FB" w14:paraId="31C3CA06" w14:textId="4051CB50" w:rsidTr="009872E7">
        <w:trPr>
          <w:cantSplit/>
        </w:trPr>
        <w:tc>
          <w:tcPr>
            <w:tcW w:w="275" w:type="dxa"/>
          </w:tcPr>
          <w:p w14:paraId="4F823A86" w14:textId="77777777" w:rsidR="00733E09" w:rsidRPr="00763CF0" w:rsidRDefault="00733E09" w:rsidP="00AF6D65">
            <w:pPr>
              <w:pStyle w:val="ListParagraph"/>
              <w:numPr>
                <w:ilvl w:val="0"/>
                <w:numId w:val="40"/>
              </w:numPr>
              <w:jc w:val="center"/>
              <w:rPr>
                <w:sz w:val="16"/>
                <w:szCs w:val="16"/>
              </w:rPr>
            </w:pPr>
          </w:p>
        </w:tc>
        <w:tc>
          <w:tcPr>
            <w:tcW w:w="1231" w:type="dxa"/>
          </w:tcPr>
          <w:p w14:paraId="008BAE88" w14:textId="670CCC3F" w:rsidR="00733E09" w:rsidRPr="003006FB" w:rsidRDefault="00733E09" w:rsidP="008F7099">
            <w:pPr>
              <w:jc w:val="center"/>
              <w:rPr>
                <w:sz w:val="16"/>
                <w:szCs w:val="16"/>
              </w:rPr>
            </w:pPr>
            <w:r>
              <w:rPr>
                <w:sz w:val="16"/>
                <w:szCs w:val="18"/>
              </w:rPr>
              <w:t>Charge</w:t>
            </w:r>
          </w:p>
        </w:tc>
        <w:tc>
          <w:tcPr>
            <w:tcW w:w="602" w:type="dxa"/>
          </w:tcPr>
          <w:p w14:paraId="09B33CE0" w14:textId="710470EA" w:rsidR="00733E09" w:rsidRPr="003006FB" w:rsidRDefault="00733E09" w:rsidP="008F7099">
            <w:pPr>
              <w:jc w:val="center"/>
              <w:rPr>
                <w:sz w:val="16"/>
                <w:szCs w:val="16"/>
              </w:rPr>
            </w:pPr>
            <w:r>
              <w:rPr>
                <w:sz w:val="16"/>
                <w:szCs w:val="18"/>
              </w:rPr>
              <w:t>Terminated</w:t>
            </w:r>
          </w:p>
        </w:tc>
        <w:tc>
          <w:tcPr>
            <w:tcW w:w="450" w:type="dxa"/>
          </w:tcPr>
          <w:p w14:paraId="11718763" w14:textId="4E01B387" w:rsidR="00733E09" w:rsidRPr="003006FB" w:rsidRDefault="00733E09" w:rsidP="008F7099">
            <w:pPr>
              <w:jc w:val="center"/>
              <w:rPr>
                <w:sz w:val="16"/>
                <w:szCs w:val="16"/>
              </w:rPr>
            </w:pPr>
            <w:r w:rsidRPr="00891500">
              <w:rPr>
                <w:sz w:val="16"/>
                <w:szCs w:val="16"/>
              </w:rPr>
              <w:t>Either Type</w:t>
            </w:r>
          </w:p>
        </w:tc>
        <w:tc>
          <w:tcPr>
            <w:tcW w:w="720" w:type="dxa"/>
          </w:tcPr>
          <w:p w14:paraId="3C3309F6" w14:textId="2E4EC832" w:rsidR="00733E09" w:rsidRPr="003006FB" w:rsidRDefault="00733E09" w:rsidP="008F7099">
            <w:pPr>
              <w:jc w:val="center"/>
              <w:rPr>
                <w:sz w:val="16"/>
                <w:szCs w:val="16"/>
              </w:rPr>
            </w:pPr>
            <w:r>
              <w:rPr>
                <w:sz w:val="16"/>
                <w:szCs w:val="18"/>
              </w:rPr>
              <w:t>CR16</w:t>
            </w:r>
          </w:p>
        </w:tc>
        <w:tc>
          <w:tcPr>
            <w:tcW w:w="948" w:type="dxa"/>
          </w:tcPr>
          <w:p w14:paraId="0D11E445" w14:textId="1F62E88E" w:rsidR="00733E09" w:rsidRPr="003006FB" w:rsidRDefault="00733E09" w:rsidP="008F7099">
            <w:pPr>
              <w:jc w:val="center"/>
              <w:rPr>
                <w:sz w:val="16"/>
                <w:szCs w:val="16"/>
              </w:rPr>
            </w:pPr>
            <w:r>
              <w:rPr>
                <w:sz w:val="16"/>
                <w:szCs w:val="18"/>
              </w:rPr>
              <w:t>Valid</w:t>
            </w:r>
          </w:p>
        </w:tc>
        <w:tc>
          <w:tcPr>
            <w:tcW w:w="887" w:type="dxa"/>
          </w:tcPr>
          <w:p w14:paraId="026EE836" w14:textId="30804084" w:rsidR="00733E09" w:rsidRPr="003006FB" w:rsidRDefault="00733E09" w:rsidP="008F7099">
            <w:pPr>
              <w:jc w:val="center"/>
              <w:rPr>
                <w:sz w:val="16"/>
                <w:szCs w:val="16"/>
              </w:rPr>
            </w:pPr>
            <w:r>
              <w:rPr>
                <w:sz w:val="16"/>
                <w:szCs w:val="18"/>
              </w:rPr>
              <w:t>CONFIRMED</w:t>
            </w:r>
          </w:p>
        </w:tc>
        <w:tc>
          <w:tcPr>
            <w:tcW w:w="887" w:type="dxa"/>
          </w:tcPr>
          <w:p w14:paraId="73CF1B7B" w14:textId="730F5C6F" w:rsidR="00733E09" w:rsidRPr="003006FB" w:rsidRDefault="00733E09" w:rsidP="008F7099">
            <w:pPr>
              <w:jc w:val="center"/>
              <w:rPr>
                <w:sz w:val="16"/>
                <w:szCs w:val="16"/>
              </w:rPr>
            </w:pPr>
            <w:r w:rsidRPr="00A253FE">
              <w:rPr>
                <w:sz w:val="16"/>
                <w:szCs w:val="16"/>
              </w:rPr>
              <w:t>-</w:t>
            </w:r>
          </w:p>
        </w:tc>
        <w:tc>
          <w:tcPr>
            <w:tcW w:w="2588" w:type="dxa"/>
          </w:tcPr>
          <w:p w14:paraId="6B5E42E8" w14:textId="4337D2E2" w:rsidR="00733E09" w:rsidRPr="003006FB" w:rsidRDefault="00733E09" w:rsidP="008F7099">
            <w:pPr>
              <w:jc w:val="center"/>
              <w:rPr>
                <w:sz w:val="16"/>
                <w:szCs w:val="16"/>
              </w:rPr>
            </w:pPr>
            <w:r w:rsidRPr="00846720">
              <w:rPr>
                <w:sz w:val="16"/>
                <w:szCs w:val="18"/>
              </w:rPr>
              <w:t>SUCCESS</w:t>
            </w:r>
          </w:p>
        </w:tc>
        <w:tc>
          <w:tcPr>
            <w:tcW w:w="815" w:type="dxa"/>
          </w:tcPr>
          <w:p w14:paraId="1CF199F3" w14:textId="4F382D40" w:rsidR="00733E09" w:rsidRPr="003006FB" w:rsidRDefault="00733E09" w:rsidP="008F7099">
            <w:pPr>
              <w:jc w:val="center"/>
              <w:rPr>
                <w:sz w:val="16"/>
                <w:szCs w:val="16"/>
              </w:rPr>
            </w:pPr>
            <w:r w:rsidRPr="00AF5C24">
              <w:rPr>
                <w:sz w:val="16"/>
                <w:szCs w:val="16"/>
              </w:rPr>
              <w:t>N/A</w:t>
            </w:r>
          </w:p>
        </w:tc>
      </w:tr>
      <w:tr w:rsidR="00733E09" w:rsidRPr="003006FB" w14:paraId="51C4F1EB" w14:textId="7BABC99A" w:rsidTr="009872E7">
        <w:trPr>
          <w:cantSplit/>
        </w:trPr>
        <w:tc>
          <w:tcPr>
            <w:tcW w:w="275" w:type="dxa"/>
          </w:tcPr>
          <w:p w14:paraId="33D864D5" w14:textId="77777777" w:rsidR="00733E09" w:rsidRPr="00763CF0" w:rsidRDefault="00733E09" w:rsidP="00AF6D65">
            <w:pPr>
              <w:pStyle w:val="ListParagraph"/>
              <w:numPr>
                <w:ilvl w:val="0"/>
                <w:numId w:val="40"/>
              </w:numPr>
              <w:jc w:val="center"/>
              <w:rPr>
                <w:sz w:val="16"/>
                <w:szCs w:val="16"/>
              </w:rPr>
            </w:pPr>
          </w:p>
        </w:tc>
        <w:tc>
          <w:tcPr>
            <w:tcW w:w="1231" w:type="dxa"/>
          </w:tcPr>
          <w:p w14:paraId="344958C9" w14:textId="4FA1F427" w:rsidR="00733E09" w:rsidRPr="003006FB" w:rsidRDefault="00733E09" w:rsidP="008F7099">
            <w:pPr>
              <w:jc w:val="center"/>
              <w:rPr>
                <w:sz w:val="16"/>
                <w:szCs w:val="16"/>
              </w:rPr>
            </w:pPr>
            <w:r>
              <w:rPr>
                <w:sz w:val="16"/>
                <w:szCs w:val="18"/>
              </w:rPr>
              <w:t>Cancel</w:t>
            </w:r>
          </w:p>
        </w:tc>
        <w:tc>
          <w:tcPr>
            <w:tcW w:w="602" w:type="dxa"/>
          </w:tcPr>
          <w:p w14:paraId="7CDFDE93" w14:textId="13206406" w:rsidR="00733E09" w:rsidRPr="003006FB" w:rsidRDefault="00733E09" w:rsidP="008F7099">
            <w:pPr>
              <w:jc w:val="center"/>
              <w:rPr>
                <w:sz w:val="16"/>
                <w:szCs w:val="16"/>
              </w:rPr>
            </w:pPr>
            <w:r>
              <w:rPr>
                <w:sz w:val="16"/>
                <w:szCs w:val="18"/>
              </w:rPr>
              <w:t>Terminated</w:t>
            </w:r>
          </w:p>
        </w:tc>
        <w:tc>
          <w:tcPr>
            <w:tcW w:w="450" w:type="dxa"/>
          </w:tcPr>
          <w:p w14:paraId="4922639D" w14:textId="6BB049E5" w:rsidR="00733E09" w:rsidRPr="003006FB" w:rsidRDefault="00733E09" w:rsidP="008F7099">
            <w:pPr>
              <w:jc w:val="center"/>
              <w:rPr>
                <w:sz w:val="16"/>
                <w:szCs w:val="16"/>
              </w:rPr>
            </w:pPr>
            <w:r w:rsidRPr="00891500">
              <w:rPr>
                <w:sz w:val="16"/>
                <w:szCs w:val="16"/>
              </w:rPr>
              <w:t>Either Type</w:t>
            </w:r>
          </w:p>
        </w:tc>
        <w:tc>
          <w:tcPr>
            <w:tcW w:w="720" w:type="dxa"/>
          </w:tcPr>
          <w:p w14:paraId="336A9926" w14:textId="7CA4E7FF" w:rsidR="00733E09" w:rsidRPr="003006FB" w:rsidRDefault="00733E09" w:rsidP="008F7099">
            <w:pPr>
              <w:jc w:val="center"/>
              <w:rPr>
                <w:sz w:val="16"/>
                <w:szCs w:val="16"/>
              </w:rPr>
            </w:pPr>
            <w:r>
              <w:rPr>
                <w:sz w:val="16"/>
                <w:szCs w:val="18"/>
              </w:rPr>
              <w:t>CR17</w:t>
            </w:r>
          </w:p>
        </w:tc>
        <w:tc>
          <w:tcPr>
            <w:tcW w:w="948" w:type="dxa"/>
          </w:tcPr>
          <w:p w14:paraId="1B822870" w14:textId="5D650F8E" w:rsidR="00733E09" w:rsidRPr="003006FB" w:rsidRDefault="00733E09" w:rsidP="008F7099">
            <w:pPr>
              <w:jc w:val="center"/>
              <w:rPr>
                <w:sz w:val="16"/>
                <w:szCs w:val="16"/>
              </w:rPr>
            </w:pPr>
            <w:r>
              <w:rPr>
                <w:sz w:val="16"/>
                <w:szCs w:val="18"/>
              </w:rPr>
              <w:t>Valid</w:t>
            </w:r>
          </w:p>
        </w:tc>
        <w:tc>
          <w:tcPr>
            <w:tcW w:w="887" w:type="dxa"/>
          </w:tcPr>
          <w:p w14:paraId="6B561E29" w14:textId="7382649C" w:rsidR="00733E09" w:rsidRPr="003006FB" w:rsidRDefault="00733E09" w:rsidP="008F7099">
            <w:pPr>
              <w:jc w:val="center"/>
              <w:rPr>
                <w:sz w:val="16"/>
                <w:szCs w:val="16"/>
              </w:rPr>
            </w:pPr>
            <w:r w:rsidRPr="003006FB">
              <w:rPr>
                <w:sz w:val="16"/>
                <w:szCs w:val="16"/>
              </w:rPr>
              <w:t>CANCELLED</w:t>
            </w:r>
          </w:p>
        </w:tc>
        <w:tc>
          <w:tcPr>
            <w:tcW w:w="887" w:type="dxa"/>
          </w:tcPr>
          <w:p w14:paraId="61D0040D" w14:textId="2F5A0D54" w:rsidR="00733E09" w:rsidRPr="003006FB" w:rsidRDefault="00733E09" w:rsidP="008F7099">
            <w:pPr>
              <w:jc w:val="center"/>
              <w:rPr>
                <w:sz w:val="16"/>
                <w:szCs w:val="16"/>
              </w:rPr>
            </w:pPr>
            <w:r w:rsidRPr="00A253FE">
              <w:rPr>
                <w:sz w:val="16"/>
                <w:szCs w:val="16"/>
              </w:rPr>
              <w:t>-</w:t>
            </w:r>
          </w:p>
        </w:tc>
        <w:tc>
          <w:tcPr>
            <w:tcW w:w="2588" w:type="dxa"/>
          </w:tcPr>
          <w:p w14:paraId="04385BFD" w14:textId="2B86CC3C" w:rsidR="00733E09" w:rsidRPr="003006FB" w:rsidRDefault="00733E09" w:rsidP="008F7099">
            <w:pPr>
              <w:jc w:val="center"/>
              <w:rPr>
                <w:sz w:val="16"/>
                <w:szCs w:val="16"/>
              </w:rPr>
            </w:pPr>
            <w:r w:rsidRPr="00846720">
              <w:rPr>
                <w:sz w:val="16"/>
                <w:szCs w:val="18"/>
              </w:rPr>
              <w:t>SUCCESS</w:t>
            </w:r>
          </w:p>
        </w:tc>
        <w:tc>
          <w:tcPr>
            <w:tcW w:w="815" w:type="dxa"/>
          </w:tcPr>
          <w:p w14:paraId="08622058" w14:textId="392CBD47" w:rsidR="00733E09" w:rsidRPr="003006FB" w:rsidRDefault="00733E09" w:rsidP="008F7099">
            <w:pPr>
              <w:jc w:val="center"/>
              <w:rPr>
                <w:sz w:val="16"/>
                <w:szCs w:val="16"/>
              </w:rPr>
            </w:pPr>
            <w:r w:rsidRPr="00AF5C24">
              <w:rPr>
                <w:sz w:val="16"/>
                <w:szCs w:val="16"/>
              </w:rPr>
              <w:t>N/A</w:t>
            </w:r>
          </w:p>
        </w:tc>
      </w:tr>
      <w:tr w:rsidR="00733E09" w:rsidRPr="003006FB" w14:paraId="37E95F1B" w14:textId="377F8C23" w:rsidTr="009872E7">
        <w:trPr>
          <w:cantSplit/>
        </w:trPr>
        <w:tc>
          <w:tcPr>
            <w:tcW w:w="275" w:type="dxa"/>
          </w:tcPr>
          <w:p w14:paraId="2F09F0C8" w14:textId="77777777" w:rsidR="00733E09" w:rsidRPr="00763CF0" w:rsidRDefault="00733E09" w:rsidP="00AF6D65">
            <w:pPr>
              <w:pStyle w:val="ListParagraph"/>
              <w:numPr>
                <w:ilvl w:val="0"/>
                <w:numId w:val="40"/>
              </w:numPr>
              <w:jc w:val="center"/>
              <w:rPr>
                <w:sz w:val="16"/>
                <w:szCs w:val="16"/>
              </w:rPr>
            </w:pPr>
          </w:p>
        </w:tc>
        <w:tc>
          <w:tcPr>
            <w:tcW w:w="1231" w:type="dxa"/>
          </w:tcPr>
          <w:p w14:paraId="2CEE43CC" w14:textId="6D55D536" w:rsidR="00733E09" w:rsidRPr="003006FB" w:rsidRDefault="00733E09" w:rsidP="008F7099">
            <w:pPr>
              <w:jc w:val="center"/>
              <w:rPr>
                <w:sz w:val="16"/>
                <w:szCs w:val="16"/>
              </w:rPr>
            </w:pPr>
            <w:r>
              <w:rPr>
                <w:sz w:val="16"/>
                <w:szCs w:val="18"/>
              </w:rPr>
              <w:t>Refund</w:t>
            </w:r>
          </w:p>
        </w:tc>
        <w:tc>
          <w:tcPr>
            <w:tcW w:w="602" w:type="dxa"/>
          </w:tcPr>
          <w:p w14:paraId="4BABB96F" w14:textId="10E17A65" w:rsidR="00733E09" w:rsidRPr="003006FB" w:rsidRDefault="00733E09" w:rsidP="008F7099">
            <w:pPr>
              <w:jc w:val="center"/>
              <w:rPr>
                <w:sz w:val="16"/>
                <w:szCs w:val="16"/>
              </w:rPr>
            </w:pPr>
            <w:r>
              <w:rPr>
                <w:sz w:val="16"/>
                <w:szCs w:val="18"/>
              </w:rPr>
              <w:t>Terminated</w:t>
            </w:r>
          </w:p>
        </w:tc>
        <w:tc>
          <w:tcPr>
            <w:tcW w:w="450" w:type="dxa"/>
          </w:tcPr>
          <w:p w14:paraId="0C8A9DB8" w14:textId="272E65A7" w:rsidR="00733E09" w:rsidRPr="003006FB" w:rsidRDefault="00733E09" w:rsidP="008F7099">
            <w:pPr>
              <w:jc w:val="center"/>
              <w:rPr>
                <w:sz w:val="16"/>
                <w:szCs w:val="16"/>
              </w:rPr>
            </w:pPr>
            <w:r w:rsidRPr="00891500">
              <w:rPr>
                <w:sz w:val="16"/>
                <w:szCs w:val="16"/>
              </w:rPr>
              <w:t>Either Type</w:t>
            </w:r>
          </w:p>
        </w:tc>
        <w:tc>
          <w:tcPr>
            <w:tcW w:w="720" w:type="dxa"/>
          </w:tcPr>
          <w:p w14:paraId="15F5A660" w14:textId="57842376" w:rsidR="00733E09" w:rsidRPr="003006FB" w:rsidRDefault="00733E09" w:rsidP="008F7099">
            <w:pPr>
              <w:jc w:val="center"/>
              <w:rPr>
                <w:sz w:val="16"/>
                <w:szCs w:val="16"/>
              </w:rPr>
            </w:pPr>
            <w:r>
              <w:rPr>
                <w:sz w:val="16"/>
                <w:szCs w:val="18"/>
              </w:rPr>
              <w:t>CR20</w:t>
            </w:r>
          </w:p>
        </w:tc>
        <w:tc>
          <w:tcPr>
            <w:tcW w:w="948" w:type="dxa"/>
          </w:tcPr>
          <w:p w14:paraId="0BFC7C8E" w14:textId="03513BF7" w:rsidR="00733E09" w:rsidRPr="003006FB" w:rsidRDefault="00733E09" w:rsidP="008F7099">
            <w:pPr>
              <w:jc w:val="center"/>
              <w:rPr>
                <w:sz w:val="16"/>
                <w:szCs w:val="16"/>
              </w:rPr>
            </w:pPr>
            <w:r>
              <w:rPr>
                <w:sz w:val="16"/>
                <w:szCs w:val="18"/>
              </w:rPr>
              <w:t>Valid</w:t>
            </w:r>
          </w:p>
        </w:tc>
        <w:tc>
          <w:tcPr>
            <w:tcW w:w="887" w:type="dxa"/>
          </w:tcPr>
          <w:p w14:paraId="70431898" w14:textId="5B053AE2" w:rsidR="00733E09" w:rsidRPr="005E26EF" w:rsidRDefault="00733E09" w:rsidP="008F7099">
            <w:pPr>
              <w:jc w:val="center"/>
              <w:rPr>
                <w:sz w:val="16"/>
                <w:szCs w:val="16"/>
                <w:vertAlign w:val="superscript"/>
              </w:rPr>
            </w:pPr>
            <w:r>
              <w:rPr>
                <w:sz w:val="16"/>
                <w:szCs w:val="18"/>
              </w:rPr>
              <w:t>AUTHORIZATION_DECLINED</w:t>
            </w:r>
            <w:r w:rsidR="006D6467">
              <w:rPr>
                <w:sz w:val="16"/>
                <w:szCs w:val="18"/>
                <w:vertAlign w:val="superscript"/>
              </w:rPr>
              <w:t>1</w:t>
            </w:r>
          </w:p>
        </w:tc>
        <w:tc>
          <w:tcPr>
            <w:tcW w:w="887" w:type="dxa"/>
          </w:tcPr>
          <w:p w14:paraId="59136439" w14:textId="2CBE24DC" w:rsidR="00733E09" w:rsidRPr="003006FB" w:rsidRDefault="00733E09" w:rsidP="008F7099">
            <w:pPr>
              <w:jc w:val="center"/>
              <w:rPr>
                <w:sz w:val="16"/>
                <w:szCs w:val="16"/>
              </w:rPr>
            </w:pPr>
            <w:r w:rsidRPr="00A253FE">
              <w:rPr>
                <w:sz w:val="16"/>
                <w:szCs w:val="16"/>
              </w:rPr>
              <w:t>-</w:t>
            </w:r>
          </w:p>
        </w:tc>
        <w:tc>
          <w:tcPr>
            <w:tcW w:w="2588" w:type="dxa"/>
          </w:tcPr>
          <w:p w14:paraId="57F8B2DA" w14:textId="73F28474" w:rsidR="00733E09" w:rsidRPr="003006FB" w:rsidRDefault="00733E09" w:rsidP="008F7099">
            <w:pPr>
              <w:jc w:val="center"/>
              <w:rPr>
                <w:sz w:val="16"/>
                <w:szCs w:val="16"/>
              </w:rPr>
            </w:pPr>
            <w:r>
              <w:rPr>
                <w:sz w:val="16"/>
                <w:szCs w:val="18"/>
              </w:rPr>
              <w:t>ACCOUNT_CLOSED</w:t>
            </w:r>
          </w:p>
        </w:tc>
        <w:tc>
          <w:tcPr>
            <w:tcW w:w="815" w:type="dxa"/>
          </w:tcPr>
          <w:p w14:paraId="332FEF16" w14:textId="04661C25" w:rsidR="00733E09" w:rsidRPr="003006FB" w:rsidRDefault="00733E09" w:rsidP="008F7099">
            <w:pPr>
              <w:jc w:val="center"/>
              <w:rPr>
                <w:sz w:val="16"/>
                <w:szCs w:val="16"/>
              </w:rPr>
            </w:pPr>
            <w:r w:rsidRPr="00AF5C24">
              <w:rPr>
                <w:sz w:val="16"/>
                <w:szCs w:val="16"/>
              </w:rPr>
              <w:t>N/A</w:t>
            </w:r>
          </w:p>
        </w:tc>
      </w:tr>
      <w:tr w:rsidR="00733E09" w:rsidRPr="003006FB" w14:paraId="0F52C717" w14:textId="77777777" w:rsidTr="009872E7">
        <w:trPr>
          <w:cantSplit/>
        </w:trPr>
        <w:tc>
          <w:tcPr>
            <w:tcW w:w="275" w:type="dxa"/>
          </w:tcPr>
          <w:p w14:paraId="1E94B6F6" w14:textId="77777777" w:rsidR="00733E09" w:rsidRPr="00763CF0" w:rsidRDefault="00733E09" w:rsidP="00AF6D65">
            <w:pPr>
              <w:pStyle w:val="ListParagraph"/>
              <w:numPr>
                <w:ilvl w:val="0"/>
                <w:numId w:val="40"/>
              </w:numPr>
              <w:jc w:val="center"/>
              <w:rPr>
                <w:sz w:val="16"/>
                <w:szCs w:val="16"/>
              </w:rPr>
            </w:pPr>
          </w:p>
        </w:tc>
        <w:tc>
          <w:tcPr>
            <w:tcW w:w="1231" w:type="dxa"/>
          </w:tcPr>
          <w:p w14:paraId="4A3BBAE8" w14:textId="75AC84D6" w:rsidR="00733E09" w:rsidRDefault="00733E09" w:rsidP="008F7099">
            <w:pPr>
              <w:jc w:val="center"/>
              <w:rPr>
                <w:sz w:val="16"/>
                <w:szCs w:val="18"/>
              </w:rPr>
            </w:pPr>
            <w:r>
              <w:rPr>
                <w:sz w:val="16"/>
                <w:szCs w:val="18"/>
              </w:rPr>
              <w:t>Charge</w:t>
            </w:r>
          </w:p>
        </w:tc>
        <w:tc>
          <w:tcPr>
            <w:tcW w:w="602" w:type="dxa"/>
          </w:tcPr>
          <w:p w14:paraId="707E3151" w14:textId="7670EA85" w:rsidR="00733E09" w:rsidRDefault="00733E09" w:rsidP="008F7099">
            <w:pPr>
              <w:jc w:val="center"/>
              <w:rPr>
                <w:sz w:val="16"/>
                <w:szCs w:val="18"/>
              </w:rPr>
            </w:pPr>
            <w:r>
              <w:rPr>
                <w:sz w:val="16"/>
                <w:szCs w:val="18"/>
              </w:rPr>
              <w:t>Terminated</w:t>
            </w:r>
          </w:p>
        </w:tc>
        <w:tc>
          <w:tcPr>
            <w:tcW w:w="450" w:type="dxa"/>
          </w:tcPr>
          <w:p w14:paraId="3436E4DE" w14:textId="512FDA22" w:rsidR="00733E09" w:rsidRPr="005F7F9A" w:rsidRDefault="00733E09" w:rsidP="008F7099">
            <w:pPr>
              <w:jc w:val="center"/>
              <w:rPr>
                <w:sz w:val="16"/>
                <w:szCs w:val="18"/>
              </w:rPr>
            </w:pPr>
            <w:r w:rsidRPr="0023748E">
              <w:rPr>
                <w:sz w:val="16"/>
                <w:szCs w:val="16"/>
              </w:rPr>
              <w:t>Either Type</w:t>
            </w:r>
          </w:p>
        </w:tc>
        <w:tc>
          <w:tcPr>
            <w:tcW w:w="720" w:type="dxa"/>
          </w:tcPr>
          <w:p w14:paraId="38F6D69D" w14:textId="6CB0D1D8" w:rsidR="00733E09" w:rsidRDefault="006D6467" w:rsidP="00321E20">
            <w:pPr>
              <w:jc w:val="center"/>
              <w:rPr>
                <w:sz w:val="16"/>
                <w:szCs w:val="18"/>
              </w:rPr>
            </w:pPr>
            <w:r w:rsidRPr="00321E20">
              <w:rPr>
                <w:sz w:val="16"/>
                <w:szCs w:val="18"/>
              </w:rPr>
              <w:t>CR15</w:t>
            </w:r>
          </w:p>
        </w:tc>
        <w:tc>
          <w:tcPr>
            <w:tcW w:w="948" w:type="dxa"/>
          </w:tcPr>
          <w:p w14:paraId="70942730" w14:textId="68AC08E0" w:rsidR="00733E09" w:rsidRDefault="00733E09" w:rsidP="008F7099">
            <w:pPr>
              <w:jc w:val="center"/>
              <w:rPr>
                <w:sz w:val="16"/>
                <w:szCs w:val="18"/>
              </w:rPr>
            </w:pPr>
            <w:r>
              <w:rPr>
                <w:sz w:val="16"/>
                <w:szCs w:val="18"/>
              </w:rPr>
              <w:t>Valid</w:t>
            </w:r>
          </w:p>
        </w:tc>
        <w:tc>
          <w:tcPr>
            <w:tcW w:w="887" w:type="dxa"/>
          </w:tcPr>
          <w:p w14:paraId="7EB05AB0" w14:textId="2ADD5850" w:rsidR="00733E09" w:rsidRDefault="00733E09" w:rsidP="008F7099">
            <w:pPr>
              <w:jc w:val="center"/>
              <w:rPr>
                <w:sz w:val="16"/>
                <w:szCs w:val="18"/>
              </w:rPr>
            </w:pPr>
            <w:r>
              <w:rPr>
                <w:sz w:val="16"/>
                <w:szCs w:val="18"/>
              </w:rPr>
              <w:t>AUTHORIZED</w:t>
            </w:r>
          </w:p>
        </w:tc>
        <w:tc>
          <w:tcPr>
            <w:tcW w:w="887" w:type="dxa"/>
          </w:tcPr>
          <w:p w14:paraId="4E9414B0" w14:textId="1598E17E" w:rsidR="00733E09" w:rsidRPr="003006FB" w:rsidRDefault="00733E09" w:rsidP="008F7099">
            <w:pPr>
              <w:jc w:val="center"/>
              <w:rPr>
                <w:sz w:val="16"/>
                <w:szCs w:val="16"/>
              </w:rPr>
            </w:pPr>
            <w:r w:rsidRPr="00A253FE">
              <w:rPr>
                <w:sz w:val="16"/>
                <w:szCs w:val="16"/>
              </w:rPr>
              <w:t>-</w:t>
            </w:r>
          </w:p>
        </w:tc>
        <w:tc>
          <w:tcPr>
            <w:tcW w:w="2588" w:type="dxa"/>
          </w:tcPr>
          <w:p w14:paraId="21EA7C6E" w14:textId="3D1965AB" w:rsidR="00733E09" w:rsidRDefault="003D7F3C" w:rsidP="008F7099">
            <w:pPr>
              <w:jc w:val="center"/>
              <w:rPr>
                <w:sz w:val="16"/>
                <w:szCs w:val="18"/>
              </w:rPr>
            </w:pPr>
            <w:r>
              <w:rPr>
                <w:sz w:val="16"/>
                <w:szCs w:val="18"/>
              </w:rPr>
              <w:t>FAILED</w:t>
            </w:r>
          </w:p>
        </w:tc>
        <w:tc>
          <w:tcPr>
            <w:tcW w:w="815" w:type="dxa"/>
          </w:tcPr>
          <w:p w14:paraId="3BB44F4B" w14:textId="5C5278A1" w:rsidR="00733E09" w:rsidRPr="003006FB" w:rsidRDefault="00733E09" w:rsidP="008F7099">
            <w:pPr>
              <w:jc w:val="center"/>
              <w:rPr>
                <w:sz w:val="16"/>
                <w:szCs w:val="16"/>
              </w:rPr>
            </w:pPr>
            <w:r w:rsidRPr="00AF5C24">
              <w:rPr>
                <w:sz w:val="16"/>
                <w:szCs w:val="16"/>
              </w:rPr>
              <w:t>N/A</w:t>
            </w:r>
          </w:p>
        </w:tc>
      </w:tr>
      <w:tr w:rsidR="008C359F" w:rsidRPr="003006FB" w14:paraId="7247439C" w14:textId="77777777" w:rsidTr="009872E7">
        <w:trPr>
          <w:cantSplit/>
        </w:trPr>
        <w:tc>
          <w:tcPr>
            <w:tcW w:w="275" w:type="dxa"/>
          </w:tcPr>
          <w:p w14:paraId="5EE91AD2" w14:textId="77777777" w:rsidR="008C359F" w:rsidRPr="00763CF0" w:rsidRDefault="008C359F" w:rsidP="00AF6D65">
            <w:pPr>
              <w:pStyle w:val="ListParagraph"/>
              <w:numPr>
                <w:ilvl w:val="0"/>
                <w:numId w:val="40"/>
              </w:numPr>
              <w:jc w:val="center"/>
              <w:rPr>
                <w:sz w:val="16"/>
                <w:szCs w:val="16"/>
              </w:rPr>
            </w:pPr>
          </w:p>
        </w:tc>
        <w:tc>
          <w:tcPr>
            <w:tcW w:w="1231" w:type="dxa"/>
          </w:tcPr>
          <w:p w14:paraId="2FB6D523" w14:textId="32F9BC12" w:rsidR="008C359F" w:rsidRDefault="008C359F" w:rsidP="008F7099">
            <w:pPr>
              <w:jc w:val="center"/>
              <w:rPr>
                <w:sz w:val="16"/>
                <w:szCs w:val="18"/>
              </w:rPr>
            </w:pPr>
            <w:r>
              <w:rPr>
                <w:sz w:val="16"/>
                <w:szCs w:val="18"/>
              </w:rPr>
              <w:t>Cancel</w:t>
            </w:r>
          </w:p>
        </w:tc>
        <w:tc>
          <w:tcPr>
            <w:tcW w:w="602" w:type="dxa"/>
          </w:tcPr>
          <w:p w14:paraId="141B7A4E" w14:textId="31B0D6E1" w:rsidR="008C359F" w:rsidRDefault="008C359F" w:rsidP="008F7099">
            <w:pPr>
              <w:jc w:val="center"/>
              <w:rPr>
                <w:sz w:val="16"/>
                <w:szCs w:val="18"/>
              </w:rPr>
            </w:pPr>
            <w:r>
              <w:rPr>
                <w:sz w:val="16"/>
                <w:szCs w:val="18"/>
              </w:rPr>
              <w:t>Terminated</w:t>
            </w:r>
          </w:p>
        </w:tc>
        <w:tc>
          <w:tcPr>
            <w:tcW w:w="450" w:type="dxa"/>
          </w:tcPr>
          <w:p w14:paraId="7D2FCCF6" w14:textId="56EBD0BA" w:rsidR="008C359F" w:rsidRPr="005F7F9A" w:rsidRDefault="008C359F" w:rsidP="008F7099">
            <w:pPr>
              <w:jc w:val="center"/>
              <w:rPr>
                <w:sz w:val="16"/>
                <w:szCs w:val="18"/>
              </w:rPr>
            </w:pPr>
            <w:r w:rsidRPr="0023748E">
              <w:rPr>
                <w:sz w:val="16"/>
                <w:szCs w:val="16"/>
              </w:rPr>
              <w:t>Either Type</w:t>
            </w:r>
          </w:p>
        </w:tc>
        <w:tc>
          <w:tcPr>
            <w:tcW w:w="720" w:type="dxa"/>
          </w:tcPr>
          <w:p w14:paraId="2DD6F646" w14:textId="214CC839" w:rsidR="008C359F" w:rsidRDefault="008C359F" w:rsidP="008F7099">
            <w:pPr>
              <w:jc w:val="center"/>
              <w:rPr>
                <w:sz w:val="16"/>
                <w:szCs w:val="18"/>
              </w:rPr>
            </w:pPr>
            <w:r>
              <w:rPr>
                <w:sz w:val="16"/>
                <w:szCs w:val="18"/>
              </w:rPr>
              <w:t>CR22</w:t>
            </w:r>
          </w:p>
        </w:tc>
        <w:tc>
          <w:tcPr>
            <w:tcW w:w="948" w:type="dxa"/>
          </w:tcPr>
          <w:p w14:paraId="2AB2AD7A" w14:textId="19A9F971" w:rsidR="008C359F" w:rsidRDefault="008C359F" w:rsidP="008F7099">
            <w:pPr>
              <w:jc w:val="center"/>
              <w:rPr>
                <w:sz w:val="16"/>
                <w:szCs w:val="18"/>
              </w:rPr>
            </w:pPr>
            <w:r>
              <w:rPr>
                <w:sz w:val="16"/>
                <w:szCs w:val="18"/>
              </w:rPr>
              <w:t>Valid</w:t>
            </w:r>
          </w:p>
        </w:tc>
        <w:tc>
          <w:tcPr>
            <w:tcW w:w="887" w:type="dxa"/>
          </w:tcPr>
          <w:p w14:paraId="23B5F731" w14:textId="28D32983" w:rsidR="008C359F" w:rsidRDefault="008C359F" w:rsidP="008F7099">
            <w:pPr>
              <w:jc w:val="center"/>
              <w:rPr>
                <w:sz w:val="16"/>
                <w:szCs w:val="18"/>
              </w:rPr>
            </w:pPr>
            <w:r>
              <w:rPr>
                <w:sz w:val="16"/>
                <w:szCs w:val="18"/>
              </w:rPr>
              <w:t>AUTHORIZED</w:t>
            </w:r>
          </w:p>
        </w:tc>
        <w:tc>
          <w:tcPr>
            <w:tcW w:w="887" w:type="dxa"/>
          </w:tcPr>
          <w:p w14:paraId="16D8CC6C" w14:textId="250F62E3" w:rsidR="008C359F" w:rsidRPr="003006FB" w:rsidRDefault="00733E09" w:rsidP="008F7099">
            <w:pPr>
              <w:jc w:val="center"/>
              <w:rPr>
                <w:sz w:val="16"/>
                <w:szCs w:val="16"/>
              </w:rPr>
            </w:pPr>
            <w:r w:rsidRPr="003006FB">
              <w:rPr>
                <w:sz w:val="16"/>
                <w:szCs w:val="16"/>
              </w:rPr>
              <w:t>-</w:t>
            </w:r>
          </w:p>
        </w:tc>
        <w:tc>
          <w:tcPr>
            <w:tcW w:w="2588" w:type="dxa"/>
          </w:tcPr>
          <w:p w14:paraId="162718DD" w14:textId="401C02A1" w:rsidR="008C359F" w:rsidRDefault="003D7F3C" w:rsidP="008F7099">
            <w:pPr>
              <w:jc w:val="center"/>
              <w:rPr>
                <w:sz w:val="16"/>
                <w:szCs w:val="18"/>
              </w:rPr>
            </w:pPr>
            <w:r>
              <w:rPr>
                <w:sz w:val="16"/>
                <w:szCs w:val="18"/>
              </w:rPr>
              <w:t>FAILED</w:t>
            </w:r>
          </w:p>
        </w:tc>
        <w:tc>
          <w:tcPr>
            <w:tcW w:w="815" w:type="dxa"/>
          </w:tcPr>
          <w:p w14:paraId="74F190A7" w14:textId="62EA9360" w:rsidR="008C359F" w:rsidRPr="003006FB" w:rsidRDefault="008C359F" w:rsidP="008F7099">
            <w:pPr>
              <w:jc w:val="center"/>
              <w:rPr>
                <w:sz w:val="16"/>
                <w:szCs w:val="16"/>
              </w:rPr>
            </w:pPr>
            <w:r w:rsidRPr="00AF5C24">
              <w:rPr>
                <w:sz w:val="16"/>
                <w:szCs w:val="16"/>
              </w:rPr>
              <w:t>N/A</w:t>
            </w:r>
          </w:p>
        </w:tc>
      </w:tr>
      <w:tr w:rsidR="00733E09" w:rsidRPr="003006FB" w14:paraId="5C261427" w14:textId="77777777" w:rsidTr="009872E7">
        <w:trPr>
          <w:cantSplit/>
        </w:trPr>
        <w:tc>
          <w:tcPr>
            <w:tcW w:w="275" w:type="dxa"/>
          </w:tcPr>
          <w:p w14:paraId="1554F751" w14:textId="77777777" w:rsidR="00733E09" w:rsidRPr="00763CF0" w:rsidRDefault="00733E09" w:rsidP="00AF6D65">
            <w:pPr>
              <w:pStyle w:val="ListParagraph"/>
              <w:numPr>
                <w:ilvl w:val="0"/>
                <w:numId w:val="40"/>
              </w:numPr>
              <w:jc w:val="center"/>
              <w:rPr>
                <w:sz w:val="16"/>
                <w:szCs w:val="16"/>
              </w:rPr>
            </w:pPr>
          </w:p>
        </w:tc>
        <w:tc>
          <w:tcPr>
            <w:tcW w:w="1231" w:type="dxa"/>
          </w:tcPr>
          <w:p w14:paraId="77A0A78D" w14:textId="3C223B4A" w:rsidR="00733E09" w:rsidRDefault="00733E09" w:rsidP="008F7099">
            <w:pPr>
              <w:jc w:val="center"/>
              <w:rPr>
                <w:sz w:val="16"/>
                <w:szCs w:val="18"/>
              </w:rPr>
            </w:pPr>
            <w:r w:rsidRPr="00625487">
              <w:rPr>
                <w:sz w:val="16"/>
                <w:szCs w:val="18"/>
              </w:rPr>
              <w:t>Refund</w:t>
            </w:r>
          </w:p>
        </w:tc>
        <w:tc>
          <w:tcPr>
            <w:tcW w:w="602" w:type="dxa"/>
          </w:tcPr>
          <w:p w14:paraId="6948D736" w14:textId="03BBB8EF" w:rsidR="00733E09" w:rsidRDefault="00733E09" w:rsidP="008F7099">
            <w:pPr>
              <w:jc w:val="center"/>
              <w:rPr>
                <w:sz w:val="16"/>
                <w:szCs w:val="18"/>
              </w:rPr>
            </w:pPr>
            <w:r w:rsidRPr="00625487">
              <w:rPr>
                <w:sz w:val="16"/>
                <w:szCs w:val="18"/>
              </w:rPr>
              <w:t>Suspended</w:t>
            </w:r>
          </w:p>
        </w:tc>
        <w:tc>
          <w:tcPr>
            <w:tcW w:w="450" w:type="dxa"/>
          </w:tcPr>
          <w:p w14:paraId="2A7530B9" w14:textId="53B24C6A" w:rsidR="00733E09" w:rsidRPr="0023748E" w:rsidRDefault="00733E09" w:rsidP="008F7099">
            <w:pPr>
              <w:jc w:val="center"/>
              <w:rPr>
                <w:sz w:val="16"/>
                <w:szCs w:val="16"/>
              </w:rPr>
            </w:pPr>
            <w:r w:rsidRPr="00625487">
              <w:rPr>
                <w:sz w:val="16"/>
                <w:szCs w:val="18"/>
              </w:rPr>
              <w:t>Either Type</w:t>
            </w:r>
          </w:p>
        </w:tc>
        <w:tc>
          <w:tcPr>
            <w:tcW w:w="720" w:type="dxa"/>
          </w:tcPr>
          <w:p w14:paraId="6CDAF794" w14:textId="7A2A630F" w:rsidR="00733E09" w:rsidRDefault="00733E09" w:rsidP="008F7099">
            <w:pPr>
              <w:jc w:val="center"/>
              <w:rPr>
                <w:sz w:val="16"/>
                <w:szCs w:val="18"/>
              </w:rPr>
            </w:pPr>
            <w:r w:rsidRPr="00625487">
              <w:rPr>
                <w:sz w:val="16"/>
                <w:szCs w:val="18"/>
              </w:rPr>
              <w:t>CR85</w:t>
            </w:r>
          </w:p>
        </w:tc>
        <w:tc>
          <w:tcPr>
            <w:tcW w:w="948" w:type="dxa"/>
          </w:tcPr>
          <w:p w14:paraId="2758E8D2" w14:textId="47272D83" w:rsidR="00733E09" w:rsidRDefault="00733E09" w:rsidP="008F7099">
            <w:pPr>
              <w:jc w:val="center"/>
              <w:rPr>
                <w:sz w:val="16"/>
                <w:szCs w:val="18"/>
              </w:rPr>
            </w:pPr>
            <w:r w:rsidRPr="00625487">
              <w:rPr>
                <w:sz w:val="16"/>
                <w:szCs w:val="18"/>
              </w:rPr>
              <w:t>Valid</w:t>
            </w:r>
          </w:p>
        </w:tc>
        <w:tc>
          <w:tcPr>
            <w:tcW w:w="887" w:type="dxa"/>
          </w:tcPr>
          <w:p w14:paraId="18E8841A" w14:textId="4509C631" w:rsidR="00733E09" w:rsidRDefault="00733E09" w:rsidP="008F7099">
            <w:pPr>
              <w:jc w:val="center"/>
              <w:rPr>
                <w:sz w:val="16"/>
                <w:szCs w:val="18"/>
              </w:rPr>
            </w:pPr>
            <w:r w:rsidRPr="00625487">
              <w:rPr>
                <w:sz w:val="16"/>
                <w:szCs w:val="18"/>
              </w:rPr>
              <w:t>AUTHORIZED</w:t>
            </w:r>
          </w:p>
        </w:tc>
        <w:tc>
          <w:tcPr>
            <w:tcW w:w="887" w:type="dxa"/>
          </w:tcPr>
          <w:p w14:paraId="2B209BAF" w14:textId="0AE24E35" w:rsidR="00733E09" w:rsidRPr="003006FB" w:rsidRDefault="00733E09" w:rsidP="008F7099">
            <w:pPr>
              <w:jc w:val="center"/>
              <w:rPr>
                <w:sz w:val="16"/>
                <w:szCs w:val="16"/>
              </w:rPr>
            </w:pPr>
            <w:r w:rsidRPr="00A93368">
              <w:rPr>
                <w:sz w:val="16"/>
                <w:szCs w:val="16"/>
              </w:rPr>
              <w:t>-</w:t>
            </w:r>
          </w:p>
        </w:tc>
        <w:tc>
          <w:tcPr>
            <w:tcW w:w="2588" w:type="dxa"/>
          </w:tcPr>
          <w:p w14:paraId="1D0151EE" w14:textId="1DB0BD6D" w:rsidR="00733E09" w:rsidRDefault="003D7F3C" w:rsidP="008F7099">
            <w:pPr>
              <w:jc w:val="center"/>
              <w:rPr>
                <w:sz w:val="16"/>
                <w:szCs w:val="18"/>
              </w:rPr>
            </w:pPr>
            <w:r>
              <w:rPr>
                <w:sz w:val="16"/>
                <w:szCs w:val="18"/>
              </w:rPr>
              <w:t>NOT_CHARGED</w:t>
            </w:r>
          </w:p>
        </w:tc>
        <w:tc>
          <w:tcPr>
            <w:tcW w:w="815" w:type="dxa"/>
          </w:tcPr>
          <w:p w14:paraId="56B0EAA1" w14:textId="716E7A9F" w:rsidR="00733E09" w:rsidRPr="00AF5C24" w:rsidRDefault="00733E09" w:rsidP="008F7099">
            <w:pPr>
              <w:jc w:val="center"/>
              <w:rPr>
                <w:sz w:val="16"/>
                <w:szCs w:val="16"/>
              </w:rPr>
            </w:pPr>
            <w:r w:rsidRPr="00B40EFC">
              <w:rPr>
                <w:sz w:val="16"/>
                <w:szCs w:val="16"/>
              </w:rPr>
              <w:t>N/A</w:t>
            </w:r>
          </w:p>
        </w:tc>
      </w:tr>
      <w:tr w:rsidR="00733E09" w:rsidRPr="003006FB" w14:paraId="2CF85A29" w14:textId="77777777" w:rsidTr="009872E7">
        <w:trPr>
          <w:cantSplit/>
        </w:trPr>
        <w:tc>
          <w:tcPr>
            <w:tcW w:w="275" w:type="dxa"/>
          </w:tcPr>
          <w:p w14:paraId="7D6ED4AD" w14:textId="77777777" w:rsidR="00733E09" w:rsidRPr="00763CF0" w:rsidRDefault="00733E09" w:rsidP="003F1A49">
            <w:pPr>
              <w:pStyle w:val="ListParagraph"/>
              <w:numPr>
                <w:ilvl w:val="0"/>
                <w:numId w:val="40"/>
              </w:numPr>
              <w:jc w:val="center"/>
              <w:rPr>
                <w:sz w:val="16"/>
                <w:szCs w:val="16"/>
              </w:rPr>
            </w:pPr>
          </w:p>
        </w:tc>
        <w:tc>
          <w:tcPr>
            <w:tcW w:w="1231" w:type="dxa"/>
          </w:tcPr>
          <w:p w14:paraId="1FE1E8BC" w14:textId="1830F605" w:rsidR="00733E09" w:rsidRDefault="00733E09" w:rsidP="008F7099">
            <w:pPr>
              <w:jc w:val="center"/>
              <w:rPr>
                <w:sz w:val="16"/>
                <w:szCs w:val="18"/>
              </w:rPr>
            </w:pPr>
            <w:r w:rsidRPr="00625487">
              <w:rPr>
                <w:sz w:val="16"/>
                <w:szCs w:val="18"/>
              </w:rPr>
              <w:t>Refund</w:t>
            </w:r>
          </w:p>
        </w:tc>
        <w:tc>
          <w:tcPr>
            <w:tcW w:w="602" w:type="dxa"/>
          </w:tcPr>
          <w:p w14:paraId="38AA3FC0" w14:textId="295ACB3A" w:rsidR="00733E09" w:rsidRDefault="00733E09" w:rsidP="008F7099">
            <w:pPr>
              <w:jc w:val="center"/>
              <w:rPr>
                <w:sz w:val="16"/>
                <w:szCs w:val="18"/>
              </w:rPr>
            </w:pPr>
            <w:r w:rsidRPr="00625487">
              <w:rPr>
                <w:sz w:val="16"/>
                <w:szCs w:val="18"/>
              </w:rPr>
              <w:t>Suspended</w:t>
            </w:r>
          </w:p>
        </w:tc>
        <w:tc>
          <w:tcPr>
            <w:tcW w:w="450" w:type="dxa"/>
          </w:tcPr>
          <w:p w14:paraId="765C7F37" w14:textId="1B332665" w:rsidR="00733E09" w:rsidRPr="0023748E" w:rsidRDefault="00733E09" w:rsidP="008F7099">
            <w:pPr>
              <w:jc w:val="center"/>
              <w:rPr>
                <w:sz w:val="16"/>
                <w:szCs w:val="16"/>
              </w:rPr>
            </w:pPr>
            <w:r w:rsidRPr="00625487">
              <w:rPr>
                <w:sz w:val="16"/>
                <w:szCs w:val="18"/>
              </w:rPr>
              <w:t>Either Type</w:t>
            </w:r>
          </w:p>
        </w:tc>
        <w:tc>
          <w:tcPr>
            <w:tcW w:w="720" w:type="dxa"/>
          </w:tcPr>
          <w:p w14:paraId="55895259" w14:textId="1454BE9F" w:rsidR="00733E09" w:rsidRDefault="00733E09" w:rsidP="008F7099">
            <w:pPr>
              <w:jc w:val="center"/>
              <w:rPr>
                <w:sz w:val="16"/>
                <w:szCs w:val="18"/>
              </w:rPr>
            </w:pPr>
            <w:r w:rsidRPr="00625487">
              <w:rPr>
                <w:sz w:val="16"/>
                <w:szCs w:val="18"/>
              </w:rPr>
              <w:t>CR86</w:t>
            </w:r>
          </w:p>
        </w:tc>
        <w:tc>
          <w:tcPr>
            <w:tcW w:w="948" w:type="dxa"/>
          </w:tcPr>
          <w:p w14:paraId="1028F36E" w14:textId="122189A5" w:rsidR="00733E09" w:rsidRDefault="00733E09" w:rsidP="008F7099">
            <w:pPr>
              <w:jc w:val="center"/>
              <w:rPr>
                <w:sz w:val="16"/>
                <w:szCs w:val="18"/>
              </w:rPr>
            </w:pPr>
            <w:r w:rsidRPr="00625487">
              <w:rPr>
                <w:sz w:val="16"/>
                <w:szCs w:val="18"/>
              </w:rPr>
              <w:t>Valid</w:t>
            </w:r>
          </w:p>
        </w:tc>
        <w:tc>
          <w:tcPr>
            <w:tcW w:w="887" w:type="dxa"/>
          </w:tcPr>
          <w:p w14:paraId="0E0F874D" w14:textId="2BAA350B" w:rsidR="00733E09" w:rsidRDefault="00733E09" w:rsidP="008F7099">
            <w:pPr>
              <w:jc w:val="center"/>
              <w:rPr>
                <w:sz w:val="16"/>
                <w:szCs w:val="18"/>
              </w:rPr>
            </w:pPr>
            <w:r w:rsidRPr="00625487">
              <w:rPr>
                <w:sz w:val="16"/>
                <w:szCs w:val="18"/>
              </w:rPr>
              <w:t>CONFIRMED</w:t>
            </w:r>
          </w:p>
        </w:tc>
        <w:tc>
          <w:tcPr>
            <w:tcW w:w="887" w:type="dxa"/>
          </w:tcPr>
          <w:p w14:paraId="04C63B44" w14:textId="6D5A561E" w:rsidR="00733E09" w:rsidRPr="003006FB" w:rsidRDefault="003D7F3C" w:rsidP="008F7099">
            <w:pPr>
              <w:jc w:val="center"/>
              <w:rPr>
                <w:sz w:val="16"/>
                <w:szCs w:val="16"/>
              </w:rPr>
            </w:pPr>
            <w:r>
              <w:rPr>
                <w:sz w:val="16"/>
                <w:szCs w:val="16"/>
              </w:rPr>
              <w:t>Exist</w:t>
            </w:r>
          </w:p>
        </w:tc>
        <w:tc>
          <w:tcPr>
            <w:tcW w:w="2588" w:type="dxa"/>
          </w:tcPr>
          <w:p w14:paraId="43DC4C36" w14:textId="16C66ED7" w:rsidR="00733E09" w:rsidRDefault="003D7F3C" w:rsidP="008F7099">
            <w:pPr>
              <w:jc w:val="center"/>
              <w:rPr>
                <w:sz w:val="16"/>
                <w:szCs w:val="18"/>
              </w:rPr>
            </w:pPr>
            <w:r w:rsidRPr="00625487">
              <w:rPr>
                <w:sz w:val="16"/>
                <w:szCs w:val="18"/>
              </w:rPr>
              <w:t>SUCCESS</w:t>
            </w:r>
          </w:p>
        </w:tc>
        <w:tc>
          <w:tcPr>
            <w:tcW w:w="815" w:type="dxa"/>
          </w:tcPr>
          <w:p w14:paraId="75648968" w14:textId="36632464" w:rsidR="00733E09" w:rsidRPr="00AF5C24" w:rsidRDefault="00733E09" w:rsidP="008F7099">
            <w:pPr>
              <w:jc w:val="center"/>
              <w:rPr>
                <w:sz w:val="16"/>
                <w:szCs w:val="16"/>
              </w:rPr>
            </w:pPr>
            <w:r w:rsidRPr="00B40EFC">
              <w:rPr>
                <w:sz w:val="16"/>
                <w:szCs w:val="16"/>
              </w:rPr>
              <w:t>N/A</w:t>
            </w:r>
          </w:p>
        </w:tc>
      </w:tr>
      <w:tr w:rsidR="00733E09" w:rsidRPr="003006FB" w14:paraId="4415F09F" w14:textId="77777777" w:rsidTr="009872E7">
        <w:trPr>
          <w:cantSplit/>
        </w:trPr>
        <w:tc>
          <w:tcPr>
            <w:tcW w:w="275" w:type="dxa"/>
          </w:tcPr>
          <w:p w14:paraId="5E89F230" w14:textId="77777777" w:rsidR="00733E09" w:rsidRPr="00763CF0" w:rsidRDefault="00733E09" w:rsidP="003F1A49">
            <w:pPr>
              <w:pStyle w:val="ListParagraph"/>
              <w:numPr>
                <w:ilvl w:val="0"/>
                <w:numId w:val="40"/>
              </w:numPr>
              <w:jc w:val="center"/>
              <w:rPr>
                <w:sz w:val="16"/>
                <w:szCs w:val="16"/>
              </w:rPr>
            </w:pPr>
          </w:p>
        </w:tc>
        <w:tc>
          <w:tcPr>
            <w:tcW w:w="1231" w:type="dxa"/>
          </w:tcPr>
          <w:p w14:paraId="6D1D0469" w14:textId="0E249C10" w:rsidR="00733E09" w:rsidRDefault="00733E09" w:rsidP="008F7099">
            <w:pPr>
              <w:jc w:val="center"/>
              <w:rPr>
                <w:sz w:val="16"/>
                <w:szCs w:val="18"/>
              </w:rPr>
            </w:pPr>
            <w:r w:rsidRPr="00625487">
              <w:rPr>
                <w:sz w:val="16"/>
                <w:szCs w:val="18"/>
              </w:rPr>
              <w:t>Refund</w:t>
            </w:r>
          </w:p>
        </w:tc>
        <w:tc>
          <w:tcPr>
            <w:tcW w:w="602" w:type="dxa"/>
          </w:tcPr>
          <w:p w14:paraId="0D3F1C58" w14:textId="2D83C6CA" w:rsidR="00733E09" w:rsidRDefault="00733E09" w:rsidP="008F7099">
            <w:pPr>
              <w:jc w:val="center"/>
              <w:rPr>
                <w:sz w:val="16"/>
                <w:szCs w:val="18"/>
              </w:rPr>
            </w:pPr>
            <w:r w:rsidRPr="00625487">
              <w:rPr>
                <w:sz w:val="16"/>
                <w:szCs w:val="18"/>
              </w:rPr>
              <w:t>Suspended</w:t>
            </w:r>
          </w:p>
        </w:tc>
        <w:tc>
          <w:tcPr>
            <w:tcW w:w="450" w:type="dxa"/>
          </w:tcPr>
          <w:p w14:paraId="492F1A89" w14:textId="336DF6F8" w:rsidR="00733E09" w:rsidRPr="0023748E" w:rsidRDefault="00733E09" w:rsidP="008F7099">
            <w:pPr>
              <w:jc w:val="center"/>
              <w:rPr>
                <w:sz w:val="16"/>
                <w:szCs w:val="16"/>
              </w:rPr>
            </w:pPr>
            <w:r w:rsidRPr="00625487">
              <w:rPr>
                <w:sz w:val="16"/>
                <w:szCs w:val="18"/>
              </w:rPr>
              <w:t>Either Type</w:t>
            </w:r>
          </w:p>
        </w:tc>
        <w:tc>
          <w:tcPr>
            <w:tcW w:w="720" w:type="dxa"/>
          </w:tcPr>
          <w:p w14:paraId="2F19C6F2" w14:textId="1CA85BCB" w:rsidR="00733E09" w:rsidRDefault="00733E09" w:rsidP="008F7099">
            <w:pPr>
              <w:jc w:val="center"/>
              <w:rPr>
                <w:sz w:val="16"/>
                <w:szCs w:val="18"/>
              </w:rPr>
            </w:pPr>
            <w:r w:rsidRPr="00625487">
              <w:rPr>
                <w:sz w:val="16"/>
                <w:szCs w:val="18"/>
              </w:rPr>
              <w:t>CR86</w:t>
            </w:r>
          </w:p>
        </w:tc>
        <w:tc>
          <w:tcPr>
            <w:tcW w:w="948" w:type="dxa"/>
          </w:tcPr>
          <w:p w14:paraId="0AF20F34" w14:textId="01D62A1B" w:rsidR="00733E09" w:rsidRDefault="00733E09" w:rsidP="008F7099">
            <w:pPr>
              <w:jc w:val="center"/>
              <w:rPr>
                <w:sz w:val="16"/>
                <w:szCs w:val="18"/>
              </w:rPr>
            </w:pPr>
            <w:r w:rsidRPr="00625487">
              <w:rPr>
                <w:sz w:val="16"/>
                <w:szCs w:val="18"/>
              </w:rPr>
              <w:t>Valid</w:t>
            </w:r>
          </w:p>
        </w:tc>
        <w:tc>
          <w:tcPr>
            <w:tcW w:w="887" w:type="dxa"/>
          </w:tcPr>
          <w:p w14:paraId="033DF6D7" w14:textId="1019F97F" w:rsidR="00733E09" w:rsidRDefault="00733E09" w:rsidP="008F7099">
            <w:pPr>
              <w:jc w:val="center"/>
              <w:rPr>
                <w:sz w:val="16"/>
                <w:szCs w:val="18"/>
              </w:rPr>
            </w:pPr>
            <w:r w:rsidRPr="00625487">
              <w:rPr>
                <w:sz w:val="16"/>
                <w:szCs w:val="18"/>
              </w:rPr>
              <w:t>CONFIRMED</w:t>
            </w:r>
          </w:p>
        </w:tc>
        <w:tc>
          <w:tcPr>
            <w:tcW w:w="887" w:type="dxa"/>
          </w:tcPr>
          <w:p w14:paraId="7B334B60" w14:textId="54AA1991" w:rsidR="00733E09" w:rsidRPr="003006FB" w:rsidRDefault="00733E09" w:rsidP="008F7099">
            <w:pPr>
              <w:jc w:val="center"/>
              <w:rPr>
                <w:sz w:val="16"/>
                <w:szCs w:val="16"/>
              </w:rPr>
            </w:pPr>
            <w:r w:rsidRPr="00A93368">
              <w:rPr>
                <w:sz w:val="16"/>
                <w:szCs w:val="16"/>
              </w:rPr>
              <w:t>-</w:t>
            </w:r>
          </w:p>
        </w:tc>
        <w:tc>
          <w:tcPr>
            <w:tcW w:w="2588" w:type="dxa"/>
          </w:tcPr>
          <w:p w14:paraId="79DFA7B2" w14:textId="3BCE04F3" w:rsidR="00733E09" w:rsidRDefault="003D7F3C" w:rsidP="008F7099">
            <w:pPr>
              <w:jc w:val="center"/>
              <w:rPr>
                <w:sz w:val="16"/>
                <w:szCs w:val="18"/>
              </w:rPr>
            </w:pPr>
            <w:r>
              <w:rPr>
                <w:sz w:val="16"/>
                <w:szCs w:val="18"/>
              </w:rPr>
              <w:t>FAILED</w:t>
            </w:r>
          </w:p>
        </w:tc>
        <w:tc>
          <w:tcPr>
            <w:tcW w:w="815" w:type="dxa"/>
          </w:tcPr>
          <w:p w14:paraId="14315852" w14:textId="1477E945" w:rsidR="00733E09" w:rsidRPr="00AF5C24" w:rsidRDefault="00733E09" w:rsidP="008F7099">
            <w:pPr>
              <w:jc w:val="center"/>
              <w:rPr>
                <w:sz w:val="16"/>
                <w:szCs w:val="16"/>
              </w:rPr>
            </w:pPr>
            <w:r w:rsidRPr="00B40EFC">
              <w:rPr>
                <w:sz w:val="16"/>
                <w:szCs w:val="16"/>
              </w:rPr>
              <w:t>N/A</w:t>
            </w:r>
          </w:p>
        </w:tc>
      </w:tr>
      <w:tr w:rsidR="00733E09" w:rsidRPr="003006FB" w14:paraId="16332722" w14:textId="77777777" w:rsidTr="009872E7">
        <w:trPr>
          <w:cantSplit/>
        </w:trPr>
        <w:tc>
          <w:tcPr>
            <w:tcW w:w="275" w:type="dxa"/>
          </w:tcPr>
          <w:p w14:paraId="46130814" w14:textId="77777777" w:rsidR="00733E09" w:rsidRPr="00763CF0" w:rsidRDefault="00733E09" w:rsidP="003F1A49">
            <w:pPr>
              <w:pStyle w:val="ListParagraph"/>
              <w:numPr>
                <w:ilvl w:val="0"/>
                <w:numId w:val="40"/>
              </w:numPr>
              <w:jc w:val="center"/>
              <w:rPr>
                <w:sz w:val="16"/>
                <w:szCs w:val="16"/>
              </w:rPr>
            </w:pPr>
          </w:p>
        </w:tc>
        <w:tc>
          <w:tcPr>
            <w:tcW w:w="1231" w:type="dxa"/>
          </w:tcPr>
          <w:p w14:paraId="6329D2C9" w14:textId="430E8690" w:rsidR="00733E09" w:rsidRDefault="00733E09" w:rsidP="008F7099">
            <w:pPr>
              <w:jc w:val="center"/>
              <w:rPr>
                <w:sz w:val="16"/>
                <w:szCs w:val="18"/>
              </w:rPr>
            </w:pPr>
            <w:r w:rsidRPr="00625487">
              <w:rPr>
                <w:sz w:val="16"/>
                <w:szCs w:val="18"/>
              </w:rPr>
              <w:t>Refund</w:t>
            </w:r>
          </w:p>
        </w:tc>
        <w:tc>
          <w:tcPr>
            <w:tcW w:w="602" w:type="dxa"/>
          </w:tcPr>
          <w:p w14:paraId="56885BF5" w14:textId="1F4D2D3D" w:rsidR="00733E09" w:rsidRDefault="00733E09" w:rsidP="008F7099">
            <w:pPr>
              <w:jc w:val="center"/>
              <w:rPr>
                <w:sz w:val="16"/>
                <w:szCs w:val="18"/>
              </w:rPr>
            </w:pPr>
            <w:r w:rsidRPr="00625487">
              <w:rPr>
                <w:sz w:val="16"/>
                <w:szCs w:val="18"/>
              </w:rPr>
              <w:t>Suspended</w:t>
            </w:r>
          </w:p>
        </w:tc>
        <w:tc>
          <w:tcPr>
            <w:tcW w:w="450" w:type="dxa"/>
          </w:tcPr>
          <w:p w14:paraId="483CB845" w14:textId="6ECD385A" w:rsidR="00733E09" w:rsidRPr="0023748E" w:rsidRDefault="00733E09" w:rsidP="008F7099">
            <w:pPr>
              <w:jc w:val="center"/>
              <w:rPr>
                <w:sz w:val="16"/>
                <w:szCs w:val="16"/>
              </w:rPr>
            </w:pPr>
            <w:r w:rsidRPr="00625487">
              <w:rPr>
                <w:sz w:val="16"/>
                <w:szCs w:val="18"/>
              </w:rPr>
              <w:t>Either Type</w:t>
            </w:r>
          </w:p>
        </w:tc>
        <w:tc>
          <w:tcPr>
            <w:tcW w:w="720" w:type="dxa"/>
          </w:tcPr>
          <w:p w14:paraId="5C7608FB" w14:textId="51F7C191" w:rsidR="00733E09" w:rsidRDefault="00733E09" w:rsidP="008F7099">
            <w:pPr>
              <w:jc w:val="center"/>
              <w:rPr>
                <w:sz w:val="16"/>
                <w:szCs w:val="18"/>
              </w:rPr>
            </w:pPr>
            <w:r w:rsidRPr="00625487">
              <w:rPr>
                <w:sz w:val="16"/>
                <w:szCs w:val="18"/>
              </w:rPr>
              <w:t>CR87</w:t>
            </w:r>
          </w:p>
        </w:tc>
        <w:tc>
          <w:tcPr>
            <w:tcW w:w="948" w:type="dxa"/>
          </w:tcPr>
          <w:p w14:paraId="37435DD3" w14:textId="28C9AEAB" w:rsidR="00733E09" w:rsidRDefault="00733E09" w:rsidP="008F7099">
            <w:pPr>
              <w:jc w:val="center"/>
              <w:rPr>
                <w:sz w:val="16"/>
                <w:szCs w:val="18"/>
              </w:rPr>
            </w:pPr>
            <w:r w:rsidRPr="00625487">
              <w:rPr>
                <w:sz w:val="16"/>
                <w:szCs w:val="18"/>
              </w:rPr>
              <w:t>Valid</w:t>
            </w:r>
          </w:p>
        </w:tc>
        <w:tc>
          <w:tcPr>
            <w:tcW w:w="887" w:type="dxa"/>
          </w:tcPr>
          <w:p w14:paraId="2E733CEC" w14:textId="5C3EAB8A" w:rsidR="00733E09" w:rsidRDefault="00733E09" w:rsidP="008F7099">
            <w:pPr>
              <w:jc w:val="center"/>
              <w:rPr>
                <w:sz w:val="16"/>
                <w:szCs w:val="18"/>
              </w:rPr>
            </w:pPr>
            <w:r w:rsidRPr="00625487">
              <w:rPr>
                <w:sz w:val="16"/>
                <w:szCs w:val="18"/>
              </w:rPr>
              <w:t>CANCELLED</w:t>
            </w:r>
          </w:p>
        </w:tc>
        <w:tc>
          <w:tcPr>
            <w:tcW w:w="887" w:type="dxa"/>
          </w:tcPr>
          <w:p w14:paraId="15F4F856" w14:textId="1CA3C325" w:rsidR="00733E09" w:rsidRPr="003006FB" w:rsidRDefault="00733E09" w:rsidP="008F7099">
            <w:pPr>
              <w:jc w:val="center"/>
              <w:rPr>
                <w:sz w:val="16"/>
                <w:szCs w:val="16"/>
              </w:rPr>
            </w:pPr>
            <w:r w:rsidRPr="00A93368">
              <w:rPr>
                <w:sz w:val="16"/>
                <w:szCs w:val="16"/>
              </w:rPr>
              <w:t>-</w:t>
            </w:r>
          </w:p>
        </w:tc>
        <w:tc>
          <w:tcPr>
            <w:tcW w:w="2588" w:type="dxa"/>
          </w:tcPr>
          <w:p w14:paraId="71E7C378" w14:textId="3B4494CE" w:rsidR="00733E09" w:rsidRDefault="003D7F3C" w:rsidP="008F7099">
            <w:pPr>
              <w:jc w:val="center"/>
              <w:rPr>
                <w:sz w:val="16"/>
                <w:szCs w:val="18"/>
              </w:rPr>
            </w:pPr>
            <w:r w:rsidRPr="003006FB">
              <w:rPr>
                <w:sz w:val="16"/>
                <w:szCs w:val="16"/>
              </w:rPr>
              <w:t>ALREADY_CANCELLED</w:t>
            </w:r>
          </w:p>
        </w:tc>
        <w:tc>
          <w:tcPr>
            <w:tcW w:w="815" w:type="dxa"/>
          </w:tcPr>
          <w:p w14:paraId="6342D6B1" w14:textId="573CC6D8" w:rsidR="00733E09" w:rsidRPr="00AF5C24" w:rsidRDefault="00733E09" w:rsidP="008F7099">
            <w:pPr>
              <w:jc w:val="center"/>
              <w:rPr>
                <w:sz w:val="16"/>
                <w:szCs w:val="16"/>
              </w:rPr>
            </w:pPr>
            <w:r w:rsidRPr="00B40EFC">
              <w:rPr>
                <w:sz w:val="16"/>
                <w:szCs w:val="16"/>
              </w:rPr>
              <w:t>N/A</w:t>
            </w:r>
          </w:p>
        </w:tc>
      </w:tr>
      <w:tr w:rsidR="00733E09" w:rsidRPr="003006FB" w14:paraId="0B820868" w14:textId="77777777" w:rsidTr="009872E7">
        <w:trPr>
          <w:cantSplit/>
        </w:trPr>
        <w:tc>
          <w:tcPr>
            <w:tcW w:w="275" w:type="dxa"/>
          </w:tcPr>
          <w:p w14:paraId="11632285" w14:textId="77777777" w:rsidR="00733E09" w:rsidRPr="00763CF0" w:rsidRDefault="00733E09" w:rsidP="003F1A49">
            <w:pPr>
              <w:pStyle w:val="ListParagraph"/>
              <w:numPr>
                <w:ilvl w:val="0"/>
                <w:numId w:val="40"/>
              </w:numPr>
              <w:jc w:val="center"/>
              <w:rPr>
                <w:sz w:val="16"/>
                <w:szCs w:val="16"/>
              </w:rPr>
            </w:pPr>
          </w:p>
        </w:tc>
        <w:tc>
          <w:tcPr>
            <w:tcW w:w="1231" w:type="dxa"/>
          </w:tcPr>
          <w:p w14:paraId="23300622" w14:textId="3744EB79" w:rsidR="00733E09" w:rsidRDefault="00733E09" w:rsidP="008F7099">
            <w:pPr>
              <w:jc w:val="center"/>
              <w:rPr>
                <w:sz w:val="16"/>
                <w:szCs w:val="18"/>
              </w:rPr>
            </w:pPr>
            <w:r w:rsidRPr="00625487">
              <w:rPr>
                <w:sz w:val="16"/>
                <w:szCs w:val="18"/>
              </w:rPr>
              <w:t>Refund</w:t>
            </w:r>
          </w:p>
        </w:tc>
        <w:tc>
          <w:tcPr>
            <w:tcW w:w="602" w:type="dxa"/>
          </w:tcPr>
          <w:p w14:paraId="04681A93" w14:textId="6A0A5F97" w:rsidR="00733E09" w:rsidRDefault="00733E09" w:rsidP="008F7099">
            <w:pPr>
              <w:jc w:val="center"/>
              <w:rPr>
                <w:sz w:val="16"/>
                <w:szCs w:val="18"/>
              </w:rPr>
            </w:pPr>
            <w:r w:rsidRPr="00625487">
              <w:rPr>
                <w:sz w:val="16"/>
                <w:szCs w:val="18"/>
              </w:rPr>
              <w:t>Suspended</w:t>
            </w:r>
          </w:p>
        </w:tc>
        <w:tc>
          <w:tcPr>
            <w:tcW w:w="450" w:type="dxa"/>
          </w:tcPr>
          <w:p w14:paraId="28D0332C" w14:textId="2B020D82" w:rsidR="00733E09" w:rsidRPr="0023748E" w:rsidRDefault="00733E09" w:rsidP="008F7099">
            <w:pPr>
              <w:jc w:val="center"/>
              <w:rPr>
                <w:sz w:val="16"/>
                <w:szCs w:val="16"/>
              </w:rPr>
            </w:pPr>
            <w:r w:rsidRPr="00625487">
              <w:rPr>
                <w:sz w:val="16"/>
                <w:szCs w:val="18"/>
              </w:rPr>
              <w:t>Either Type</w:t>
            </w:r>
          </w:p>
        </w:tc>
        <w:tc>
          <w:tcPr>
            <w:tcW w:w="720" w:type="dxa"/>
          </w:tcPr>
          <w:p w14:paraId="5647FA8C" w14:textId="08CCEC0D" w:rsidR="00733E09" w:rsidRDefault="00733E09" w:rsidP="008F7099">
            <w:pPr>
              <w:jc w:val="center"/>
              <w:rPr>
                <w:sz w:val="16"/>
                <w:szCs w:val="18"/>
              </w:rPr>
            </w:pPr>
            <w:r w:rsidRPr="00625487">
              <w:rPr>
                <w:sz w:val="16"/>
                <w:szCs w:val="18"/>
              </w:rPr>
              <w:t>CR80</w:t>
            </w:r>
          </w:p>
        </w:tc>
        <w:tc>
          <w:tcPr>
            <w:tcW w:w="948" w:type="dxa"/>
          </w:tcPr>
          <w:p w14:paraId="2263A55A" w14:textId="38886E90" w:rsidR="00733E09" w:rsidRDefault="00733E09" w:rsidP="008F7099">
            <w:pPr>
              <w:jc w:val="center"/>
              <w:rPr>
                <w:sz w:val="16"/>
                <w:szCs w:val="18"/>
              </w:rPr>
            </w:pPr>
            <w:r w:rsidRPr="00625487">
              <w:rPr>
                <w:sz w:val="16"/>
                <w:szCs w:val="18"/>
              </w:rPr>
              <w:t>Valid</w:t>
            </w:r>
          </w:p>
        </w:tc>
        <w:tc>
          <w:tcPr>
            <w:tcW w:w="887" w:type="dxa"/>
          </w:tcPr>
          <w:p w14:paraId="63CB3506" w14:textId="3D6DF25A" w:rsidR="00733E09" w:rsidRPr="00CD2DA3" w:rsidRDefault="00733E09" w:rsidP="008F7099">
            <w:pPr>
              <w:jc w:val="center"/>
              <w:rPr>
                <w:sz w:val="16"/>
                <w:szCs w:val="18"/>
                <w:vertAlign w:val="superscript"/>
              </w:rPr>
            </w:pPr>
            <w:r w:rsidRPr="00625487">
              <w:rPr>
                <w:sz w:val="16"/>
                <w:szCs w:val="18"/>
              </w:rPr>
              <w:t>AUTHORIZATION_DECLINED</w:t>
            </w:r>
            <w:r w:rsidR="00CD2DA3">
              <w:rPr>
                <w:sz w:val="16"/>
                <w:szCs w:val="18"/>
                <w:vertAlign w:val="superscript"/>
              </w:rPr>
              <w:t>1</w:t>
            </w:r>
          </w:p>
        </w:tc>
        <w:tc>
          <w:tcPr>
            <w:tcW w:w="887" w:type="dxa"/>
          </w:tcPr>
          <w:p w14:paraId="05BE2464" w14:textId="51821265" w:rsidR="00733E09" w:rsidRPr="003006FB" w:rsidRDefault="00733E09" w:rsidP="008F7099">
            <w:pPr>
              <w:jc w:val="center"/>
              <w:rPr>
                <w:sz w:val="16"/>
                <w:szCs w:val="16"/>
              </w:rPr>
            </w:pPr>
            <w:r w:rsidRPr="00A93368">
              <w:rPr>
                <w:sz w:val="16"/>
                <w:szCs w:val="16"/>
              </w:rPr>
              <w:t>-</w:t>
            </w:r>
          </w:p>
        </w:tc>
        <w:tc>
          <w:tcPr>
            <w:tcW w:w="2588" w:type="dxa"/>
          </w:tcPr>
          <w:p w14:paraId="6A86B172" w14:textId="0A640DD4" w:rsidR="00733E09" w:rsidRDefault="003D7F3C" w:rsidP="008F7099">
            <w:pPr>
              <w:jc w:val="center"/>
              <w:rPr>
                <w:sz w:val="16"/>
                <w:szCs w:val="18"/>
              </w:rPr>
            </w:pPr>
            <w:r w:rsidRPr="003006FB">
              <w:rPr>
                <w:sz w:val="16"/>
                <w:szCs w:val="16"/>
              </w:rPr>
              <w:t>ALREADY_CANCELLED</w:t>
            </w:r>
          </w:p>
        </w:tc>
        <w:tc>
          <w:tcPr>
            <w:tcW w:w="815" w:type="dxa"/>
          </w:tcPr>
          <w:p w14:paraId="4C524731" w14:textId="51A530F2" w:rsidR="00733E09" w:rsidRPr="00AF5C24" w:rsidRDefault="00733E09" w:rsidP="008F7099">
            <w:pPr>
              <w:jc w:val="center"/>
              <w:rPr>
                <w:sz w:val="16"/>
                <w:szCs w:val="16"/>
              </w:rPr>
            </w:pPr>
            <w:r w:rsidRPr="00B40EFC">
              <w:rPr>
                <w:sz w:val="16"/>
                <w:szCs w:val="16"/>
              </w:rPr>
              <w:t>N/A</w:t>
            </w:r>
          </w:p>
        </w:tc>
      </w:tr>
    </w:tbl>
    <w:p w14:paraId="79609884" w14:textId="77777777" w:rsidR="00D65AAE" w:rsidRPr="003006FB" w:rsidRDefault="00D65AAE" w:rsidP="00E16D63">
      <w:pPr>
        <w:rPr>
          <w:sz w:val="16"/>
          <w:szCs w:val="16"/>
        </w:rPr>
      </w:pPr>
    </w:p>
    <w:p w14:paraId="56BC462C" w14:textId="0FDCDAA8" w:rsidR="00CF1581" w:rsidRDefault="00CF1581" w:rsidP="00E16D63">
      <w:r w:rsidRPr="00CF1581">
        <w:t>Notes</w:t>
      </w:r>
      <w:r>
        <w:t>:</w:t>
      </w:r>
    </w:p>
    <w:p w14:paraId="49BFE5F1" w14:textId="155A374E" w:rsidR="00E012EB" w:rsidRPr="007B75AD" w:rsidRDefault="00E012EB" w:rsidP="003F1A49">
      <w:pPr>
        <w:pStyle w:val="ListParagraph"/>
        <w:numPr>
          <w:ilvl w:val="0"/>
          <w:numId w:val="31"/>
        </w:numPr>
      </w:pPr>
      <w:r w:rsidRPr="00E27FFC">
        <w:t>Timeout of Authorization occurred and the transaction state changes to AUTHORIZATION_DECLINED</w:t>
      </w:r>
      <w:r w:rsidR="00150796">
        <w:t xml:space="preserve">, </w:t>
      </w:r>
      <w:r w:rsidR="00150796" w:rsidRPr="007B75AD">
        <w:t>which results in the transaction being “cancelled” from the GCB Payment perspective and the appropriate error i</w:t>
      </w:r>
      <w:r w:rsidR="00CD2DA3" w:rsidRPr="007B75AD">
        <w:t xml:space="preserve">s sent upon receipt of a Charge, </w:t>
      </w:r>
      <w:r w:rsidR="00150796" w:rsidRPr="007B75AD">
        <w:t>Cancel</w:t>
      </w:r>
      <w:r w:rsidR="00CD2DA3" w:rsidRPr="007B75AD">
        <w:t>, or Refund</w:t>
      </w:r>
      <w:r w:rsidR="00150796" w:rsidRPr="007B75AD">
        <w:t xml:space="preserve"> for this purchase transaction.</w:t>
      </w:r>
    </w:p>
    <w:p w14:paraId="61E522D8" w14:textId="5D652678" w:rsidR="00E012EB" w:rsidRDefault="00E012EB" w:rsidP="003F1A49">
      <w:pPr>
        <w:pStyle w:val="ListParagraph"/>
        <w:numPr>
          <w:ilvl w:val="0"/>
          <w:numId w:val="31"/>
        </w:numPr>
      </w:pPr>
      <w:r>
        <w:t xml:space="preserve">Unlike BoBo and Partner Payment, for GCB Payment </w:t>
      </w:r>
      <w:r w:rsidR="0046365A">
        <w:t xml:space="preserve">Refund handling </w:t>
      </w:r>
      <w:r>
        <w:t>transactions, there is no limitation on number of days since a payment transaction was confirmed until a Refund is received.</w:t>
      </w:r>
    </w:p>
    <w:p w14:paraId="2E769F92" w14:textId="77777777" w:rsidR="00E012EB" w:rsidRDefault="00E012EB" w:rsidP="003F1A49">
      <w:pPr>
        <w:pStyle w:val="ListParagraph"/>
        <w:numPr>
          <w:ilvl w:val="0"/>
          <w:numId w:val="31"/>
        </w:numPr>
      </w:pPr>
      <w:r w:rsidRPr="00395FFF">
        <w:t>Per</w:t>
      </w:r>
      <w:r w:rsidRPr="00265625">
        <w:t xml:space="preserve"> </w:t>
      </w:r>
      <w:r>
        <w:t xml:space="preserve">Google </w:t>
      </w:r>
      <w:r w:rsidRPr="00395FFF">
        <w:t>b</w:t>
      </w:r>
      <w:r w:rsidRPr="00265625">
        <w:t xml:space="preserve">atch file </w:t>
      </w:r>
      <w:r>
        <w:t>API</w:t>
      </w:r>
      <w:r w:rsidRPr="00265625">
        <w:t xml:space="preserve"> doc this scenario should never happen</w:t>
      </w:r>
      <w:r>
        <w:t>, PSEP</w:t>
      </w:r>
      <w:r w:rsidRPr="00E27FFC">
        <w:t xml:space="preserve"> will halt the complete processing of the </w:t>
      </w:r>
      <w:r>
        <w:t xml:space="preserve">Request </w:t>
      </w:r>
      <w:r w:rsidRPr="00E27FFC">
        <w:t>file and inform the issue to Google</w:t>
      </w:r>
      <w:r>
        <w:t xml:space="preserve">.  Google should correct the error </w:t>
      </w:r>
      <w:r w:rsidRPr="00E27FFC">
        <w:t xml:space="preserve">and </w:t>
      </w:r>
      <w:r>
        <w:t>this Request</w:t>
      </w:r>
      <w:r w:rsidRPr="00E27FFC">
        <w:t xml:space="preserve"> file needs to be replaced in SFTP location.</w:t>
      </w:r>
    </w:p>
    <w:p w14:paraId="42C2EFA0" w14:textId="4C1163A4" w:rsidR="007B75AD" w:rsidRDefault="007B75AD" w:rsidP="003F1A49">
      <w:pPr>
        <w:pStyle w:val="ListParagraph"/>
        <w:numPr>
          <w:ilvl w:val="0"/>
          <w:numId w:val="31"/>
        </w:numPr>
      </w:pPr>
      <w:r>
        <w:t>As Diameter Result Code ‘4012’ indicates “</w:t>
      </w:r>
      <w:r w:rsidRPr="007B75AD">
        <w:t>INSUFFICIENT_FUNDS”</w:t>
      </w:r>
      <w:r>
        <w:t>, it is not expected to be returned for a Refund or Cancel operation but included for completeness.</w:t>
      </w:r>
    </w:p>
    <w:p w14:paraId="26BD1C40" w14:textId="7F39069E" w:rsidR="00CF1581" w:rsidRDefault="00CF1581" w:rsidP="00E012EB">
      <w:pPr>
        <w:pStyle w:val="ListParagraph"/>
        <w:numPr>
          <w:ilvl w:val="0"/>
          <w:numId w:val="0"/>
        </w:numPr>
        <w:ind w:left="720"/>
        <w:rPr>
          <w:highlight w:val="green"/>
        </w:rPr>
      </w:pPr>
    </w:p>
    <w:p w14:paraId="516FFA3D" w14:textId="77777777" w:rsidR="00E74E5F" w:rsidRDefault="00E74E5F" w:rsidP="00E012EB">
      <w:pPr>
        <w:pStyle w:val="ListParagraph"/>
        <w:numPr>
          <w:ilvl w:val="0"/>
          <w:numId w:val="0"/>
        </w:numPr>
        <w:ind w:left="720"/>
        <w:rPr>
          <w:highlight w:val="green"/>
        </w:rPr>
      </w:pPr>
    </w:p>
    <w:p w14:paraId="59B6D099" w14:textId="31C2830E" w:rsidR="00E74E5F" w:rsidRPr="00D929DE" w:rsidRDefault="001D21CC" w:rsidP="00E74E5F">
      <w:pPr>
        <w:pStyle w:val="AeponaAppendix1"/>
      </w:pPr>
      <w:bookmarkStart w:id="1477" w:name="_Ref239250504"/>
      <w:bookmarkStart w:id="1478" w:name="_Toc367633832"/>
      <w:r>
        <w:lastRenderedPageBreak/>
        <w:t xml:space="preserve">BoBo </w:t>
      </w:r>
      <w:r w:rsidR="00E74E5F">
        <w:t xml:space="preserve">and </w:t>
      </w:r>
      <w:r>
        <w:t xml:space="preserve">Partner </w:t>
      </w:r>
      <w:r w:rsidR="00E74E5F">
        <w:t xml:space="preserve">Payment Service Error Code Mapping to Diameter </w:t>
      </w:r>
      <w:r>
        <w:t>Result</w:t>
      </w:r>
      <w:r w:rsidR="00E74E5F" w:rsidRPr="00D929DE">
        <w:t xml:space="preserve"> </w:t>
      </w:r>
      <w:r w:rsidR="00E74E5F">
        <w:t>Codes</w:t>
      </w:r>
      <w:bookmarkEnd w:id="1477"/>
      <w:bookmarkEnd w:id="1478"/>
    </w:p>
    <w:tbl>
      <w:tblPr>
        <w:tblpPr w:leftFromText="180" w:rightFromText="180" w:vertAnchor="text" w:horzAnchor="margin" w:tblpXSpec="center" w:tblpY="744"/>
        <w:tblW w:w="9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4660"/>
        <w:gridCol w:w="1167"/>
        <w:gridCol w:w="900"/>
        <w:gridCol w:w="2788"/>
      </w:tblGrid>
      <w:tr w:rsidR="007B4FEF" w:rsidRPr="00DF7183" w14:paraId="7F11BC17" w14:textId="77777777" w:rsidTr="007B4FEF">
        <w:trPr>
          <w:cantSplit/>
          <w:tblHeader/>
        </w:trPr>
        <w:tc>
          <w:tcPr>
            <w:tcW w:w="2449" w:type="pct"/>
            <w:shd w:val="clear" w:color="auto" w:fill="CCCCCC"/>
            <w:vAlign w:val="bottom"/>
          </w:tcPr>
          <w:p w14:paraId="27BC2794" w14:textId="77777777" w:rsidR="00E74E5F" w:rsidRPr="00383AF4" w:rsidRDefault="00E74E5F" w:rsidP="00A61416">
            <w:pPr>
              <w:pStyle w:val="TableHeader"/>
              <w:jc w:val="center"/>
              <w:rPr>
                <w:rFonts w:eastAsia="Times New Roman"/>
                <w:color w:val="auto"/>
                <w:kern w:val="2"/>
                <w:sz w:val="20"/>
                <w:lang w:eastAsia="zh-CN" w:bidi="ar-SA"/>
              </w:rPr>
            </w:pPr>
            <w:r w:rsidRPr="00383AF4">
              <w:rPr>
                <w:rFonts w:eastAsia="Times New Roman"/>
                <w:color w:val="auto"/>
                <w:kern w:val="2"/>
                <w:sz w:val="20"/>
                <w:lang w:eastAsia="zh-CN" w:bidi="ar-SA"/>
              </w:rPr>
              <w:t>Partner &amp; BoBo Payment Service Error Code</w:t>
            </w:r>
          </w:p>
        </w:tc>
        <w:tc>
          <w:tcPr>
            <w:tcW w:w="613" w:type="pct"/>
            <w:shd w:val="clear" w:color="auto" w:fill="CCCCCC"/>
            <w:vAlign w:val="bottom"/>
          </w:tcPr>
          <w:p w14:paraId="78472B1C" w14:textId="033510EB" w:rsidR="00E74E5F" w:rsidRPr="00383AF4" w:rsidRDefault="00E74E5F" w:rsidP="001D21CC">
            <w:pPr>
              <w:pStyle w:val="TableHeader"/>
              <w:jc w:val="center"/>
              <w:rPr>
                <w:rFonts w:eastAsia="Times New Roman"/>
                <w:color w:val="auto"/>
                <w:kern w:val="2"/>
                <w:sz w:val="20"/>
                <w:lang w:eastAsia="zh-CN" w:bidi="ar-SA"/>
              </w:rPr>
            </w:pPr>
            <w:r w:rsidRPr="00383AF4">
              <w:rPr>
                <w:rFonts w:eastAsia="Times New Roman"/>
                <w:color w:val="auto"/>
                <w:kern w:val="2"/>
                <w:sz w:val="20"/>
                <w:lang w:eastAsia="zh-CN" w:bidi="ar-SA"/>
              </w:rPr>
              <w:t xml:space="preserve">Diameter </w:t>
            </w:r>
            <w:r w:rsidR="001D21CC">
              <w:rPr>
                <w:rFonts w:eastAsia="Times New Roman"/>
                <w:color w:val="auto"/>
                <w:kern w:val="2"/>
                <w:sz w:val="20"/>
                <w:lang w:eastAsia="zh-CN" w:bidi="ar-SA"/>
              </w:rPr>
              <w:t>Return</w:t>
            </w:r>
            <w:r w:rsidRPr="00383AF4">
              <w:rPr>
                <w:rFonts w:eastAsia="Times New Roman"/>
                <w:color w:val="auto"/>
                <w:kern w:val="2"/>
                <w:sz w:val="20"/>
                <w:lang w:eastAsia="zh-CN" w:bidi="ar-SA"/>
              </w:rPr>
              <w:t xml:space="preserve"> Code Value</w:t>
            </w:r>
          </w:p>
        </w:tc>
        <w:tc>
          <w:tcPr>
            <w:tcW w:w="473" w:type="pct"/>
            <w:shd w:val="clear" w:color="auto" w:fill="CCCCCC"/>
            <w:vAlign w:val="bottom"/>
          </w:tcPr>
          <w:p w14:paraId="5D4DC2E9" w14:textId="4B08D00D" w:rsidR="00E74E5F" w:rsidRPr="00383AF4" w:rsidRDefault="00E74E5F" w:rsidP="00E74E5F">
            <w:pPr>
              <w:pStyle w:val="TableHeader"/>
              <w:jc w:val="center"/>
              <w:rPr>
                <w:rFonts w:eastAsia="Times New Roman"/>
                <w:color w:val="auto"/>
                <w:kern w:val="2"/>
                <w:sz w:val="20"/>
                <w:lang w:eastAsia="zh-CN" w:bidi="ar-SA"/>
              </w:rPr>
            </w:pPr>
            <w:r w:rsidRPr="00383AF4">
              <w:rPr>
                <w:rFonts w:eastAsia="Times New Roman"/>
                <w:color w:val="auto"/>
                <w:kern w:val="2"/>
                <w:sz w:val="20"/>
                <w:lang w:eastAsia="zh-CN" w:bidi="ar-SA"/>
              </w:rPr>
              <w:t>Re-</w:t>
            </w:r>
            <w:r>
              <w:rPr>
                <w:rFonts w:eastAsia="Times New Roman"/>
                <w:color w:val="auto"/>
                <w:kern w:val="2"/>
                <w:sz w:val="20"/>
                <w:lang w:eastAsia="zh-CN" w:bidi="ar-SA"/>
              </w:rPr>
              <w:t>Coverable</w:t>
            </w:r>
          </w:p>
        </w:tc>
        <w:tc>
          <w:tcPr>
            <w:tcW w:w="1465" w:type="pct"/>
            <w:shd w:val="clear" w:color="auto" w:fill="CCCCCC"/>
            <w:vAlign w:val="bottom"/>
          </w:tcPr>
          <w:p w14:paraId="0B3B5AA9" w14:textId="698663C9" w:rsidR="00E74E5F" w:rsidRPr="00383AF4" w:rsidRDefault="00B96690" w:rsidP="00A61416">
            <w:pPr>
              <w:pStyle w:val="TableHeader"/>
              <w:jc w:val="center"/>
              <w:rPr>
                <w:rFonts w:eastAsia="Times New Roman"/>
                <w:color w:val="auto"/>
                <w:kern w:val="2"/>
                <w:sz w:val="20"/>
                <w:lang w:eastAsia="zh-CN" w:bidi="ar-SA"/>
              </w:rPr>
            </w:pPr>
            <w:r>
              <w:rPr>
                <w:rFonts w:eastAsia="Times New Roman"/>
                <w:color w:val="auto"/>
                <w:kern w:val="2"/>
                <w:sz w:val="20"/>
                <w:lang w:eastAsia="zh-CN" w:bidi="ar-SA"/>
              </w:rPr>
              <w:t xml:space="preserve">Diameter Code </w:t>
            </w:r>
            <w:r w:rsidR="00E74E5F" w:rsidRPr="00383AF4">
              <w:rPr>
                <w:rFonts w:eastAsia="Times New Roman"/>
                <w:color w:val="auto"/>
                <w:kern w:val="2"/>
                <w:sz w:val="20"/>
                <w:lang w:eastAsia="zh-CN" w:bidi="ar-SA"/>
              </w:rPr>
              <w:t>Description</w:t>
            </w:r>
          </w:p>
        </w:tc>
      </w:tr>
      <w:tr w:rsidR="007B4FEF" w:rsidRPr="00DF7183" w14:paraId="77936CA1" w14:textId="77777777" w:rsidTr="007B4FEF">
        <w:trPr>
          <w:cantSplit/>
        </w:trPr>
        <w:tc>
          <w:tcPr>
            <w:tcW w:w="2449" w:type="pct"/>
          </w:tcPr>
          <w:p w14:paraId="6669AF1F" w14:textId="77777777" w:rsidR="00E74E5F" w:rsidRPr="00383AF4" w:rsidRDefault="00E74E5F" w:rsidP="00A61416">
            <w:pPr>
              <w:pStyle w:val="TableBody"/>
              <w:keepNext w:val="0"/>
              <w:keepLines w:val="0"/>
              <w:rPr>
                <w:rFonts w:eastAsia="Times New Roman"/>
                <w:b/>
                <w:kern w:val="2"/>
                <w:lang w:eastAsia="zh-CN" w:bidi="ar-SA"/>
              </w:rPr>
            </w:pPr>
            <w:r w:rsidRPr="00383AF4">
              <w:rPr>
                <w:rFonts w:eastAsia="Times New Roman"/>
                <w:b/>
                <w:kern w:val="2"/>
                <w:lang w:eastAsia="zh-CN" w:bidi="ar-SA"/>
              </w:rPr>
              <w:t>N/A</w:t>
            </w:r>
          </w:p>
        </w:tc>
        <w:tc>
          <w:tcPr>
            <w:tcW w:w="613" w:type="pct"/>
          </w:tcPr>
          <w:p w14:paraId="7F702055" w14:textId="77777777" w:rsidR="00E74E5F" w:rsidRPr="0034584C" w:rsidRDefault="00E74E5F" w:rsidP="00A61416">
            <w:pPr>
              <w:pStyle w:val="TableBody"/>
              <w:keepNext w:val="0"/>
              <w:keepLines w:val="0"/>
              <w:jc w:val="center"/>
              <w:rPr>
                <w:rFonts w:eastAsia="Times New Roman"/>
                <w:kern w:val="2"/>
                <w:lang w:eastAsia="zh-CN" w:bidi="ar-SA"/>
              </w:rPr>
            </w:pPr>
            <w:r w:rsidRPr="0034584C">
              <w:rPr>
                <w:rFonts w:eastAsia="Times New Roman"/>
                <w:kern w:val="2"/>
                <w:lang w:eastAsia="zh-CN" w:bidi="ar-SA"/>
              </w:rPr>
              <w:t>2001</w:t>
            </w:r>
          </w:p>
        </w:tc>
        <w:tc>
          <w:tcPr>
            <w:tcW w:w="473" w:type="pct"/>
          </w:tcPr>
          <w:p w14:paraId="0B95688C"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N/A</w:t>
            </w:r>
          </w:p>
        </w:tc>
        <w:tc>
          <w:tcPr>
            <w:tcW w:w="1465" w:type="pct"/>
          </w:tcPr>
          <w:p w14:paraId="7DD88C83" w14:textId="77777777" w:rsidR="00E74E5F" w:rsidRPr="00DF7183" w:rsidRDefault="00E74E5F" w:rsidP="00A61416">
            <w:pPr>
              <w:pStyle w:val="TableBody"/>
              <w:keepNext w:val="0"/>
              <w:keepLines w:val="0"/>
            </w:pPr>
            <w:r w:rsidRPr="00DF7183">
              <w:t>Success</w:t>
            </w:r>
          </w:p>
        </w:tc>
      </w:tr>
      <w:tr w:rsidR="007B4FEF" w:rsidRPr="00DF7183" w14:paraId="279D0D33" w14:textId="77777777" w:rsidTr="007B4FEF">
        <w:trPr>
          <w:cantSplit/>
        </w:trPr>
        <w:tc>
          <w:tcPr>
            <w:tcW w:w="2449" w:type="pct"/>
          </w:tcPr>
          <w:p w14:paraId="6DBB642E" w14:textId="77777777" w:rsidR="00E74E5F" w:rsidRPr="0034584C" w:rsidRDefault="00E74E5F" w:rsidP="00A61416">
            <w:pPr>
              <w:pStyle w:val="TableBody"/>
              <w:keepNext w:val="0"/>
              <w:keepLines w:val="0"/>
              <w:rPr>
                <w:rFonts w:eastAsia="Times New Roman"/>
                <w:kern w:val="2"/>
                <w:lang w:eastAsia="zh-CN" w:bidi="ar-SA"/>
              </w:rPr>
            </w:pPr>
            <w:r w:rsidRPr="00261359">
              <w:rPr>
                <w:b/>
              </w:rPr>
              <w:t>PAYMENT_GATEWAY_NOT_REACHABLE</w:t>
            </w:r>
            <w:r w:rsidRPr="0034584C">
              <w:rPr>
                <w:rFonts w:eastAsia="Times New Roman"/>
                <w:kern w:val="2"/>
                <w:lang w:eastAsia="zh-CN" w:bidi="ar-SA"/>
              </w:rPr>
              <w:t xml:space="preserve"> </w:t>
            </w:r>
          </w:p>
        </w:tc>
        <w:tc>
          <w:tcPr>
            <w:tcW w:w="613" w:type="pct"/>
          </w:tcPr>
          <w:p w14:paraId="48FF371D" w14:textId="77777777" w:rsidR="00E74E5F" w:rsidRPr="0034584C" w:rsidRDefault="00E74E5F" w:rsidP="00A61416">
            <w:pPr>
              <w:pStyle w:val="TableBody"/>
              <w:keepNext w:val="0"/>
              <w:keepLines w:val="0"/>
              <w:jc w:val="center"/>
              <w:rPr>
                <w:rFonts w:eastAsia="Times New Roman"/>
                <w:kern w:val="2"/>
                <w:lang w:eastAsia="zh-CN" w:bidi="ar-SA"/>
              </w:rPr>
            </w:pPr>
            <w:r w:rsidRPr="0034584C">
              <w:rPr>
                <w:rFonts w:eastAsia="Times New Roman"/>
                <w:kern w:val="2"/>
                <w:lang w:eastAsia="zh-CN" w:bidi="ar-SA"/>
              </w:rPr>
              <w:t>3004</w:t>
            </w:r>
          </w:p>
        </w:tc>
        <w:tc>
          <w:tcPr>
            <w:tcW w:w="473" w:type="pct"/>
          </w:tcPr>
          <w:p w14:paraId="01F23DDD"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Yes</w:t>
            </w:r>
          </w:p>
        </w:tc>
        <w:tc>
          <w:tcPr>
            <w:tcW w:w="1465" w:type="pct"/>
          </w:tcPr>
          <w:p w14:paraId="453BF118" w14:textId="77777777" w:rsidR="00E74E5F" w:rsidRPr="00DF7183" w:rsidRDefault="00E74E5F" w:rsidP="00A61416">
            <w:pPr>
              <w:pStyle w:val="TableBody"/>
              <w:keepNext w:val="0"/>
              <w:keepLines w:val="0"/>
            </w:pPr>
            <w:r w:rsidRPr="00DF7183">
              <w:t>System Overload Error</w:t>
            </w:r>
          </w:p>
        </w:tc>
      </w:tr>
      <w:tr w:rsidR="007B4FEF" w:rsidRPr="00DF7183" w14:paraId="432967A5" w14:textId="77777777" w:rsidTr="007B4FEF">
        <w:trPr>
          <w:cantSplit/>
        </w:trPr>
        <w:tc>
          <w:tcPr>
            <w:tcW w:w="2449" w:type="pct"/>
          </w:tcPr>
          <w:p w14:paraId="4F102216" w14:textId="77777777" w:rsidR="00E74E5F" w:rsidRPr="0034584C" w:rsidRDefault="00E74E5F" w:rsidP="00A61416">
            <w:pPr>
              <w:pStyle w:val="TableBody"/>
              <w:keepNext w:val="0"/>
              <w:keepLines w:val="0"/>
              <w:rPr>
                <w:rFonts w:eastAsia="Times New Roman"/>
                <w:kern w:val="2"/>
                <w:lang w:eastAsia="zh-CN" w:bidi="ar-SA"/>
              </w:rPr>
            </w:pPr>
            <w:r w:rsidRPr="001141E8">
              <w:rPr>
                <w:rFonts w:eastAsia="Times New Roman"/>
                <w:b/>
                <w:kern w:val="2"/>
                <w:lang w:eastAsia="zh-CN" w:bidi="ar-SA"/>
              </w:rPr>
              <w:t>INSUFFICIENT_FUNDS</w:t>
            </w:r>
          </w:p>
        </w:tc>
        <w:tc>
          <w:tcPr>
            <w:tcW w:w="613" w:type="pct"/>
          </w:tcPr>
          <w:p w14:paraId="38F8878D" w14:textId="77777777" w:rsidR="00E74E5F" w:rsidRPr="0034584C" w:rsidRDefault="00E74E5F" w:rsidP="00A61416">
            <w:pPr>
              <w:pStyle w:val="TableBody"/>
              <w:keepNext w:val="0"/>
              <w:keepLines w:val="0"/>
              <w:jc w:val="center"/>
              <w:rPr>
                <w:rFonts w:eastAsia="Times New Roman"/>
                <w:kern w:val="2"/>
                <w:lang w:eastAsia="zh-CN" w:bidi="ar-SA"/>
              </w:rPr>
            </w:pPr>
            <w:r w:rsidRPr="0034584C">
              <w:rPr>
                <w:rFonts w:eastAsia="Times New Roman"/>
                <w:kern w:val="2"/>
                <w:lang w:eastAsia="zh-CN" w:bidi="ar-SA"/>
              </w:rPr>
              <w:t>4012</w:t>
            </w:r>
          </w:p>
        </w:tc>
        <w:tc>
          <w:tcPr>
            <w:tcW w:w="473" w:type="pct"/>
          </w:tcPr>
          <w:p w14:paraId="3174F2BB"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Yes</w:t>
            </w:r>
          </w:p>
        </w:tc>
        <w:tc>
          <w:tcPr>
            <w:tcW w:w="1465" w:type="pct"/>
          </w:tcPr>
          <w:p w14:paraId="6E90C6D9" w14:textId="77777777" w:rsidR="00E74E5F" w:rsidRPr="00DF7183" w:rsidRDefault="00E74E5F" w:rsidP="00A61416">
            <w:pPr>
              <w:pStyle w:val="TableBody"/>
              <w:keepNext w:val="0"/>
              <w:keepLines w:val="0"/>
            </w:pPr>
            <w:r w:rsidRPr="00DF7183">
              <w:t>Insufficient Balance</w:t>
            </w:r>
          </w:p>
        </w:tc>
      </w:tr>
      <w:tr w:rsidR="007B4FEF" w:rsidRPr="00DF7183" w14:paraId="7E3D2DEC" w14:textId="77777777" w:rsidTr="007B4FEF">
        <w:trPr>
          <w:cantSplit/>
        </w:trPr>
        <w:tc>
          <w:tcPr>
            <w:tcW w:w="2449" w:type="pct"/>
          </w:tcPr>
          <w:p w14:paraId="267A05AD" w14:textId="1B8368AD" w:rsidR="00E74E5F" w:rsidRPr="00383AF4" w:rsidRDefault="00936D8B" w:rsidP="00A61416">
            <w:pPr>
              <w:pStyle w:val="TableBody"/>
              <w:keepNext w:val="0"/>
              <w:keepLines w:val="0"/>
              <w:rPr>
                <w:rFonts w:eastAsia="Times New Roman"/>
                <w:b/>
                <w:kern w:val="2"/>
                <w:lang w:eastAsia="zh-CN" w:bidi="ar-SA"/>
              </w:rPr>
            </w:pPr>
            <w:r w:rsidRPr="00936D8B">
              <w:rPr>
                <w:rFonts w:eastAsia="Times New Roman"/>
                <w:b/>
                <w:kern w:val="2"/>
                <w:lang w:eastAsia="zh-CN" w:bidi="ar-SA"/>
              </w:rPr>
              <w:t>USER_IDENTIFICATION_ERROR</w:t>
            </w:r>
          </w:p>
        </w:tc>
        <w:tc>
          <w:tcPr>
            <w:tcW w:w="613" w:type="pct"/>
          </w:tcPr>
          <w:p w14:paraId="3238846E" w14:textId="77777777" w:rsidR="00E74E5F" w:rsidRPr="0034584C" w:rsidRDefault="00E74E5F" w:rsidP="00A61416">
            <w:pPr>
              <w:pStyle w:val="TableBody"/>
              <w:keepNext w:val="0"/>
              <w:keepLines w:val="0"/>
              <w:jc w:val="center"/>
              <w:rPr>
                <w:rFonts w:eastAsia="Times New Roman"/>
                <w:kern w:val="2"/>
                <w:lang w:eastAsia="zh-CN" w:bidi="ar-SA"/>
              </w:rPr>
            </w:pPr>
            <w:r w:rsidRPr="0034584C">
              <w:rPr>
                <w:rFonts w:eastAsia="Times New Roman"/>
                <w:kern w:val="2"/>
                <w:lang w:eastAsia="zh-CN" w:bidi="ar-SA"/>
              </w:rPr>
              <w:t>5030</w:t>
            </w:r>
          </w:p>
        </w:tc>
        <w:tc>
          <w:tcPr>
            <w:tcW w:w="473" w:type="pct"/>
          </w:tcPr>
          <w:p w14:paraId="3D3D4DD9"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No</w:t>
            </w:r>
          </w:p>
        </w:tc>
        <w:tc>
          <w:tcPr>
            <w:tcW w:w="1465" w:type="pct"/>
          </w:tcPr>
          <w:p w14:paraId="73E04828" w14:textId="77777777" w:rsidR="00E74E5F" w:rsidRPr="00DF7183" w:rsidRDefault="00E74E5F" w:rsidP="00A61416">
            <w:pPr>
              <w:pStyle w:val="TableBody"/>
              <w:keepNext w:val="0"/>
              <w:keepLines w:val="0"/>
            </w:pPr>
            <w:r w:rsidRPr="00DF7183">
              <w:t>Unknown Subscriber</w:t>
            </w:r>
          </w:p>
        </w:tc>
      </w:tr>
      <w:tr w:rsidR="007B4FEF" w:rsidRPr="00C819E8" w14:paraId="64791FB7" w14:textId="77777777" w:rsidTr="007B4FEF">
        <w:trPr>
          <w:cantSplit/>
        </w:trPr>
        <w:tc>
          <w:tcPr>
            <w:tcW w:w="2449" w:type="pct"/>
          </w:tcPr>
          <w:p w14:paraId="0C17BFA2" w14:textId="1EE096D7" w:rsidR="00E74E5F" w:rsidRPr="0034584C" w:rsidRDefault="00E74E5F" w:rsidP="00A61416">
            <w:pPr>
              <w:pStyle w:val="TableBody"/>
              <w:keepNext w:val="0"/>
              <w:keepLines w:val="0"/>
              <w:rPr>
                <w:rFonts w:eastAsia="Times New Roman"/>
                <w:kern w:val="2"/>
                <w:lang w:eastAsia="zh-CN" w:bidi="ar-SA"/>
              </w:rPr>
            </w:pPr>
            <w:r w:rsidRPr="001141E8">
              <w:rPr>
                <w:rFonts w:eastAsia="Times New Roman"/>
                <w:b/>
                <w:kern w:val="2"/>
                <w:lang w:eastAsia="zh-CN" w:bidi="ar-SA"/>
              </w:rPr>
              <w:t>PAYMENT_GATEWAY_INTERNAL_ERROR</w:t>
            </w:r>
            <w:r w:rsidR="0096574B">
              <w:rPr>
                <w:rFonts w:eastAsia="Times New Roman"/>
                <w:b/>
                <w:kern w:val="2"/>
                <w:vertAlign w:val="superscript"/>
                <w:lang w:eastAsia="zh-CN" w:bidi="ar-SA"/>
              </w:rPr>
              <w:t>1</w:t>
            </w:r>
            <w:r w:rsidRPr="0034584C">
              <w:rPr>
                <w:rFonts w:eastAsia="Times New Roman"/>
                <w:kern w:val="2"/>
                <w:lang w:eastAsia="zh-CN" w:bidi="ar-SA"/>
              </w:rPr>
              <w:t xml:space="preserve"> </w:t>
            </w:r>
          </w:p>
        </w:tc>
        <w:tc>
          <w:tcPr>
            <w:tcW w:w="613" w:type="pct"/>
          </w:tcPr>
          <w:p w14:paraId="061F57F0" w14:textId="77777777" w:rsidR="00E74E5F" w:rsidRPr="0034584C" w:rsidRDefault="00E74E5F" w:rsidP="00A61416">
            <w:pPr>
              <w:pStyle w:val="TableBody"/>
              <w:keepNext w:val="0"/>
              <w:keepLines w:val="0"/>
              <w:jc w:val="center"/>
              <w:rPr>
                <w:rFonts w:eastAsia="Times New Roman"/>
                <w:kern w:val="2"/>
                <w:lang w:eastAsia="zh-CN" w:bidi="ar-SA"/>
              </w:rPr>
            </w:pPr>
            <w:r w:rsidRPr="0034584C">
              <w:rPr>
                <w:rFonts w:eastAsia="Times New Roman"/>
                <w:kern w:val="2"/>
                <w:lang w:eastAsia="zh-CN" w:bidi="ar-SA"/>
              </w:rPr>
              <w:t>5012</w:t>
            </w:r>
          </w:p>
        </w:tc>
        <w:tc>
          <w:tcPr>
            <w:tcW w:w="473" w:type="pct"/>
          </w:tcPr>
          <w:p w14:paraId="7B7D3A7F"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No</w:t>
            </w:r>
          </w:p>
        </w:tc>
        <w:tc>
          <w:tcPr>
            <w:tcW w:w="1465" w:type="pct"/>
          </w:tcPr>
          <w:p w14:paraId="0E3A0FB4" w14:textId="77777777" w:rsidR="00E74E5F" w:rsidRPr="00DF7183" w:rsidRDefault="00E74E5F" w:rsidP="00A61416">
            <w:pPr>
              <w:pStyle w:val="TableBody"/>
              <w:keepNext w:val="0"/>
              <w:keepLines w:val="0"/>
            </w:pPr>
            <w:r w:rsidRPr="00DF7183">
              <w:t>System/Application Error</w:t>
            </w:r>
          </w:p>
        </w:tc>
      </w:tr>
      <w:tr w:rsidR="007B4FEF" w:rsidRPr="00DF7183" w14:paraId="4AFCF7B7" w14:textId="77777777" w:rsidTr="007B4FEF">
        <w:trPr>
          <w:cantSplit/>
        </w:trPr>
        <w:tc>
          <w:tcPr>
            <w:tcW w:w="2449" w:type="pct"/>
          </w:tcPr>
          <w:p w14:paraId="15C29995" w14:textId="29078408" w:rsidR="00E74E5F" w:rsidRPr="0096574B" w:rsidRDefault="00E74E5F" w:rsidP="00A61416">
            <w:pPr>
              <w:pStyle w:val="TableBody"/>
              <w:keepNext w:val="0"/>
              <w:keepLines w:val="0"/>
              <w:rPr>
                <w:rFonts w:eastAsia="Times New Roman"/>
                <w:b/>
                <w:kern w:val="2"/>
                <w:vertAlign w:val="superscript"/>
                <w:lang w:eastAsia="zh-CN" w:bidi="ar-SA"/>
              </w:rPr>
            </w:pPr>
            <w:r w:rsidRPr="001141E8">
              <w:rPr>
                <w:rFonts w:eastAsia="Times New Roman"/>
                <w:b/>
                <w:kern w:val="2"/>
                <w:lang w:eastAsia="zh-CN" w:bidi="ar-SA"/>
              </w:rPr>
              <w:t>PAYMENT_GATEWAY_INTERNAL_ERROR</w:t>
            </w:r>
            <w:r w:rsidR="0096574B">
              <w:rPr>
                <w:rFonts w:eastAsia="Times New Roman"/>
                <w:b/>
                <w:kern w:val="2"/>
                <w:vertAlign w:val="superscript"/>
                <w:lang w:eastAsia="zh-CN" w:bidi="ar-SA"/>
              </w:rPr>
              <w:t>1</w:t>
            </w:r>
          </w:p>
        </w:tc>
        <w:tc>
          <w:tcPr>
            <w:tcW w:w="613" w:type="pct"/>
          </w:tcPr>
          <w:p w14:paraId="658AA465"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5031</w:t>
            </w:r>
          </w:p>
        </w:tc>
        <w:tc>
          <w:tcPr>
            <w:tcW w:w="473" w:type="pct"/>
          </w:tcPr>
          <w:p w14:paraId="12D1AA89"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No</w:t>
            </w:r>
          </w:p>
        </w:tc>
        <w:tc>
          <w:tcPr>
            <w:tcW w:w="1465" w:type="pct"/>
          </w:tcPr>
          <w:p w14:paraId="1087F635" w14:textId="77777777" w:rsidR="00E74E5F" w:rsidRPr="00DF7183" w:rsidRDefault="00E74E5F" w:rsidP="00A61416">
            <w:pPr>
              <w:pStyle w:val="TableBody"/>
              <w:keepNext w:val="0"/>
              <w:keepLines w:val="0"/>
            </w:pPr>
            <w:r>
              <w:t>PE Processing failed</w:t>
            </w:r>
          </w:p>
        </w:tc>
      </w:tr>
      <w:tr w:rsidR="007B4FEF" w:rsidRPr="00DF7183" w14:paraId="5AFA64E1" w14:textId="77777777" w:rsidTr="007B4FEF">
        <w:trPr>
          <w:cantSplit/>
        </w:trPr>
        <w:tc>
          <w:tcPr>
            <w:tcW w:w="2449" w:type="pct"/>
          </w:tcPr>
          <w:p w14:paraId="65B8049D" w14:textId="5549CF77" w:rsidR="00E74E5F" w:rsidRPr="0096574B" w:rsidRDefault="00E74E5F" w:rsidP="00A61416">
            <w:pPr>
              <w:pStyle w:val="TableBody"/>
              <w:keepNext w:val="0"/>
              <w:keepLines w:val="0"/>
              <w:rPr>
                <w:rFonts w:eastAsia="Times New Roman"/>
                <w:b/>
                <w:kern w:val="2"/>
                <w:vertAlign w:val="superscript"/>
                <w:lang w:eastAsia="zh-CN" w:bidi="ar-SA"/>
              </w:rPr>
            </w:pPr>
            <w:r w:rsidRPr="001141E8">
              <w:rPr>
                <w:rFonts w:eastAsia="Times New Roman"/>
                <w:b/>
                <w:kern w:val="2"/>
                <w:lang w:eastAsia="zh-CN" w:bidi="ar-SA"/>
              </w:rPr>
              <w:t>PAYMENT_GATEWAY_INTERNAL_ERROR</w:t>
            </w:r>
            <w:r w:rsidR="0096574B">
              <w:rPr>
                <w:rFonts w:eastAsia="Times New Roman"/>
                <w:b/>
                <w:kern w:val="2"/>
                <w:vertAlign w:val="superscript"/>
                <w:lang w:eastAsia="zh-CN" w:bidi="ar-SA"/>
              </w:rPr>
              <w:t>1</w:t>
            </w:r>
          </w:p>
        </w:tc>
        <w:tc>
          <w:tcPr>
            <w:tcW w:w="613" w:type="pct"/>
          </w:tcPr>
          <w:p w14:paraId="5F95F2C5"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Any other Diameter error not specified</w:t>
            </w:r>
          </w:p>
        </w:tc>
        <w:tc>
          <w:tcPr>
            <w:tcW w:w="473" w:type="pct"/>
          </w:tcPr>
          <w:p w14:paraId="168F5373" w14:textId="77777777" w:rsidR="00E74E5F" w:rsidRPr="0034584C" w:rsidRDefault="00E74E5F" w:rsidP="00A61416">
            <w:pPr>
              <w:pStyle w:val="TableBody"/>
              <w:keepNext w:val="0"/>
              <w:keepLines w:val="0"/>
              <w:jc w:val="center"/>
              <w:rPr>
                <w:rFonts w:eastAsia="Times New Roman"/>
                <w:kern w:val="2"/>
                <w:lang w:eastAsia="zh-CN" w:bidi="ar-SA"/>
              </w:rPr>
            </w:pPr>
            <w:r>
              <w:rPr>
                <w:rFonts w:eastAsia="Times New Roman"/>
                <w:kern w:val="2"/>
                <w:lang w:eastAsia="zh-CN" w:bidi="ar-SA"/>
              </w:rPr>
              <w:t>No</w:t>
            </w:r>
          </w:p>
        </w:tc>
        <w:tc>
          <w:tcPr>
            <w:tcW w:w="1465" w:type="pct"/>
          </w:tcPr>
          <w:p w14:paraId="13811B20" w14:textId="1A3B1931" w:rsidR="00E74E5F" w:rsidRPr="00DF7183" w:rsidRDefault="00E74E5F" w:rsidP="00A61416">
            <w:pPr>
              <w:pStyle w:val="TableBody"/>
              <w:keepNext w:val="0"/>
              <w:keepLines w:val="0"/>
            </w:pPr>
            <w:r>
              <w:t xml:space="preserve">Note: no other error code is expected from OCS </w:t>
            </w:r>
            <w:r w:rsidR="001D21CC">
              <w:t xml:space="preserve">per </w:t>
            </w:r>
            <w:r w:rsidR="001D21CC" w:rsidRPr="00D929DE">
              <w:t>Reference</w:t>
            </w:r>
            <w:r w:rsidR="001D21CC">
              <w:t xml:space="preserve"> </w:t>
            </w:r>
            <w:r w:rsidR="001D21CC" w:rsidRPr="00D929DE">
              <w:t>[</w:t>
            </w:r>
            <w:r w:rsidR="001D21CC" w:rsidRPr="00D929DE">
              <w:fldChar w:fldCharType="begin"/>
            </w:r>
            <w:r w:rsidR="001D21CC" w:rsidRPr="00D929DE">
              <w:instrText xml:space="preserve"> REF _Ref233544203 \w \h </w:instrText>
            </w:r>
            <w:r w:rsidR="001D21CC" w:rsidRPr="00D929DE">
              <w:fldChar w:fldCharType="separate"/>
            </w:r>
            <w:r w:rsidR="001D21CC">
              <w:t>4</w:t>
            </w:r>
            <w:r w:rsidR="001D21CC" w:rsidRPr="00D929DE">
              <w:fldChar w:fldCharType="end"/>
            </w:r>
            <w:r w:rsidR="001D21CC" w:rsidRPr="00D929DE">
              <w:t>]</w:t>
            </w:r>
          </w:p>
        </w:tc>
      </w:tr>
    </w:tbl>
    <w:p w14:paraId="4FDFD9E4" w14:textId="3D7AFF57" w:rsidR="00E74E5F" w:rsidRPr="001D21CC" w:rsidRDefault="001D21CC" w:rsidP="00E74E5F">
      <w:r w:rsidRPr="001D21CC">
        <w:t xml:space="preserve">The </w:t>
      </w:r>
      <w:r>
        <w:t xml:space="preserve">Diameter Result code values returned by the OCS are specified in Section 4 of </w:t>
      </w:r>
      <w:r w:rsidRPr="00D929DE">
        <w:t>Reference</w:t>
      </w:r>
      <w:r>
        <w:t xml:space="preserve"> </w:t>
      </w:r>
      <w:r w:rsidRPr="00D929DE">
        <w:t>[</w:t>
      </w:r>
      <w:r w:rsidRPr="00D929DE">
        <w:fldChar w:fldCharType="begin"/>
      </w:r>
      <w:r w:rsidRPr="00D929DE">
        <w:instrText xml:space="preserve"> REF _Ref233544203 \w \h </w:instrText>
      </w:r>
      <w:r w:rsidRPr="00D929DE">
        <w:fldChar w:fldCharType="separate"/>
      </w:r>
      <w:r>
        <w:t>4</w:t>
      </w:r>
      <w:r w:rsidRPr="00D929DE">
        <w:fldChar w:fldCharType="end"/>
      </w:r>
      <w:r w:rsidRPr="00D929DE">
        <w:t>]</w:t>
      </w:r>
      <w:r>
        <w:t>.</w:t>
      </w:r>
    </w:p>
    <w:p w14:paraId="44FB99D0" w14:textId="77777777" w:rsidR="0096574B" w:rsidRDefault="0096574B" w:rsidP="00E74E5F">
      <w:pPr>
        <w:rPr>
          <w:highlight w:val="green"/>
        </w:rPr>
      </w:pPr>
    </w:p>
    <w:p w14:paraId="0348A831" w14:textId="77777777" w:rsidR="0096574B" w:rsidRDefault="0096574B" w:rsidP="00E74E5F">
      <w:pPr>
        <w:rPr>
          <w:highlight w:val="green"/>
        </w:rPr>
      </w:pPr>
    </w:p>
    <w:p w14:paraId="6E357107" w14:textId="66EB5D91" w:rsidR="0096574B" w:rsidRDefault="003C2488" w:rsidP="0096574B">
      <w:r>
        <w:t>Note</w:t>
      </w:r>
      <w:r w:rsidR="0096574B">
        <w:t>:</w:t>
      </w:r>
    </w:p>
    <w:p w14:paraId="133E194C" w14:textId="3906E4AA" w:rsidR="0096574B" w:rsidRPr="00E27FFC" w:rsidRDefault="001D21CC" w:rsidP="0096574B">
      <w:pPr>
        <w:pStyle w:val="ListParagraph"/>
        <w:numPr>
          <w:ilvl w:val="0"/>
          <w:numId w:val="43"/>
        </w:numPr>
      </w:pPr>
      <w:r w:rsidRPr="00D929DE">
        <w:t xml:space="preserve">The </w:t>
      </w:r>
      <w:r>
        <w:t>PSEP</w:t>
      </w:r>
      <w:r w:rsidRPr="00D929DE">
        <w:t xml:space="preserve"> system provides the Return code and its description within a ' PAYMENT_GATEWAY_INTERNAL_ERROR' Error code</w:t>
      </w:r>
      <w:r>
        <w:t xml:space="preserve">, where the description is stated in </w:t>
      </w:r>
      <w:r w:rsidRPr="00D929DE">
        <w:t>Reference</w:t>
      </w:r>
      <w:r>
        <w:t xml:space="preserve"> </w:t>
      </w:r>
      <w:r w:rsidRPr="00D929DE">
        <w:t>[</w:t>
      </w:r>
      <w:r w:rsidRPr="00D929DE">
        <w:fldChar w:fldCharType="begin"/>
      </w:r>
      <w:r w:rsidRPr="00D929DE">
        <w:instrText xml:space="preserve"> REF _Ref233544203 \w \h </w:instrText>
      </w:r>
      <w:r w:rsidRPr="00D929DE">
        <w:fldChar w:fldCharType="separate"/>
      </w:r>
      <w:r>
        <w:t>4</w:t>
      </w:r>
      <w:r w:rsidRPr="00D929DE">
        <w:fldChar w:fldCharType="end"/>
      </w:r>
      <w:r w:rsidRPr="00D929DE">
        <w:t>]</w:t>
      </w:r>
      <w:r>
        <w:t>.</w:t>
      </w:r>
    </w:p>
    <w:p w14:paraId="3B259023" w14:textId="402A6833" w:rsidR="005C5380" w:rsidRPr="00D929DE" w:rsidRDefault="005C5380" w:rsidP="005C5380">
      <w:pPr>
        <w:pStyle w:val="AeponaAppendix1"/>
      </w:pPr>
      <w:bookmarkStart w:id="1479" w:name="_Ref239855273"/>
      <w:bookmarkStart w:id="1480" w:name="_Toc367633833"/>
      <w:r w:rsidRPr="005C5380">
        <w:lastRenderedPageBreak/>
        <w:t>Reconciliation</w:t>
      </w:r>
      <w:r>
        <w:t xml:space="preserve"> Report Format</w:t>
      </w:r>
      <w:bookmarkEnd w:id="1479"/>
      <w:bookmarkEnd w:id="1480"/>
    </w:p>
    <w:p w14:paraId="5B8F764E" w14:textId="4770A476" w:rsidR="00FC1DAB" w:rsidRDefault="00FC1DAB" w:rsidP="00FC1DAB">
      <w:r>
        <w:t>The header for the report will include the date</w:t>
      </w:r>
      <w:r w:rsidR="001817E7">
        <w:t xml:space="preserve"> and tim</w:t>
      </w:r>
      <w:r w:rsidR="00091494">
        <w:t>e</w:t>
      </w:r>
      <w:r>
        <w:t xml:space="preserve"> of range of the report and the operator name. The currency for the transactions will be specified in the header, which will be USD.  </w:t>
      </w:r>
      <w:r w:rsidR="00C304B7">
        <w:t>The report is generated monthly.</w:t>
      </w:r>
    </w:p>
    <w:p w14:paraId="7140C0BD" w14:textId="77777777" w:rsidR="00FC1DAB" w:rsidRDefault="00FC1DAB" w:rsidP="00FC1DAB"/>
    <w:p w14:paraId="655657CD" w14:textId="5109E7C8" w:rsidR="00FC1DAB" w:rsidRDefault="00FC1DAB" w:rsidP="00FC1DAB">
      <w:r>
        <w:t>The following fields will be included in the Reconciliation Report</w:t>
      </w:r>
      <w:r w:rsidR="00091494">
        <w:t xml:space="preserve"> per transaction</w:t>
      </w:r>
      <w:r>
        <w:t xml:space="preserve">. </w:t>
      </w:r>
    </w:p>
    <w:tbl>
      <w:tblPr>
        <w:tblpPr w:leftFromText="180" w:rightFromText="180" w:vertAnchor="text" w:horzAnchor="margin" w:tblpXSpec="center" w:tblpY="7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095"/>
        <w:gridCol w:w="990"/>
        <w:gridCol w:w="6445"/>
      </w:tblGrid>
      <w:tr w:rsidR="007B4FEF" w:rsidRPr="00DF7183" w14:paraId="360D81FD" w14:textId="77777777" w:rsidTr="007B4FEF">
        <w:trPr>
          <w:cantSplit/>
        </w:trPr>
        <w:tc>
          <w:tcPr>
            <w:tcW w:w="2095" w:type="dxa"/>
            <w:shd w:val="clear" w:color="auto" w:fill="CCCCCC"/>
            <w:vAlign w:val="bottom"/>
          </w:tcPr>
          <w:p w14:paraId="6BA029D5" w14:textId="77777777" w:rsidR="00FC1DAB" w:rsidRPr="00383AF4" w:rsidRDefault="00FC1DAB" w:rsidP="001817E7">
            <w:pPr>
              <w:pStyle w:val="TableHeader"/>
              <w:jc w:val="center"/>
              <w:rPr>
                <w:rFonts w:eastAsia="Times New Roman"/>
                <w:color w:val="auto"/>
                <w:kern w:val="2"/>
                <w:sz w:val="20"/>
                <w:lang w:eastAsia="zh-CN" w:bidi="ar-SA"/>
              </w:rPr>
            </w:pPr>
            <w:r>
              <w:rPr>
                <w:rFonts w:eastAsia="Times New Roman"/>
                <w:color w:val="auto"/>
                <w:kern w:val="2"/>
                <w:sz w:val="20"/>
                <w:lang w:eastAsia="zh-CN" w:bidi="ar-SA"/>
              </w:rPr>
              <w:t>Field</w:t>
            </w:r>
          </w:p>
        </w:tc>
        <w:tc>
          <w:tcPr>
            <w:tcW w:w="990" w:type="dxa"/>
            <w:shd w:val="clear" w:color="auto" w:fill="CCCCCC"/>
            <w:vAlign w:val="bottom"/>
          </w:tcPr>
          <w:p w14:paraId="7A71C0B1" w14:textId="77777777" w:rsidR="00FC1DAB" w:rsidRPr="00383AF4" w:rsidRDefault="00FC1DAB" w:rsidP="001817E7">
            <w:pPr>
              <w:pStyle w:val="TableHeader"/>
              <w:jc w:val="center"/>
              <w:rPr>
                <w:rFonts w:eastAsia="Times New Roman"/>
                <w:color w:val="auto"/>
                <w:kern w:val="2"/>
                <w:sz w:val="20"/>
                <w:lang w:eastAsia="zh-CN" w:bidi="ar-SA"/>
              </w:rPr>
            </w:pPr>
            <w:r>
              <w:rPr>
                <w:rFonts w:eastAsia="Times New Roman"/>
                <w:color w:val="auto"/>
                <w:kern w:val="2"/>
                <w:sz w:val="20"/>
                <w:lang w:eastAsia="zh-CN" w:bidi="ar-SA"/>
              </w:rPr>
              <w:t>Type</w:t>
            </w:r>
          </w:p>
        </w:tc>
        <w:tc>
          <w:tcPr>
            <w:tcW w:w="6445" w:type="dxa"/>
            <w:shd w:val="clear" w:color="auto" w:fill="CCCCCC"/>
            <w:vAlign w:val="bottom"/>
          </w:tcPr>
          <w:p w14:paraId="78FA514A" w14:textId="77777777" w:rsidR="00FC1DAB" w:rsidRPr="00383AF4" w:rsidRDefault="00FC1DAB" w:rsidP="001817E7">
            <w:pPr>
              <w:pStyle w:val="TableHeader"/>
              <w:jc w:val="center"/>
              <w:rPr>
                <w:rFonts w:eastAsia="Times New Roman"/>
                <w:color w:val="auto"/>
                <w:kern w:val="2"/>
                <w:sz w:val="20"/>
                <w:lang w:eastAsia="zh-CN" w:bidi="ar-SA"/>
              </w:rPr>
            </w:pPr>
            <w:r w:rsidRPr="00383AF4">
              <w:rPr>
                <w:rFonts w:eastAsia="Times New Roman"/>
                <w:color w:val="auto"/>
                <w:kern w:val="2"/>
                <w:sz w:val="20"/>
                <w:lang w:eastAsia="zh-CN" w:bidi="ar-SA"/>
              </w:rPr>
              <w:t>Description</w:t>
            </w:r>
          </w:p>
        </w:tc>
      </w:tr>
      <w:tr w:rsidR="007B4FEF" w:rsidRPr="00DF7183" w14:paraId="18F6C088" w14:textId="77777777" w:rsidTr="007B4FEF">
        <w:trPr>
          <w:cantSplit/>
        </w:trPr>
        <w:tc>
          <w:tcPr>
            <w:tcW w:w="2095" w:type="dxa"/>
          </w:tcPr>
          <w:p w14:paraId="3F40955C" w14:textId="0B801B7C" w:rsidR="00FC1DAB" w:rsidRPr="006F2CA4" w:rsidRDefault="0024524A" w:rsidP="001817E7">
            <w:pPr>
              <w:pStyle w:val="TableBody"/>
              <w:keepNext w:val="0"/>
              <w:keepLines w:val="0"/>
              <w:rPr>
                <w:rFonts w:eastAsia="Times New Roman"/>
                <w:kern w:val="2"/>
                <w:lang w:eastAsia="zh-CN" w:bidi="ar-SA"/>
              </w:rPr>
            </w:pPr>
            <w:r>
              <w:rPr>
                <w:rFonts w:eastAsia="Times New Roman"/>
                <w:kern w:val="2"/>
                <w:lang w:eastAsia="zh-CN" w:bidi="ar-SA"/>
              </w:rPr>
              <w:t xml:space="preserve">Event </w:t>
            </w:r>
            <w:r w:rsidR="00FC1DAB" w:rsidRPr="006F2CA4">
              <w:rPr>
                <w:rFonts w:eastAsia="Times New Roman"/>
                <w:kern w:val="2"/>
                <w:lang w:eastAsia="zh-CN" w:bidi="ar-SA"/>
              </w:rPr>
              <w:t>Date and Time</w:t>
            </w:r>
          </w:p>
        </w:tc>
        <w:tc>
          <w:tcPr>
            <w:tcW w:w="990" w:type="dxa"/>
          </w:tcPr>
          <w:p w14:paraId="2BAECB15" w14:textId="77777777" w:rsidR="00FC1DAB" w:rsidRPr="006F2CA4" w:rsidRDefault="00FC1DAB" w:rsidP="001817E7">
            <w:pPr>
              <w:pStyle w:val="TableBody"/>
              <w:keepNext w:val="0"/>
              <w:keepLines w:val="0"/>
              <w:jc w:val="center"/>
              <w:rPr>
                <w:rFonts w:eastAsia="Times New Roman"/>
                <w:kern w:val="2"/>
                <w:lang w:eastAsia="zh-CN" w:bidi="ar-SA"/>
              </w:rPr>
            </w:pPr>
            <w:r w:rsidRPr="006F2CA4">
              <w:rPr>
                <w:rFonts w:eastAsia="Times New Roman"/>
                <w:kern w:val="2"/>
                <w:lang w:eastAsia="zh-CN" w:bidi="ar-SA"/>
              </w:rPr>
              <w:t>Date  Time</w:t>
            </w:r>
          </w:p>
        </w:tc>
        <w:tc>
          <w:tcPr>
            <w:tcW w:w="6445" w:type="dxa"/>
          </w:tcPr>
          <w:p w14:paraId="6BB1A43E" w14:textId="1A643862" w:rsidR="00FC1DAB" w:rsidRPr="006F2CA4" w:rsidRDefault="00C304B7" w:rsidP="0024524A">
            <w:pPr>
              <w:pStyle w:val="TableBody"/>
              <w:keepNext w:val="0"/>
              <w:keepLines w:val="0"/>
              <w:rPr>
                <w:rFonts w:eastAsia="Times New Roman"/>
                <w:kern w:val="2"/>
                <w:lang w:eastAsia="zh-CN" w:bidi="ar-SA"/>
              </w:rPr>
            </w:pPr>
            <w:r w:rsidRPr="006F2CA4">
              <w:rPr>
                <w:rFonts w:eastAsia="Times New Roman"/>
                <w:kern w:val="2"/>
                <w:lang w:eastAsia="zh-CN" w:bidi="ar-SA"/>
              </w:rPr>
              <w:t>Time and Date of the ‘Authorized’ Transaction</w:t>
            </w:r>
          </w:p>
        </w:tc>
      </w:tr>
      <w:tr w:rsidR="007B4FEF" w:rsidRPr="00DF7183" w14:paraId="0A89F0D9" w14:textId="77777777" w:rsidTr="007B4FEF">
        <w:trPr>
          <w:cantSplit/>
        </w:trPr>
        <w:tc>
          <w:tcPr>
            <w:tcW w:w="2095" w:type="dxa"/>
          </w:tcPr>
          <w:p w14:paraId="4D44EB5C"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Transaction ID</w:t>
            </w:r>
          </w:p>
        </w:tc>
        <w:tc>
          <w:tcPr>
            <w:tcW w:w="990" w:type="dxa"/>
          </w:tcPr>
          <w:p w14:paraId="68060CF9" w14:textId="77777777" w:rsidR="00FC1DAB" w:rsidRPr="006F2CA4" w:rsidRDefault="00FC1DAB" w:rsidP="001817E7">
            <w:pPr>
              <w:pStyle w:val="TableBody"/>
              <w:keepNext w:val="0"/>
              <w:keepLines w:val="0"/>
              <w:jc w:val="center"/>
              <w:rPr>
                <w:rFonts w:eastAsia="Times New Roman"/>
                <w:kern w:val="2"/>
                <w:lang w:eastAsia="zh-CN" w:bidi="ar-SA"/>
              </w:rPr>
            </w:pPr>
            <w:r w:rsidRPr="006F2CA4">
              <w:rPr>
                <w:rFonts w:eastAsia="Times New Roman"/>
                <w:kern w:val="2"/>
                <w:lang w:eastAsia="zh-CN" w:bidi="ar-SA"/>
              </w:rPr>
              <w:t>String</w:t>
            </w:r>
          </w:p>
        </w:tc>
        <w:tc>
          <w:tcPr>
            <w:tcW w:w="6445" w:type="dxa"/>
          </w:tcPr>
          <w:p w14:paraId="4B2CA385"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PSEP ‘Authorized’ Transaction Id</w:t>
            </w:r>
          </w:p>
        </w:tc>
      </w:tr>
      <w:tr w:rsidR="007B4FEF" w:rsidRPr="00DF7183" w14:paraId="07A606E1" w14:textId="77777777" w:rsidTr="007B4FEF">
        <w:trPr>
          <w:cantSplit/>
        </w:trPr>
        <w:tc>
          <w:tcPr>
            <w:tcW w:w="2095" w:type="dxa"/>
          </w:tcPr>
          <w:p w14:paraId="68E96BE7"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Authorization code</w:t>
            </w:r>
          </w:p>
        </w:tc>
        <w:tc>
          <w:tcPr>
            <w:tcW w:w="990" w:type="dxa"/>
          </w:tcPr>
          <w:p w14:paraId="5DDD6A29" w14:textId="77777777" w:rsidR="00FC1DAB" w:rsidRPr="006F2CA4" w:rsidRDefault="00FC1DAB" w:rsidP="001817E7">
            <w:pPr>
              <w:pStyle w:val="TableBody"/>
              <w:keepNext w:val="0"/>
              <w:keepLines w:val="0"/>
              <w:jc w:val="center"/>
              <w:rPr>
                <w:rFonts w:eastAsia="Times New Roman"/>
                <w:kern w:val="2"/>
                <w:lang w:eastAsia="zh-CN" w:bidi="ar-SA"/>
              </w:rPr>
            </w:pPr>
            <w:r w:rsidRPr="006F2CA4">
              <w:rPr>
                <w:rFonts w:eastAsia="Times New Roman"/>
                <w:kern w:val="2"/>
                <w:lang w:eastAsia="zh-CN" w:bidi="ar-SA"/>
              </w:rPr>
              <w:t>String</w:t>
            </w:r>
          </w:p>
        </w:tc>
        <w:tc>
          <w:tcPr>
            <w:tcW w:w="6445" w:type="dxa"/>
          </w:tcPr>
          <w:p w14:paraId="123EA0A8"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Authorization Code of the transaction</w:t>
            </w:r>
          </w:p>
        </w:tc>
      </w:tr>
      <w:tr w:rsidR="007B4FEF" w:rsidRPr="00DF7183" w14:paraId="5DB68945" w14:textId="77777777" w:rsidTr="007B4FEF">
        <w:trPr>
          <w:cantSplit/>
        </w:trPr>
        <w:tc>
          <w:tcPr>
            <w:tcW w:w="2095" w:type="dxa"/>
          </w:tcPr>
          <w:p w14:paraId="0762A1E9"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Partner Name</w:t>
            </w:r>
          </w:p>
        </w:tc>
        <w:tc>
          <w:tcPr>
            <w:tcW w:w="990" w:type="dxa"/>
          </w:tcPr>
          <w:p w14:paraId="6DEA15A6" w14:textId="77777777" w:rsidR="00FC1DAB" w:rsidRPr="006F2CA4" w:rsidRDefault="00FC1DAB" w:rsidP="001817E7">
            <w:pPr>
              <w:pStyle w:val="TableBody"/>
              <w:keepNext w:val="0"/>
              <w:keepLines w:val="0"/>
              <w:jc w:val="center"/>
              <w:rPr>
                <w:rFonts w:eastAsia="Times New Roman"/>
                <w:kern w:val="2"/>
                <w:lang w:eastAsia="zh-CN" w:bidi="ar-SA"/>
              </w:rPr>
            </w:pPr>
            <w:r w:rsidRPr="006F2CA4">
              <w:rPr>
                <w:rFonts w:eastAsia="Times New Roman"/>
                <w:kern w:val="2"/>
                <w:lang w:eastAsia="zh-CN" w:bidi="ar-SA"/>
              </w:rPr>
              <w:t>String</w:t>
            </w:r>
          </w:p>
        </w:tc>
        <w:tc>
          <w:tcPr>
            <w:tcW w:w="6445" w:type="dxa"/>
          </w:tcPr>
          <w:p w14:paraId="484D6F60"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Partner name</w:t>
            </w:r>
          </w:p>
        </w:tc>
      </w:tr>
      <w:tr w:rsidR="007B4FEF" w:rsidRPr="00C819E8" w14:paraId="5689EA84" w14:textId="77777777" w:rsidTr="007B4FEF">
        <w:trPr>
          <w:cantSplit/>
        </w:trPr>
        <w:tc>
          <w:tcPr>
            <w:tcW w:w="2095" w:type="dxa"/>
          </w:tcPr>
          <w:p w14:paraId="3EBCFC46"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CTN</w:t>
            </w:r>
          </w:p>
        </w:tc>
        <w:tc>
          <w:tcPr>
            <w:tcW w:w="990" w:type="dxa"/>
          </w:tcPr>
          <w:p w14:paraId="7326EBF5" w14:textId="77777777" w:rsidR="00FC1DAB" w:rsidRPr="006F2CA4" w:rsidRDefault="00FC1DAB" w:rsidP="001817E7">
            <w:pPr>
              <w:pStyle w:val="TableBody"/>
              <w:keepNext w:val="0"/>
              <w:keepLines w:val="0"/>
              <w:jc w:val="center"/>
              <w:rPr>
                <w:rFonts w:eastAsia="Times New Roman"/>
                <w:kern w:val="2"/>
                <w:lang w:eastAsia="zh-CN" w:bidi="ar-SA"/>
              </w:rPr>
            </w:pPr>
            <w:r w:rsidRPr="006F2CA4">
              <w:rPr>
                <w:rFonts w:eastAsia="Times New Roman"/>
                <w:kern w:val="2"/>
                <w:lang w:eastAsia="zh-CN" w:bidi="ar-SA"/>
              </w:rPr>
              <w:t>String</w:t>
            </w:r>
          </w:p>
        </w:tc>
        <w:tc>
          <w:tcPr>
            <w:tcW w:w="6445" w:type="dxa"/>
          </w:tcPr>
          <w:p w14:paraId="373710BD"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Phone Number of the subscriber</w:t>
            </w:r>
          </w:p>
        </w:tc>
      </w:tr>
      <w:tr w:rsidR="007B4FEF" w:rsidRPr="00DF7183" w14:paraId="64C90AA3" w14:textId="77777777" w:rsidTr="007B4FEF">
        <w:trPr>
          <w:cantSplit/>
        </w:trPr>
        <w:tc>
          <w:tcPr>
            <w:tcW w:w="2095" w:type="dxa"/>
          </w:tcPr>
          <w:p w14:paraId="03F6AB37" w14:textId="77777777" w:rsidR="00FC1DAB" w:rsidRPr="006F2CA4" w:rsidRDefault="00FC1DAB" w:rsidP="001817E7">
            <w:pPr>
              <w:pStyle w:val="TableBody"/>
              <w:keepNext w:val="0"/>
              <w:keepLines w:val="0"/>
              <w:rPr>
                <w:rFonts w:eastAsia="Times New Roman"/>
                <w:kern w:val="2"/>
                <w:lang w:eastAsia="zh-CN" w:bidi="ar-SA"/>
              </w:rPr>
            </w:pPr>
            <w:r>
              <w:rPr>
                <w:rFonts w:eastAsia="Times New Roman"/>
                <w:kern w:val="2"/>
                <w:lang w:eastAsia="zh-CN" w:bidi="ar-SA"/>
              </w:rPr>
              <w:t>External Reference ID</w:t>
            </w:r>
          </w:p>
        </w:tc>
        <w:tc>
          <w:tcPr>
            <w:tcW w:w="990" w:type="dxa"/>
          </w:tcPr>
          <w:p w14:paraId="2913079E" w14:textId="77777777" w:rsidR="00FC1DAB" w:rsidRPr="006F2CA4" w:rsidRDefault="00FC1DAB" w:rsidP="001817E7">
            <w:pPr>
              <w:pStyle w:val="TableBody"/>
              <w:keepNext w:val="0"/>
              <w:keepLines w:val="0"/>
              <w:jc w:val="center"/>
              <w:rPr>
                <w:rFonts w:eastAsia="Times New Roman"/>
                <w:kern w:val="2"/>
                <w:lang w:eastAsia="zh-CN" w:bidi="ar-SA"/>
              </w:rPr>
            </w:pPr>
            <w:r>
              <w:rPr>
                <w:rFonts w:eastAsia="Times New Roman"/>
                <w:kern w:val="2"/>
                <w:lang w:eastAsia="zh-CN" w:bidi="ar-SA"/>
              </w:rPr>
              <w:t>String</w:t>
            </w:r>
          </w:p>
        </w:tc>
        <w:tc>
          <w:tcPr>
            <w:tcW w:w="6445" w:type="dxa"/>
          </w:tcPr>
          <w:p w14:paraId="5A17F96F" w14:textId="77777777" w:rsidR="00FC1DAB" w:rsidRPr="006F2CA4" w:rsidRDefault="00FC1DAB" w:rsidP="001817E7">
            <w:pPr>
              <w:pStyle w:val="TableBody"/>
              <w:keepNext w:val="0"/>
              <w:keepLines w:val="0"/>
              <w:rPr>
                <w:rFonts w:eastAsia="Times New Roman"/>
                <w:kern w:val="2"/>
                <w:lang w:eastAsia="zh-CN" w:bidi="ar-SA"/>
              </w:rPr>
            </w:pPr>
            <w:r>
              <w:rPr>
                <w:rFonts w:eastAsia="Times New Roman"/>
                <w:kern w:val="2"/>
                <w:lang w:eastAsia="zh-CN" w:bidi="ar-SA"/>
              </w:rPr>
              <w:t>GCB Payment operation Correlation ID</w:t>
            </w:r>
          </w:p>
        </w:tc>
      </w:tr>
      <w:tr w:rsidR="007B4FEF" w:rsidRPr="00DF7183" w14:paraId="20A995C9" w14:textId="77777777" w:rsidTr="007B4FEF">
        <w:trPr>
          <w:cantSplit/>
        </w:trPr>
        <w:tc>
          <w:tcPr>
            <w:tcW w:w="2095" w:type="dxa"/>
          </w:tcPr>
          <w:p w14:paraId="0FA9FDF6"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Purchase Category Code</w:t>
            </w:r>
          </w:p>
        </w:tc>
        <w:tc>
          <w:tcPr>
            <w:tcW w:w="990" w:type="dxa"/>
          </w:tcPr>
          <w:p w14:paraId="07808BAE" w14:textId="77777777" w:rsidR="00FC1DAB" w:rsidRPr="006F2CA4" w:rsidRDefault="00FC1DAB" w:rsidP="001817E7">
            <w:pPr>
              <w:pStyle w:val="TableBody"/>
              <w:keepNext w:val="0"/>
              <w:keepLines w:val="0"/>
              <w:jc w:val="center"/>
              <w:rPr>
                <w:rFonts w:eastAsia="Times New Roman"/>
                <w:kern w:val="2"/>
                <w:lang w:eastAsia="zh-CN" w:bidi="ar-SA"/>
              </w:rPr>
            </w:pPr>
            <w:r w:rsidRPr="006F2CA4">
              <w:rPr>
                <w:rFonts w:eastAsia="Times New Roman"/>
                <w:kern w:val="2"/>
                <w:lang w:eastAsia="zh-CN" w:bidi="ar-SA"/>
              </w:rPr>
              <w:t>String</w:t>
            </w:r>
          </w:p>
        </w:tc>
        <w:tc>
          <w:tcPr>
            <w:tcW w:w="6445" w:type="dxa"/>
          </w:tcPr>
          <w:p w14:paraId="697B465C"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The Purchase Category Code will have the following possible values:</w:t>
            </w:r>
          </w:p>
          <w:p w14:paraId="39472172" w14:textId="77777777" w:rsidR="00FC1DAB" w:rsidRPr="006F2CA4" w:rsidRDefault="00FC1DAB" w:rsidP="001817E7">
            <w:pPr>
              <w:pStyle w:val="ListParagraph"/>
              <w:numPr>
                <w:ilvl w:val="0"/>
                <w:numId w:val="47"/>
              </w:numPr>
              <w:rPr>
                <w:rFonts w:eastAsia="Times New Roman"/>
                <w:kern w:val="2"/>
                <w:sz w:val="20"/>
                <w:lang w:val="en-US" w:eastAsia="zh-CN"/>
              </w:rPr>
            </w:pPr>
            <w:r w:rsidRPr="006F2CA4">
              <w:rPr>
                <w:rFonts w:eastAsia="Times New Roman"/>
                <w:kern w:val="2"/>
                <w:sz w:val="20"/>
                <w:lang w:val="en-US" w:eastAsia="zh-CN"/>
              </w:rPr>
              <w:t>Google content: 'Google-content'</w:t>
            </w:r>
          </w:p>
          <w:p w14:paraId="01C5E9DE" w14:textId="5E1F12F8" w:rsidR="00FC1DAB" w:rsidRPr="007B4FEF" w:rsidRDefault="00FC1DAB" w:rsidP="007B4FEF">
            <w:pPr>
              <w:pStyle w:val="ListParagraph"/>
              <w:numPr>
                <w:ilvl w:val="0"/>
                <w:numId w:val="47"/>
              </w:numPr>
              <w:rPr>
                <w:rFonts w:eastAsia="Times New Roman"/>
                <w:kern w:val="2"/>
                <w:sz w:val="20"/>
                <w:lang w:val="en-US" w:eastAsia="zh-CN"/>
              </w:rPr>
            </w:pPr>
            <w:r w:rsidRPr="006F2CA4">
              <w:rPr>
                <w:rFonts w:eastAsia="Times New Roman"/>
                <w:kern w:val="2"/>
                <w:sz w:val="20"/>
                <w:lang w:val="en-US" w:eastAsia="zh-CN"/>
              </w:rPr>
              <w:t>Everything else: 'Google-Dev-content'</w:t>
            </w:r>
          </w:p>
        </w:tc>
      </w:tr>
      <w:tr w:rsidR="007B4FEF" w:rsidRPr="00DF7183" w14:paraId="71E40018" w14:textId="77777777" w:rsidTr="007B4FEF">
        <w:trPr>
          <w:cantSplit/>
        </w:trPr>
        <w:tc>
          <w:tcPr>
            <w:tcW w:w="2095" w:type="dxa"/>
          </w:tcPr>
          <w:p w14:paraId="24E3F2FA"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Item Amount</w:t>
            </w:r>
          </w:p>
        </w:tc>
        <w:tc>
          <w:tcPr>
            <w:tcW w:w="990" w:type="dxa"/>
          </w:tcPr>
          <w:p w14:paraId="57ED18B7" w14:textId="77777777" w:rsidR="00FC1DAB" w:rsidRPr="006F2CA4" w:rsidRDefault="00FC1DAB" w:rsidP="001817E7">
            <w:pPr>
              <w:pStyle w:val="TableBody"/>
              <w:keepNext w:val="0"/>
              <w:keepLines w:val="0"/>
              <w:jc w:val="center"/>
              <w:rPr>
                <w:rFonts w:eastAsia="Times New Roman"/>
                <w:kern w:val="2"/>
                <w:lang w:eastAsia="zh-CN" w:bidi="ar-SA"/>
              </w:rPr>
            </w:pPr>
            <w:r w:rsidRPr="006F2CA4">
              <w:rPr>
                <w:rFonts w:eastAsia="Times New Roman"/>
                <w:kern w:val="2"/>
                <w:lang w:eastAsia="zh-CN" w:bidi="ar-SA"/>
              </w:rPr>
              <w:t>Amount</w:t>
            </w:r>
          </w:p>
        </w:tc>
        <w:tc>
          <w:tcPr>
            <w:tcW w:w="6445" w:type="dxa"/>
          </w:tcPr>
          <w:p w14:paraId="3DDA11A7"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 xml:space="preserve">Item Amount need to be Refunded to </w:t>
            </w:r>
            <w:r>
              <w:rPr>
                <w:rFonts w:eastAsia="Times New Roman"/>
                <w:kern w:val="2"/>
                <w:lang w:eastAsia="zh-CN" w:bidi="ar-SA"/>
              </w:rPr>
              <w:t>subscriber without taxes</w:t>
            </w:r>
            <w:r w:rsidRPr="006F2CA4">
              <w:rPr>
                <w:rFonts w:eastAsia="Times New Roman"/>
                <w:kern w:val="2"/>
                <w:lang w:eastAsia="zh-CN" w:bidi="ar-SA"/>
              </w:rPr>
              <w:t>. The format is in dollar and cents with currency e.g. 1.34</w:t>
            </w:r>
          </w:p>
        </w:tc>
      </w:tr>
      <w:tr w:rsidR="007B4FEF" w:rsidRPr="00DF7183" w14:paraId="4A0276AC" w14:textId="77777777" w:rsidTr="007B4FEF">
        <w:trPr>
          <w:cantSplit/>
        </w:trPr>
        <w:tc>
          <w:tcPr>
            <w:tcW w:w="2095" w:type="dxa"/>
          </w:tcPr>
          <w:p w14:paraId="52E47D0C" w14:textId="77777777" w:rsidR="00FC1DAB" w:rsidRPr="006F2CA4" w:rsidRDefault="00FC1DAB" w:rsidP="001817E7">
            <w:pPr>
              <w:pStyle w:val="TableBody"/>
              <w:keepNext w:val="0"/>
              <w:keepLines w:val="0"/>
              <w:rPr>
                <w:rFonts w:eastAsia="Times New Roman"/>
                <w:kern w:val="2"/>
                <w:vertAlign w:val="superscript"/>
                <w:lang w:eastAsia="zh-CN" w:bidi="ar-SA"/>
              </w:rPr>
            </w:pPr>
            <w:r w:rsidRPr="006F2CA4">
              <w:rPr>
                <w:rFonts w:eastAsia="Times New Roman"/>
                <w:kern w:val="2"/>
                <w:lang w:eastAsia="zh-CN" w:bidi="ar-SA"/>
              </w:rPr>
              <w:t>Item Tax</w:t>
            </w:r>
          </w:p>
        </w:tc>
        <w:tc>
          <w:tcPr>
            <w:tcW w:w="990" w:type="dxa"/>
          </w:tcPr>
          <w:p w14:paraId="229E1798" w14:textId="77777777" w:rsidR="00FC1DAB" w:rsidRPr="006F2CA4" w:rsidRDefault="00FC1DAB" w:rsidP="001817E7">
            <w:pPr>
              <w:pStyle w:val="TableBody"/>
              <w:keepNext w:val="0"/>
              <w:keepLines w:val="0"/>
              <w:jc w:val="center"/>
              <w:rPr>
                <w:rFonts w:eastAsia="Times New Roman"/>
                <w:kern w:val="2"/>
                <w:lang w:eastAsia="zh-CN" w:bidi="ar-SA"/>
              </w:rPr>
            </w:pPr>
            <w:r w:rsidRPr="006F2CA4">
              <w:rPr>
                <w:rFonts w:eastAsia="Times New Roman"/>
                <w:kern w:val="2"/>
                <w:lang w:eastAsia="zh-CN" w:bidi="ar-SA"/>
              </w:rPr>
              <w:t>Amount</w:t>
            </w:r>
          </w:p>
        </w:tc>
        <w:tc>
          <w:tcPr>
            <w:tcW w:w="6445" w:type="dxa"/>
          </w:tcPr>
          <w:p w14:paraId="25FBDAB7" w14:textId="77777777" w:rsidR="00FC1DAB" w:rsidRPr="006F2CA4" w:rsidRDefault="00FC1DAB" w:rsidP="001817E7">
            <w:pPr>
              <w:pStyle w:val="TableBody"/>
              <w:keepNext w:val="0"/>
              <w:keepLines w:val="0"/>
              <w:rPr>
                <w:rFonts w:eastAsia="Times New Roman"/>
                <w:kern w:val="2"/>
                <w:lang w:eastAsia="zh-CN" w:bidi="ar-SA"/>
              </w:rPr>
            </w:pPr>
            <w:r w:rsidRPr="006F2CA4">
              <w:rPr>
                <w:rFonts w:eastAsia="Times New Roman"/>
                <w:kern w:val="2"/>
                <w:lang w:eastAsia="zh-CN" w:bidi="ar-SA"/>
              </w:rPr>
              <w:t xml:space="preserve">Item tax Amount need to be Refunded to </w:t>
            </w:r>
            <w:r>
              <w:rPr>
                <w:rFonts w:eastAsia="Times New Roman"/>
                <w:kern w:val="2"/>
                <w:lang w:eastAsia="zh-CN" w:bidi="ar-SA"/>
              </w:rPr>
              <w:t>subscriber</w:t>
            </w:r>
            <w:r w:rsidRPr="006F2CA4">
              <w:rPr>
                <w:rFonts w:eastAsia="Times New Roman"/>
                <w:kern w:val="2"/>
                <w:lang w:eastAsia="zh-CN" w:bidi="ar-SA"/>
              </w:rPr>
              <w:t>. The format is in dollar and cents with currency e.g. 1.34</w:t>
            </w:r>
          </w:p>
        </w:tc>
      </w:tr>
    </w:tbl>
    <w:p w14:paraId="540A3B74" w14:textId="77777777" w:rsidR="0041396C" w:rsidRPr="00E16D63" w:rsidRDefault="0041396C" w:rsidP="00FC1DAB">
      <w:pPr>
        <w:rPr>
          <w:highlight w:val="green"/>
        </w:rPr>
      </w:pPr>
    </w:p>
    <w:sectPr w:rsidR="0041396C" w:rsidRPr="00E16D63" w:rsidSect="00407C61">
      <w:headerReference w:type="even" r:id="rId35"/>
      <w:headerReference w:type="default" r:id="rId36"/>
      <w:footerReference w:type="even" r:id="rId37"/>
      <w:footerReference w:type="default" r:id="rId38"/>
      <w:pgSz w:w="12240" w:h="15840"/>
      <w:pgMar w:top="1440" w:right="1152"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6D2A8D" w15:done="0"/>
  <w15:commentEx w15:paraId="70A3D247" w15:paraIdParent="3F6D2A8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078E9" w14:textId="77777777" w:rsidR="00BC46A4" w:rsidRDefault="00BC46A4" w:rsidP="00ED2292">
      <w:r>
        <w:separator/>
      </w:r>
    </w:p>
  </w:endnote>
  <w:endnote w:type="continuationSeparator" w:id="0">
    <w:p w14:paraId="05CBBBE8" w14:textId="77777777" w:rsidR="00BC46A4" w:rsidRDefault="00BC46A4" w:rsidP="00ED2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MS PGothic">
    <w:altName w:val="ＭＳ Ｐゴシック"/>
    <w:charset w:val="80"/>
    <w:family w:val="swiss"/>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SimSun">
    <w:altName w:val="宋体"/>
    <w:charset w:val="86"/>
    <w:family w:val="auto"/>
    <w:pitch w:val="variable"/>
    <w:sig w:usb0="00000003" w:usb1="288F0000" w:usb2="00000016" w:usb3="00000000" w:csb0="00040001" w:csb1="00000000"/>
  </w:font>
  <w:font w:name="MS Mincho">
    <w:altName w:val="ＭＳ 明朝"/>
    <w:charset w:val="80"/>
    <w:family w:val="modern"/>
    <w:pitch w:val="fixed"/>
    <w:sig w:usb0="E00002FF" w:usb1="6AC7FDFB" w:usb2="08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CCA3B" w14:textId="77777777" w:rsidR="00BC46A4" w:rsidRPr="00B305BC" w:rsidRDefault="00BC46A4" w:rsidP="00DE3E21">
    <w:pPr>
      <w:pStyle w:val="Footer"/>
    </w:pPr>
    <w:r w:rsidRPr="00B305BC">
      <w:t>Copyright Aepona Limited</w:t>
    </w:r>
    <w:r w:rsidRPr="00B305BC">
      <w:ptab w:relativeTo="margin" w:alignment="center" w:leader="none"/>
    </w:r>
    <w:r w:rsidRPr="00B305BC">
      <w:t>Proprietary and Confidential</w:t>
    </w:r>
    <w:r w:rsidRPr="00B305BC">
      <w:ptab w:relativeTo="margin" w:alignment="right" w:leader="none"/>
    </w:r>
    <w:r w:rsidRPr="00B305BC">
      <w:rPr>
        <w:rStyle w:val="PageNumber"/>
      </w:rPr>
      <w:fldChar w:fldCharType="begin"/>
    </w:r>
    <w:r w:rsidRPr="00B305BC">
      <w:rPr>
        <w:rStyle w:val="PageNumber"/>
      </w:rPr>
      <w:instrText xml:space="preserve"> PAGE </w:instrText>
    </w:r>
    <w:r w:rsidRPr="00B305BC">
      <w:rPr>
        <w:rStyle w:val="PageNumber"/>
      </w:rPr>
      <w:fldChar w:fldCharType="separate"/>
    </w:r>
    <w:r>
      <w:rPr>
        <w:rStyle w:val="PageNumber"/>
        <w:noProof/>
      </w:rPr>
      <w:t>60</w:t>
    </w:r>
    <w:r w:rsidRPr="00B305BC">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462A5" w14:textId="77777777" w:rsidR="00BC46A4" w:rsidRPr="00B305BC" w:rsidRDefault="00BC46A4" w:rsidP="00DE3E21">
    <w:pPr>
      <w:pStyle w:val="Footer"/>
    </w:pPr>
    <w:r w:rsidRPr="00B305BC">
      <w:t>Copyright Aepona Limited</w:t>
    </w:r>
    <w:r w:rsidRPr="00B305BC">
      <w:ptab w:relativeTo="margin" w:alignment="center" w:leader="none"/>
    </w:r>
    <w:r w:rsidRPr="00B305BC">
      <w:t>Proprietary and Confidential</w:t>
    </w:r>
    <w:r w:rsidRPr="00B305BC">
      <w:ptab w:relativeTo="margin" w:alignment="right" w:leader="none"/>
    </w:r>
    <w:r w:rsidRPr="00B305BC">
      <w:rPr>
        <w:rStyle w:val="PageNumber"/>
      </w:rPr>
      <w:fldChar w:fldCharType="begin"/>
    </w:r>
    <w:r w:rsidRPr="00B305BC">
      <w:rPr>
        <w:rStyle w:val="PageNumber"/>
      </w:rPr>
      <w:instrText xml:space="preserve"> PAGE </w:instrText>
    </w:r>
    <w:r w:rsidRPr="00B305BC">
      <w:rPr>
        <w:rStyle w:val="PageNumber"/>
      </w:rPr>
      <w:fldChar w:fldCharType="separate"/>
    </w:r>
    <w:r w:rsidR="00EA1565">
      <w:rPr>
        <w:rStyle w:val="PageNumber"/>
        <w:noProof/>
      </w:rPr>
      <w:t>25</w:t>
    </w:r>
    <w:r w:rsidRPr="00B305BC">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90F67A" w14:textId="77777777" w:rsidR="00BC46A4" w:rsidRDefault="00BC46A4" w:rsidP="00ED2292">
      <w:r>
        <w:separator/>
      </w:r>
    </w:p>
  </w:footnote>
  <w:footnote w:type="continuationSeparator" w:id="0">
    <w:p w14:paraId="1AFF470D" w14:textId="77777777" w:rsidR="00BC46A4" w:rsidRDefault="00BC46A4" w:rsidP="00ED229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7EA2B" w14:textId="77777777" w:rsidR="00BC46A4" w:rsidRDefault="00BC46A4" w:rsidP="00DE3E21">
    <w:pPr>
      <w:pStyle w:val="Header"/>
    </w:pPr>
    <w:r>
      <w:ptab w:relativeTo="margin" w:alignment="center" w:leader="none"/>
    </w:r>
  </w:p>
  <w:tbl>
    <w:tblPr>
      <w:tblW w:w="0" w:type="auto"/>
      <w:tblInd w:w="8" w:type="dxa"/>
      <w:tblLayout w:type="fixed"/>
      <w:tblCellMar>
        <w:left w:w="0" w:type="dxa"/>
        <w:right w:w="0" w:type="dxa"/>
      </w:tblCellMar>
      <w:tblLook w:val="0000" w:firstRow="0" w:lastRow="0" w:firstColumn="0" w:lastColumn="0" w:noHBand="0" w:noVBand="0"/>
    </w:tblPr>
    <w:tblGrid>
      <w:gridCol w:w="7012"/>
      <w:gridCol w:w="2061"/>
    </w:tblGrid>
    <w:tr w:rsidR="00BC46A4" w14:paraId="2AC3560D" w14:textId="77777777" w:rsidTr="0024524A">
      <w:trPr>
        <w:cantSplit/>
      </w:trPr>
      <w:tc>
        <w:tcPr>
          <w:tcW w:w="7012" w:type="dxa"/>
        </w:tcPr>
        <w:p w14:paraId="540F63B7" w14:textId="77777777" w:rsidR="00BC46A4" w:rsidRDefault="00BC46A4" w:rsidP="00E16D63">
          <w:pPr>
            <w:pStyle w:val="zHeadertxt"/>
            <w:tabs>
              <w:tab w:val="left" w:pos="6832"/>
            </w:tabs>
            <w:ind w:right="180"/>
          </w:pPr>
          <w:r>
            <w:t>USCC Prepaid Project Technical Specification</w:t>
          </w:r>
        </w:p>
      </w:tc>
      <w:tc>
        <w:tcPr>
          <w:tcW w:w="2061" w:type="dxa"/>
        </w:tcPr>
        <w:p w14:paraId="6D713320" w14:textId="042B218C" w:rsidR="00BC46A4" w:rsidRDefault="00BC46A4" w:rsidP="00E16D63">
          <w:pPr>
            <w:pStyle w:val="zHeadertxt"/>
            <w:tabs>
              <w:tab w:val="left" w:pos="360"/>
              <w:tab w:val="left" w:pos="1800"/>
            </w:tabs>
            <w:ind w:left="-166" w:right="171"/>
          </w:pPr>
          <w:r>
            <w:rPr>
              <w:lang w:val="en-US"/>
            </w:rPr>
            <w:drawing>
              <wp:inline distT="0" distB="0" distL="0" distR="0" wp14:anchorId="723A9A0D" wp14:editId="3121E266">
                <wp:extent cx="1134110" cy="255270"/>
                <wp:effectExtent l="0" t="0" r="8890" b="0"/>
                <wp:docPr id="22" name="Picture 7" descr="Aepon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pona-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110" cy="255270"/>
                        </a:xfrm>
                        <a:prstGeom prst="rect">
                          <a:avLst/>
                        </a:prstGeom>
                        <a:noFill/>
                        <a:ln>
                          <a:noFill/>
                        </a:ln>
                      </pic:spPr>
                    </pic:pic>
                  </a:graphicData>
                </a:graphic>
              </wp:inline>
            </w:drawing>
          </w:r>
        </w:p>
      </w:tc>
    </w:tr>
  </w:tbl>
  <w:p w14:paraId="135CA25F" w14:textId="55B94C18" w:rsidR="00BC46A4" w:rsidRDefault="00BC46A4" w:rsidP="00DE3E21">
    <w:pPr>
      <w:pStyle w:val="Header"/>
    </w:pPr>
    <w:r>
      <w:ptab w:relativeTo="margin" w:alignment="right" w:leader="none"/>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67" w:type="dxa"/>
      <w:tblInd w:w="8" w:type="dxa"/>
      <w:tblLayout w:type="fixed"/>
      <w:tblCellMar>
        <w:left w:w="0" w:type="dxa"/>
        <w:right w:w="0" w:type="dxa"/>
      </w:tblCellMar>
      <w:tblLook w:val="0000" w:firstRow="0" w:lastRow="0" w:firstColumn="0" w:lastColumn="0" w:noHBand="0" w:noVBand="0"/>
    </w:tblPr>
    <w:tblGrid>
      <w:gridCol w:w="6382"/>
      <w:gridCol w:w="1985"/>
    </w:tblGrid>
    <w:tr w:rsidR="00BC46A4" w14:paraId="419F2B67" w14:textId="77777777" w:rsidTr="00E16D63">
      <w:tc>
        <w:tcPr>
          <w:tcW w:w="6382" w:type="dxa"/>
        </w:tcPr>
        <w:p w14:paraId="683B070C" w14:textId="77777777" w:rsidR="00BC46A4" w:rsidRDefault="00BC46A4" w:rsidP="00DE3E21">
          <w:pPr>
            <w:pStyle w:val="zHeadertxt"/>
          </w:pPr>
          <w:r>
            <w:t>USCC Prepaid Project Technical Specification</w:t>
          </w:r>
        </w:p>
      </w:tc>
      <w:tc>
        <w:tcPr>
          <w:tcW w:w="1985" w:type="dxa"/>
        </w:tcPr>
        <w:p w14:paraId="3B8A3EFC" w14:textId="77777777" w:rsidR="00BC46A4" w:rsidRDefault="00BC46A4" w:rsidP="00E16D63">
          <w:pPr>
            <w:pStyle w:val="zHeadertxt"/>
            <w:ind w:left="90"/>
          </w:pPr>
          <w:r>
            <w:rPr>
              <w:lang w:val="en-US"/>
            </w:rPr>
            <w:drawing>
              <wp:inline distT="0" distB="0" distL="0" distR="0" wp14:anchorId="7FBDFB2C" wp14:editId="3659B67B">
                <wp:extent cx="1134110" cy="255270"/>
                <wp:effectExtent l="0" t="0" r="8890" b="0"/>
                <wp:docPr id="29" name="Picture 7" descr="Aepon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pona-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110" cy="255270"/>
                        </a:xfrm>
                        <a:prstGeom prst="rect">
                          <a:avLst/>
                        </a:prstGeom>
                        <a:noFill/>
                        <a:ln>
                          <a:noFill/>
                        </a:ln>
                      </pic:spPr>
                    </pic:pic>
                  </a:graphicData>
                </a:graphic>
              </wp:inline>
            </w:drawing>
          </w:r>
        </w:p>
      </w:tc>
    </w:tr>
  </w:tbl>
  <w:p w14:paraId="1250F0CD" w14:textId="77777777" w:rsidR="00BC46A4" w:rsidRPr="00150FEF" w:rsidRDefault="00BC46A4" w:rsidP="00DE3E2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7C43BA4"/>
    <w:lvl w:ilvl="0">
      <w:start w:val="1"/>
      <w:numFmt w:val="decimal"/>
      <w:pStyle w:val="ListNumber"/>
      <w:lvlText w:val="%1."/>
      <w:lvlJc w:val="left"/>
      <w:pPr>
        <w:tabs>
          <w:tab w:val="num" w:pos="360"/>
        </w:tabs>
        <w:ind w:left="360" w:hanging="360"/>
      </w:pPr>
    </w:lvl>
  </w:abstractNum>
  <w:abstractNum w:abstractNumId="1">
    <w:nsid w:val="00527032"/>
    <w:multiLevelType w:val="multilevel"/>
    <w:tmpl w:val="FC18C432"/>
    <w:lvl w:ilvl="0">
      <w:start w:val="1"/>
      <w:numFmt w:val="decimal"/>
      <w:pStyle w:val="Deliverykrav"/>
      <w:lvlText w:val="D%1"/>
      <w:lvlJc w:val="left"/>
      <w:pPr>
        <w:tabs>
          <w:tab w:val="num" w:pos="1647"/>
        </w:tabs>
        <w:ind w:left="1647" w:hanging="567"/>
      </w:pPr>
      <w:rPr>
        <w:rFonts w:hint="default"/>
      </w:rPr>
    </w:lvl>
    <w:lvl w:ilvl="1">
      <w:start w:val="1"/>
      <w:numFmt w:val="decimal"/>
      <w:lvlText w:val="D%1.%2"/>
      <w:lvlJc w:val="left"/>
      <w:pPr>
        <w:tabs>
          <w:tab w:val="num" w:pos="851"/>
        </w:tabs>
        <w:ind w:left="1644" w:hanging="567"/>
      </w:pPr>
      <w:rPr>
        <w:rFonts w:hint="default"/>
        <w:b w:val="0"/>
      </w:rPr>
    </w:lvl>
    <w:lvl w:ilvl="2">
      <w:start w:val="1"/>
      <w:numFmt w:val="decimal"/>
      <w:lvlText w:val="D%1.%2.%3"/>
      <w:lvlJc w:val="left"/>
      <w:pPr>
        <w:tabs>
          <w:tab w:val="num" w:pos="1134"/>
        </w:tabs>
        <w:ind w:left="1134" w:hanging="1134"/>
      </w:pPr>
      <w:rPr>
        <w:rFonts w:hint="default"/>
      </w:rPr>
    </w:lvl>
    <w:lvl w:ilvl="3">
      <w:start w:val="1"/>
      <w:numFmt w:val="decimal"/>
      <w:lvlText w:val="D%1.%2.%3.%4"/>
      <w:lvlJc w:val="left"/>
      <w:pPr>
        <w:tabs>
          <w:tab w:val="num" w:pos="1418"/>
        </w:tabs>
        <w:ind w:left="1418" w:hanging="1418"/>
      </w:pPr>
      <w:rPr>
        <w:rFonts w:hint="default"/>
      </w:rPr>
    </w:lvl>
    <w:lvl w:ilvl="4">
      <w:start w:val="1"/>
      <w:numFmt w:val="decimal"/>
      <w:lvlText w:val="D%1.%2.%3.%4.%5"/>
      <w:lvlJc w:val="left"/>
      <w:pPr>
        <w:tabs>
          <w:tab w:val="num" w:pos="567"/>
        </w:tabs>
        <w:ind w:left="567" w:hanging="567"/>
      </w:pPr>
      <w:rPr>
        <w:rFonts w:hint="default"/>
      </w:rPr>
    </w:lvl>
    <w:lvl w:ilvl="5">
      <w:start w:val="1"/>
      <w:numFmt w:val="decimal"/>
      <w:lvlText w:val="%1.%2.%3.%4.%5.%6"/>
      <w:lvlJc w:val="left"/>
      <w:pPr>
        <w:tabs>
          <w:tab w:val="num" w:pos="1151"/>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3410D90"/>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CD4B4F"/>
    <w:multiLevelType w:val="hybridMultilevel"/>
    <w:tmpl w:val="0F3CEA02"/>
    <w:lvl w:ilvl="0" w:tplc="27B21CEC">
      <w:start w:val="1"/>
      <w:numFmt w:val="decimal"/>
      <w:lvlText w:val="%1."/>
      <w:lvlJc w:val="left"/>
      <w:pPr>
        <w:ind w:left="720" w:hanging="360"/>
      </w:pPr>
      <w:rPr>
        <w:rFonts w:hint="default"/>
        <w:b w:val="0"/>
        <w:bCs w:val="0"/>
        <w:i w:val="0"/>
        <w:iCs w:val="0"/>
      </w:rPr>
    </w:lvl>
    <w:lvl w:ilvl="1" w:tplc="FF503D0A">
      <w:start w:val="1"/>
      <w:numFmt w:val="lowerLetter"/>
      <w:lvlText w:val="%2."/>
      <w:lvlJc w:val="left"/>
      <w:pPr>
        <w:ind w:left="1440" w:hanging="360"/>
      </w:pPr>
      <w:rPr>
        <w:rFonts w:hint="default"/>
        <w:b w:val="0"/>
        <w:bCs w:val="0"/>
        <w:i w:val="0"/>
        <w:i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9F1AA5"/>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C613FE"/>
    <w:multiLevelType w:val="multilevel"/>
    <w:tmpl w:val="5D52935C"/>
    <w:lvl w:ilvl="0">
      <w:start w:val="1"/>
      <w:numFmt w:val="upperLetter"/>
      <w:pStyle w:val="AeponaAppendix1"/>
      <w:lvlText w:val="%1"/>
      <w:lvlJc w:val="left"/>
      <w:pPr>
        <w:tabs>
          <w:tab w:val="num" w:pos="432"/>
        </w:tabs>
        <w:ind w:left="432" w:hanging="432"/>
      </w:pPr>
      <w:rPr>
        <w:rFonts w:cs="Times New Roman" w:hint="default"/>
      </w:rPr>
    </w:lvl>
    <w:lvl w:ilvl="1">
      <w:start w:val="1"/>
      <w:numFmt w:val="decimal"/>
      <w:pStyle w:val="AeponaAppendix2"/>
      <w:lvlText w:val="%1.%2"/>
      <w:lvlJc w:val="left"/>
      <w:pPr>
        <w:tabs>
          <w:tab w:val="num" w:pos="576"/>
        </w:tabs>
        <w:ind w:left="576" w:hanging="576"/>
      </w:pPr>
      <w:rPr>
        <w:rFonts w:cs="Times New Roman" w:hint="default"/>
      </w:rPr>
    </w:lvl>
    <w:lvl w:ilvl="2">
      <w:start w:val="1"/>
      <w:numFmt w:val="decimal"/>
      <w:pStyle w:val="AeponaAppendix3"/>
      <w:lvlText w:val="%1.%2.%3"/>
      <w:lvlJc w:val="left"/>
      <w:pPr>
        <w:tabs>
          <w:tab w:val="num" w:pos="720"/>
        </w:tabs>
        <w:ind w:left="720" w:hanging="720"/>
      </w:pPr>
      <w:rPr>
        <w:rFonts w:cs="Times New Roman" w:hint="default"/>
      </w:rPr>
    </w:lvl>
    <w:lvl w:ilvl="3">
      <w:start w:val="1"/>
      <w:numFmt w:val="lowerLetter"/>
      <w:lvlText w:val="%4)"/>
      <w:lvlJc w:val="left"/>
      <w:pPr>
        <w:tabs>
          <w:tab w:val="num" w:pos="4680"/>
        </w:tabs>
        <w:ind w:left="4320"/>
      </w:pPr>
      <w:rPr>
        <w:rFonts w:cs="Times New Roman" w:hint="default"/>
      </w:rPr>
    </w:lvl>
    <w:lvl w:ilvl="4">
      <w:start w:val="1"/>
      <w:numFmt w:val="decimal"/>
      <w:lvlText w:val="(%5)"/>
      <w:lvlJc w:val="left"/>
      <w:pPr>
        <w:tabs>
          <w:tab w:val="num" w:pos="5400"/>
        </w:tabs>
        <w:ind w:left="5040"/>
      </w:pPr>
      <w:rPr>
        <w:rFonts w:cs="Times New Roman" w:hint="default"/>
      </w:rPr>
    </w:lvl>
    <w:lvl w:ilvl="5">
      <w:start w:val="1"/>
      <w:numFmt w:val="lowerLetter"/>
      <w:lvlText w:val="(%6)"/>
      <w:lvlJc w:val="left"/>
      <w:pPr>
        <w:tabs>
          <w:tab w:val="num" w:pos="6120"/>
        </w:tabs>
        <w:ind w:left="5760"/>
      </w:pPr>
      <w:rPr>
        <w:rFonts w:cs="Times New Roman" w:hint="default"/>
      </w:rPr>
    </w:lvl>
    <w:lvl w:ilvl="6">
      <w:start w:val="1"/>
      <w:numFmt w:val="lowerRoman"/>
      <w:lvlText w:val="(%7)"/>
      <w:lvlJc w:val="left"/>
      <w:pPr>
        <w:tabs>
          <w:tab w:val="num" w:pos="6840"/>
        </w:tabs>
        <w:ind w:left="6480"/>
      </w:pPr>
      <w:rPr>
        <w:rFonts w:cs="Times New Roman" w:hint="default"/>
      </w:rPr>
    </w:lvl>
    <w:lvl w:ilvl="7">
      <w:start w:val="1"/>
      <w:numFmt w:val="lowerLetter"/>
      <w:lvlText w:val="(%8)"/>
      <w:lvlJc w:val="left"/>
      <w:pPr>
        <w:tabs>
          <w:tab w:val="num" w:pos="7560"/>
        </w:tabs>
        <w:ind w:left="7200"/>
      </w:pPr>
      <w:rPr>
        <w:rFonts w:cs="Times New Roman" w:hint="default"/>
      </w:rPr>
    </w:lvl>
    <w:lvl w:ilvl="8">
      <w:start w:val="1"/>
      <w:numFmt w:val="lowerRoman"/>
      <w:lvlText w:val="(%9)"/>
      <w:lvlJc w:val="left"/>
      <w:pPr>
        <w:tabs>
          <w:tab w:val="num" w:pos="8280"/>
        </w:tabs>
        <w:ind w:left="7920"/>
      </w:pPr>
      <w:rPr>
        <w:rFonts w:cs="Times New Roman" w:hint="default"/>
      </w:rPr>
    </w:lvl>
  </w:abstractNum>
  <w:abstractNum w:abstractNumId="6">
    <w:nsid w:val="13170B7B"/>
    <w:multiLevelType w:val="hybridMultilevel"/>
    <w:tmpl w:val="24DA0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40276"/>
    <w:multiLevelType w:val="hybridMultilevel"/>
    <w:tmpl w:val="9EB051BA"/>
    <w:lvl w:ilvl="0" w:tplc="5900B45A">
      <w:start w:val="1"/>
      <w:numFmt w:val="decimal"/>
      <w:lvlText w:val="%1"/>
      <w:lvlJc w:val="left"/>
      <w:pPr>
        <w:ind w:left="720" w:hanging="706"/>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8D40BD"/>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2D3507"/>
    <w:multiLevelType w:val="hybridMultilevel"/>
    <w:tmpl w:val="294E0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E3685B"/>
    <w:multiLevelType w:val="hybridMultilevel"/>
    <w:tmpl w:val="75E8DFDA"/>
    <w:lvl w:ilvl="0" w:tplc="0409000F">
      <w:start w:val="1"/>
      <w:numFmt w:val="decimal"/>
      <w:lvlText w:val="%1."/>
      <w:lvlJc w:val="left"/>
      <w:pPr>
        <w:tabs>
          <w:tab w:val="num" w:pos="720"/>
        </w:tabs>
        <w:ind w:left="720" w:hanging="360"/>
      </w:pPr>
      <w:rPr>
        <w:rFont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19823F83"/>
    <w:multiLevelType w:val="hybridMultilevel"/>
    <w:tmpl w:val="24DA0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24064D"/>
    <w:multiLevelType w:val="singleLevel"/>
    <w:tmpl w:val="4AD8B1D6"/>
    <w:lvl w:ilvl="0">
      <w:start w:val="1"/>
      <w:numFmt w:val="bullet"/>
      <w:pStyle w:val="ListBullet"/>
      <w:lvlText w:val=""/>
      <w:lvlJc w:val="left"/>
      <w:pPr>
        <w:tabs>
          <w:tab w:val="num" w:pos="2552"/>
        </w:tabs>
        <w:ind w:left="2552" w:hanging="567"/>
      </w:pPr>
      <w:rPr>
        <w:rFonts w:ascii="Symbol" w:hAnsi="Symbol" w:hint="default"/>
        <w:sz w:val="18"/>
      </w:rPr>
    </w:lvl>
  </w:abstractNum>
  <w:abstractNum w:abstractNumId="13">
    <w:nsid w:val="20870B7D"/>
    <w:multiLevelType w:val="multilevel"/>
    <w:tmpl w:val="CC4C09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23FD6769"/>
    <w:multiLevelType w:val="hybridMultilevel"/>
    <w:tmpl w:val="46DAB0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473D22"/>
    <w:multiLevelType w:val="multilevel"/>
    <w:tmpl w:val="8870D55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1440"/>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6DF02C7"/>
    <w:multiLevelType w:val="hybridMultilevel"/>
    <w:tmpl w:val="69CADFC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341738E"/>
    <w:multiLevelType w:val="hybridMultilevel"/>
    <w:tmpl w:val="294E0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930DFD"/>
    <w:multiLevelType w:val="hybridMultilevel"/>
    <w:tmpl w:val="46DAB0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C286F"/>
    <w:multiLevelType w:val="hybridMultilevel"/>
    <w:tmpl w:val="D0CC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8758CF"/>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3A269D"/>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E05979"/>
    <w:multiLevelType w:val="hybridMultilevel"/>
    <w:tmpl w:val="4FE2F7D0"/>
    <w:lvl w:ilvl="0" w:tplc="B28C5378">
      <w:start w:val="1"/>
      <w:numFmt w:val="decimal"/>
      <w:pStyle w:val="ListParagraph"/>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793FD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007955"/>
    <w:multiLevelType w:val="hybridMultilevel"/>
    <w:tmpl w:val="13FE630C"/>
    <w:lvl w:ilvl="0" w:tplc="0F6AAA22">
      <w:start w:val="1"/>
      <w:numFmt w:val="decimal"/>
      <w:lvlText w:val="%1."/>
      <w:lvlJc w:val="left"/>
      <w:pPr>
        <w:tabs>
          <w:tab w:val="num" w:pos="720"/>
        </w:tabs>
        <w:ind w:left="72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3957C75"/>
    <w:multiLevelType w:val="hybridMultilevel"/>
    <w:tmpl w:val="C8420372"/>
    <w:lvl w:ilvl="0" w:tplc="620E3048">
      <w:start w:val="1"/>
      <w:numFmt w:val="bullet"/>
      <w:pStyle w:val="IndexHeading"/>
      <w:lvlText w:val=""/>
      <w:lvlJc w:val="left"/>
      <w:pPr>
        <w:ind w:left="644" w:hanging="360"/>
      </w:pPr>
      <w:rPr>
        <w:rFonts w:ascii="Symbol" w:hAnsi="Symbol" w:hint="default"/>
      </w:rPr>
    </w:lvl>
    <w:lvl w:ilvl="1" w:tplc="08090003">
      <w:start w:val="1"/>
      <w:numFmt w:val="bullet"/>
      <w:lvlText w:val="o"/>
      <w:lvlJc w:val="left"/>
      <w:pPr>
        <w:ind w:left="1440" w:hanging="360"/>
      </w:pPr>
      <w:rPr>
        <w:rFonts w:ascii="Courier New" w:hAnsi="Courier New" w:cs="Wingdings" w:hint="default"/>
      </w:rPr>
    </w:lvl>
    <w:lvl w:ilvl="2" w:tplc="04090003">
      <w:start w:val="1"/>
      <w:numFmt w:val="bullet"/>
      <w:lvlText w:val="o"/>
      <w:lvlJc w:val="left"/>
      <w:pPr>
        <w:tabs>
          <w:tab w:val="num" w:pos="2160"/>
        </w:tabs>
        <w:ind w:left="2160" w:hanging="360"/>
      </w:pPr>
      <w:rPr>
        <w:rFonts w:ascii="Courier New" w:hAnsi="Courier New" w:cs="Wingdings" w:hint="default"/>
      </w:rPr>
    </w:lvl>
    <w:lvl w:ilvl="3" w:tplc="04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Wingding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Wingdings"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BE95E2C"/>
    <w:multiLevelType w:val="hybridMultilevel"/>
    <w:tmpl w:val="AAC48DF0"/>
    <w:lvl w:ilvl="0" w:tplc="BE80AC0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5C76D9"/>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6768E9"/>
    <w:multiLevelType w:val="hybridMultilevel"/>
    <w:tmpl w:val="46DAB0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F452ED"/>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741F77"/>
    <w:multiLevelType w:val="hybridMultilevel"/>
    <w:tmpl w:val="26C2628E"/>
    <w:lvl w:ilvl="0" w:tplc="0409000F">
      <w:start w:val="1"/>
      <w:numFmt w:val="decimal"/>
      <w:lvlText w:val="%1."/>
      <w:lvlJc w:val="left"/>
      <w:pPr>
        <w:ind w:left="720" w:hanging="360"/>
      </w:pPr>
    </w:lvl>
    <w:lvl w:ilvl="1" w:tplc="A61CF958">
      <w:start w:val="1"/>
      <w:numFmt w:val="lowerLetter"/>
      <w:lvlText w:val="%2."/>
      <w:lvlJc w:val="left"/>
      <w:pPr>
        <w:ind w:left="1440" w:hanging="360"/>
      </w:pPr>
      <w:rPr>
        <w:rFonts w:hint="default"/>
        <w:b w:val="0"/>
        <w:bCs w:val="0"/>
        <w:i w:val="0"/>
        <w:i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5A33B8"/>
    <w:multiLevelType w:val="hybridMultilevel"/>
    <w:tmpl w:val="A38010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033B38"/>
    <w:multiLevelType w:val="hybridMultilevel"/>
    <w:tmpl w:val="294E0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5A2676"/>
    <w:multiLevelType w:val="hybridMultilevel"/>
    <w:tmpl w:val="294E0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D73CA8"/>
    <w:multiLevelType w:val="hybridMultilevel"/>
    <w:tmpl w:val="845E858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00B2930"/>
    <w:multiLevelType w:val="hybridMultilevel"/>
    <w:tmpl w:val="294E0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C807AF"/>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D56B67"/>
    <w:multiLevelType w:val="hybridMultilevel"/>
    <w:tmpl w:val="61A684D2"/>
    <w:lvl w:ilvl="0" w:tplc="B90231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AC389E"/>
    <w:multiLevelType w:val="multilevel"/>
    <w:tmpl w:val="539C2080"/>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75DB2214"/>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FA4E60"/>
    <w:multiLevelType w:val="hybridMultilevel"/>
    <w:tmpl w:val="184EC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F14946"/>
    <w:multiLevelType w:val="hybridMultilevel"/>
    <w:tmpl w:val="294E0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3"/>
  </w:num>
  <w:num w:numId="3">
    <w:abstractNumId w:val="12"/>
  </w:num>
  <w:num w:numId="4">
    <w:abstractNumId w:val="25"/>
  </w:num>
  <w:num w:numId="5">
    <w:abstractNumId w:val="38"/>
  </w:num>
  <w:num w:numId="6">
    <w:abstractNumId w:val="37"/>
  </w:num>
  <w:num w:numId="7">
    <w:abstractNumId w:val="31"/>
  </w:num>
  <w:num w:numId="8">
    <w:abstractNumId w:val="5"/>
  </w:num>
  <w:num w:numId="9">
    <w:abstractNumId w:val="10"/>
  </w:num>
  <w:num w:numId="10">
    <w:abstractNumId w:val="24"/>
  </w:num>
  <w:num w:numId="11">
    <w:abstractNumId w:val="1"/>
  </w:num>
  <w:num w:numId="12">
    <w:abstractNumId w:val="28"/>
  </w:num>
  <w:num w:numId="13">
    <w:abstractNumId w:val="36"/>
  </w:num>
  <w:num w:numId="14">
    <w:abstractNumId w:val="39"/>
  </w:num>
  <w:num w:numId="15">
    <w:abstractNumId w:val="2"/>
  </w:num>
  <w:num w:numId="16">
    <w:abstractNumId w:val="27"/>
  </w:num>
  <w:num w:numId="17">
    <w:abstractNumId w:val="8"/>
  </w:num>
  <w:num w:numId="18">
    <w:abstractNumId w:val="18"/>
  </w:num>
  <w:num w:numId="19">
    <w:abstractNumId w:val="9"/>
  </w:num>
  <w:num w:numId="20">
    <w:abstractNumId w:val="33"/>
  </w:num>
  <w:num w:numId="21">
    <w:abstractNumId w:val="41"/>
  </w:num>
  <w:num w:numId="22">
    <w:abstractNumId w:val="32"/>
  </w:num>
  <w:num w:numId="23">
    <w:abstractNumId w:val="35"/>
  </w:num>
  <w:num w:numId="24">
    <w:abstractNumId w:val="17"/>
  </w:num>
  <w:num w:numId="25">
    <w:abstractNumId w:val="6"/>
  </w:num>
  <w:num w:numId="26">
    <w:abstractNumId w:val="11"/>
  </w:num>
  <w:num w:numId="27">
    <w:abstractNumId w:val="15"/>
  </w:num>
  <w:num w:numId="28">
    <w:abstractNumId w:val="34"/>
  </w:num>
  <w:num w:numId="29">
    <w:abstractNumId w:val="16"/>
  </w:num>
  <w:num w:numId="30">
    <w:abstractNumId w:val="22"/>
  </w:num>
  <w:num w:numId="31">
    <w:abstractNumId w:val="22"/>
    <w:lvlOverride w:ilvl="0">
      <w:startOverride w:val="1"/>
    </w:lvlOverride>
  </w:num>
  <w:num w:numId="32">
    <w:abstractNumId w:val="7"/>
  </w:num>
  <w:num w:numId="33">
    <w:abstractNumId w:val="14"/>
  </w:num>
  <w:num w:numId="34">
    <w:abstractNumId w:val="29"/>
  </w:num>
  <w:num w:numId="35">
    <w:abstractNumId w:val="4"/>
  </w:num>
  <w:num w:numId="36">
    <w:abstractNumId w:val="21"/>
  </w:num>
  <w:num w:numId="37">
    <w:abstractNumId w:val="20"/>
  </w:num>
  <w:num w:numId="38">
    <w:abstractNumId w:val="40"/>
  </w:num>
  <w:num w:numId="39">
    <w:abstractNumId w:val="3"/>
  </w:num>
  <w:num w:numId="40">
    <w:abstractNumId w:val="26"/>
  </w:num>
  <w:num w:numId="41">
    <w:abstractNumId w:val="30"/>
  </w:num>
  <w:num w:numId="42">
    <w:abstractNumId w:val="22"/>
  </w:num>
  <w:num w:numId="43">
    <w:abstractNumId w:val="22"/>
    <w:lvlOverride w:ilvl="0">
      <w:startOverride w:val="1"/>
    </w:lvlOverride>
  </w:num>
  <w:num w:numId="44">
    <w:abstractNumId w:val="13"/>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IdMacAtCleanup w:val="4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neth Karunaratne">
    <w15:presenceInfo w15:providerId="AD" w15:userId="S-1-5-21-2000478354-299502267-725345543-160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oNotTrackMov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9D1"/>
    <w:rsid w:val="00002359"/>
    <w:rsid w:val="00003600"/>
    <w:rsid w:val="00003C62"/>
    <w:rsid w:val="000045D6"/>
    <w:rsid w:val="00007093"/>
    <w:rsid w:val="00013F1D"/>
    <w:rsid w:val="0001443B"/>
    <w:rsid w:val="00014A57"/>
    <w:rsid w:val="00017CE8"/>
    <w:rsid w:val="00020EB0"/>
    <w:rsid w:val="00021896"/>
    <w:rsid w:val="000236CF"/>
    <w:rsid w:val="00023B56"/>
    <w:rsid w:val="00026108"/>
    <w:rsid w:val="00027467"/>
    <w:rsid w:val="00037965"/>
    <w:rsid w:val="00040484"/>
    <w:rsid w:val="00040B5E"/>
    <w:rsid w:val="00043AA3"/>
    <w:rsid w:val="0004504E"/>
    <w:rsid w:val="0004512B"/>
    <w:rsid w:val="00050482"/>
    <w:rsid w:val="000548DD"/>
    <w:rsid w:val="00056AAD"/>
    <w:rsid w:val="00056F37"/>
    <w:rsid w:val="0006009C"/>
    <w:rsid w:val="000601B3"/>
    <w:rsid w:val="00060681"/>
    <w:rsid w:val="00071C01"/>
    <w:rsid w:val="000735A0"/>
    <w:rsid w:val="00075ABB"/>
    <w:rsid w:val="00076B6B"/>
    <w:rsid w:val="000773C5"/>
    <w:rsid w:val="00077CFE"/>
    <w:rsid w:val="00080CB9"/>
    <w:rsid w:val="00081F5C"/>
    <w:rsid w:val="00082A34"/>
    <w:rsid w:val="00083478"/>
    <w:rsid w:val="0008701F"/>
    <w:rsid w:val="00091494"/>
    <w:rsid w:val="00096EBA"/>
    <w:rsid w:val="00097F35"/>
    <w:rsid w:val="000A2797"/>
    <w:rsid w:val="000A2FD1"/>
    <w:rsid w:val="000A4728"/>
    <w:rsid w:val="000A50F4"/>
    <w:rsid w:val="000A7DF9"/>
    <w:rsid w:val="000B07D0"/>
    <w:rsid w:val="000B179C"/>
    <w:rsid w:val="000B531C"/>
    <w:rsid w:val="000B54B4"/>
    <w:rsid w:val="000B60F1"/>
    <w:rsid w:val="000C2029"/>
    <w:rsid w:val="000C5716"/>
    <w:rsid w:val="000C7D81"/>
    <w:rsid w:val="000D0B6E"/>
    <w:rsid w:val="000D0D69"/>
    <w:rsid w:val="000D10EE"/>
    <w:rsid w:val="000D189D"/>
    <w:rsid w:val="000D3021"/>
    <w:rsid w:val="000D318C"/>
    <w:rsid w:val="000D3923"/>
    <w:rsid w:val="000D6AC0"/>
    <w:rsid w:val="000D766E"/>
    <w:rsid w:val="000D77F8"/>
    <w:rsid w:val="000E10FC"/>
    <w:rsid w:val="000E21F8"/>
    <w:rsid w:val="000E269B"/>
    <w:rsid w:val="000E2D55"/>
    <w:rsid w:val="000E5AB6"/>
    <w:rsid w:val="000E5FE5"/>
    <w:rsid w:val="000E6BCA"/>
    <w:rsid w:val="000E7B51"/>
    <w:rsid w:val="000F023A"/>
    <w:rsid w:val="000F3746"/>
    <w:rsid w:val="000F42C3"/>
    <w:rsid w:val="000F516C"/>
    <w:rsid w:val="000F67D7"/>
    <w:rsid w:val="00102D71"/>
    <w:rsid w:val="0010374C"/>
    <w:rsid w:val="0010388A"/>
    <w:rsid w:val="00103E8B"/>
    <w:rsid w:val="00104920"/>
    <w:rsid w:val="00105DBF"/>
    <w:rsid w:val="00107580"/>
    <w:rsid w:val="00107D37"/>
    <w:rsid w:val="00112971"/>
    <w:rsid w:val="0011328A"/>
    <w:rsid w:val="001135A8"/>
    <w:rsid w:val="001145DE"/>
    <w:rsid w:val="00115712"/>
    <w:rsid w:val="00115721"/>
    <w:rsid w:val="0012249D"/>
    <w:rsid w:val="001234BB"/>
    <w:rsid w:val="00123AC0"/>
    <w:rsid w:val="001275B5"/>
    <w:rsid w:val="001320B8"/>
    <w:rsid w:val="00133EE4"/>
    <w:rsid w:val="00136528"/>
    <w:rsid w:val="001373A1"/>
    <w:rsid w:val="0014457B"/>
    <w:rsid w:val="00145176"/>
    <w:rsid w:val="00146289"/>
    <w:rsid w:val="00147D10"/>
    <w:rsid w:val="00150714"/>
    <w:rsid w:val="00150796"/>
    <w:rsid w:val="00150FEF"/>
    <w:rsid w:val="00152DB8"/>
    <w:rsid w:val="00152E2E"/>
    <w:rsid w:val="001531FB"/>
    <w:rsid w:val="0015433C"/>
    <w:rsid w:val="00155CEB"/>
    <w:rsid w:val="00156722"/>
    <w:rsid w:val="00161806"/>
    <w:rsid w:val="00162D47"/>
    <w:rsid w:val="001630B0"/>
    <w:rsid w:val="0016333D"/>
    <w:rsid w:val="00171DAF"/>
    <w:rsid w:val="00173816"/>
    <w:rsid w:val="00173F09"/>
    <w:rsid w:val="00174910"/>
    <w:rsid w:val="00177BD2"/>
    <w:rsid w:val="001817B4"/>
    <w:rsid w:val="001817E7"/>
    <w:rsid w:val="001838F8"/>
    <w:rsid w:val="00184480"/>
    <w:rsid w:val="00185220"/>
    <w:rsid w:val="00193263"/>
    <w:rsid w:val="0019738C"/>
    <w:rsid w:val="001978A5"/>
    <w:rsid w:val="00197E06"/>
    <w:rsid w:val="001A357C"/>
    <w:rsid w:val="001A464F"/>
    <w:rsid w:val="001A5B0B"/>
    <w:rsid w:val="001A6910"/>
    <w:rsid w:val="001B2525"/>
    <w:rsid w:val="001B5BEF"/>
    <w:rsid w:val="001B6F7C"/>
    <w:rsid w:val="001C1E16"/>
    <w:rsid w:val="001C39B2"/>
    <w:rsid w:val="001C4D69"/>
    <w:rsid w:val="001C61AB"/>
    <w:rsid w:val="001C7E41"/>
    <w:rsid w:val="001C7F8E"/>
    <w:rsid w:val="001D097F"/>
    <w:rsid w:val="001D18EE"/>
    <w:rsid w:val="001D21CC"/>
    <w:rsid w:val="001D61D2"/>
    <w:rsid w:val="001E031E"/>
    <w:rsid w:val="001E0E0F"/>
    <w:rsid w:val="001E5A6D"/>
    <w:rsid w:val="001E5CE7"/>
    <w:rsid w:val="001E65DA"/>
    <w:rsid w:val="001F0BD9"/>
    <w:rsid w:val="001F3776"/>
    <w:rsid w:val="001F3AC0"/>
    <w:rsid w:val="001F6C7D"/>
    <w:rsid w:val="0020578A"/>
    <w:rsid w:val="00206451"/>
    <w:rsid w:val="00207C30"/>
    <w:rsid w:val="00211DE0"/>
    <w:rsid w:val="0021665A"/>
    <w:rsid w:val="0021723B"/>
    <w:rsid w:val="002202BF"/>
    <w:rsid w:val="0022198D"/>
    <w:rsid w:val="002252A7"/>
    <w:rsid w:val="0022588A"/>
    <w:rsid w:val="00226AAE"/>
    <w:rsid w:val="00226B58"/>
    <w:rsid w:val="00232684"/>
    <w:rsid w:val="00234888"/>
    <w:rsid w:val="002359D3"/>
    <w:rsid w:val="00240F1D"/>
    <w:rsid w:val="00241B76"/>
    <w:rsid w:val="0024524A"/>
    <w:rsid w:val="0024603B"/>
    <w:rsid w:val="002466DD"/>
    <w:rsid w:val="0025328C"/>
    <w:rsid w:val="00254E7F"/>
    <w:rsid w:val="00266645"/>
    <w:rsid w:val="00267846"/>
    <w:rsid w:val="002748AD"/>
    <w:rsid w:val="002751B5"/>
    <w:rsid w:val="002768CB"/>
    <w:rsid w:val="002812CA"/>
    <w:rsid w:val="00281C6C"/>
    <w:rsid w:val="00282863"/>
    <w:rsid w:val="00282E9D"/>
    <w:rsid w:val="00285E22"/>
    <w:rsid w:val="00286410"/>
    <w:rsid w:val="00290280"/>
    <w:rsid w:val="00294815"/>
    <w:rsid w:val="00297212"/>
    <w:rsid w:val="00297B04"/>
    <w:rsid w:val="002A15D2"/>
    <w:rsid w:val="002A17CB"/>
    <w:rsid w:val="002A1CE9"/>
    <w:rsid w:val="002A566A"/>
    <w:rsid w:val="002A65E0"/>
    <w:rsid w:val="002A72BF"/>
    <w:rsid w:val="002A79DB"/>
    <w:rsid w:val="002B16AB"/>
    <w:rsid w:val="002B1D2B"/>
    <w:rsid w:val="002B54C0"/>
    <w:rsid w:val="002B7269"/>
    <w:rsid w:val="002B75D5"/>
    <w:rsid w:val="002C058C"/>
    <w:rsid w:val="002C4822"/>
    <w:rsid w:val="002C5A28"/>
    <w:rsid w:val="002D3753"/>
    <w:rsid w:val="002D62AC"/>
    <w:rsid w:val="002D754B"/>
    <w:rsid w:val="002E197B"/>
    <w:rsid w:val="002E7521"/>
    <w:rsid w:val="002F238E"/>
    <w:rsid w:val="002F3C93"/>
    <w:rsid w:val="002F6E8B"/>
    <w:rsid w:val="002F70E6"/>
    <w:rsid w:val="003006FB"/>
    <w:rsid w:val="00300707"/>
    <w:rsid w:val="00303E0F"/>
    <w:rsid w:val="00304335"/>
    <w:rsid w:val="00306145"/>
    <w:rsid w:val="003065E3"/>
    <w:rsid w:val="00310F61"/>
    <w:rsid w:val="00312F4E"/>
    <w:rsid w:val="0031408E"/>
    <w:rsid w:val="003147ED"/>
    <w:rsid w:val="00316C2C"/>
    <w:rsid w:val="00317E07"/>
    <w:rsid w:val="00321111"/>
    <w:rsid w:val="0032120F"/>
    <w:rsid w:val="00321E20"/>
    <w:rsid w:val="003221A9"/>
    <w:rsid w:val="0032295A"/>
    <w:rsid w:val="00324D6C"/>
    <w:rsid w:val="00325113"/>
    <w:rsid w:val="003258BC"/>
    <w:rsid w:val="00341F5B"/>
    <w:rsid w:val="00343FFE"/>
    <w:rsid w:val="0035382C"/>
    <w:rsid w:val="0035397A"/>
    <w:rsid w:val="00353F9D"/>
    <w:rsid w:val="0035481D"/>
    <w:rsid w:val="003554AE"/>
    <w:rsid w:val="00355712"/>
    <w:rsid w:val="0035574C"/>
    <w:rsid w:val="00355AE1"/>
    <w:rsid w:val="0036209B"/>
    <w:rsid w:val="003636B2"/>
    <w:rsid w:val="003646EC"/>
    <w:rsid w:val="00365865"/>
    <w:rsid w:val="00367B06"/>
    <w:rsid w:val="003704AE"/>
    <w:rsid w:val="00370E2C"/>
    <w:rsid w:val="00372871"/>
    <w:rsid w:val="003732CD"/>
    <w:rsid w:val="0037344F"/>
    <w:rsid w:val="00376BE5"/>
    <w:rsid w:val="00377B86"/>
    <w:rsid w:val="0038343A"/>
    <w:rsid w:val="00387D60"/>
    <w:rsid w:val="00387D68"/>
    <w:rsid w:val="00390BC1"/>
    <w:rsid w:val="003A03F6"/>
    <w:rsid w:val="003A0528"/>
    <w:rsid w:val="003A1CDE"/>
    <w:rsid w:val="003A24DF"/>
    <w:rsid w:val="003A781B"/>
    <w:rsid w:val="003A7B27"/>
    <w:rsid w:val="003B0333"/>
    <w:rsid w:val="003B2EE5"/>
    <w:rsid w:val="003C026C"/>
    <w:rsid w:val="003C105E"/>
    <w:rsid w:val="003C1A55"/>
    <w:rsid w:val="003C2488"/>
    <w:rsid w:val="003C6D8A"/>
    <w:rsid w:val="003D0F15"/>
    <w:rsid w:val="003D534E"/>
    <w:rsid w:val="003D54C8"/>
    <w:rsid w:val="003D7F3C"/>
    <w:rsid w:val="003E0246"/>
    <w:rsid w:val="003E0425"/>
    <w:rsid w:val="003E24A6"/>
    <w:rsid w:val="003E3F2C"/>
    <w:rsid w:val="003E40EE"/>
    <w:rsid w:val="003E49D5"/>
    <w:rsid w:val="003E4F08"/>
    <w:rsid w:val="003F115B"/>
    <w:rsid w:val="003F1A49"/>
    <w:rsid w:val="003F2472"/>
    <w:rsid w:val="003F3061"/>
    <w:rsid w:val="003F3A80"/>
    <w:rsid w:val="003F4F96"/>
    <w:rsid w:val="003F5C70"/>
    <w:rsid w:val="003F5FC0"/>
    <w:rsid w:val="003F6025"/>
    <w:rsid w:val="00400382"/>
    <w:rsid w:val="00407C61"/>
    <w:rsid w:val="00411BA4"/>
    <w:rsid w:val="0041396C"/>
    <w:rsid w:val="004145FD"/>
    <w:rsid w:val="00415233"/>
    <w:rsid w:val="00415662"/>
    <w:rsid w:val="00415758"/>
    <w:rsid w:val="00426DF4"/>
    <w:rsid w:val="00432854"/>
    <w:rsid w:val="00437604"/>
    <w:rsid w:val="00437792"/>
    <w:rsid w:val="00437FD5"/>
    <w:rsid w:val="00441864"/>
    <w:rsid w:val="0044235E"/>
    <w:rsid w:val="00447E0E"/>
    <w:rsid w:val="00453178"/>
    <w:rsid w:val="00453243"/>
    <w:rsid w:val="00457A96"/>
    <w:rsid w:val="00462308"/>
    <w:rsid w:val="00462693"/>
    <w:rsid w:val="0046365A"/>
    <w:rsid w:val="00476B53"/>
    <w:rsid w:val="00476CB0"/>
    <w:rsid w:val="00480010"/>
    <w:rsid w:val="004828E7"/>
    <w:rsid w:val="00482E4F"/>
    <w:rsid w:val="00485E64"/>
    <w:rsid w:val="0049169C"/>
    <w:rsid w:val="00491D75"/>
    <w:rsid w:val="0049515B"/>
    <w:rsid w:val="004951F8"/>
    <w:rsid w:val="00497901"/>
    <w:rsid w:val="004A31B0"/>
    <w:rsid w:val="004A5E01"/>
    <w:rsid w:val="004B1909"/>
    <w:rsid w:val="004B1C9F"/>
    <w:rsid w:val="004B7B2E"/>
    <w:rsid w:val="004C25ED"/>
    <w:rsid w:val="004C27CC"/>
    <w:rsid w:val="004C2E24"/>
    <w:rsid w:val="004C3253"/>
    <w:rsid w:val="004C6C26"/>
    <w:rsid w:val="004C714A"/>
    <w:rsid w:val="004C7521"/>
    <w:rsid w:val="004D2632"/>
    <w:rsid w:val="004D7BE5"/>
    <w:rsid w:val="004E0195"/>
    <w:rsid w:val="004E03D7"/>
    <w:rsid w:val="004E1750"/>
    <w:rsid w:val="004E1E8E"/>
    <w:rsid w:val="004E2974"/>
    <w:rsid w:val="004E4A51"/>
    <w:rsid w:val="004F036B"/>
    <w:rsid w:val="004F1683"/>
    <w:rsid w:val="004F2457"/>
    <w:rsid w:val="004F2F69"/>
    <w:rsid w:val="004F358D"/>
    <w:rsid w:val="004F45FC"/>
    <w:rsid w:val="004F6559"/>
    <w:rsid w:val="00504324"/>
    <w:rsid w:val="0051075E"/>
    <w:rsid w:val="00510F12"/>
    <w:rsid w:val="0051259E"/>
    <w:rsid w:val="00516636"/>
    <w:rsid w:val="00516F12"/>
    <w:rsid w:val="00517227"/>
    <w:rsid w:val="00520C21"/>
    <w:rsid w:val="00523E64"/>
    <w:rsid w:val="00526171"/>
    <w:rsid w:val="005264B7"/>
    <w:rsid w:val="00526877"/>
    <w:rsid w:val="005333E7"/>
    <w:rsid w:val="00533628"/>
    <w:rsid w:val="00534FFD"/>
    <w:rsid w:val="00536407"/>
    <w:rsid w:val="0054356E"/>
    <w:rsid w:val="00543654"/>
    <w:rsid w:val="005447C8"/>
    <w:rsid w:val="005467DC"/>
    <w:rsid w:val="00547A1F"/>
    <w:rsid w:val="00551B3A"/>
    <w:rsid w:val="00553055"/>
    <w:rsid w:val="0056591C"/>
    <w:rsid w:val="005659BD"/>
    <w:rsid w:val="005676EA"/>
    <w:rsid w:val="00567CD6"/>
    <w:rsid w:val="00567D4C"/>
    <w:rsid w:val="00575AB0"/>
    <w:rsid w:val="00576571"/>
    <w:rsid w:val="00581522"/>
    <w:rsid w:val="00582A24"/>
    <w:rsid w:val="005849CD"/>
    <w:rsid w:val="00593412"/>
    <w:rsid w:val="005947F3"/>
    <w:rsid w:val="00594DC2"/>
    <w:rsid w:val="00596C92"/>
    <w:rsid w:val="00596D72"/>
    <w:rsid w:val="005970D2"/>
    <w:rsid w:val="005A25F7"/>
    <w:rsid w:val="005A5110"/>
    <w:rsid w:val="005A5B9A"/>
    <w:rsid w:val="005A7D3E"/>
    <w:rsid w:val="005B08EE"/>
    <w:rsid w:val="005B0A94"/>
    <w:rsid w:val="005B2804"/>
    <w:rsid w:val="005B2D9F"/>
    <w:rsid w:val="005B314C"/>
    <w:rsid w:val="005B3430"/>
    <w:rsid w:val="005B3531"/>
    <w:rsid w:val="005B57E6"/>
    <w:rsid w:val="005B74E7"/>
    <w:rsid w:val="005B7599"/>
    <w:rsid w:val="005C0F7B"/>
    <w:rsid w:val="005C13A9"/>
    <w:rsid w:val="005C2F0E"/>
    <w:rsid w:val="005C4D8B"/>
    <w:rsid w:val="005C5380"/>
    <w:rsid w:val="005C53EB"/>
    <w:rsid w:val="005C56F7"/>
    <w:rsid w:val="005C5F75"/>
    <w:rsid w:val="005C62DF"/>
    <w:rsid w:val="005C6BAF"/>
    <w:rsid w:val="005D1786"/>
    <w:rsid w:val="005D22F5"/>
    <w:rsid w:val="005D5EC8"/>
    <w:rsid w:val="005E0B30"/>
    <w:rsid w:val="005E1B40"/>
    <w:rsid w:val="005E1B8F"/>
    <w:rsid w:val="005E26EF"/>
    <w:rsid w:val="005E548E"/>
    <w:rsid w:val="005E5B89"/>
    <w:rsid w:val="005F09F0"/>
    <w:rsid w:val="005F1845"/>
    <w:rsid w:val="005F490E"/>
    <w:rsid w:val="005F6CE4"/>
    <w:rsid w:val="006014FD"/>
    <w:rsid w:val="00606769"/>
    <w:rsid w:val="00606A47"/>
    <w:rsid w:val="006072EE"/>
    <w:rsid w:val="00615891"/>
    <w:rsid w:val="00615F2A"/>
    <w:rsid w:val="006210EC"/>
    <w:rsid w:val="00624BB8"/>
    <w:rsid w:val="00624E74"/>
    <w:rsid w:val="00625C33"/>
    <w:rsid w:val="00626213"/>
    <w:rsid w:val="00632170"/>
    <w:rsid w:val="0063365F"/>
    <w:rsid w:val="00634D98"/>
    <w:rsid w:val="00635BD6"/>
    <w:rsid w:val="00637D10"/>
    <w:rsid w:val="00641268"/>
    <w:rsid w:val="00650A21"/>
    <w:rsid w:val="0065399D"/>
    <w:rsid w:val="006579D1"/>
    <w:rsid w:val="00661A0C"/>
    <w:rsid w:val="0066470A"/>
    <w:rsid w:val="00665E60"/>
    <w:rsid w:val="00667450"/>
    <w:rsid w:val="00674419"/>
    <w:rsid w:val="006746F3"/>
    <w:rsid w:val="00674D24"/>
    <w:rsid w:val="0068092B"/>
    <w:rsid w:val="00681056"/>
    <w:rsid w:val="00681A52"/>
    <w:rsid w:val="006821DF"/>
    <w:rsid w:val="0068354A"/>
    <w:rsid w:val="00683F74"/>
    <w:rsid w:val="00685BE2"/>
    <w:rsid w:val="00686B4C"/>
    <w:rsid w:val="006927BB"/>
    <w:rsid w:val="006955CC"/>
    <w:rsid w:val="00695A14"/>
    <w:rsid w:val="006A2ECA"/>
    <w:rsid w:val="006A4616"/>
    <w:rsid w:val="006A5825"/>
    <w:rsid w:val="006A71E7"/>
    <w:rsid w:val="006A734A"/>
    <w:rsid w:val="006A74A6"/>
    <w:rsid w:val="006B3D71"/>
    <w:rsid w:val="006C03EF"/>
    <w:rsid w:val="006C18C1"/>
    <w:rsid w:val="006C380B"/>
    <w:rsid w:val="006C4E39"/>
    <w:rsid w:val="006C5CDC"/>
    <w:rsid w:val="006D0A90"/>
    <w:rsid w:val="006D0AF4"/>
    <w:rsid w:val="006D0CE5"/>
    <w:rsid w:val="006D6467"/>
    <w:rsid w:val="006D6FD6"/>
    <w:rsid w:val="006E132A"/>
    <w:rsid w:val="006E1CF1"/>
    <w:rsid w:val="006E214F"/>
    <w:rsid w:val="006E460E"/>
    <w:rsid w:val="006E5576"/>
    <w:rsid w:val="006E60CB"/>
    <w:rsid w:val="006F0603"/>
    <w:rsid w:val="006F14AE"/>
    <w:rsid w:val="006F2C8B"/>
    <w:rsid w:val="006F2CA4"/>
    <w:rsid w:val="006F2D91"/>
    <w:rsid w:val="006F5AE1"/>
    <w:rsid w:val="006F63E2"/>
    <w:rsid w:val="006F6A47"/>
    <w:rsid w:val="006F7C94"/>
    <w:rsid w:val="0070134A"/>
    <w:rsid w:val="00701827"/>
    <w:rsid w:val="00702807"/>
    <w:rsid w:val="00702F22"/>
    <w:rsid w:val="00706D15"/>
    <w:rsid w:val="00707C3E"/>
    <w:rsid w:val="00711D4E"/>
    <w:rsid w:val="0071296A"/>
    <w:rsid w:val="00713089"/>
    <w:rsid w:val="007163E0"/>
    <w:rsid w:val="0071642A"/>
    <w:rsid w:val="00716665"/>
    <w:rsid w:val="00716771"/>
    <w:rsid w:val="007171F4"/>
    <w:rsid w:val="00721EF4"/>
    <w:rsid w:val="00723DC7"/>
    <w:rsid w:val="0072519E"/>
    <w:rsid w:val="007257C7"/>
    <w:rsid w:val="00727229"/>
    <w:rsid w:val="007277C6"/>
    <w:rsid w:val="007317C0"/>
    <w:rsid w:val="00732389"/>
    <w:rsid w:val="00733BC6"/>
    <w:rsid w:val="00733E09"/>
    <w:rsid w:val="0073494E"/>
    <w:rsid w:val="00734B86"/>
    <w:rsid w:val="007354C0"/>
    <w:rsid w:val="007363F3"/>
    <w:rsid w:val="00736B46"/>
    <w:rsid w:val="0074025C"/>
    <w:rsid w:val="007428E2"/>
    <w:rsid w:val="007435DA"/>
    <w:rsid w:val="00747502"/>
    <w:rsid w:val="00751195"/>
    <w:rsid w:val="007518C2"/>
    <w:rsid w:val="007519D6"/>
    <w:rsid w:val="00751B60"/>
    <w:rsid w:val="00752D1A"/>
    <w:rsid w:val="00755F66"/>
    <w:rsid w:val="00756519"/>
    <w:rsid w:val="00756D75"/>
    <w:rsid w:val="00757622"/>
    <w:rsid w:val="0076010B"/>
    <w:rsid w:val="00763CF0"/>
    <w:rsid w:val="00766E4B"/>
    <w:rsid w:val="00767B83"/>
    <w:rsid w:val="00770095"/>
    <w:rsid w:val="00770846"/>
    <w:rsid w:val="00776F12"/>
    <w:rsid w:val="0077726F"/>
    <w:rsid w:val="00777878"/>
    <w:rsid w:val="00777B58"/>
    <w:rsid w:val="00777C87"/>
    <w:rsid w:val="00780C3E"/>
    <w:rsid w:val="00783275"/>
    <w:rsid w:val="00783672"/>
    <w:rsid w:val="007902E1"/>
    <w:rsid w:val="00790BC0"/>
    <w:rsid w:val="00792F49"/>
    <w:rsid w:val="00793796"/>
    <w:rsid w:val="007A014B"/>
    <w:rsid w:val="007A09EB"/>
    <w:rsid w:val="007A6A23"/>
    <w:rsid w:val="007A6A9B"/>
    <w:rsid w:val="007B1443"/>
    <w:rsid w:val="007B19A7"/>
    <w:rsid w:val="007B4FEF"/>
    <w:rsid w:val="007B5037"/>
    <w:rsid w:val="007B50B3"/>
    <w:rsid w:val="007B5DC9"/>
    <w:rsid w:val="007B75AD"/>
    <w:rsid w:val="007C1FCB"/>
    <w:rsid w:val="007C274E"/>
    <w:rsid w:val="007C7580"/>
    <w:rsid w:val="007D1012"/>
    <w:rsid w:val="007D16C1"/>
    <w:rsid w:val="007D3586"/>
    <w:rsid w:val="007D520A"/>
    <w:rsid w:val="007E078A"/>
    <w:rsid w:val="007E595E"/>
    <w:rsid w:val="007F34AC"/>
    <w:rsid w:val="00800866"/>
    <w:rsid w:val="00801BF6"/>
    <w:rsid w:val="00801FE7"/>
    <w:rsid w:val="0080220C"/>
    <w:rsid w:val="00804901"/>
    <w:rsid w:val="00806271"/>
    <w:rsid w:val="0080721A"/>
    <w:rsid w:val="008104A9"/>
    <w:rsid w:val="00813ABF"/>
    <w:rsid w:val="00817524"/>
    <w:rsid w:val="00820629"/>
    <w:rsid w:val="00823A00"/>
    <w:rsid w:val="00824DDD"/>
    <w:rsid w:val="00827104"/>
    <w:rsid w:val="0082712B"/>
    <w:rsid w:val="008279C9"/>
    <w:rsid w:val="00827D2E"/>
    <w:rsid w:val="00827D92"/>
    <w:rsid w:val="00831B90"/>
    <w:rsid w:val="008346C2"/>
    <w:rsid w:val="00835FAC"/>
    <w:rsid w:val="00836887"/>
    <w:rsid w:val="00837340"/>
    <w:rsid w:val="00843A38"/>
    <w:rsid w:val="00843F3E"/>
    <w:rsid w:val="008461E5"/>
    <w:rsid w:val="0084694C"/>
    <w:rsid w:val="0085368E"/>
    <w:rsid w:val="008544D1"/>
    <w:rsid w:val="008547BC"/>
    <w:rsid w:val="00864977"/>
    <w:rsid w:val="00865E31"/>
    <w:rsid w:val="0087050E"/>
    <w:rsid w:val="00870ABE"/>
    <w:rsid w:val="00872690"/>
    <w:rsid w:val="008729A9"/>
    <w:rsid w:val="008729BB"/>
    <w:rsid w:val="00874A0D"/>
    <w:rsid w:val="00875055"/>
    <w:rsid w:val="00875E13"/>
    <w:rsid w:val="00876358"/>
    <w:rsid w:val="008777FA"/>
    <w:rsid w:val="00881312"/>
    <w:rsid w:val="008813DA"/>
    <w:rsid w:val="008835B0"/>
    <w:rsid w:val="00883D97"/>
    <w:rsid w:val="00883F27"/>
    <w:rsid w:val="0088444D"/>
    <w:rsid w:val="008868EB"/>
    <w:rsid w:val="00890DF5"/>
    <w:rsid w:val="00892E7E"/>
    <w:rsid w:val="0089409C"/>
    <w:rsid w:val="008942F6"/>
    <w:rsid w:val="008947FD"/>
    <w:rsid w:val="008A3FBF"/>
    <w:rsid w:val="008A4B6E"/>
    <w:rsid w:val="008A56DB"/>
    <w:rsid w:val="008A7560"/>
    <w:rsid w:val="008B10A3"/>
    <w:rsid w:val="008B6C42"/>
    <w:rsid w:val="008C0509"/>
    <w:rsid w:val="008C16F2"/>
    <w:rsid w:val="008C1938"/>
    <w:rsid w:val="008C2448"/>
    <w:rsid w:val="008C317A"/>
    <w:rsid w:val="008C359F"/>
    <w:rsid w:val="008C62C9"/>
    <w:rsid w:val="008C6612"/>
    <w:rsid w:val="008C6F38"/>
    <w:rsid w:val="008C725C"/>
    <w:rsid w:val="008D108B"/>
    <w:rsid w:val="008D1BB3"/>
    <w:rsid w:val="008D2BB9"/>
    <w:rsid w:val="008D60CF"/>
    <w:rsid w:val="008D6F7E"/>
    <w:rsid w:val="008E0376"/>
    <w:rsid w:val="008E0444"/>
    <w:rsid w:val="008E3DBE"/>
    <w:rsid w:val="008E3DBF"/>
    <w:rsid w:val="008E4735"/>
    <w:rsid w:val="008E4B10"/>
    <w:rsid w:val="008E76C5"/>
    <w:rsid w:val="008F0D30"/>
    <w:rsid w:val="008F2E98"/>
    <w:rsid w:val="008F31F6"/>
    <w:rsid w:val="008F36EB"/>
    <w:rsid w:val="008F7099"/>
    <w:rsid w:val="008F7274"/>
    <w:rsid w:val="00900F28"/>
    <w:rsid w:val="0090102E"/>
    <w:rsid w:val="00902668"/>
    <w:rsid w:val="00905BEE"/>
    <w:rsid w:val="0090622E"/>
    <w:rsid w:val="00910B4C"/>
    <w:rsid w:val="00911F43"/>
    <w:rsid w:val="00916B9F"/>
    <w:rsid w:val="00916C9E"/>
    <w:rsid w:val="00917460"/>
    <w:rsid w:val="0092054D"/>
    <w:rsid w:val="00921F77"/>
    <w:rsid w:val="00922BEE"/>
    <w:rsid w:val="00922CD1"/>
    <w:rsid w:val="00924E90"/>
    <w:rsid w:val="009250D4"/>
    <w:rsid w:val="0092566C"/>
    <w:rsid w:val="00925CA9"/>
    <w:rsid w:val="00931BAD"/>
    <w:rsid w:val="0093208F"/>
    <w:rsid w:val="00932C7B"/>
    <w:rsid w:val="00933056"/>
    <w:rsid w:val="009333DD"/>
    <w:rsid w:val="009334B8"/>
    <w:rsid w:val="009355B7"/>
    <w:rsid w:val="009356F0"/>
    <w:rsid w:val="00935836"/>
    <w:rsid w:val="0093593C"/>
    <w:rsid w:val="00935DCF"/>
    <w:rsid w:val="009369E5"/>
    <w:rsid w:val="00936D8B"/>
    <w:rsid w:val="00942A2B"/>
    <w:rsid w:val="00944181"/>
    <w:rsid w:val="00951FE7"/>
    <w:rsid w:val="00952A0D"/>
    <w:rsid w:val="00952C98"/>
    <w:rsid w:val="009537CB"/>
    <w:rsid w:val="00953D3A"/>
    <w:rsid w:val="00953F7B"/>
    <w:rsid w:val="00954AB9"/>
    <w:rsid w:val="00960713"/>
    <w:rsid w:val="0096574B"/>
    <w:rsid w:val="00965B94"/>
    <w:rsid w:val="009666D7"/>
    <w:rsid w:val="00967FD7"/>
    <w:rsid w:val="00971F8B"/>
    <w:rsid w:val="00974400"/>
    <w:rsid w:val="009755FC"/>
    <w:rsid w:val="00975E62"/>
    <w:rsid w:val="00980569"/>
    <w:rsid w:val="009813EB"/>
    <w:rsid w:val="00983408"/>
    <w:rsid w:val="009859E3"/>
    <w:rsid w:val="0098638B"/>
    <w:rsid w:val="00986FB1"/>
    <w:rsid w:val="009871D3"/>
    <w:rsid w:val="009872E7"/>
    <w:rsid w:val="009879A8"/>
    <w:rsid w:val="00991A9E"/>
    <w:rsid w:val="009A11EE"/>
    <w:rsid w:val="009A1336"/>
    <w:rsid w:val="009B0A9D"/>
    <w:rsid w:val="009B17AB"/>
    <w:rsid w:val="009B225A"/>
    <w:rsid w:val="009B280F"/>
    <w:rsid w:val="009B3AC3"/>
    <w:rsid w:val="009B4518"/>
    <w:rsid w:val="009B57AA"/>
    <w:rsid w:val="009B7157"/>
    <w:rsid w:val="009C10D5"/>
    <w:rsid w:val="009C2F49"/>
    <w:rsid w:val="009C32C9"/>
    <w:rsid w:val="009C48F7"/>
    <w:rsid w:val="009D2CBD"/>
    <w:rsid w:val="009D2F59"/>
    <w:rsid w:val="009D3E61"/>
    <w:rsid w:val="009D6F0A"/>
    <w:rsid w:val="009D7AAA"/>
    <w:rsid w:val="009E097F"/>
    <w:rsid w:val="009E20C7"/>
    <w:rsid w:val="009E4EB2"/>
    <w:rsid w:val="009E62B7"/>
    <w:rsid w:val="009F1B52"/>
    <w:rsid w:val="009F1DF4"/>
    <w:rsid w:val="009F61E3"/>
    <w:rsid w:val="00A0127A"/>
    <w:rsid w:val="00A026D3"/>
    <w:rsid w:val="00A037F1"/>
    <w:rsid w:val="00A060B5"/>
    <w:rsid w:val="00A10675"/>
    <w:rsid w:val="00A13383"/>
    <w:rsid w:val="00A136B7"/>
    <w:rsid w:val="00A14C09"/>
    <w:rsid w:val="00A15A57"/>
    <w:rsid w:val="00A16E9B"/>
    <w:rsid w:val="00A230FE"/>
    <w:rsid w:val="00A2414F"/>
    <w:rsid w:val="00A241E7"/>
    <w:rsid w:val="00A272F6"/>
    <w:rsid w:val="00A318C5"/>
    <w:rsid w:val="00A33FA7"/>
    <w:rsid w:val="00A34D1B"/>
    <w:rsid w:val="00A358B9"/>
    <w:rsid w:val="00A35DD6"/>
    <w:rsid w:val="00A37DAC"/>
    <w:rsid w:val="00A41F62"/>
    <w:rsid w:val="00A42228"/>
    <w:rsid w:val="00A45333"/>
    <w:rsid w:val="00A46610"/>
    <w:rsid w:val="00A530C9"/>
    <w:rsid w:val="00A5482D"/>
    <w:rsid w:val="00A556E3"/>
    <w:rsid w:val="00A55C26"/>
    <w:rsid w:val="00A55F26"/>
    <w:rsid w:val="00A563A2"/>
    <w:rsid w:val="00A5688C"/>
    <w:rsid w:val="00A56A47"/>
    <w:rsid w:val="00A57C30"/>
    <w:rsid w:val="00A61416"/>
    <w:rsid w:val="00A64C67"/>
    <w:rsid w:val="00A64CE8"/>
    <w:rsid w:val="00A65809"/>
    <w:rsid w:val="00A66AC8"/>
    <w:rsid w:val="00A7067E"/>
    <w:rsid w:val="00A721C6"/>
    <w:rsid w:val="00A76040"/>
    <w:rsid w:val="00A77660"/>
    <w:rsid w:val="00A776CC"/>
    <w:rsid w:val="00A83067"/>
    <w:rsid w:val="00A830EF"/>
    <w:rsid w:val="00A8576F"/>
    <w:rsid w:val="00A85D98"/>
    <w:rsid w:val="00A937A8"/>
    <w:rsid w:val="00A951A7"/>
    <w:rsid w:val="00AA516D"/>
    <w:rsid w:val="00AA7DE2"/>
    <w:rsid w:val="00AB04CC"/>
    <w:rsid w:val="00AB2D42"/>
    <w:rsid w:val="00AB3A1F"/>
    <w:rsid w:val="00AB4E1C"/>
    <w:rsid w:val="00AB7526"/>
    <w:rsid w:val="00AC2F86"/>
    <w:rsid w:val="00AC7B38"/>
    <w:rsid w:val="00AD1393"/>
    <w:rsid w:val="00AD2151"/>
    <w:rsid w:val="00AD21CB"/>
    <w:rsid w:val="00AD5B60"/>
    <w:rsid w:val="00AD7DEF"/>
    <w:rsid w:val="00AE063A"/>
    <w:rsid w:val="00AE1D3D"/>
    <w:rsid w:val="00AE3213"/>
    <w:rsid w:val="00AE4944"/>
    <w:rsid w:val="00AE5179"/>
    <w:rsid w:val="00AF2F4C"/>
    <w:rsid w:val="00AF69B6"/>
    <w:rsid w:val="00AF6B18"/>
    <w:rsid w:val="00AF6B23"/>
    <w:rsid w:val="00AF6D65"/>
    <w:rsid w:val="00B00A36"/>
    <w:rsid w:val="00B042CF"/>
    <w:rsid w:val="00B06091"/>
    <w:rsid w:val="00B06A34"/>
    <w:rsid w:val="00B10501"/>
    <w:rsid w:val="00B10E48"/>
    <w:rsid w:val="00B11135"/>
    <w:rsid w:val="00B13E18"/>
    <w:rsid w:val="00B161A5"/>
    <w:rsid w:val="00B177D1"/>
    <w:rsid w:val="00B26360"/>
    <w:rsid w:val="00B2713A"/>
    <w:rsid w:val="00B305BC"/>
    <w:rsid w:val="00B33B39"/>
    <w:rsid w:val="00B42A79"/>
    <w:rsid w:val="00B42BAA"/>
    <w:rsid w:val="00B42C79"/>
    <w:rsid w:val="00B42F51"/>
    <w:rsid w:val="00B459C4"/>
    <w:rsid w:val="00B45DE7"/>
    <w:rsid w:val="00B56702"/>
    <w:rsid w:val="00B57286"/>
    <w:rsid w:val="00B655F8"/>
    <w:rsid w:val="00B667B3"/>
    <w:rsid w:val="00B70FC9"/>
    <w:rsid w:val="00B72242"/>
    <w:rsid w:val="00B73834"/>
    <w:rsid w:val="00B740BF"/>
    <w:rsid w:val="00B7609D"/>
    <w:rsid w:val="00B80E33"/>
    <w:rsid w:val="00B85E3F"/>
    <w:rsid w:val="00B87134"/>
    <w:rsid w:val="00B903A2"/>
    <w:rsid w:val="00B9081F"/>
    <w:rsid w:val="00B90883"/>
    <w:rsid w:val="00B91166"/>
    <w:rsid w:val="00B9142C"/>
    <w:rsid w:val="00B9519A"/>
    <w:rsid w:val="00B963D0"/>
    <w:rsid w:val="00B96690"/>
    <w:rsid w:val="00B97748"/>
    <w:rsid w:val="00BA09E3"/>
    <w:rsid w:val="00BA16D1"/>
    <w:rsid w:val="00BA2C32"/>
    <w:rsid w:val="00BA6336"/>
    <w:rsid w:val="00BA6535"/>
    <w:rsid w:val="00BA705F"/>
    <w:rsid w:val="00BB0751"/>
    <w:rsid w:val="00BB0A41"/>
    <w:rsid w:val="00BB1832"/>
    <w:rsid w:val="00BB2AF9"/>
    <w:rsid w:val="00BB361D"/>
    <w:rsid w:val="00BB7FBC"/>
    <w:rsid w:val="00BC248B"/>
    <w:rsid w:val="00BC46A4"/>
    <w:rsid w:val="00BC60F0"/>
    <w:rsid w:val="00BC6657"/>
    <w:rsid w:val="00BC7581"/>
    <w:rsid w:val="00BD188D"/>
    <w:rsid w:val="00BD3198"/>
    <w:rsid w:val="00BD40DC"/>
    <w:rsid w:val="00BD77E0"/>
    <w:rsid w:val="00BD7EF4"/>
    <w:rsid w:val="00BE03A6"/>
    <w:rsid w:val="00BE07A0"/>
    <w:rsid w:val="00BE112B"/>
    <w:rsid w:val="00BE40A2"/>
    <w:rsid w:val="00BF089E"/>
    <w:rsid w:val="00BF1029"/>
    <w:rsid w:val="00BF2CEE"/>
    <w:rsid w:val="00BF37B7"/>
    <w:rsid w:val="00BF3A6D"/>
    <w:rsid w:val="00BF5920"/>
    <w:rsid w:val="00BF59F5"/>
    <w:rsid w:val="00BF6965"/>
    <w:rsid w:val="00BF7932"/>
    <w:rsid w:val="00C04298"/>
    <w:rsid w:val="00C04F97"/>
    <w:rsid w:val="00C054AB"/>
    <w:rsid w:val="00C05B0C"/>
    <w:rsid w:val="00C10352"/>
    <w:rsid w:val="00C111D0"/>
    <w:rsid w:val="00C11D2F"/>
    <w:rsid w:val="00C20E18"/>
    <w:rsid w:val="00C22DC0"/>
    <w:rsid w:val="00C24225"/>
    <w:rsid w:val="00C25B6F"/>
    <w:rsid w:val="00C2623A"/>
    <w:rsid w:val="00C272EC"/>
    <w:rsid w:val="00C27839"/>
    <w:rsid w:val="00C304B7"/>
    <w:rsid w:val="00C31365"/>
    <w:rsid w:val="00C31ED0"/>
    <w:rsid w:val="00C3527E"/>
    <w:rsid w:val="00C37C34"/>
    <w:rsid w:val="00C40CDD"/>
    <w:rsid w:val="00C40FD8"/>
    <w:rsid w:val="00C429CA"/>
    <w:rsid w:val="00C435AA"/>
    <w:rsid w:val="00C437A3"/>
    <w:rsid w:val="00C4778C"/>
    <w:rsid w:val="00C503CB"/>
    <w:rsid w:val="00C529D2"/>
    <w:rsid w:val="00C52F32"/>
    <w:rsid w:val="00C56001"/>
    <w:rsid w:val="00C56047"/>
    <w:rsid w:val="00C60357"/>
    <w:rsid w:val="00C61ACB"/>
    <w:rsid w:val="00C66EF4"/>
    <w:rsid w:val="00C67611"/>
    <w:rsid w:val="00C709EA"/>
    <w:rsid w:val="00C72169"/>
    <w:rsid w:val="00C7298E"/>
    <w:rsid w:val="00C741A9"/>
    <w:rsid w:val="00C7699B"/>
    <w:rsid w:val="00C8002C"/>
    <w:rsid w:val="00C80049"/>
    <w:rsid w:val="00C81D21"/>
    <w:rsid w:val="00C82EF5"/>
    <w:rsid w:val="00C83293"/>
    <w:rsid w:val="00C83E27"/>
    <w:rsid w:val="00C851A8"/>
    <w:rsid w:val="00C869FA"/>
    <w:rsid w:val="00C9018B"/>
    <w:rsid w:val="00C912CD"/>
    <w:rsid w:val="00C943A4"/>
    <w:rsid w:val="00C9677D"/>
    <w:rsid w:val="00CA36DA"/>
    <w:rsid w:val="00CA4FB4"/>
    <w:rsid w:val="00CA55DF"/>
    <w:rsid w:val="00CA67CE"/>
    <w:rsid w:val="00CB010A"/>
    <w:rsid w:val="00CB1E34"/>
    <w:rsid w:val="00CB228C"/>
    <w:rsid w:val="00CB24EF"/>
    <w:rsid w:val="00CB42C4"/>
    <w:rsid w:val="00CB57ED"/>
    <w:rsid w:val="00CC2A85"/>
    <w:rsid w:val="00CC43C0"/>
    <w:rsid w:val="00CC4FD1"/>
    <w:rsid w:val="00CD1109"/>
    <w:rsid w:val="00CD193A"/>
    <w:rsid w:val="00CD1FF2"/>
    <w:rsid w:val="00CD24FC"/>
    <w:rsid w:val="00CD2DA3"/>
    <w:rsid w:val="00CD34FB"/>
    <w:rsid w:val="00CD6241"/>
    <w:rsid w:val="00CD6A5C"/>
    <w:rsid w:val="00CD7DCF"/>
    <w:rsid w:val="00CE18B4"/>
    <w:rsid w:val="00CE1FE4"/>
    <w:rsid w:val="00CE2AB5"/>
    <w:rsid w:val="00CE541E"/>
    <w:rsid w:val="00CE6162"/>
    <w:rsid w:val="00CE7366"/>
    <w:rsid w:val="00CE7684"/>
    <w:rsid w:val="00CE7B5E"/>
    <w:rsid w:val="00CE7F78"/>
    <w:rsid w:val="00CF1581"/>
    <w:rsid w:val="00CF173B"/>
    <w:rsid w:val="00CF2B04"/>
    <w:rsid w:val="00CF3015"/>
    <w:rsid w:val="00D018E4"/>
    <w:rsid w:val="00D01C82"/>
    <w:rsid w:val="00D01DA1"/>
    <w:rsid w:val="00D067F7"/>
    <w:rsid w:val="00D10EF8"/>
    <w:rsid w:val="00D11A03"/>
    <w:rsid w:val="00D11A1F"/>
    <w:rsid w:val="00D12266"/>
    <w:rsid w:val="00D13702"/>
    <w:rsid w:val="00D142DE"/>
    <w:rsid w:val="00D143BB"/>
    <w:rsid w:val="00D16FB0"/>
    <w:rsid w:val="00D236E3"/>
    <w:rsid w:val="00D23A86"/>
    <w:rsid w:val="00D27BAD"/>
    <w:rsid w:val="00D27E50"/>
    <w:rsid w:val="00D33981"/>
    <w:rsid w:val="00D35E41"/>
    <w:rsid w:val="00D37698"/>
    <w:rsid w:val="00D43185"/>
    <w:rsid w:val="00D44B7C"/>
    <w:rsid w:val="00D52F8D"/>
    <w:rsid w:val="00D55CF3"/>
    <w:rsid w:val="00D56899"/>
    <w:rsid w:val="00D60311"/>
    <w:rsid w:val="00D63626"/>
    <w:rsid w:val="00D652FD"/>
    <w:rsid w:val="00D65AAE"/>
    <w:rsid w:val="00D66D5D"/>
    <w:rsid w:val="00D707FA"/>
    <w:rsid w:val="00D717BD"/>
    <w:rsid w:val="00D741C5"/>
    <w:rsid w:val="00D75B88"/>
    <w:rsid w:val="00D77579"/>
    <w:rsid w:val="00D77BD5"/>
    <w:rsid w:val="00D81C46"/>
    <w:rsid w:val="00D852B3"/>
    <w:rsid w:val="00D9150F"/>
    <w:rsid w:val="00D92823"/>
    <w:rsid w:val="00D929DE"/>
    <w:rsid w:val="00D94CD2"/>
    <w:rsid w:val="00D956A9"/>
    <w:rsid w:val="00D959E4"/>
    <w:rsid w:val="00D95F53"/>
    <w:rsid w:val="00D97EFC"/>
    <w:rsid w:val="00DA0817"/>
    <w:rsid w:val="00DA16C9"/>
    <w:rsid w:val="00DA30B8"/>
    <w:rsid w:val="00DA39AE"/>
    <w:rsid w:val="00DA7CAA"/>
    <w:rsid w:val="00DB0D38"/>
    <w:rsid w:val="00DB3FA1"/>
    <w:rsid w:val="00DB4A9A"/>
    <w:rsid w:val="00DB6FFB"/>
    <w:rsid w:val="00DB7C61"/>
    <w:rsid w:val="00DB7E9A"/>
    <w:rsid w:val="00DC3C63"/>
    <w:rsid w:val="00DC53A0"/>
    <w:rsid w:val="00DC5586"/>
    <w:rsid w:val="00DD1940"/>
    <w:rsid w:val="00DD32EF"/>
    <w:rsid w:val="00DD5015"/>
    <w:rsid w:val="00DD7E8B"/>
    <w:rsid w:val="00DE3E21"/>
    <w:rsid w:val="00DE5795"/>
    <w:rsid w:val="00DE5D2D"/>
    <w:rsid w:val="00DE61FE"/>
    <w:rsid w:val="00DE65D0"/>
    <w:rsid w:val="00DE677E"/>
    <w:rsid w:val="00DE72B3"/>
    <w:rsid w:val="00DE7BAC"/>
    <w:rsid w:val="00DE7F22"/>
    <w:rsid w:val="00DF049A"/>
    <w:rsid w:val="00DF09F8"/>
    <w:rsid w:val="00DF4E26"/>
    <w:rsid w:val="00DF579C"/>
    <w:rsid w:val="00DF6B98"/>
    <w:rsid w:val="00DF79A8"/>
    <w:rsid w:val="00E00CCC"/>
    <w:rsid w:val="00E012EB"/>
    <w:rsid w:val="00E02873"/>
    <w:rsid w:val="00E06611"/>
    <w:rsid w:val="00E07519"/>
    <w:rsid w:val="00E1149B"/>
    <w:rsid w:val="00E1321C"/>
    <w:rsid w:val="00E148EF"/>
    <w:rsid w:val="00E1497E"/>
    <w:rsid w:val="00E15424"/>
    <w:rsid w:val="00E1639E"/>
    <w:rsid w:val="00E165A4"/>
    <w:rsid w:val="00E16D63"/>
    <w:rsid w:val="00E1722A"/>
    <w:rsid w:val="00E17427"/>
    <w:rsid w:val="00E17F89"/>
    <w:rsid w:val="00E22B26"/>
    <w:rsid w:val="00E23176"/>
    <w:rsid w:val="00E23B20"/>
    <w:rsid w:val="00E23BAC"/>
    <w:rsid w:val="00E258CD"/>
    <w:rsid w:val="00E264C6"/>
    <w:rsid w:val="00E32280"/>
    <w:rsid w:val="00E345D6"/>
    <w:rsid w:val="00E37332"/>
    <w:rsid w:val="00E37762"/>
    <w:rsid w:val="00E400F8"/>
    <w:rsid w:val="00E4140D"/>
    <w:rsid w:val="00E419DD"/>
    <w:rsid w:val="00E41A28"/>
    <w:rsid w:val="00E43378"/>
    <w:rsid w:val="00E4709D"/>
    <w:rsid w:val="00E470D3"/>
    <w:rsid w:val="00E478DC"/>
    <w:rsid w:val="00E5239D"/>
    <w:rsid w:val="00E54CD8"/>
    <w:rsid w:val="00E55A20"/>
    <w:rsid w:val="00E55A9E"/>
    <w:rsid w:val="00E55B9A"/>
    <w:rsid w:val="00E57216"/>
    <w:rsid w:val="00E60BEF"/>
    <w:rsid w:val="00E6263C"/>
    <w:rsid w:val="00E63587"/>
    <w:rsid w:val="00E67F9B"/>
    <w:rsid w:val="00E70139"/>
    <w:rsid w:val="00E704CA"/>
    <w:rsid w:val="00E73393"/>
    <w:rsid w:val="00E738D6"/>
    <w:rsid w:val="00E74B42"/>
    <w:rsid w:val="00E74E5F"/>
    <w:rsid w:val="00E83707"/>
    <w:rsid w:val="00E839FC"/>
    <w:rsid w:val="00E84A2F"/>
    <w:rsid w:val="00E90631"/>
    <w:rsid w:val="00E91320"/>
    <w:rsid w:val="00E9137D"/>
    <w:rsid w:val="00E96CB2"/>
    <w:rsid w:val="00EA1565"/>
    <w:rsid w:val="00EA26D2"/>
    <w:rsid w:val="00EA4800"/>
    <w:rsid w:val="00EA4AF1"/>
    <w:rsid w:val="00EA56D5"/>
    <w:rsid w:val="00EB20B7"/>
    <w:rsid w:val="00EB380F"/>
    <w:rsid w:val="00EB44E4"/>
    <w:rsid w:val="00EB6DAE"/>
    <w:rsid w:val="00EC073F"/>
    <w:rsid w:val="00EC114B"/>
    <w:rsid w:val="00EC51B3"/>
    <w:rsid w:val="00ED2292"/>
    <w:rsid w:val="00ED25A0"/>
    <w:rsid w:val="00ED45CC"/>
    <w:rsid w:val="00ED52C6"/>
    <w:rsid w:val="00ED7190"/>
    <w:rsid w:val="00ED7CDD"/>
    <w:rsid w:val="00EE0951"/>
    <w:rsid w:val="00EE15C6"/>
    <w:rsid w:val="00EE2FEF"/>
    <w:rsid w:val="00EE46EA"/>
    <w:rsid w:val="00EE660F"/>
    <w:rsid w:val="00EE7EFF"/>
    <w:rsid w:val="00EF0A86"/>
    <w:rsid w:val="00EF0BEB"/>
    <w:rsid w:val="00EF4EA5"/>
    <w:rsid w:val="00EF66CA"/>
    <w:rsid w:val="00EF6DC5"/>
    <w:rsid w:val="00F00109"/>
    <w:rsid w:val="00F032A6"/>
    <w:rsid w:val="00F144AE"/>
    <w:rsid w:val="00F14D11"/>
    <w:rsid w:val="00F15683"/>
    <w:rsid w:val="00F23F50"/>
    <w:rsid w:val="00F2524B"/>
    <w:rsid w:val="00F25663"/>
    <w:rsid w:val="00F301B0"/>
    <w:rsid w:val="00F31C8A"/>
    <w:rsid w:val="00F34B8A"/>
    <w:rsid w:val="00F3595D"/>
    <w:rsid w:val="00F35B73"/>
    <w:rsid w:val="00F40631"/>
    <w:rsid w:val="00F437CA"/>
    <w:rsid w:val="00F43B12"/>
    <w:rsid w:val="00F45FFD"/>
    <w:rsid w:val="00F46172"/>
    <w:rsid w:val="00F50EB0"/>
    <w:rsid w:val="00F50F05"/>
    <w:rsid w:val="00F54B35"/>
    <w:rsid w:val="00F5546E"/>
    <w:rsid w:val="00F5767C"/>
    <w:rsid w:val="00F60AA2"/>
    <w:rsid w:val="00F61B7E"/>
    <w:rsid w:val="00F66B30"/>
    <w:rsid w:val="00F70E79"/>
    <w:rsid w:val="00F71570"/>
    <w:rsid w:val="00F73049"/>
    <w:rsid w:val="00F73D28"/>
    <w:rsid w:val="00F74386"/>
    <w:rsid w:val="00F743A3"/>
    <w:rsid w:val="00F8323E"/>
    <w:rsid w:val="00F85245"/>
    <w:rsid w:val="00F8542B"/>
    <w:rsid w:val="00F86DEE"/>
    <w:rsid w:val="00F8701C"/>
    <w:rsid w:val="00F875DF"/>
    <w:rsid w:val="00F900FE"/>
    <w:rsid w:val="00F90219"/>
    <w:rsid w:val="00F91142"/>
    <w:rsid w:val="00F96213"/>
    <w:rsid w:val="00FA1626"/>
    <w:rsid w:val="00FA339A"/>
    <w:rsid w:val="00FB092A"/>
    <w:rsid w:val="00FB1A9F"/>
    <w:rsid w:val="00FB231E"/>
    <w:rsid w:val="00FB3278"/>
    <w:rsid w:val="00FC0979"/>
    <w:rsid w:val="00FC1DAB"/>
    <w:rsid w:val="00FC2001"/>
    <w:rsid w:val="00FC2741"/>
    <w:rsid w:val="00FC600E"/>
    <w:rsid w:val="00FC60FE"/>
    <w:rsid w:val="00FC6CB4"/>
    <w:rsid w:val="00FD25E5"/>
    <w:rsid w:val="00FD61CE"/>
    <w:rsid w:val="00FD67F3"/>
    <w:rsid w:val="00FD7838"/>
    <w:rsid w:val="00FE0E45"/>
    <w:rsid w:val="00FE3428"/>
    <w:rsid w:val="00FE3E5F"/>
    <w:rsid w:val="00FF0542"/>
    <w:rsid w:val="00FF5B91"/>
    <w:rsid w:val="00FF5F30"/>
    <w:rsid w:val="00FF6247"/>
    <w:rsid w:val="00FF7B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7DA23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uiPriority="0" w:qFormat="1"/>
    <w:lsdException w:name="annotation reference" w:uiPriority="0"/>
    <w:lsdException w:name="List Bullet" w:uiPriority="0" w:qFormat="1"/>
    <w:lsdException w:name="List Number"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0F8"/>
    <w:rPr>
      <w:rFonts w:ascii="Times New Roman" w:eastAsia="Times New Roman" w:hAnsi="Times New Roman" w:cs="Times New Roman"/>
      <w:szCs w:val="20"/>
    </w:rPr>
  </w:style>
  <w:style w:type="paragraph" w:styleId="Heading1">
    <w:name w:val="heading 1"/>
    <w:aliases w:val="H1,Heading 1 Char Char Char1,Heading 1 Char Char Char Char,Heading 1 Char Char,Heading 1 Char Char Char,Part Char Char,Numbered Heading 1 Char Char,Use Case Number Char Char"/>
    <w:basedOn w:val="Normal"/>
    <w:next w:val="Normal"/>
    <w:link w:val="Heading1Char"/>
    <w:qFormat/>
    <w:rsid w:val="009F61E3"/>
    <w:pPr>
      <w:keepNext/>
      <w:pageBreakBefore/>
      <w:numPr>
        <w:numId w:val="27"/>
      </w:numPr>
      <w:spacing w:before="240" w:after="60"/>
      <w:outlineLvl w:val="0"/>
    </w:pPr>
    <w:rPr>
      <w:rFonts w:ascii="Arial" w:hAnsi="Arial" w:cs="Arial"/>
      <w:b/>
      <w:bCs/>
      <w:kern w:val="32"/>
      <w:sz w:val="32"/>
      <w:szCs w:val="32"/>
    </w:rPr>
  </w:style>
  <w:style w:type="paragraph" w:styleId="Heading2">
    <w:name w:val="heading 2"/>
    <w:aliases w:val="H2,h2,2nd level,õberschrift 2"/>
    <w:basedOn w:val="Normal"/>
    <w:next w:val="Normal"/>
    <w:link w:val="Heading2Char"/>
    <w:qFormat/>
    <w:rsid w:val="009250D4"/>
    <w:pPr>
      <w:widowControl w:val="0"/>
      <w:numPr>
        <w:ilvl w:val="1"/>
        <w:numId w:val="27"/>
      </w:numPr>
      <w:spacing w:before="240" w:after="60"/>
      <w:outlineLvl w:val="1"/>
    </w:pPr>
    <w:rPr>
      <w:rFonts w:ascii="Arial" w:hAnsi="Arial" w:cs="Arial"/>
      <w:b/>
      <w:bCs/>
      <w:i/>
      <w:iCs/>
      <w:sz w:val="28"/>
      <w:szCs w:val="28"/>
    </w:rPr>
  </w:style>
  <w:style w:type="paragraph" w:styleId="Heading3">
    <w:name w:val="heading 3"/>
    <w:aliases w:val="h3"/>
    <w:basedOn w:val="Normal"/>
    <w:next w:val="Normal"/>
    <w:link w:val="Heading3Char"/>
    <w:qFormat/>
    <w:rsid w:val="006F2C8B"/>
    <w:pPr>
      <w:keepNext/>
      <w:numPr>
        <w:ilvl w:val="2"/>
        <w:numId w:val="27"/>
      </w:numPr>
      <w:spacing w:before="240" w:after="60"/>
      <w:outlineLvl w:val="2"/>
    </w:pPr>
    <w:rPr>
      <w:rFonts w:ascii="Arial" w:hAnsi="Arial" w:cs="Arial"/>
      <w:b/>
      <w:bCs/>
      <w:sz w:val="26"/>
      <w:szCs w:val="26"/>
    </w:rPr>
  </w:style>
  <w:style w:type="paragraph" w:styleId="Heading4">
    <w:name w:val="heading 4"/>
    <w:aliases w:val="H4"/>
    <w:basedOn w:val="Normal"/>
    <w:next w:val="Normal"/>
    <w:link w:val="Heading4Char"/>
    <w:autoRedefine/>
    <w:qFormat/>
    <w:rsid w:val="0010374C"/>
    <w:pPr>
      <w:keepNext/>
      <w:numPr>
        <w:ilvl w:val="3"/>
        <w:numId w:val="27"/>
      </w:numPr>
      <w:spacing w:before="240" w:after="60"/>
      <w:outlineLvl w:val="3"/>
    </w:pPr>
    <w:rPr>
      <w:rFonts w:ascii="Arial" w:hAnsi="Arial"/>
      <w:b/>
      <w:bCs/>
      <w:szCs w:val="28"/>
    </w:rPr>
  </w:style>
  <w:style w:type="paragraph" w:styleId="Heading5">
    <w:name w:val="heading 5"/>
    <w:basedOn w:val="Normal"/>
    <w:next w:val="Normal"/>
    <w:link w:val="Heading5Char"/>
    <w:qFormat/>
    <w:rsid w:val="006F2C8B"/>
    <w:pPr>
      <w:numPr>
        <w:ilvl w:val="4"/>
        <w:numId w:val="27"/>
      </w:numPr>
      <w:spacing w:before="240" w:after="60"/>
      <w:outlineLvl w:val="4"/>
    </w:pPr>
    <w:rPr>
      <w:b/>
      <w:bCs/>
      <w:i/>
      <w:iCs/>
      <w:sz w:val="26"/>
      <w:szCs w:val="26"/>
    </w:rPr>
  </w:style>
  <w:style w:type="paragraph" w:styleId="Heading6">
    <w:name w:val="heading 6"/>
    <w:aliases w:val="Heading6"/>
    <w:basedOn w:val="Normal"/>
    <w:next w:val="Normal"/>
    <w:link w:val="Heading6Char"/>
    <w:qFormat/>
    <w:rsid w:val="006F2C8B"/>
    <w:pPr>
      <w:numPr>
        <w:ilvl w:val="5"/>
        <w:numId w:val="27"/>
      </w:numPr>
      <w:spacing w:before="240" w:after="60"/>
      <w:outlineLvl w:val="5"/>
    </w:pPr>
    <w:rPr>
      <w:b/>
      <w:bCs/>
      <w:sz w:val="22"/>
      <w:szCs w:val="22"/>
    </w:rPr>
  </w:style>
  <w:style w:type="paragraph" w:styleId="Heading7">
    <w:name w:val="heading 7"/>
    <w:aliases w:val="Heading7"/>
    <w:basedOn w:val="Normal"/>
    <w:next w:val="Normal"/>
    <w:link w:val="Heading7Char"/>
    <w:qFormat/>
    <w:rsid w:val="006F2C8B"/>
    <w:pPr>
      <w:numPr>
        <w:ilvl w:val="6"/>
        <w:numId w:val="27"/>
      </w:numPr>
      <w:spacing w:before="240" w:after="60"/>
      <w:outlineLvl w:val="6"/>
    </w:pPr>
  </w:style>
  <w:style w:type="paragraph" w:styleId="Heading8">
    <w:name w:val="heading 8"/>
    <w:aliases w:val="Heading8"/>
    <w:basedOn w:val="Normal"/>
    <w:next w:val="Normal"/>
    <w:link w:val="Heading8Char"/>
    <w:qFormat/>
    <w:rsid w:val="006F2C8B"/>
    <w:pPr>
      <w:numPr>
        <w:ilvl w:val="7"/>
        <w:numId w:val="27"/>
      </w:numPr>
      <w:spacing w:before="240" w:after="60"/>
      <w:outlineLvl w:val="7"/>
    </w:pPr>
    <w:rPr>
      <w:i/>
      <w:iCs/>
    </w:rPr>
  </w:style>
  <w:style w:type="paragraph" w:styleId="Heading9">
    <w:name w:val="heading 9"/>
    <w:aliases w:val="Heading9"/>
    <w:basedOn w:val="Normal"/>
    <w:next w:val="Normal"/>
    <w:link w:val="Heading9Char"/>
    <w:qFormat/>
    <w:rsid w:val="006F2C8B"/>
    <w:pPr>
      <w:numPr>
        <w:ilvl w:val="8"/>
        <w:numId w:val="2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 Char Char1 Char,Heading 1 Char Char Char Char Char,Heading 1 Char Char Char2,Heading 1 Char Char Char Char1,Part Char Char Char,Numbered Heading 1 Char Char Char,Use Case Number Char Char Char"/>
    <w:basedOn w:val="DefaultParagraphFont"/>
    <w:link w:val="Heading1"/>
    <w:rsid w:val="009F61E3"/>
    <w:rPr>
      <w:rFonts w:ascii="Arial" w:eastAsia="Times New Roman" w:hAnsi="Arial" w:cs="Arial"/>
      <w:b/>
      <w:bCs/>
      <w:kern w:val="32"/>
      <w:sz w:val="32"/>
      <w:szCs w:val="32"/>
    </w:rPr>
  </w:style>
  <w:style w:type="character" w:customStyle="1" w:styleId="Heading2Char">
    <w:name w:val="Heading 2 Char"/>
    <w:aliases w:val="H2 Char,h2 Char,2nd level Char,õberschrift 2 Char"/>
    <w:basedOn w:val="DefaultParagraphFont"/>
    <w:link w:val="Heading2"/>
    <w:rsid w:val="009250D4"/>
    <w:rPr>
      <w:rFonts w:ascii="Arial" w:eastAsia="Times New Roman" w:hAnsi="Arial" w:cs="Arial"/>
      <w:b/>
      <w:bCs/>
      <w:i/>
      <w:iCs/>
      <w:sz w:val="28"/>
      <w:szCs w:val="28"/>
    </w:rPr>
  </w:style>
  <w:style w:type="character" w:customStyle="1" w:styleId="Heading3Char">
    <w:name w:val="Heading 3 Char"/>
    <w:aliases w:val="h3 Char"/>
    <w:basedOn w:val="DefaultParagraphFont"/>
    <w:link w:val="Heading3"/>
    <w:rsid w:val="006F2C8B"/>
    <w:rPr>
      <w:rFonts w:ascii="Arial" w:eastAsia="Times New Roman" w:hAnsi="Arial" w:cs="Arial"/>
      <w:b/>
      <w:bCs/>
      <w:sz w:val="26"/>
      <w:szCs w:val="26"/>
    </w:rPr>
  </w:style>
  <w:style w:type="character" w:customStyle="1" w:styleId="Heading4Char">
    <w:name w:val="Heading 4 Char"/>
    <w:aliases w:val="H4 Char"/>
    <w:basedOn w:val="DefaultParagraphFont"/>
    <w:link w:val="Heading4"/>
    <w:rsid w:val="0010374C"/>
    <w:rPr>
      <w:rFonts w:ascii="Arial" w:eastAsia="Times New Roman" w:hAnsi="Arial" w:cs="Times New Roman"/>
      <w:b/>
      <w:bCs/>
      <w:szCs w:val="28"/>
    </w:rPr>
  </w:style>
  <w:style w:type="character" w:customStyle="1" w:styleId="Heading5Char">
    <w:name w:val="Heading 5 Char"/>
    <w:basedOn w:val="DefaultParagraphFont"/>
    <w:link w:val="Heading5"/>
    <w:rsid w:val="006F2C8B"/>
    <w:rPr>
      <w:rFonts w:ascii="Times New Roman" w:eastAsia="Times New Roman" w:hAnsi="Times New Roman" w:cs="Times New Roman"/>
      <w:b/>
      <w:bCs/>
      <w:i/>
      <w:iCs/>
      <w:sz w:val="26"/>
      <w:szCs w:val="26"/>
    </w:rPr>
  </w:style>
  <w:style w:type="character" w:customStyle="1" w:styleId="Heading6Char">
    <w:name w:val="Heading 6 Char"/>
    <w:aliases w:val="Heading6 Char"/>
    <w:basedOn w:val="DefaultParagraphFont"/>
    <w:link w:val="Heading6"/>
    <w:rsid w:val="006F2C8B"/>
    <w:rPr>
      <w:rFonts w:ascii="Times New Roman" w:eastAsia="Times New Roman" w:hAnsi="Times New Roman" w:cs="Times New Roman"/>
      <w:b/>
      <w:bCs/>
      <w:sz w:val="22"/>
      <w:szCs w:val="22"/>
    </w:rPr>
  </w:style>
  <w:style w:type="character" w:customStyle="1" w:styleId="Heading7Char">
    <w:name w:val="Heading 7 Char"/>
    <w:aliases w:val="Heading7 Char"/>
    <w:basedOn w:val="DefaultParagraphFont"/>
    <w:link w:val="Heading7"/>
    <w:rsid w:val="006F2C8B"/>
    <w:rPr>
      <w:rFonts w:ascii="Times New Roman" w:eastAsia="Times New Roman" w:hAnsi="Times New Roman" w:cs="Times New Roman"/>
      <w:szCs w:val="20"/>
    </w:rPr>
  </w:style>
  <w:style w:type="character" w:customStyle="1" w:styleId="Heading8Char">
    <w:name w:val="Heading 8 Char"/>
    <w:aliases w:val="Heading8 Char"/>
    <w:basedOn w:val="DefaultParagraphFont"/>
    <w:link w:val="Heading8"/>
    <w:rsid w:val="006F2C8B"/>
    <w:rPr>
      <w:rFonts w:ascii="Times New Roman" w:eastAsia="Times New Roman" w:hAnsi="Times New Roman" w:cs="Times New Roman"/>
      <w:i/>
      <w:iCs/>
      <w:szCs w:val="20"/>
    </w:rPr>
  </w:style>
  <w:style w:type="character" w:customStyle="1" w:styleId="Heading9Char">
    <w:name w:val="Heading 9 Char"/>
    <w:aliases w:val="Heading9 Char"/>
    <w:basedOn w:val="DefaultParagraphFont"/>
    <w:link w:val="Heading9"/>
    <w:rsid w:val="006F2C8B"/>
    <w:rPr>
      <w:rFonts w:ascii="Arial" w:eastAsia="Times New Roman" w:hAnsi="Arial" w:cs="Arial"/>
      <w:sz w:val="22"/>
      <w:szCs w:val="22"/>
    </w:rPr>
  </w:style>
  <w:style w:type="paragraph" w:styleId="BalloonText">
    <w:name w:val="Balloon Text"/>
    <w:basedOn w:val="Normal"/>
    <w:link w:val="BalloonTextChar"/>
    <w:uiPriority w:val="99"/>
    <w:semiHidden/>
    <w:unhideWhenUsed/>
    <w:rsid w:val="001275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75B5"/>
    <w:rPr>
      <w:rFonts w:ascii="Lucida Grande" w:eastAsia="Times New Roman" w:hAnsi="Lucida Grande" w:cs="Lucida Grande"/>
      <w:sz w:val="18"/>
      <w:szCs w:val="18"/>
    </w:rPr>
  </w:style>
  <w:style w:type="paragraph" w:customStyle="1" w:styleId="AeponaHeading">
    <w:name w:val="Aepona Heading"/>
    <w:basedOn w:val="Normal"/>
    <w:next w:val="Normal"/>
    <w:unhideWhenUsed/>
    <w:rsid w:val="001275B5"/>
    <w:pPr>
      <w:keepNext/>
      <w:spacing w:before="720" w:after="360"/>
    </w:pPr>
    <w:rPr>
      <w:rFonts w:ascii="Arial" w:hAnsi="Arial"/>
      <w:b/>
      <w:color w:val="1F497D"/>
      <w:sz w:val="36"/>
      <w:lang w:val="en-GB"/>
    </w:rPr>
  </w:style>
  <w:style w:type="paragraph" w:customStyle="1" w:styleId="TableText">
    <w:name w:val="Table Text"/>
    <w:basedOn w:val="Normal"/>
    <w:qFormat/>
    <w:rsid w:val="001275B5"/>
    <w:rPr>
      <w:rFonts w:ascii="Arial" w:hAnsi="Arial"/>
      <w:sz w:val="20"/>
      <w:lang w:val="en-GB"/>
    </w:rPr>
  </w:style>
  <w:style w:type="paragraph" w:customStyle="1" w:styleId="DocumentProperties">
    <w:name w:val="Document Properties"/>
    <w:basedOn w:val="Normal"/>
    <w:next w:val="Normal"/>
    <w:rsid w:val="001275B5"/>
    <w:pPr>
      <w:pageBreakBefore/>
      <w:spacing w:before="120" w:after="120" w:line="300" w:lineRule="auto"/>
    </w:pPr>
    <w:rPr>
      <w:rFonts w:ascii="Tahoma" w:eastAsia="MS PGothic" w:hAnsi="Tahoma"/>
      <w:b/>
      <w:color w:val="006996"/>
      <w:sz w:val="36"/>
      <w:lang w:val="en-GB" w:eastAsia="ja-JP"/>
    </w:rPr>
  </w:style>
  <w:style w:type="paragraph" w:styleId="ListNumber">
    <w:name w:val="List Number"/>
    <w:basedOn w:val="Normal"/>
    <w:qFormat/>
    <w:rsid w:val="00BF1029"/>
    <w:pPr>
      <w:numPr>
        <w:numId w:val="1"/>
      </w:numPr>
      <w:spacing w:before="120" w:after="120"/>
      <w:ind w:left="720"/>
    </w:pPr>
    <w:rPr>
      <w:rFonts w:ascii="Arial" w:hAnsi="Arial"/>
      <w:sz w:val="20"/>
      <w:lang w:val="en-GB"/>
    </w:rPr>
  </w:style>
  <w:style w:type="paragraph" w:styleId="ListParagraph">
    <w:name w:val="List Paragraph"/>
    <w:basedOn w:val="Normal"/>
    <w:uiPriority w:val="34"/>
    <w:qFormat/>
    <w:rsid w:val="00155CEB"/>
    <w:pPr>
      <w:numPr>
        <w:numId w:val="30"/>
      </w:numPr>
      <w:spacing w:before="120" w:after="120" w:line="300" w:lineRule="auto"/>
      <w:contextualSpacing/>
    </w:pPr>
    <w:rPr>
      <w:rFonts w:eastAsia="MS PGothic"/>
      <w:lang w:val="en-GB" w:eastAsia="en-GB"/>
    </w:rPr>
  </w:style>
  <w:style w:type="paragraph" w:styleId="NormalWeb">
    <w:name w:val="Normal (Web)"/>
    <w:basedOn w:val="Normal"/>
    <w:uiPriority w:val="99"/>
    <w:unhideWhenUsed/>
    <w:rsid w:val="007E078A"/>
    <w:pPr>
      <w:spacing w:before="100" w:beforeAutospacing="1" w:after="100" w:afterAutospacing="1"/>
    </w:pPr>
    <w:rPr>
      <w:rFonts w:ascii="Times" w:eastAsiaTheme="minorEastAsia" w:hAnsi="Times"/>
      <w:sz w:val="20"/>
    </w:rPr>
  </w:style>
  <w:style w:type="paragraph" w:styleId="Header">
    <w:name w:val="header"/>
    <w:basedOn w:val="Normal"/>
    <w:link w:val="HeaderChar"/>
    <w:uiPriority w:val="99"/>
    <w:unhideWhenUsed/>
    <w:rsid w:val="00E4709D"/>
    <w:pPr>
      <w:tabs>
        <w:tab w:val="center" w:pos="4320"/>
        <w:tab w:val="right" w:pos="8640"/>
      </w:tabs>
    </w:pPr>
  </w:style>
  <w:style w:type="character" w:customStyle="1" w:styleId="HeaderChar">
    <w:name w:val="Header Char"/>
    <w:basedOn w:val="DefaultParagraphFont"/>
    <w:link w:val="Header"/>
    <w:uiPriority w:val="99"/>
    <w:rsid w:val="00E4709D"/>
    <w:rPr>
      <w:rFonts w:ascii="Times New Roman" w:eastAsia="Times New Roman" w:hAnsi="Times New Roman" w:cs="Times New Roman"/>
    </w:rPr>
  </w:style>
  <w:style w:type="paragraph" w:styleId="Footer">
    <w:name w:val="footer"/>
    <w:basedOn w:val="Normal"/>
    <w:link w:val="FooterChar"/>
    <w:uiPriority w:val="99"/>
    <w:unhideWhenUsed/>
    <w:rsid w:val="00E4709D"/>
    <w:pPr>
      <w:tabs>
        <w:tab w:val="center" w:pos="4320"/>
        <w:tab w:val="right" w:pos="8640"/>
      </w:tabs>
    </w:pPr>
  </w:style>
  <w:style w:type="character" w:customStyle="1" w:styleId="FooterChar">
    <w:name w:val="Footer Char"/>
    <w:basedOn w:val="DefaultParagraphFont"/>
    <w:link w:val="Footer"/>
    <w:uiPriority w:val="99"/>
    <w:rsid w:val="00E4709D"/>
    <w:rPr>
      <w:rFonts w:ascii="Times New Roman" w:eastAsia="Times New Roman" w:hAnsi="Times New Roman" w:cs="Times New Roman"/>
    </w:rPr>
  </w:style>
  <w:style w:type="table" w:styleId="TableGrid">
    <w:name w:val="Table Grid"/>
    <w:basedOn w:val="TableNormal"/>
    <w:uiPriority w:val="59"/>
    <w:rsid w:val="00953F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53F7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semiHidden/>
    <w:rsid w:val="00DE61FE"/>
    <w:rPr>
      <w:sz w:val="16"/>
      <w:szCs w:val="16"/>
    </w:rPr>
  </w:style>
  <w:style w:type="paragraph" w:styleId="CommentText">
    <w:name w:val="annotation text"/>
    <w:basedOn w:val="Normal"/>
    <w:link w:val="CommentTextChar"/>
    <w:rsid w:val="00DE61FE"/>
    <w:pPr>
      <w:spacing w:after="120"/>
    </w:pPr>
    <w:rPr>
      <w:sz w:val="20"/>
    </w:rPr>
  </w:style>
  <w:style w:type="character" w:customStyle="1" w:styleId="CommentTextChar">
    <w:name w:val="Comment Text Char"/>
    <w:basedOn w:val="DefaultParagraphFont"/>
    <w:link w:val="CommentText"/>
    <w:rsid w:val="00DE61FE"/>
    <w:rPr>
      <w:rFonts w:ascii="Times New Roman" w:eastAsia="Times New Roman" w:hAnsi="Times New Roman" w:cs="Times New Roman"/>
      <w:sz w:val="20"/>
    </w:rPr>
  </w:style>
  <w:style w:type="numbering" w:customStyle="1" w:styleId="Style1">
    <w:name w:val="Style1"/>
    <w:uiPriority w:val="99"/>
    <w:rsid w:val="00BF1029"/>
    <w:pPr>
      <w:numPr>
        <w:numId w:val="5"/>
      </w:numPr>
    </w:pPr>
  </w:style>
  <w:style w:type="paragraph" w:customStyle="1" w:styleId="Glossarydefinition">
    <w:name w:val="Glossary definition"/>
    <w:basedOn w:val="Normal"/>
    <w:rsid w:val="00967FD7"/>
    <w:pPr>
      <w:spacing w:after="120"/>
    </w:pPr>
  </w:style>
  <w:style w:type="paragraph" w:styleId="ListBullet">
    <w:name w:val="List Bullet"/>
    <w:aliases w:val=" Char Char"/>
    <w:basedOn w:val="Normal"/>
    <w:qFormat/>
    <w:rsid w:val="00BF1029"/>
    <w:pPr>
      <w:numPr>
        <w:numId w:val="3"/>
      </w:numPr>
      <w:spacing w:after="120"/>
    </w:pPr>
  </w:style>
  <w:style w:type="paragraph" w:styleId="Index1">
    <w:name w:val="index 1"/>
    <w:basedOn w:val="Normal"/>
    <w:next w:val="Normal"/>
    <w:autoRedefine/>
    <w:uiPriority w:val="99"/>
    <w:semiHidden/>
    <w:unhideWhenUsed/>
    <w:rsid w:val="00B42C79"/>
    <w:pPr>
      <w:ind w:left="240" w:hanging="240"/>
    </w:pPr>
  </w:style>
  <w:style w:type="numbering" w:styleId="111111">
    <w:name w:val="Outline List 2"/>
    <w:basedOn w:val="NoList"/>
    <w:uiPriority w:val="99"/>
    <w:semiHidden/>
    <w:unhideWhenUsed/>
    <w:rsid w:val="00BF1029"/>
    <w:pPr>
      <w:numPr>
        <w:numId w:val="2"/>
      </w:numPr>
    </w:pPr>
  </w:style>
  <w:style w:type="paragraph" w:styleId="IndexHeading">
    <w:name w:val="index heading"/>
    <w:next w:val="Index1"/>
    <w:semiHidden/>
    <w:rsid w:val="00BF1029"/>
    <w:pPr>
      <w:keepNext/>
      <w:keepLines/>
      <w:numPr>
        <w:numId w:val="4"/>
      </w:numPr>
      <w:spacing w:before="360" w:after="140"/>
    </w:pPr>
    <w:rPr>
      <w:rFonts w:ascii="Arial" w:eastAsia="Times New Roman" w:hAnsi="Arial" w:cs="Times New Roman"/>
      <w:b/>
      <w:noProof/>
      <w:szCs w:val="20"/>
      <w:lang w:val="en-GB"/>
    </w:rPr>
  </w:style>
  <w:style w:type="paragraph" w:customStyle="1" w:styleId="western1">
    <w:name w:val="western1"/>
    <w:basedOn w:val="Normal"/>
    <w:rsid w:val="00B42C79"/>
    <w:pPr>
      <w:spacing w:before="115"/>
    </w:pPr>
    <w:rPr>
      <w:rFonts w:ascii="Times" w:hAnsi="Times"/>
      <w:sz w:val="20"/>
    </w:rPr>
  </w:style>
  <w:style w:type="paragraph" w:customStyle="1" w:styleId="western2">
    <w:name w:val="western2"/>
    <w:basedOn w:val="Normal"/>
    <w:rsid w:val="00B42C79"/>
    <w:pPr>
      <w:spacing w:before="115"/>
    </w:pPr>
    <w:rPr>
      <w:rFonts w:ascii="Times" w:hAnsi="Times"/>
      <w:sz w:val="20"/>
    </w:rPr>
  </w:style>
  <w:style w:type="character" w:styleId="PageNumber">
    <w:name w:val="page number"/>
    <w:basedOn w:val="DefaultParagraphFont"/>
    <w:uiPriority w:val="99"/>
    <w:semiHidden/>
    <w:unhideWhenUsed/>
    <w:rsid w:val="00150FEF"/>
  </w:style>
  <w:style w:type="table" w:styleId="LightShading-Accent1">
    <w:name w:val="Light Shading Accent 1"/>
    <w:basedOn w:val="TableNormal"/>
    <w:uiPriority w:val="60"/>
    <w:rsid w:val="000F42C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zHeadertxt">
    <w:name w:val="z:Header txt"/>
    <w:basedOn w:val="Normal"/>
    <w:next w:val="Normal"/>
    <w:rsid w:val="005659BD"/>
    <w:pPr>
      <w:widowControl w:val="0"/>
      <w:spacing w:after="60"/>
      <w:ind w:right="57"/>
    </w:pPr>
    <w:rPr>
      <w:rFonts w:ascii="Arial" w:hAnsi="Arial"/>
      <w:noProof/>
      <w:sz w:val="17"/>
      <w:lang w:val="en-GB"/>
    </w:rPr>
  </w:style>
  <w:style w:type="paragraph" w:styleId="TOC1">
    <w:name w:val="toc 1"/>
    <w:basedOn w:val="Normal"/>
    <w:next w:val="Normal"/>
    <w:autoRedefine/>
    <w:uiPriority w:val="39"/>
    <w:unhideWhenUsed/>
    <w:rsid w:val="00B042CF"/>
    <w:pPr>
      <w:spacing w:before="120"/>
    </w:pPr>
    <w:rPr>
      <w:rFonts w:asciiTheme="minorHAnsi" w:hAnsiTheme="minorHAnsi"/>
      <w:b/>
      <w:szCs w:val="24"/>
    </w:rPr>
  </w:style>
  <w:style w:type="paragraph" w:styleId="TOC2">
    <w:name w:val="toc 2"/>
    <w:basedOn w:val="Normal"/>
    <w:next w:val="Normal"/>
    <w:autoRedefine/>
    <w:uiPriority w:val="39"/>
    <w:unhideWhenUsed/>
    <w:rsid w:val="00B042CF"/>
    <w:pPr>
      <w:ind w:left="240"/>
    </w:pPr>
    <w:rPr>
      <w:rFonts w:asciiTheme="minorHAnsi" w:hAnsiTheme="minorHAnsi"/>
      <w:b/>
      <w:sz w:val="22"/>
      <w:szCs w:val="22"/>
    </w:rPr>
  </w:style>
  <w:style w:type="paragraph" w:styleId="TOC3">
    <w:name w:val="toc 3"/>
    <w:basedOn w:val="Normal"/>
    <w:next w:val="Normal"/>
    <w:autoRedefine/>
    <w:uiPriority w:val="39"/>
    <w:unhideWhenUsed/>
    <w:rsid w:val="00B042CF"/>
    <w:pPr>
      <w:ind w:left="480"/>
    </w:pPr>
    <w:rPr>
      <w:rFonts w:asciiTheme="minorHAnsi" w:hAnsiTheme="minorHAnsi"/>
      <w:sz w:val="22"/>
      <w:szCs w:val="22"/>
    </w:rPr>
  </w:style>
  <w:style w:type="paragraph" w:styleId="TOC4">
    <w:name w:val="toc 4"/>
    <w:basedOn w:val="Normal"/>
    <w:next w:val="Normal"/>
    <w:autoRedefine/>
    <w:uiPriority w:val="39"/>
    <w:unhideWhenUsed/>
    <w:rsid w:val="00B042CF"/>
    <w:pPr>
      <w:ind w:left="720"/>
    </w:pPr>
    <w:rPr>
      <w:rFonts w:asciiTheme="minorHAnsi" w:hAnsiTheme="minorHAnsi"/>
      <w:sz w:val="20"/>
    </w:rPr>
  </w:style>
  <w:style w:type="paragraph" w:styleId="TOC5">
    <w:name w:val="toc 5"/>
    <w:basedOn w:val="Normal"/>
    <w:next w:val="Normal"/>
    <w:autoRedefine/>
    <w:uiPriority w:val="39"/>
    <w:unhideWhenUsed/>
    <w:rsid w:val="00B042CF"/>
    <w:pPr>
      <w:ind w:left="960"/>
    </w:pPr>
    <w:rPr>
      <w:rFonts w:asciiTheme="minorHAnsi" w:hAnsiTheme="minorHAnsi"/>
      <w:sz w:val="20"/>
    </w:rPr>
  </w:style>
  <w:style w:type="paragraph" w:styleId="TOC6">
    <w:name w:val="toc 6"/>
    <w:basedOn w:val="Normal"/>
    <w:next w:val="Normal"/>
    <w:autoRedefine/>
    <w:uiPriority w:val="39"/>
    <w:unhideWhenUsed/>
    <w:rsid w:val="00B042CF"/>
    <w:pPr>
      <w:ind w:left="1200"/>
    </w:pPr>
    <w:rPr>
      <w:rFonts w:asciiTheme="minorHAnsi" w:hAnsiTheme="minorHAnsi"/>
      <w:sz w:val="20"/>
    </w:rPr>
  </w:style>
  <w:style w:type="paragraph" w:styleId="TOC7">
    <w:name w:val="toc 7"/>
    <w:basedOn w:val="Normal"/>
    <w:next w:val="Normal"/>
    <w:autoRedefine/>
    <w:uiPriority w:val="39"/>
    <w:unhideWhenUsed/>
    <w:rsid w:val="00B042CF"/>
    <w:pPr>
      <w:ind w:left="1440"/>
    </w:pPr>
    <w:rPr>
      <w:rFonts w:asciiTheme="minorHAnsi" w:hAnsiTheme="minorHAnsi"/>
      <w:sz w:val="20"/>
    </w:rPr>
  </w:style>
  <w:style w:type="paragraph" w:styleId="TOC8">
    <w:name w:val="toc 8"/>
    <w:basedOn w:val="Normal"/>
    <w:next w:val="Normal"/>
    <w:autoRedefine/>
    <w:uiPriority w:val="39"/>
    <w:unhideWhenUsed/>
    <w:rsid w:val="00E23176"/>
    <w:pPr>
      <w:ind w:left="1680"/>
    </w:pPr>
    <w:rPr>
      <w:rFonts w:asciiTheme="minorHAnsi" w:hAnsiTheme="minorHAnsi"/>
      <w:sz w:val="20"/>
    </w:rPr>
  </w:style>
  <w:style w:type="paragraph" w:styleId="TOC9">
    <w:name w:val="toc 9"/>
    <w:basedOn w:val="Normal"/>
    <w:next w:val="Normal"/>
    <w:autoRedefine/>
    <w:uiPriority w:val="39"/>
    <w:unhideWhenUsed/>
    <w:rsid w:val="00E23176"/>
    <w:pPr>
      <w:ind w:left="1920"/>
    </w:pPr>
    <w:rPr>
      <w:rFonts w:asciiTheme="minorHAnsi" w:hAnsiTheme="minorHAnsi"/>
      <w:sz w:val="20"/>
    </w:rPr>
  </w:style>
  <w:style w:type="paragraph" w:styleId="CommentSubject">
    <w:name w:val="annotation subject"/>
    <w:basedOn w:val="CommentText"/>
    <w:next w:val="CommentText"/>
    <w:link w:val="CommentSubjectChar"/>
    <w:uiPriority w:val="99"/>
    <w:semiHidden/>
    <w:unhideWhenUsed/>
    <w:rsid w:val="006D6FD6"/>
    <w:pPr>
      <w:spacing w:after="0"/>
    </w:pPr>
    <w:rPr>
      <w:b/>
      <w:bCs/>
    </w:rPr>
  </w:style>
  <w:style w:type="character" w:customStyle="1" w:styleId="CommentSubjectChar">
    <w:name w:val="Comment Subject Char"/>
    <w:basedOn w:val="CommentTextChar"/>
    <w:link w:val="CommentSubject"/>
    <w:uiPriority w:val="99"/>
    <w:semiHidden/>
    <w:rsid w:val="006D6FD6"/>
    <w:rPr>
      <w:rFonts w:ascii="Times New Roman" w:eastAsia="Times New Roman" w:hAnsi="Times New Roman" w:cs="Times New Roman"/>
      <w:b/>
      <w:bCs/>
      <w:sz w:val="20"/>
      <w:szCs w:val="20"/>
    </w:rPr>
  </w:style>
  <w:style w:type="character" w:styleId="Emphasis">
    <w:name w:val="Emphasis"/>
    <w:basedOn w:val="DefaultParagraphFont"/>
    <w:uiPriority w:val="20"/>
    <w:qFormat/>
    <w:rsid w:val="006D6FD6"/>
    <w:rPr>
      <w:i/>
      <w:iCs/>
    </w:rPr>
  </w:style>
  <w:style w:type="character" w:styleId="IntenseEmphasis">
    <w:name w:val="Intense Emphasis"/>
    <w:basedOn w:val="Strong"/>
    <w:uiPriority w:val="21"/>
    <w:qFormat/>
    <w:rsid w:val="006D6FD6"/>
    <w:rPr>
      <w:rFonts w:ascii="Times New Roman" w:hAnsi="Times New Roman"/>
      <w:b w:val="0"/>
      <w:bCs w:val="0"/>
      <w:i/>
      <w:iCs/>
      <w:color w:val="4F81BD" w:themeColor="accent1"/>
      <w:sz w:val="36"/>
    </w:rPr>
  </w:style>
  <w:style w:type="character" w:styleId="Strong">
    <w:name w:val="Strong"/>
    <w:basedOn w:val="DefaultParagraphFont"/>
    <w:uiPriority w:val="22"/>
    <w:qFormat/>
    <w:rsid w:val="008544D1"/>
  </w:style>
  <w:style w:type="paragraph" w:customStyle="1" w:styleId="AeponaAppendix1">
    <w:name w:val="Aepona Appendix 1"/>
    <w:basedOn w:val="Normal"/>
    <w:next w:val="Normal"/>
    <w:qFormat/>
    <w:rsid w:val="00533628"/>
    <w:pPr>
      <w:keepNext/>
      <w:pageBreakBefore/>
      <w:numPr>
        <w:numId w:val="8"/>
      </w:numPr>
      <w:spacing w:before="720" w:after="360"/>
    </w:pPr>
    <w:rPr>
      <w:rFonts w:ascii="Arial" w:hAnsi="Arial"/>
      <w:b/>
      <w:sz w:val="36"/>
      <w:lang w:val="en-GB"/>
    </w:rPr>
  </w:style>
  <w:style w:type="paragraph" w:customStyle="1" w:styleId="AeponaAppendix2">
    <w:name w:val="Aepona Appendix 2"/>
    <w:basedOn w:val="AeponaAppendix1"/>
    <w:next w:val="Normal"/>
    <w:qFormat/>
    <w:rsid w:val="00533628"/>
    <w:pPr>
      <w:pageBreakBefore w:val="0"/>
      <w:numPr>
        <w:ilvl w:val="1"/>
      </w:numPr>
      <w:spacing w:before="240" w:after="120"/>
    </w:pPr>
    <w:rPr>
      <w:sz w:val="28"/>
    </w:rPr>
  </w:style>
  <w:style w:type="paragraph" w:customStyle="1" w:styleId="AeponaAppendix3">
    <w:name w:val="Aepona Appendix 3"/>
    <w:basedOn w:val="AeponaAppendix1"/>
    <w:next w:val="Normal"/>
    <w:qFormat/>
    <w:rsid w:val="00593412"/>
    <w:pPr>
      <w:pageBreakBefore w:val="0"/>
      <w:numPr>
        <w:ilvl w:val="2"/>
      </w:numPr>
      <w:spacing w:before="240" w:after="120"/>
    </w:pPr>
    <w:rPr>
      <w:sz w:val="26"/>
    </w:rPr>
  </w:style>
  <w:style w:type="paragraph" w:styleId="Revision">
    <w:name w:val="Revision"/>
    <w:hidden/>
    <w:uiPriority w:val="99"/>
    <w:semiHidden/>
    <w:rsid w:val="001A5B0B"/>
    <w:rPr>
      <w:rFonts w:ascii="Times New Roman" w:eastAsia="Times New Roman" w:hAnsi="Times New Roman" w:cs="Times New Roman"/>
    </w:rPr>
  </w:style>
  <w:style w:type="paragraph" w:customStyle="1" w:styleId="Deliverykrav">
    <w:name w:val="Deliverykrav"/>
    <w:basedOn w:val="BodyText"/>
    <w:rsid w:val="00197E06"/>
    <w:pPr>
      <w:numPr>
        <w:numId w:val="11"/>
      </w:numPr>
      <w:tabs>
        <w:tab w:val="clear" w:pos="1647"/>
      </w:tabs>
      <w:ind w:left="432" w:hanging="432"/>
    </w:pPr>
    <w:rPr>
      <w:rFonts w:ascii="Verdana" w:hAnsi="Verdana"/>
      <w:sz w:val="18"/>
    </w:rPr>
  </w:style>
  <w:style w:type="paragraph" w:styleId="BodyText">
    <w:name w:val="Body Text"/>
    <w:basedOn w:val="Normal"/>
    <w:link w:val="BodyTextChar"/>
    <w:uiPriority w:val="99"/>
    <w:semiHidden/>
    <w:unhideWhenUsed/>
    <w:rsid w:val="00197E06"/>
    <w:pPr>
      <w:spacing w:after="120"/>
    </w:pPr>
  </w:style>
  <w:style w:type="character" w:customStyle="1" w:styleId="BodyTextChar">
    <w:name w:val="Body Text Char"/>
    <w:basedOn w:val="DefaultParagraphFont"/>
    <w:link w:val="BodyText"/>
    <w:uiPriority w:val="99"/>
    <w:semiHidden/>
    <w:rsid w:val="00197E06"/>
    <w:rPr>
      <w:rFonts w:ascii="Times New Roman" w:eastAsia="Times New Roman" w:hAnsi="Times New Roman" w:cs="Times New Roman"/>
    </w:rPr>
  </w:style>
  <w:style w:type="paragraph" w:customStyle="1" w:styleId="DoNotDelete">
    <w:name w:val="Do Not Delete !!"/>
    <w:next w:val="Normal"/>
    <w:rsid w:val="00F23F50"/>
    <w:pPr>
      <w:widowControl w:val="0"/>
    </w:pPr>
    <w:rPr>
      <w:rFonts w:ascii="Arial" w:eastAsia="Times New Roman" w:hAnsi="Arial" w:cs="Times New Roman"/>
      <w:noProof/>
      <w:color w:val="FF0000"/>
      <w:sz w:val="20"/>
      <w:szCs w:val="20"/>
      <w:lang w:val="en-GB"/>
    </w:rPr>
  </w:style>
  <w:style w:type="paragraph" w:styleId="Caption">
    <w:name w:val="caption"/>
    <w:basedOn w:val="Normal"/>
    <w:next w:val="Normal"/>
    <w:qFormat/>
    <w:rsid w:val="00A13383"/>
    <w:pPr>
      <w:tabs>
        <w:tab w:val="left" w:pos="3402"/>
      </w:tabs>
      <w:spacing w:before="547" w:after="460"/>
      <w:ind w:left="3403" w:hanging="1418"/>
    </w:pPr>
    <w:rPr>
      <w:sz w:val="20"/>
    </w:rPr>
  </w:style>
  <w:style w:type="paragraph" w:customStyle="1" w:styleId="Equation">
    <w:name w:val="Equation"/>
    <w:basedOn w:val="Normal"/>
    <w:next w:val="Caption"/>
    <w:rsid w:val="007A09EB"/>
    <w:pPr>
      <w:keepNext/>
      <w:keepLines/>
      <w:spacing w:after="120"/>
    </w:pPr>
    <w:rPr>
      <w:noProof/>
    </w:rPr>
  </w:style>
  <w:style w:type="paragraph" w:customStyle="1" w:styleId="TableHeader">
    <w:name w:val="Table Header"/>
    <w:link w:val="TableHeaderChar"/>
    <w:uiPriority w:val="99"/>
    <w:rsid w:val="00E74E5F"/>
    <w:pPr>
      <w:keepNext/>
      <w:keepLines/>
      <w:spacing w:before="40" w:after="40"/>
    </w:pPr>
    <w:rPr>
      <w:rFonts w:ascii="Arial" w:eastAsia="SimSun" w:hAnsi="Arial" w:cs="Arial"/>
      <w:b/>
      <w:bCs/>
      <w:color w:val="003366"/>
      <w:sz w:val="18"/>
      <w:szCs w:val="18"/>
      <w:lang w:bidi="he-IL"/>
    </w:rPr>
  </w:style>
  <w:style w:type="paragraph" w:customStyle="1" w:styleId="TableBody">
    <w:name w:val="Table Body"/>
    <w:aliases w:val="tb"/>
    <w:link w:val="TableBodyCharChar"/>
    <w:uiPriority w:val="99"/>
    <w:rsid w:val="00E74E5F"/>
    <w:pPr>
      <w:keepNext/>
      <w:keepLines/>
      <w:spacing w:before="40" w:after="40"/>
    </w:pPr>
    <w:rPr>
      <w:rFonts w:ascii="Times New Roman" w:eastAsia="SimSun" w:hAnsi="Times New Roman" w:cs="Times New Roman"/>
      <w:sz w:val="20"/>
      <w:szCs w:val="20"/>
      <w:lang w:bidi="he-IL"/>
    </w:rPr>
  </w:style>
  <w:style w:type="character" w:customStyle="1" w:styleId="TableBodyCharChar">
    <w:name w:val="Table Body Char Char"/>
    <w:link w:val="TableBody"/>
    <w:uiPriority w:val="99"/>
    <w:locked/>
    <w:rsid w:val="00E74E5F"/>
    <w:rPr>
      <w:rFonts w:ascii="Times New Roman" w:eastAsia="SimSun" w:hAnsi="Times New Roman" w:cs="Times New Roman"/>
      <w:sz w:val="20"/>
      <w:szCs w:val="20"/>
      <w:lang w:bidi="he-IL"/>
    </w:rPr>
  </w:style>
  <w:style w:type="character" w:customStyle="1" w:styleId="TableHeaderChar">
    <w:name w:val="Table Header Char"/>
    <w:basedOn w:val="DefaultParagraphFont"/>
    <w:link w:val="TableHeader"/>
    <w:uiPriority w:val="99"/>
    <w:locked/>
    <w:rsid w:val="00E74E5F"/>
    <w:rPr>
      <w:rFonts w:ascii="Arial" w:eastAsia="SimSun" w:hAnsi="Arial" w:cs="Arial"/>
      <w:b/>
      <w:bCs/>
      <w:color w:val="003366"/>
      <w:sz w:val="18"/>
      <w:szCs w:val="18"/>
      <w:lang w:bidi="he-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uiPriority="0" w:qFormat="1"/>
    <w:lsdException w:name="annotation reference" w:uiPriority="0"/>
    <w:lsdException w:name="List Bullet" w:uiPriority="0" w:qFormat="1"/>
    <w:lsdException w:name="List Number"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0F8"/>
    <w:rPr>
      <w:rFonts w:ascii="Times New Roman" w:eastAsia="Times New Roman" w:hAnsi="Times New Roman" w:cs="Times New Roman"/>
      <w:szCs w:val="20"/>
    </w:rPr>
  </w:style>
  <w:style w:type="paragraph" w:styleId="Heading1">
    <w:name w:val="heading 1"/>
    <w:aliases w:val="H1,Heading 1 Char Char Char1,Heading 1 Char Char Char Char,Heading 1 Char Char,Heading 1 Char Char Char,Part Char Char,Numbered Heading 1 Char Char,Use Case Number Char Char"/>
    <w:basedOn w:val="Normal"/>
    <w:next w:val="Normal"/>
    <w:link w:val="Heading1Char"/>
    <w:qFormat/>
    <w:rsid w:val="009F61E3"/>
    <w:pPr>
      <w:keepNext/>
      <w:pageBreakBefore/>
      <w:numPr>
        <w:numId w:val="27"/>
      </w:numPr>
      <w:spacing w:before="240" w:after="60"/>
      <w:outlineLvl w:val="0"/>
    </w:pPr>
    <w:rPr>
      <w:rFonts w:ascii="Arial" w:hAnsi="Arial" w:cs="Arial"/>
      <w:b/>
      <w:bCs/>
      <w:kern w:val="32"/>
      <w:sz w:val="32"/>
      <w:szCs w:val="32"/>
    </w:rPr>
  </w:style>
  <w:style w:type="paragraph" w:styleId="Heading2">
    <w:name w:val="heading 2"/>
    <w:aliases w:val="H2,h2,2nd level,õberschrift 2"/>
    <w:basedOn w:val="Normal"/>
    <w:next w:val="Normal"/>
    <w:link w:val="Heading2Char"/>
    <w:qFormat/>
    <w:rsid w:val="009250D4"/>
    <w:pPr>
      <w:widowControl w:val="0"/>
      <w:numPr>
        <w:ilvl w:val="1"/>
        <w:numId w:val="27"/>
      </w:numPr>
      <w:spacing w:before="240" w:after="60"/>
      <w:outlineLvl w:val="1"/>
    </w:pPr>
    <w:rPr>
      <w:rFonts w:ascii="Arial" w:hAnsi="Arial" w:cs="Arial"/>
      <w:b/>
      <w:bCs/>
      <w:i/>
      <w:iCs/>
      <w:sz w:val="28"/>
      <w:szCs w:val="28"/>
    </w:rPr>
  </w:style>
  <w:style w:type="paragraph" w:styleId="Heading3">
    <w:name w:val="heading 3"/>
    <w:aliases w:val="h3"/>
    <w:basedOn w:val="Normal"/>
    <w:next w:val="Normal"/>
    <w:link w:val="Heading3Char"/>
    <w:qFormat/>
    <w:rsid w:val="006F2C8B"/>
    <w:pPr>
      <w:keepNext/>
      <w:numPr>
        <w:ilvl w:val="2"/>
        <w:numId w:val="27"/>
      </w:numPr>
      <w:spacing w:before="240" w:after="60"/>
      <w:outlineLvl w:val="2"/>
    </w:pPr>
    <w:rPr>
      <w:rFonts w:ascii="Arial" w:hAnsi="Arial" w:cs="Arial"/>
      <w:b/>
      <w:bCs/>
      <w:sz w:val="26"/>
      <w:szCs w:val="26"/>
    </w:rPr>
  </w:style>
  <w:style w:type="paragraph" w:styleId="Heading4">
    <w:name w:val="heading 4"/>
    <w:aliases w:val="H4"/>
    <w:basedOn w:val="Normal"/>
    <w:next w:val="Normal"/>
    <w:link w:val="Heading4Char"/>
    <w:autoRedefine/>
    <w:qFormat/>
    <w:rsid w:val="0010374C"/>
    <w:pPr>
      <w:keepNext/>
      <w:numPr>
        <w:ilvl w:val="3"/>
        <w:numId w:val="27"/>
      </w:numPr>
      <w:spacing w:before="240" w:after="60"/>
      <w:outlineLvl w:val="3"/>
    </w:pPr>
    <w:rPr>
      <w:rFonts w:ascii="Arial" w:hAnsi="Arial"/>
      <w:b/>
      <w:bCs/>
      <w:szCs w:val="28"/>
    </w:rPr>
  </w:style>
  <w:style w:type="paragraph" w:styleId="Heading5">
    <w:name w:val="heading 5"/>
    <w:basedOn w:val="Normal"/>
    <w:next w:val="Normal"/>
    <w:link w:val="Heading5Char"/>
    <w:qFormat/>
    <w:rsid w:val="006F2C8B"/>
    <w:pPr>
      <w:numPr>
        <w:ilvl w:val="4"/>
        <w:numId w:val="27"/>
      </w:numPr>
      <w:spacing w:before="240" w:after="60"/>
      <w:outlineLvl w:val="4"/>
    </w:pPr>
    <w:rPr>
      <w:b/>
      <w:bCs/>
      <w:i/>
      <w:iCs/>
      <w:sz w:val="26"/>
      <w:szCs w:val="26"/>
    </w:rPr>
  </w:style>
  <w:style w:type="paragraph" w:styleId="Heading6">
    <w:name w:val="heading 6"/>
    <w:aliases w:val="Heading6"/>
    <w:basedOn w:val="Normal"/>
    <w:next w:val="Normal"/>
    <w:link w:val="Heading6Char"/>
    <w:qFormat/>
    <w:rsid w:val="006F2C8B"/>
    <w:pPr>
      <w:numPr>
        <w:ilvl w:val="5"/>
        <w:numId w:val="27"/>
      </w:numPr>
      <w:spacing w:before="240" w:after="60"/>
      <w:outlineLvl w:val="5"/>
    </w:pPr>
    <w:rPr>
      <w:b/>
      <w:bCs/>
      <w:sz w:val="22"/>
      <w:szCs w:val="22"/>
    </w:rPr>
  </w:style>
  <w:style w:type="paragraph" w:styleId="Heading7">
    <w:name w:val="heading 7"/>
    <w:aliases w:val="Heading7"/>
    <w:basedOn w:val="Normal"/>
    <w:next w:val="Normal"/>
    <w:link w:val="Heading7Char"/>
    <w:qFormat/>
    <w:rsid w:val="006F2C8B"/>
    <w:pPr>
      <w:numPr>
        <w:ilvl w:val="6"/>
        <w:numId w:val="27"/>
      </w:numPr>
      <w:spacing w:before="240" w:after="60"/>
      <w:outlineLvl w:val="6"/>
    </w:pPr>
  </w:style>
  <w:style w:type="paragraph" w:styleId="Heading8">
    <w:name w:val="heading 8"/>
    <w:aliases w:val="Heading8"/>
    <w:basedOn w:val="Normal"/>
    <w:next w:val="Normal"/>
    <w:link w:val="Heading8Char"/>
    <w:qFormat/>
    <w:rsid w:val="006F2C8B"/>
    <w:pPr>
      <w:numPr>
        <w:ilvl w:val="7"/>
        <w:numId w:val="27"/>
      </w:numPr>
      <w:spacing w:before="240" w:after="60"/>
      <w:outlineLvl w:val="7"/>
    </w:pPr>
    <w:rPr>
      <w:i/>
      <w:iCs/>
    </w:rPr>
  </w:style>
  <w:style w:type="paragraph" w:styleId="Heading9">
    <w:name w:val="heading 9"/>
    <w:aliases w:val="Heading9"/>
    <w:basedOn w:val="Normal"/>
    <w:next w:val="Normal"/>
    <w:link w:val="Heading9Char"/>
    <w:qFormat/>
    <w:rsid w:val="006F2C8B"/>
    <w:pPr>
      <w:numPr>
        <w:ilvl w:val="8"/>
        <w:numId w:val="2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 Char Char1 Char,Heading 1 Char Char Char Char Char,Heading 1 Char Char Char2,Heading 1 Char Char Char Char1,Part Char Char Char,Numbered Heading 1 Char Char Char,Use Case Number Char Char Char"/>
    <w:basedOn w:val="DefaultParagraphFont"/>
    <w:link w:val="Heading1"/>
    <w:rsid w:val="009F61E3"/>
    <w:rPr>
      <w:rFonts w:ascii="Arial" w:eastAsia="Times New Roman" w:hAnsi="Arial" w:cs="Arial"/>
      <w:b/>
      <w:bCs/>
      <w:kern w:val="32"/>
      <w:sz w:val="32"/>
      <w:szCs w:val="32"/>
    </w:rPr>
  </w:style>
  <w:style w:type="character" w:customStyle="1" w:styleId="Heading2Char">
    <w:name w:val="Heading 2 Char"/>
    <w:aliases w:val="H2 Char,h2 Char,2nd level Char,õberschrift 2 Char"/>
    <w:basedOn w:val="DefaultParagraphFont"/>
    <w:link w:val="Heading2"/>
    <w:rsid w:val="009250D4"/>
    <w:rPr>
      <w:rFonts w:ascii="Arial" w:eastAsia="Times New Roman" w:hAnsi="Arial" w:cs="Arial"/>
      <w:b/>
      <w:bCs/>
      <w:i/>
      <w:iCs/>
      <w:sz w:val="28"/>
      <w:szCs w:val="28"/>
    </w:rPr>
  </w:style>
  <w:style w:type="character" w:customStyle="1" w:styleId="Heading3Char">
    <w:name w:val="Heading 3 Char"/>
    <w:aliases w:val="h3 Char"/>
    <w:basedOn w:val="DefaultParagraphFont"/>
    <w:link w:val="Heading3"/>
    <w:rsid w:val="006F2C8B"/>
    <w:rPr>
      <w:rFonts w:ascii="Arial" w:eastAsia="Times New Roman" w:hAnsi="Arial" w:cs="Arial"/>
      <w:b/>
      <w:bCs/>
      <w:sz w:val="26"/>
      <w:szCs w:val="26"/>
    </w:rPr>
  </w:style>
  <w:style w:type="character" w:customStyle="1" w:styleId="Heading4Char">
    <w:name w:val="Heading 4 Char"/>
    <w:aliases w:val="H4 Char"/>
    <w:basedOn w:val="DefaultParagraphFont"/>
    <w:link w:val="Heading4"/>
    <w:rsid w:val="0010374C"/>
    <w:rPr>
      <w:rFonts w:ascii="Arial" w:eastAsia="Times New Roman" w:hAnsi="Arial" w:cs="Times New Roman"/>
      <w:b/>
      <w:bCs/>
      <w:szCs w:val="28"/>
    </w:rPr>
  </w:style>
  <w:style w:type="character" w:customStyle="1" w:styleId="Heading5Char">
    <w:name w:val="Heading 5 Char"/>
    <w:basedOn w:val="DefaultParagraphFont"/>
    <w:link w:val="Heading5"/>
    <w:rsid w:val="006F2C8B"/>
    <w:rPr>
      <w:rFonts w:ascii="Times New Roman" w:eastAsia="Times New Roman" w:hAnsi="Times New Roman" w:cs="Times New Roman"/>
      <w:b/>
      <w:bCs/>
      <w:i/>
      <w:iCs/>
      <w:sz w:val="26"/>
      <w:szCs w:val="26"/>
    </w:rPr>
  </w:style>
  <w:style w:type="character" w:customStyle="1" w:styleId="Heading6Char">
    <w:name w:val="Heading 6 Char"/>
    <w:aliases w:val="Heading6 Char"/>
    <w:basedOn w:val="DefaultParagraphFont"/>
    <w:link w:val="Heading6"/>
    <w:rsid w:val="006F2C8B"/>
    <w:rPr>
      <w:rFonts w:ascii="Times New Roman" w:eastAsia="Times New Roman" w:hAnsi="Times New Roman" w:cs="Times New Roman"/>
      <w:b/>
      <w:bCs/>
      <w:sz w:val="22"/>
      <w:szCs w:val="22"/>
    </w:rPr>
  </w:style>
  <w:style w:type="character" w:customStyle="1" w:styleId="Heading7Char">
    <w:name w:val="Heading 7 Char"/>
    <w:aliases w:val="Heading7 Char"/>
    <w:basedOn w:val="DefaultParagraphFont"/>
    <w:link w:val="Heading7"/>
    <w:rsid w:val="006F2C8B"/>
    <w:rPr>
      <w:rFonts w:ascii="Times New Roman" w:eastAsia="Times New Roman" w:hAnsi="Times New Roman" w:cs="Times New Roman"/>
      <w:szCs w:val="20"/>
    </w:rPr>
  </w:style>
  <w:style w:type="character" w:customStyle="1" w:styleId="Heading8Char">
    <w:name w:val="Heading 8 Char"/>
    <w:aliases w:val="Heading8 Char"/>
    <w:basedOn w:val="DefaultParagraphFont"/>
    <w:link w:val="Heading8"/>
    <w:rsid w:val="006F2C8B"/>
    <w:rPr>
      <w:rFonts w:ascii="Times New Roman" w:eastAsia="Times New Roman" w:hAnsi="Times New Roman" w:cs="Times New Roman"/>
      <w:i/>
      <w:iCs/>
      <w:szCs w:val="20"/>
    </w:rPr>
  </w:style>
  <w:style w:type="character" w:customStyle="1" w:styleId="Heading9Char">
    <w:name w:val="Heading 9 Char"/>
    <w:aliases w:val="Heading9 Char"/>
    <w:basedOn w:val="DefaultParagraphFont"/>
    <w:link w:val="Heading9"/>
    <w:rsid w:val="006F2C8B"/>
    <w:rPr>
      <w:rFonts w:ascii="Arial" w:eastAsia="Times New Roman" w:hAnsi="Arial" w:cs="Arial"/>
      <w:sz w:val="22"/>
      <w:szCs w:val="22"/>
    </w:rPr>
  </w:style>
  <w:style w:type="paragraph" w:styleId="BalloonText">
    <w:name w:val="Balloon Text"/>
    <w:basedOn w:val="Normal"/>
    <w:link w:val="BalloonTextChar"/>
    <w:uiPriority w:val="99"/>
    <w:semiHidden/>
    <w:unhideWhenUsed/>
    <w:rsid w:val="001275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75B5"/>
    <w:rPr>
      <w:rFonts w:ascii="Lucida Grande" w:eastAsia="Times New Roman" w:hAnsi="Lucida Grande" w:cs="Lucida Grande"/>
      <w:sz w:val="18"/>
      <w:szCs w:val="18"/>
    </w:rPr>
  </w:style>
  <w:style w:type="paragraph" w:customStyle="1" w:styleId="AeponaHeading">
    <w:name w:val="Aepona Heading"/>
    <w:basedOn w:val="Normal"/>
    <w:next w:val="Normal"/>
    <w:unhideWhenUsed/>
    <w:rsid w:val="001275B5"/>
    <w:pPr>
      <w:keepNext/>
      <w:spacing w:before="720" w:after="360"/>
    </w:pPr>
    <w:rPr>
      <w:rFonts w:ascii="Arial" w:hAnsi="Arial"/>
      <w:b/>
      <w:color w:val="1F497D"/>
      <w:sz w:val="36"/>
      <w:lang w:val="en-GB"/>
    </w:rPr>
  </w:style>
  <w:style w:type="paragraph" w:customStyle="1" w:styleId="TableText">
    <w:name w:val="Table Text"/>
    <w:basedOn w:val="Normal"/>
    <w:qFormat/>
    <w:rsid w:val="001275B5"/>
    <w:rPr>
      <w:rFonts w:ascii="Arial" w:hAnsi="Arial"/>
      <w:sz w:val="20"/>
      <w:lang w:val="en-GB"/>
    </w:rPr>
  </w:style>
  <w:style w:type="paragraph" w:customStyle="1" w:styleId="DocumentProperties">
    <w:name w:val="Document Properties"/>
    <w:basedOn w:val="Normal"/>
    <w:next w:val="Normal"/>
    <w:rsid w:val="001275B5"/>
    <w:pPr>
      <w:pageBreakBefore/>
      <w:spacing w:before="120" w:after="120" w:line="300" w:lineRule="auto"/>
    </w:pPr>
    <w:rPr>
      <w:rFonts w:ascii="Tahoma" w:eastAsia="MS PGothic" w:hAnsi="Tahoma"/>
      <w:b/>
      <w:color w:val="006996"/>
      <w:sz w:val="36"/>
      <w:lang w:val="en-GB" w:eastAsia="ja-JP"/>
    </w:rPr>
  </w:style>
  <w:style w:type="paragraph" w:styleId="ListNumber">
    <w:name w:val="List Number"/>
    <w:basedOn w:val="Normal"/>
    <w:qFormat/>
    <w:rsid w:val="00BF1029"/>
    <w:pPr>
      <w:numPr>
        <w:numId w:val="1"/>
      </w:numPr>
      <w:spacing w:before="120" w:after="120"/>
      <w:ind w:left="720"/>
    </w:pPr>
    <w:rPr>
      <w:rFonts w:ascii="Arial" w:hAnsi="Arial"/>
      <w:sz w:val="20"/>
      <w:lang w:val="en-GB"/>
    </w:rPr>
  </w:style>
  <w:style w:type="paragraph" w:styleId="ListParagraph">
    <w:name w:val="List Paragraph"/>
    <w:basedOn w:val="Normal"/>
    <w:uiPriority w:val="34"/>
    <w:qFormat/>
    <w:rsid w:val="00155CEB"/>
    <w:pPr>
      <w:numPr>
        <w:numId w:val="30"/>
      </w:numPr>
      <w:spacing w:before="120" w:after="120" w:line="300" w:lineRule="auto"/>
      <w:contextualSpacing/>
    </w:pPr>
    <w:rPr>
      <w:rFonts w:eastAsia="MS PGothic"/>
      <w:lang w:val="en-GB" w:eastAsia="en-GB"/>
    </w:rPr>
  </w:style>
  <w:style w:type="paragraph" w:styleId="NormalWeb">
    <w:name w:val="Normal (Web)"/>
    <w:basedOn w:val="Normal"/>
    <w:uiPriority w:val="99"/>
    <w:unhideWhenUsed/>
    <w:rsid w:val="007E078A"/>
    <w:pPr>
      <w:spacing w:before="100" w:beforeAutospacing="1" w:after="100" w:afterAutospacing="1"/>
    </w:pPr>
    <w:rPr>
      <w:rFonts w:ascii="Times" w:eastAsiaTheme="minorEastAsia" w:hAnsi="Times"/>
      <w:sz w:val="20"/>
    </w:rPr>
  </w:style>
  <w:style w:type="paragraph" w:styleId="Header">
    <w:name w:val="header"/>
    <w:basedOn w:val="Normal"/>
    <w:link w:val="HeaderChar"/>
    <w:uiPriority w:val="99"/>
    <w:unhideWhenUsed/>
    <w:rsid w:val="00E4709D"/>
    <w:pPr>
      <w:tabs>
        <w:tab w:val="center" w:pos="4320"/>
        <w:tab w:val="right" w:pos="8640"/>
      </w:tabs>
    </w:pPr>
  </w:style>
  <w:style w:type="character" w:customStyle="1" w:styleId="HeaderChar">
    <w:name w:val="Header Char"/>
    <w:basedOn w:val="DefaultParagraphFont"/>
    <w:link w:val="Header"/>
    <w:uiPriority w:val="99"/>
    <w:rsid w:val="00E4709D"/>
    <w:rPr>
      <w:rFonts w:ascii="Times New Roman" w:eastAsia="Times New Roman" w:hAnsi="Times New Roman" w:cs="Times New Roman"/>
    </w:rPr>
  </w:style>
  <w:style w:type="paragraph" w:styleId="Footer">
    <w:name w:val="footer"/>
    <w:basedOn w:val="Normal"/>
    <w:link w:val="FooterChar"/>
    <w:uiPriority w:val="99"/>
    <w:unhideWhenUsed/>
    <w:rsid w:val="00E4709D"/>
    <w:pPr>
      <w:tabs>
        <w:tab w:val="center" w:pos="4320"/>
        <w:tab w:val="right" w:pos="8640"/>
      </w:tabs>
    </w:pPr>
  </w:style>
  <w:style w:type="character" w:customStyle="1" w:styleId="FooterChar">
    <w:name w:val="Footer Char"/>
    <w:basedOn w:val="DefaultParagraphFont"/>
    <w:link w:val="Footer"/>
    <w:uiPriority w:val="99"/>
    <w:rsid w:val="00E4709D"/>
    <w:rPr>
      <w:rFonts w:ascii="Times New Roman" w:eastAsia="Times New Roman" w:hAnsi="Times New Roman" w:cs="Times New Roman"/>
    </w:rPr>
  </w:style>
  <w:style w:type="table" w:styleId="TableGrid">
    <w:name w:val="Table Grid"/>
    <w:basedOn w:val="TableNormal"/>
    <w:uiPriority w:val="59"/>
    <w:rsid w:val="00953F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53F7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semiHidden/>
    <w:rsid w:val="00DE61FE"/>
    <w:rPr>
      <w:sz w:val="16"/>
      <w:szCs w:val="16"/>
    </w:rPr>
  </w:style>
  <w:style w:type="paragraph" w:styleId="CommentText">
    <w:name w:val="annotation text"/>
    <w:basedOn w:val="Normal"/>
    <w:link w:val="CommentTextChar"/>
    <w:rsid w:val="00DE61FE"/>
    <w:pPr>
      <w:spacing w:after="120"/>
    </w:pPr>
    <w:rPr>
      <w:sz w:val="20"/>
    </w:rPr>
  </w:style>
  <w:style w:type="character" w:customStyle="1" w:styleId="CommentTextChar">
    <w:name w:val="Comment Text Char"/>
    <w:basedOn w:val="DefaultParagraphFont"/>
    <w:link w:val="CommentText"/>
    <w:rsid w:val="00DE61FE"/>
    <w:rPr>
      <w:rFonts w:ascii="Times New Roman" w:eastAsia="Times New Roman" w:hAnsi="Times New Roman" w:cs="Times New Roman"/>
      <w:sz w:val="20"/>
    </w:rPr>
  </w:style>
  <w:style w:type="numbering" w:customStyle="1" w:styleId="Style1">
    <w:name w:val="Style1"/>
    <w:uiPriority w:val="99"/>
    <w:rsid w:val="00BF1029"/>
    <w:pPr>
      <w:numPr>
        <w:numId w:val="5"/>
      </w:numPr>
    </w:pPr>
  </w:style>
  <w:style w:type="paragraph" w:customStyle="1" w:styleId="Glossarydefinition">
    <w:name w:val="Glossary definition"/>
    <w:basedOn w:val="Normal"/>
    <w:rsid w:val="00967FD7"/>
    <w:pPr>
      <w:spacing w:after="120"/>
    </w:pPr>
  </w:style>
  <w:style w:type="paragraph" w:styleId="ListBullet">
    <w:name w:val="List Bullet"/>
    <w:aliases w:val=" Char Char"/>
    <w:basedOn w:val="Normal"/>
    <w:qFormat/>
    <w:rsid w:val="00BF1029"/>
    <w:pPr>
      <w:numPr>
        <w:numId w:val="3"/>
      </w:numPr>
      <w:spacing w:after="120"/>
    </w:pPr>
  </w:style>
  <w:style w:type="paragraph" w:styleId="Index1">
    <w:name w:val="index 1"/>
    <w:basedOn w:val="Normal"/>
    <w:next w:val="Normal"/>
    <w:autoRedefine/>
    <w:uiPriority w:val="99"/>
    <w:semiHidden/>
    <w:unhideWhenUsed/>
    <w:rsid w:val="00B42C79"/>
    <w:pPr>
      <w:ind w:left="240" w:hanging="240"/>
    </w:pPr>
  </w:style>
  <w:style w:type="numbering" w:styleId="111111">
    <w:name w:val="Outline List 2"/>
    <w:basedOn w:val="NoList"/>
    <w:uiPriority w:val="99"/>
    <w:semiHidden/>
    <w:unhideWhenUsed/>
    <w:rsid w:val="00BF1029"/>
    <w:pPr>
      <w:numPr>
        <w:numId w:val="2"/>
      </w:numPr>
    </w:pPr>
  </w:style>
  <w:style w:type="paragraph" w:styleId="IndexHeading">
    <w:name w:val="index heading"/>
    <w:next w:val="Index1"/>
    <w:semiHidden/>
    <w:rsid w:val="00BF1029"/>
    <w:pPr>
      <w:keepNext/>
      <w:keepLines/>
      <w:numPr>
        <w:numId w:val="4"/>
      </w:numPr>
      <w:spacing w:before="360" w:after="140"/>
    </w:pPr>
    <w:rPr>
      <w:rFonts w:ascii="Arial" w:eastAsia="Times New Roman" w:hAnsi="Arial" w:cs="Times New Roman"/>
      <w:b/>
      <w:noProof/>
      <w:szCs w:val="20"/>
      <w:lang w:val="en-GB"/>
    </w:rPr>
  </w:style>
  <w:style w:type="paragraph" w:customStyle="1" w:styleId="western1">
    <w:name w:val="western1"/>
    <w:basedOn w:val="Normal"/>
    <w:rsid w:val="00B42C79"/>
    <w:pPr>
      <w:spacing w:before="115"/>
    </w:pPr>
    <w:rPr>
      <w:rFonts w:ascii="Times" w:hAnsi="Times"/>
      <w:sz w:val="20"/>
    </w:rPr>
  </w:style>
  <w:style w:type="paragraph" w:customStyle="1" w:styleId="western2">
    <w:name w:val="western2"/>
    <w:basedOn w:val="Normal"/>
    <w:rsid w:val="00B42C79"/>
    <w:pPr>
      <w:spacing w:before="115"/>
    </w:pPr>
    <w:rPr>
      <w:rFonts w:ascii="Times" w:hAnsi="Times"/>
      <w:sz w:val="20"/>
    </w:rPr>
  </w:style>
  <w:style w:type="character" w:styleId="PageNumber">
    <w:name w:val="page number"/>
    <w:basedOn w:val="DefaultParagraphFont"/>
    <w:uiPriority w:val="99"/>
    <w:semiHidden/>
    <w:unhideWhenUsed/>
    <w:rsid w:val="00150FEF"/>
  </w:style>
  <w:style w:type="table" w:styleId="LightShading-Accent1">
    <w:name w:val="Light Shading Accent 1"/>
    <w:basedOn w:val="TableNormal"/>
    <w:uiPriority w:val="60"/>
    <w:rsid w:val="000F42C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zHeadertxt">
    <w:name w:val="z:Header txt"/>
    <w:basedOn w:val="Normal"/>
    <w:next w:val="Normal"/>
    <w:rsid w:val="005659BD"/>
    <w:pPr>
      <w:widowControl w:val="0"/>
      <w:spacing w:after="60"/>
      <w:ind w:right="57"/>
    </w:pPr>
    <w:rPr>
      <w:rFonts w:ascii="Arial" w:hAnsi="Arial"/>
      <w:noProof/>
      <w:sz w:val="17"/>
      <w:lang w:val="en-GB"/>
    </w:rPr>
  </w:style>
  <w:style w:type="paragraph" w:styleId="TOC1">
    <w:name w:val="toc 1"/>
    <w:basedOn w:val="Normal"/>
    <w:next w:val="Normal"/>
    <w:autoRedefine/>
    <w:uiPriority w:val="39"/>
    <w:unhideWhenUsed/>
    <w:rsid w:val="00B042CF"/>
    <w:pPr>
      <w:spacing w:before="120"/>
    </w:pPr>
    <w:rPr>
      <w:rFonts w:asciiTheme="minorHAnsi" w:hAnsiTheme="minorHAnsi"/>
      <w:b/>
      <w:szCs w:val="24"/>
    </w:rPr>
  </w:style>
  <w:style w:type="paragraph" w:styleId="TOC2">
    <w:name w:val="toc 2"/>
    <w:basedOn w:val="Normal"/>
    <w:next w:val="Normal"/>
    <w:autoRedefine/>
    <w:uiPriority w:val="39"/>
    <w:unhideWhenUsed/>
    <w:rsid w:val="00B042CF"/>
    <w:pPr>
      <w:ind w:left="240"/>
    </w:pPr>
    <w:rPr>
      <w:rFonts w:asciiTheme="minorHAnsi" w:hAnsiTheme="minorHAnsi"/>
      <w:b/>
      <w:sz w:val="22"/>
      <w:szCs w:val="22"/>
    </w:rPr>
  </w:style>
  <w:style w:type="paragraph" w:styleId="TOC3">
    <w:name w:val="toc 3"/>
    <w:basedOn w:val="Normal"/>
    <w:next w:val="Normal"/>
    <w:autoRedefine/>
    <w:uiPriority w:val="39"/>
    <w:unhideWhenUsed/>
    <w:rsid w:val="00B042CF"/>
    <w:pPr>
      <w:ind w:left="480"/>
    </w:pPr>
    <w:rPr>
      <w:rFonts w:asciiTheme="minorHAnsi" w:hAnsiTheme="minorHAnsi"/>
      <w:sz w:val="22"/>
      <w:szCs w:val="22"/>
    </w:rPr>
  </w:style>
  <w:style w:type="paragraph" w:styleId="TOC4">
    <w:name w:val="toc 4"/>
    <w:basedOn w:val="Normal"/>
    <w:next w:val="Normal"/>
    <w:autoRedefine/>
    <w:uiPriority w:val="39"/>
    <w:unhideWhenUsed/>
    <w:rsid w:val="00B042CF"/>
    <w:pPr>
      <w:ind w:left="720"/>
    </w:pPr>
    <w:rPr>
      <w:rFonts w:asciiTheme="minorHAnsi" w:hAnsiTheme="minorHAnsi"/>
      <w:sz w:val="20"/>
    </w:rPr>
  </w:style>
  <w:style w:type="paragraph" w:styleId="TOC5">
    <w:name w:val="toc 5"/>
    <w:basedOn w:val="Normal"/>
    <w:next w:val="Normal"/>
    <w:autoRedefine/>
    <w:uiPriority w:val="39"/>
    <w:unhideWhenUsed/>
    <w:rsid w:val="00B042CF"/>
    <w:pPr>
      <w:ind w:left="960"/>
    </w:pPr>
    <w:rPr>
      <w:rFonts w:asciiTheme="minorHAnsi" w:hAnsiTheme="minorHAnsi"/>
      <w:sz w:val="20"/>
    </w:rPr>
  </w:style>
  <w:style w:type="paragraph" w:styleId="TOC6">
    <w:name w:val="toc 6"/>
    <w:basedOn w:val="Normal"/>
    <w:next w:val="Normal"/>
    <w:autoRedefine/>
    <w:uiPriority w:val="39"/>
    <w:unhideWhenUsed/>
    <w:rsid w:val="00B042CF"/>
    <w:pPr>
      <w:ind w:left="1200"/>
    </w:pPr>
    <w:rPr>
      <w:rFonts w:asciiTheme="minorHAnsi" w:hAnsiTheme="minorHAnsi"/>
      <w:sz w:val="20"/>
    </w:rPr>
  </w:style>
  <w:style w:type="paragraph" w:styleId="TOC7">
    <w:name w:val="toc 7"/>
    <w:basedOn w:val="Normal"/>
    <w:next w:val="Normal"/>
    <w:autoRedefine/>
    <w:uiPriority w:val="39"/>
    <w:unhideWhenUsed/>
    <w:rsid w:val="00B042CF"/>
    <w:pPr>
      <w:ind w:left="1440"/>
    </w:pPr>
    <w:rPr>
      <w:rFonts w:asciiTheme="minorHAnsi" w:hAnsiTheme="minorHAnsi"/>
      <w:sz w:val="20"/>
    </w:rPr>
  </w:style>
  <w:style w:type="paragraph" w:styleId="TOC8">
    <w:name w:val="toc 8"/>
    <w:basedOn w:val="Normal"/>
    <w:next w:val="Normal"/>
    <w:autoRedefine/>
    <w:uiPriority w:val="39"/>
    <w:unhideWhenUsed/>
    <w:rsid w:val="00E23176"/>
    <w:pPr>
      <w:ind w:left="1680"/>
    </w:pPr>
    <w:rPr>
      <w:rFonts w:asciiTheme="minorHAnsi" w:hAnsiTheme="minorHAnsi"/>
      <w:sz w:val="20"/>
    </w:rPr>
  </w:style>
  <w:style w:type="paragraph" w:styleId="TOC9">
    <w:name w:val="toc 9"/>
    <w:basedOn w:val="Normal"/>
    <w:next w:val="Normal"/>
    <w:autoRedefine/>
    <w:uiPriority w:val="39"/>
    <w:unhideWhenUsed/>
    <w:rsid w:val="00E23176"/>
    <w:pPr>
      <w:ind w:left="1920"/>
    </w:pPr>
    <w:rPr>
      <w:rFonts w:asciiTheme="minorHAnsi" w:hAnsiTheme="minorHAnsi"/>
      <w:sz w:val="20"/>
    </w:rPr>
  </w:style>
  <w:style w:type="paragraph" w:styleId="CommentSubject">
    <w:name w:val="annotation subject"/>
    <w:basedOn w:val="CommentText"/>
    <w:next w:val="CommentText"/>
    <w:link w:val="CommentSubjectChar"/>
    <w:uiPriority w:val="99"/>
    <w:semiHidden/>
    <w:unhideWhenUsed/>
    <w:rsid w:val="006D6FD6"/>
    <w:pPr>
      <w:spacing w:after="0"/>
    </w:pPr>
    <w:rPr>
      <w:b/>
      <w:bCs/>
    </w:rPr>
  </w:style>
  <w:style w:type="character" w:customStyle="1" w:styleId="CommentSubjectChar">
    <w:name w:val="Comment Subject Char"/>
    <w:basedOn w:val="CommentTextChar"/>
    <w:link w:val="CommentSubject"/>
    <w:uiPriority w:val="99"/>
    <w:semiHidden/>
    <w:rsid w:val="006D6FD6"/>
    <w:rPr>
      <w:rFonts w:ascii="Times New Roman" w:eastAsia="Times New Roman" w:hAnsi="Times New Roman" w:cs="Times New Roman"/>
      <w:b/>
      <w:bCs/>
      <w:sz w:val="20"/>
      <w:szCs w:val="20"/>
    </w:rPr>
  </w:style>
  <w:style w:type="character" w:styleId="Emphasis">
    <w:name w:val="Emphasis"/>
    <w:basedOn w:val="DefaultParagraphFont"/>
    <w:uiPriority w:val="20"/>
    <w:qFormat/>
    <w:rsid w:val="006D6FD6"/>
    <w:rPr>
      <w:i/>
      <w:iCs/>
    </w:rPr>
  </w:style>
  <w:style w:type="character" w:styleId="IntenseEmphasis">
    <w:name w:val="Intense Emphasis"/>
    <w:basedOn w:val="Strong"/>
    <w:uiPriority w:val="21"/>
    <w:qFormat/>
    <w:rsid w:val="006D6FD6"/>
    <w:rPr>
      <w:rFonts w:ascii="Times New Roman" w:hAnsi="Times New Roman"/>
      <w:b w:val="0"/>
      <w:bCs w:val="0"/>
      <w:i/>
      <w:iCs/>
      <w:color w:val="4F81BD" w:themeColor="accent1"/>
      <w:sz w:val="36"/>
    </w:rPr>
  </w:style>
  <w:style w:type="character" w:styleId="Strong">
    <w:name w:val="Strong"/>
    <w:basedOn w:val="DefaultParagraphFont"/>
    <w:uiPriority w:val="22"/>
    <w:qFormat/>
    <w:rsid w:val="008544D1"/>
  </w:style>
  <w:style w:type="paragraph" w:customStyle="1" w:styleId="AeponaAppendix1">
    <w:name w:val="Aepona Appendix 1"/>
    <w:basedOn w:val="Normal"/>
    <w:next w:val="Normal"/>
    <w:qFormat/>
    <w:rsid w:val="00533628"/>
    <w:pPr>
      <w:keepNext/>
      <w:pageBreakBefore/>
      <w:numPr>
        <w:numId w:val="8"/>
      </w:numPr>
      <w:spacing w:before="720" w:after="360"/>
    </w:pPr>
    <w:rPr>
      <w:rFonts w:ascii="Arial" w:hAnsi="Arial"/>
      <w:b/>
      <w:sz w:val="36"/>
      <w:lang w:val="en-GB"/>
    </w:rPr>
  </w:style>
  <w:style w:type="paragraph" w:customStyle="1" w:styleId="AeponaAppendix2">
    <w:name w:val="Aepona Appendix 2"/>
    <w:basedOn w:val="AeponaAppendix1"/>
    <w:next w:val="Normal"/>
    <w:qFormat/>
    <w:rsid w:val="00533628"/>
    <w:pPr>
      <w:pageBreakBefore w:val="0"/>
      <w:numPr>
        <w:ilvl w:val="1"/>
      </w:numPr>
      <w:spacing w:before="240" w:after="120"/>
    </w:pPr>
    <w:rPr>
      <w:sz w:val="28"/>
    </w:rPr>
  </w:style>
  <w:style w:type="paragraph" w:customStyle="1" w:styleId="AeponaAppendix3">
    <w:name w:val="Aepona Appendix 3"/>
    <w:basedOn w:val="AeponaAppendix1"/>
    <w:next w:val="Normal"/>
    <w:qFormat/>
    <w:rsid w:val="00593412"/>
    <w:pPr>
      <w:pageBreakBefore w:val="0"/>
      <w:numPr>
        <w:ilvl w:val="2"/>
      </w:numPr>
      <w:spacing w:before="240" w:after="120"/>
    </w:pPr>
    <w:rPr>
      <w:sz w:val="26"/>
    </w:rPr>
  </w:style>
  <w:style w:type="paragraph" w:styleId="Revision">
    <w:name w:val="Revision"/>
    <w:hidden/>
    <w:uiPriority w:val="99"/>
    <w:semiHidden/>
    <w:rsid w:val="001A5B0B"/>
    <w:rPr>
      <w:rFonts w:ascii="Times New Roman" w:eastAsia="Times New Roman" w:hAnsi="Times New Roman" w:cs="Times New Roman"/>
    </w:rPr>
  </w:style>
  <w:style w:type="paragraph" w:customStyle="1" w:styleId="Deliverykrav">
    <w:name w:val="Deliverykrav"/>
    <w:basedOn w:val="BodyText"/>
    <w:rsid w:val="00197E06"/>
    <w:pPr>
      <w:numPr>
        <w:numId w:val="11"/>
      </w:numPr>
      <w:tabs>
        <w:tab w:val="clear" w:pos="1647"/>
      </w:tabs>
      <w:ind w:left="432" w:hanging="432"/>
    </w:pPr>
    <w:rPr>
      <w:rFonts w:ascii="Verdana" w:hAnsi="Verdana"/>
      <w:sz w:val="18"/>
    </w:rPr>
  </w:style>
  <w:style w:type="paragraph" w:styleId="BodyText">
    <w:name w:val="Body Text"/>
    <w:basedOn w:val="Normal"/>
    <w:link w:val="BodyTextChar"/>
    <w:uiPriority w:val="99"/>
    <w:semiHidden/>
    <w:unhideWhenUsed/>
    <w:rsid w:val="00197E06"/>
    <w:pPr>
      <w:spacing w:after="120"/>
    </w:pPr>
  </w:style>
  <w:style w:type="character" w:customStyle="1" w:styleId="BodyTextChar">
    <w:name w:val="Body Text Char"/>
    <w:basedOn w:val="DefaultParagraphFont"/>
    <w:link w:val="BodyText"/>
    <w:uiPriority w:val="99"/>
    <w:semiHidden/>
    <w:rsid w:val="00197E06"/>
    <w:rPr>
      <w:rFonts w:ascii="Times New Roman" w:eastAsia="Times New Roman" w:hAnsi="Times New Roman" w:cs="Times New Roman"/>
    </w:rPr>
  </w:style>
  <w:style w:type="paragraph" w:customStyle="1" w:styleId="DoNotDelete">
    <w:name w:val="Do Not Delete !!"/>
    <w:next w:val="Normal"/>
    <w:rsid w:val="00F23F50"/>
    <w:pPr>
      <w:widowControl w:val="0"/>
    </w:pPr>
    <w:rPr>
      <w:rFonts w:ascii="Arial" w:eastAsia="Times New Roman" w:hAnsi="Arial" w:cs="Times New Roman"/>
      <w:noProof/>
      <w:color w:val="FF0000"/>
      <w:sz w:val="20"/>
      <w:szCs w:val="20"/>
      <w:lang w:val="en-GB"/>
    </w:rPr>
  </w:style>
  <w:style w:type="paragraph" w:styleId="Caption">
    <w:name w:val="caption"/>
    <w:basedOn w:val="Normal"/>
    <w:next w:val="Normal"/>
    <w:qFormat/>
    <w:rsid w:val="00A13383"/>
    <w:pPr>
      <w:tabs>
        <w:tab w:val="left" w:pos="3402"/>
      </w:tabs>
      <w:spacing w:before="547" w:after="460"/>
      <w:ind w:left="3403" w:hanging="1418"/>
    </w:pPr>
    <w:rPr>
      <w:sz w:val="20"/>
    </w:rPr>
  </w:style>
  <w:style w:type="paragraph" w:customStyle="1" w:styleId="Equation">
    <w:name w:val="Equation"/>
    <w:basedOn w:val="Normal"/>
    <w:next w:val="Caption"/>
    <w:rsid w:val="007A09EB"/>
    <w:pPr>
      <w:keepNext/>
      <w:keepLines/>
      <w:spacing w:after="120"/>
    </w:pPr>
    <w:rPr>
      <w:noProof/>
    </w:rPr>
  </w:style>
  <w:style w:type="paragraph" w:customStyle="1" w:styleId="TableHeader">
    <w:name w:val="Table Header"/>
    <w:link w:val="TableHeaderChar"/>
    <w:uiPriority w:val="99"/>
    <w:rsid w:val="00E74E5F"/>
    <w:pPr>
      <w:keepNext/>
      <w:keepLines/>
      <w:spacing w:before="40" w:after="40"/>
    </w:pPr>
    <w:rPr>
      <w:rFonts w:ascii="Arial" w:eastAsia="SimSun" w:hAnsi="Arial" w:cs="Arial"/>
      <w:b/>
      <w:bCs/>
      <w:color w:val="003366"/>
      <w:sz w:val="18"/>
      <w:szCs w:val="18"/>
      <w:lang w:bidi="he-IL"/>
    </w:rPr>
  </w:style>
  <w:style w:type="paragraph" w:customStyle="1" w:styleId="TableBody">
    <w:name w:val="Table Body"/>
    <w:aliases w:val="tb"/>
    <w:link w:val="TableBodyCharChar"/>
    <w:uiPriority w:val="99"/>
    <w:rsid w:val="00E74E5F"/>
    <w:pPr>
      <w:keepNext/>
      <w:keepLines/>
      <w:spacing w:before="40" w:after="40"/>
    </w:pPr>
    <w:rPr>
      <w:rFonts w:ascii="Times New Roman" w:eastAsia="SimSun" w:hAnsi="Times New Roman" w:cs="Times New Roman"/>
      <w:sz w:val="20"/>
      <w:szCs w:val="20"/>
      <w:lang w:bidi="he-IL"/>
    </w:rPr>
  </w:style>
  <w:style w:type="character" w:customStyle="1" w:styleId="TableBodyCharChar">
    <w:name w:val="Table Body Char Char"/>
    <w:link w:val="TableBody"/>
    <w:uiPriority w:val="99"/>
    <w:locked/>
    <w:rsid w:val="00E74E5F"/>
    <w:rPr>
      <w:rFonts w:ascii="Times New Roman" w:eastAsia="SimSun" w:hAnsi="Times New Roman" w:cs="Times New Roman"/>
      <w:sz w:val="20"/>
      <w:szCs w:val="20"/>
      <w:lang w:bidi="he-IL"/>
    </w:rPr>
  </w:style>
  <w:style w:type="character" w:customStyle="1" w:styleId="TableHeaderChar">
    <w:name w:val="Table Header Char"/>
    <w:basedOn w:val="DefaultParagraphFont"/>
    <w:link w:val="TableHeader"/>
    <w:uiPriority w:val="99"/>
    <w:locked/>
    <w:rsid w:val="00E74E5F"/>
    <w:rPr>
      <w:rFonts w:ascii="Arial" w:eastAsia="SimSun" w:hAnsi="Arial" w:cs="Arial"/>
      <w:b/>
      <w:bCs/>
      <w:color w:val="003366"/>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80811">
      <w:bodyDiv w:val="1"/>
      <w:marLeft w:val="0"/>
      <w:marRight w:val="0"/>
      <w:marTop w:val="0"/>
      <w:marBottom w:val="0"/>
      <w:divBdr>
        <w:top w:val="none" w:sz="0" w:space="0" w:color="auto"/>
        <w:left w:val="none" w:sz="0" w:space="0" w:color="auto"/>
        <w:bottom w:val="none" w:sz="0" w:space="0" w:color="auto"/>
        <w:right w:val="none" w:sz="0" w:space="0" w:color="auto"/>
      </w:divBdr>
    </w:div>
    <w:div w:id="141896380">
      <w:bodyDiv w:val="1"/>
      <w:marLeft w:val="0"/>
      <w:marRight w:val="0"/>
      <w:marTop w:val="0"/>
      <w:marBottom w:val="0"/>
      <w:divBdr>
        <w:top w:val="none" w:sz="0" w:space="0" w:color="auto"/>
        <w:left w:val="none" w:sz="0" w:space="0" w:color="auto"/>
        <w:bottom w:val="none" w:sz="0" w:space="0" w:color="auto"/>
        <w:right w:val="none" w:sz="0" w:space="0" w:color="auto"/>
      </w:divBdr>
    </w:div>
    <w:div w:id="205261656">
      <w:bodyDiv w:val="1"/>
      <w:marLeft w:val="0"/>
      <w:marRight w:val="0"/>
      <w:marTop w:val="0"/>
      <w:marBottom w:val="0"/>
      <w:divBdr>
        <w:top w:val="none" w:sz="0" w:space="0" w:color="auto"/>
        <w:left w:val="none" w:sz="0" w:space="0" w:color="auto"/>
        <w:bottom w:val="none" w:sz="0" w:space="0" w:color="auto"/>
        <w:right w:val="none" w:sz="0" w:space="0" w:color="auto"/>
      </w:divBdr>
      <w:divsChild>
        <w:div w:id="301083697">
          <w:marLeft w:val="835"/>
          <w:marRight w:val="0"/>
          <w:marTop w:val="0"/>
          <w:marBottom w:val="80"/>
          <w:divBdr>
            <w:top w:val="none" w:sz="0" w:space="0" w:color="auto"/>
            <w:left w:val="none" w:sz="0" w:space="0" w:color="auto"/>
            <w:bottom w:val="none" w:sz="0" w:space="0" w:color="auto"/>
            <w:right w:val="none" w:sz="0" w:space="0" w:color="auto"/>
          </w:divBdr>
        </w:div>
        <w:div w:id="349182223">
          <w:marLeft w:val="835"/>
          <w:marRight w:val="0"/>
          <w:marTop w:val="0"/>
          <w:marBottom w:val="80"/>
          <w:divBdr>
            <w:top w:val="none" w:sz="0" w:space="0" w:color="auto"/>
            <w:left w:val="none" w:sz="0" w:space="0" w:color="auto"/>
            <w:bottom w:val="none" w:sz="0" w:space="0" w:color="auto"/>
            <w:right w:val="none" w:sz="0" w:space="0" w:color="auto"/>
          </w:divBdr>
        </w:div>
        <w:div w:id="664163587">
          <w:marLeft w:val="418"/>
          <w:marRight w:val="0"/>
          <w:marTop w:val="0"/>
          <w:marBottom w:val="80"/>
          <w:divBdr>
            <w:top w:val="none" w:sz="0" w:space="0" w:color="auto"/>
            <w:left w:val="none" w:sz="0" w:space="0" w:color="auto"/>
            <w:bottom w:val="none" w:sz="0" w:space="0" w:color="auto"/>
            <w:right w:val="none" w:sz="0" w:space="0" w:color="auto"/>
          </w:divBdr>
        </w:div>
        <w:div w:id="780145577">
          <w:marLeft w:val="418"/>
          <w:marRight w:val="0"/>
          <w:marTop w:val="0"/>
          <w:marBottom w:val="80"/>
          <w:divBdr>
            <w:top w:val="none" w:sz="0" w:space="0" w:color="auto"/>
            <w:left w:val="none" w:sz="0" w:space="0" w:color="auto"/>
            <w:bottom w:val="none" w:sz="0" w:space="0" w:color="auto"/>
            <w:right w:val="none" w:sz="0" w:space="0" w:color="auto"/>
          </w:divBdr>
        </w:div>
        <w:div w:id="923294355">
          <w:marLeft w:val="835"/>
          <w:marRight w:val="0"/>
          <w:marTop w:val="0"/>
          <w:marBottom w:val="80"/>
          <w:divBdr>
            <w:top w:val="none" w:sz="0" w:space="0" w:color="auto"/>
            <w:left w:val="none" w:sz="0" w:space="0" w:color="auto"/>
            <w:bottom w:val="none" w:sz="0" w:space="0" w:color="auto"/>
            <w:right w:val="none" w:sz="0" w:space="0" w:color="auto"/>
          </w:divBdr>
        </w:div>
        <w:div w:id="1435711031">
          <w:marLeft w:val="835"/>
          <w:marRight w:val="0"/>
          <w:marTop w:val="0"/>
          <w:marBottom w:val="80"/>
          <w:divBdr>
            <w:top w:val="none" w:sz="0" w:space="0" w:color="auto"/>
            <w:left w:val="none" w:sz="0" w:space="0" w:color="auto"/>
            <w:bottom w:val="none" w:sz="0" w:space="0" w:color="auto"/>
            <w:right w:val="none" w:sz="0" w:space="0" w:color="auto"/>
          </w:divBdr>
        </w:div>
        <w:div w:id="1542861060">
          <w:marLeft w:val="835"/>
          <w:marRight w:val="0"/>
          <w:marTop w:val="0"/>
          <w:marBottom w:val="80"/>
          <w:divBdr>
            <w:top w:val="none" w:sz="0" w:space="0" w:color="auto"/>
            <w:left w:val="none" w:sz="0" w:space="0" w:color="auto"/>
            <w:bottom w:val="none" w:sz="0" w:space="0" w:color="auto"/>
            <w:right w:val="none" w:sz="0" w:space="0" w:color="auto"/>
          </w:divBdr>
        </w:div>
        <w:div w:id="1844392784">
          <w:marLeft w:val="835"/>
          <w:marRight w:val="0"/>
          <w:marTop w:val="0"/>
          <w:marBottom w:val="80"/>
          <w:divBdr>
            <w:top w:val="none" w:sz="0" w:space="0" w:color="auto"/>
            <w:left w:val="none" w:sz="0" w:space="0" w:color="auto"/>
            <w:bottom w:val="none" w:sz="0" w:space="0" w:color="auto"/>
            <w:right w:val="none" w:sz="0" w:space="0" w:color="auto"/>
          </w:divBdr>
        </w:div>
        <w:div w:id="1931891075">
          <w:marLeft w:val="418"/>
          <w:marRight w:val="0"/>
          <w:marTop w:val="0"/>
          <w:marBottom w:val="80"/>
          <w:divBdr>
            <w:top w:val="none" w:sz="0" w:space="0" w:color="auto"/>
            <w:left w:val="none" w:sz="0" w:space="0" w:color="auto"/>
            <w:bottom w:val="none" w:sz="0" w:space="0" w:color="auto"/>
            <w:right w:val="none" w:sz="0" w:space="0" w:color="auto"/>
          </w:divBdr>
        </w:div>
        <w:div w:id="1956670922">
          <w:marLeft w:val="835"/>
          <w:marRight w:val="0"/>
          <w:marTop w:val="0"/>
          <w:marBottom w:val="80"/>
          <w:divBdr>
            <w:top w:val="none" w:sz="0" w:space="0" w:color="auto"/>
            <w:left w:val="none" w:sz="0" w:space="0" w:color="auto"/>
            <w:bottom w:val="none" w:sz="0" w:space="0" w:color="auto"/>
            <w:right w:val="none" w:sz="0" w:space="0" w:color="auto"/>
          </w:divBdr>
        </w:div>
        <w:div w:id="1982465388">
          <w:marLeft w:val="418"/>
          <w:marRight w:val="0"/>
          <w:marTop w:val="0"/>
          <w:marBottom w:val="80"/>
          <w:divBdr>
            <w:top w:val="none" w:sz="0" w:space="0" w:color="auto"/>
            <w:left w:val="none" w:sz="0" w:space="0" w:color="auto"/>
            <w:bottom w:val="none" w:sz="0" w:space="0" w:color="auto"/>
            <w:right w:val="none" w:sz="0" w:space="0" w:color="auto"/>
          </w:divBdr>
        </w:div>
        <w:div w:id="2105608112">
          <w:marLeft w:val="418"/>
          <w:marRight w:val="0"/>
          <w:marTop w:val="0"/>
          <w:marBottom w:val="80"/>
          <w:divBdr>
            <w:top w:val="none" w:sz="0" w:space="0" w:color="auto"/>
            <w:left w:val="none" w:sz="0" w:space="0" w:color="auto"/>
            <w:bottom w:val="none" w:sz="0" w:space="0" w:color="auto"/>
            <w:right w:val="none" w:sz="0" w:space="0" w:color="auto"/>
          </w:divBdr>
        </w:div>
      </w:divsChild>
    </w:div>
    <w:div w:id="400102068">
      <w:bodyDiv w:val="1"/>
      <w:marLeft w:val="0"/>
      <w:marRight w:val="0"/>
      <w:marTop w:val="0"/>
      <w:marBottom w:val="0"/>
      <w:divBdr>
        <w:top w:val="none" w:sz="0" w:space="0" w:color="auto"/>
        <w:left w:val="none" w:sz="0" w:space="0" w:color="auto"/>
        <w:bottom w:val="none" w:sz="0" w:space="0" w:color="auto"/>
        <w:right w:val="none" w:sz="0" w:space="0" w:color="auto"/>
      </w:divBdr>
      <w:divsChild>
        <w:div w:id="17901580">
          <w:marLeft w:val="418"/>
          <w:marRight w:val="0"/>
          <w:marTop w:val="0"/>
          <w:marBottom w:val="80"/>
          <w:divBdr>
            <w:top w:val="none" w:sz="0" w:space="0" w:color="auto"/>
            <w:left w:val="none" w:sz="0" w:space="0" w:color="auto"/>
            <w:bottom w:val="none" w:sz="0" w:space="0" w:color="auto"/>
            <w:right w:val="none" w:sz="0" w:space="0" w:color="auto"/>
          </w:divBdr>
        </w:div>
        <w:div w:id="159977458">
          <w:marLeft w:val="418"/>
          <w:marRight w:val="0"/>
          <w:marTop w:val="0"/>
          <w:marBottom w:val="80"/>
          <w:divBdr>
            <w:top w:val="none" w:sz="0" w:space="0" w:color="auto"/>
            <w:left w:val="none" w:sz="0" w:space="0" w:color="auto"/>
            <w:bottom w:val="none" w:sz="0" w:space="0" w:color="auto"/>
            <w:right w:val="none" w:sz="0" w:space="0" w:color="auto"/>
          </w:divBdr>
        </w:div>
        <w:div w:id="496728533">
          <w:marLeft w:val="418"/>
          <w:marRight w:val="0"/>
          <w:marTop w:val="0"/>
          <w:marBottom w:val="80"/>
          <w:divBdr>
            <w:top w:val="none" w:sz="0" w:space="0" w:color="auto"/>
            <w:left w:val="none" w:sz="0" w:space="0" w:color="auto"/>
            <w:bottom w:val="none" w:sz="0" w:space="0" w:color="auto"/>
            <w:right w:val="none" w:sz="0" w:space="0" w:color="auto"/>
          </w:divBdr>
        </w:div>
        <w:div w:id="588084224">
          <w:marLeft w:val="835"/>
          <w:marRight w:val="0"/>
          <w:marTop w:val="0"/>
          <w:marBottom w:val="80"/>
          <w:divBdr>
            <w:top w:val="none" w:sz="0" w:space="0" w:color="auto"/>
            <w:left w:val="none" w:sz="0" w:space="0" w:color="auto"/>
            <w:bottom w:val="none" w:sz="0" w:space="0" w:color="auto"/>
            <w:right w:val="none" w:sz="0" w:space="0" w:color="auto"/>
          </w:divBdr>
        </w:div>
        <w:div w:id="932055923">
          <w:marLeft w:val="418"/>
          <w:marRight w:val="0"/>
          <w:marTop w:val="0"/>
          <w:marBottom w:val="80"/>
          <w:divBdr>
            <w:top w:val="none" w:sz="0" w:space="0" w:color="auto"/>
            <w:left w:val="none" w:sz="0" w:space="0" w:color="auto"/>
            <w:bottom w:val="none" w:sz="0" w:space="0" w:color="auto"/>
            <w:right w:val="none" w:sz="0" w:space="0" w:color="auto"/>
          </w:divBdr>
        </w:div>
        <w:div w:id="942302259">
          <w:marLeft w:val="418"/>
          <w:marRight w:val="0"/>
          <w:marTop w:val="0"/>
          <w:marBottom w:val="80"/>
          <w:divBdr>
            <w:top w:val="none" w:sz="0" w:space="0" w:color="auto"/>
            <w:left w:val="none" w:sz="0" w:space="0" w:color="auto"/>
            <w:bottom w:val="none" w:sz="0" w:space="0" w:color="auto"/>
            <w:right w:val="none" w:sz="0" w:space="0" w:color="auto"/>
          </w:divBdr>
        </w:div>
        <w:div w:id="1218933586">
          <w:marLeft w:val="835"/>
          <w:marRight w:val="0"/>
          <w:marTop w:val="0"/>
          <w:marBottom w:val="80"/>
          <w:divBdr>
            <w:top w:val="none" w:sz="0" w:space="0" w:color="auto"/>
            <w:left w:val="none" w:sz="0" w:space="0" w:color="auto"/>
            <w:bottom w:val="none" w:sz="0" w:space="0" w:color="auto"/>
            <w:right w:val="none" w:sz="0" w:space="0" w:color="auto"/>
          </w:divBdr>
        </w:div>
        <w:div w:id="1452046971">
          <w:marLeft w:val="418"/>
          <w:marRight w:val="0"/>
          <w:marTop w:val="0"/>
          <w:marBottom w:val="80"/>
          <w:divBdr>
            <w:top w:val="none" w:sz="0" w:space="0" w:color="auto"/>
            <w:left w:val="none" w:sz="0" w:space="0" w:color="auto"/>
            <w:bottom w:val="none" w:sz="0" w:space="0" w:color="auto"/>
            <w:right w:val="none" w:sz="0" w:space="0" w:color="auto"/>
          </w:divBdr>
        </w:div>
        <w:div w:id="1648590724">
          <w:marLeft w:val="418"/>
          <w:marRight w:val="0"/>
          <w:marTop w:val="0"/>
          <w:marBottom w:val="80"/>
          <w:divBdr>
            <w:top w:val="none" w:sz="0" w:space="0" w:color="auto"/>
            <w:left w:val="none" w:sz="0" w:space="0" w:color="auto"/>
            <w:bottom w:val="none" w:sz="0" w:space="0" w:color="auto"/>
            <w:right w:val="none" w:sz="0" w:space="0" w:color="auto"/>
          </w:divBdr>
        </w:div>
        <w:div w:id="1813785913">
          <w:marLeft w:val="835"/>
          <w:marRight w:val="0"/>
          <w:marTop w:val="0"/>
          <w:marBottom w:val="80"/>
          <w:divBdr>
            <w:top w:val="none" w:sz="0" w:space="0" w:color="auto"/>
            <w:left w:val="none" w:sz="0" w:space="0" w:color="auto"/>
            <w:bottom w:val="none" w:sz="0" w:space="0" w:color="auto"/>
            <w:right w:val="none" w:sz="0" w:space="0" w:color="auto"/>
          </w:divBdr>
        </w:div>
        <w:div w:id="1887983589">
          <w:marLeft w:val="418"/>
          <w:marRight w:val="0"/>
          <w:marTop w:val="0"/>
          <w:marBottom w:val="80"/>
          <w:divBdr>
            <w:top w:val="none" w:sz="0" w:space="0" w:color="auto"/>
            <w:left w:val="none" w:sz="0" w:space="0" w:color="auto"/>
            <w:bottom w:val="none" w:sz="0" w:space="0" w:color="auto"/>
            <w:right w:val="none" w:sz="0" w:space="0" w:color="auto"/>
          </w:divBdr>
        </w:div>
        <w:div w:id="1938828344">
          <w:marLeft w:val="835"/>
          <w:marRight w:val="0"/>
          <w:marTop w:val="0"/>
          <w:marBottom w:val="80"/>
          <w:divBdr>
            <w:top w:val="none" w:sz="0" w:space="0" w:color="auto"/>
            <w:left w:val="none" w:sz="0" w:space="0" w:color="auto"/>
            <w:bottom w:val="none" w:sz="0" w:space="0" w:color="auto"/>
            <w:right w:val="none" w:sz="0" w:space="0" w:color="auto"/>
          </w:divBdr>
        </w:div>
      </w:divsChild>
    </w:div>
    <w:div w:id="449786930">
      <w:bodyDiv w:val="1"/>
      <w:marLeft w:val="0"/>
      <w:marRight w:val="0"/>
      <w:marTop w:val="0"/>
      <w:marBottom w:val="0"/>
      <w:divBdr>
        <w:top w:val="none" w:sz="0" w:space="0" w:color="auto"/>
        <w:left w:val="none" w:sz="0" w:space="0" w:color="auto"/>
        <w:bottom w:val="none" w:sz="0" w:space="0" w:color="auto"/>
        <w:right w:val="none" w:sz="0" w:space="0" w:color="auto"/>
      </w:divBdr>
    </w:div>
    <w:div w:id="460613866">
      <w:bodyDiv w:val="1"/>
      <w:marLeft w:val="0"/>
      <w:marRight w:val="0"/>
      <w:marTop w:val="0"/>
      <w:marBottom w:val="0"/>
      <w:divBdr>
        <w:top w:val="none" w:sz="0" w:space="0" w:color="auto"/>
        <w:left w:val="none" w:sz="0" w:space="0" w:color="auto"/>
        <w:bottom w:val="none" w:sz="0" w:space="0" w:color="auto"/>
        <w:right w:val="none" w:sz="0" w:space="0" w:color="auto"/>
      </w:divBdr>
    </w:div>
    <w:div w:id="864947284">
      <w:bodyDiv w:val="1"/>
      <w:marLeft w:val="0"/>
      <w:marRight w:val="0"/>
      <w:marTop w:val="0"/>
      <w:marBottom w:val="0"/>
      <w:divBdr>
        <w:top w:val="none" w:sz="0" w:space="0" w:color="auto"/>
        <w:left w:val="none" w:sz="0" w:space="0" w:color="auto"/>
        <w:bottom w:val="none" w:sz="0" w:space="0" w:color="auto"/>
        <w:right w:val="none" w:sz="0" w:space="0" w:color="auto"/>
      </w:divBdr>
    </w:div>
    <w:div w:id="882249550">
      <w:bodyDiv w:val="1"/>
      <w:marLeft w:val="0"/>
      <w:marRight w:val="0"/>
      <w:marTop w:val="0"/>
      <w:marBottom w:val="0"/>
      <w:divBdr>
        <w:top w:val="none" w:sz="0" w:space="0" w:color="auto"/>
        <w:left w:val="none" w:sz="0" w:space="0" w:color="auto"/>
        <w:bottom w:val="none" w:sz="0" w:space="0" w:color="auto"/>
        <w:right w:val="none" w:sz="0" w:space="0" w:color="auto"/>
      </w:divBdr>
    </w:div>
    <w:div w:id="923732531">
      <w:bodyDiv w:val="1"/>
      <w:marLeft w:val="0"/>
      <w:marRight w:val="0"/>
      <w:marTop w:val="0"/>
      <w:marBottom w:val="0"/>
      <w:divBdr>
        <w:top w:val="none" w:sz="0" w:space="0" w:color="auto"/>
        <w:left w:val="none" w:sz="0" w:space="0" w:color="auto"/>
        <w:bottom w:val="none" w:sz="0" w:space="0" w:color="auto"/>
        <w:right w:val="none" w:sz="0" w:space="0" w:color="auto"/>
      </w:divBdr>
    </w:div>
    <w:div w:id="1026176358">
      <w:bodyDiv w:val="1"/>
      <w:marLeft w:val="0"/>
      <w:marRight w:val="0"/>
      <w:marTop w:val="0"/>
      <w:marBottom w:val="0"/>
      <w:divBdr>
        <w:top w:val="none" w:sz="0" w:space="0" w:color="auto"/>
        <w:left w:val="none" w:sz="0" w:space="0" w:color="auto"/>
        <w:bottom w:val="none" w:sz="0" w:space="0" w:color="auto"/>
        <w:right w:val="none" w:sz="0" w:space="0" w:color="auto"/>
      </w:divBdr>
    </w:div>
    <w:div w:id="1092700173">
      <w:bodyDiv w:val="1"/>
      <w:marLeft w:val="0"/>
      <w:marRight w:val="0"/>
      <w:marTop w:val="0"/>
      <w:marBottom w:val="0"/>
      <w:divBdr>
        <w:top w:val="none" w:sz="0" w:space="0" w:color="auto"/>
        <w:left w:val="none" w:sz="0" w:space="0" w:color="auto"/>
        <w:bottom w:val="none" w:sz="0" w:space="0" w:color="auto"/>
        <w:right w:val="none" w:sz="0" w:space="0" w:color="auto"/>
      </w:divBdr>
    </w:div>
    <w:div w:id="1266112306">
      <w:bodyDiv w:val="1"/>
      <w:marLeft w:val="0"/>
      <w:marRight w:val="0"/>
      <w:marTop w:val="0"/>
      <w:marBottom w:val="0"/>
      <w:divBdr>
        <w:top w:val="none" w:sz="0" w:space="0" w:color="auto"/>
        <w:left w:val="none" w:sz="0" w:space="0" w:color="auto"/>
        <w:bottom w:val="none" w:sz="0" w:space="0" w:color="auto"/>
        <w:right w:val="none" w:sz="0" w:space="0" w:color="auto"/>
      </w:divBdr>
    </w:div>
    <w:div w:id="1322998540">
      <w:bodyDiv w:val="1"/>
      <w:marLeft w:val="0"/>
      <w:marRight w:val="0"/>
      <w:marTop w:val="0"/>
      <w:marBottom w:val="0"/>
      <w:divBdr>
        <w:top w:val="none" w:sz="0" w:space="0" w:color="auto"/>
        <w:left w:val="none" w:sz="0" w:space="0" w:color="auto"/>
        <w:bottom w:val="none" w:sz="0" w:space="0" w:color="auto"/>
        <w:right w:val="none" w:sz="0" w:space="0" w:color="auto"/>
      </w:divBdr>
    </w:div>
    <w:div w:id="1374695245">
      <w:bodyDiv w:val="1"/>
      <w:marLeft w:val="0"/>
      <w:marRight w:val="0"/>
      <w:marTop w:val="0"/>
      <w:marBottom w:val="0"/>
      <w:divBdr>
        <w:top w:val="none" w:sz="0" w:space="0" w:color="auto"/>
        <w:left w:val="none" w:sz="0" w:space="0" w:color="auto"/>
        <w:bottom w:val="none" w:sz="0" w:space="0" w:color="auto"/>
        <w:right w:val="none" w:sz="0" w:space="0" w:color="auto"/>
      </w:divBdr>
    </w:div>
    <w:div w:id="1613586880">
      <w:bodyDiv w:val="1"/>
      <w:marLeft w:val="0"/>
      <w:marRight w:val="0"/>
      <w:marTop w:val="0"/>
      <w:marBottom w:val="0"/>
      <w:divBdr>
        <w:top w:val="none" w:sz="0" w:space="0" w:color="auto"/>
        <w:left w:val="none" w:sz="0" w:space="0" w:color="auto"/>
        <w:bottom w:val="none" w:sz="0" w:space="0" w:color="auto"/>
        <w:right w:val="none" w:sz="0" w:space="0" w:color="auto"/>
      </w:divBdr>
    </w:div>
    <w:div w:id="1687826749">
      <w:bodyDiv w:val="1"/>
      <w:marLeft w:val="0"/>
      <w:marRight w:val="0"/>
      <w:marTop w:val="0"/>
      <w:marBottom w:val="0"/>
      <w:divBdr>
        <w:top w:val="none" w:sz="0" w:space="0" w:color="auto"/>
        <w:left w:val="none" w:sz="0" w:space="0" w:color="auto"/>
        <w:bottom w:val="none" w:sz="0" w:space="0" w:color="auto"/>
        <w:right w:val="none" w:sz="0" w:space="0" w:color="auto"/>
      </w:divBdr>
    </w:div>
    <w:div w:id="1742022854">
      <w:bodyDiv w:val="1"/>
      <w:marLeft w:val="0"/>
      <w:marRight w:val="0"/>
      <w:marTop w:val="0"/>
      <w:marBottom w:val="0"/>
      <w:divBdr>
        <w:top w:val="none" w:sz="0" w:space="0" w:color="auto"/>
        <w:left w:val="none" w:sz="0" w:space="0" w:color="auto"/>
        <w:bottom w:val="none" w:sz="0" w:space="0" w:color="auto"/>
        <w:right w:val="none" w:sz="0" w:space="0" w:color="auto"/>
      </w:divBdr>
      <w:divsChild>
        <w:div w:id="213198480">
          <w:marLeft w:val="418"/>
          <w:marRight w:val="0"/>
          <w:marTop w:val="0"/>
          <w:marBottom w:val="80"/>
          <w:divBdr>
            <w:top w:val="none" w:sz="0" w:space="0" w:color="auto"/>
            <w:left w:val="none" w:sz="0" w:space="0" w:color="auto"/>
            <w:bottom w:val="none" w:sz="0" w:space="0" w:color="auto"/>
            <w:right w:val="none" w:sz="0" w:space="0" w:color="auto"/>
          </w:divBdr>
        </w:div>
        <w:div w:id="381288460">
          <w:marLeft w:val="418"/>
          <w:marRight w:val="0"/>
          <w:marTop w:val="0"/>
          <w:marBottom w:val="80"/>
          <w:divBdr>
            <w:top w:val="none" w:sz="0" w:space="0" w:color="auto"/>
            <w:left w:val="none" w:sz="0" w:space="0" w:color="auto"/>
            <w:bottom w:val="none" w:sz="0" w:space="0" w:color="auto"/>
            <w:right w:val="none" w:sz="0" w:space="0" w:color="auto"/>
          </w:divBdr>
        </w:div>
        <w:div w:id="426198145">
          <w:marLeft w:val="835"/>
          <w:marRight w:val="0"/>
          <w:marTop w:val="0"/>
          <w:marBottom w:val="80"/>
          <w:divBdr>
            <w:top w:val="none" w:sz="0" w:space="0" w:color="auto"/>
            <w:left w:val="none" w:sz="0" w:space="0" w:color="auto"/>
            <w:bottom w:val="none" w:sz="0" w:space="0" w:color="auto"/>
            <w:right w:val="none" w:sz="0" w:space="0" w:color="auto"/>
          </w:divBdr>
        </w:div>
        <w:div w:id="459223979">
          <w:marLeft w:val="418"/>
          <w:marRight w:val="0"/>
          <w:marTop w:val="0"/>
          <w:marBottom w:val="80"/>
          <w:divBdr>
            <w:top w:val="none" w:sz="0" w:space="0" w:color="auto"/>
            <w:left w:val="none" w:sz="0" w:space="0" w:color="auto"/>
            <w:bottom w:val="none" w:sz="0" w:space="0" w:color="auto"/>
            <w:right w:val="none" w:sz="0" w:space="0" w:color="auto"/>
          </w:divBdr>
        </w:div>
        <w:div w:id="499547513">
          <w:marLeft w:val="418"/>
          <w:marRight w:val="0"/>
          <w:marTop w:val="0"/>
          <w:marBottom w:val="80"/>
          <w:divBdr>
            <w:top w:val="none" w:sz="0" w:space="0" w:color="auto"/>
            <w:left w:val="none" w:sz="0" w:space="0" w:color="auto"/>
            <w:bottom w:val="none" w:sz="0" w:space="0" w:color="auto"/>
            <w:right w:val="none" w:sz="0" w:space="0" w:color="auto"/>
          </w:divBdr>
        </w:div>
        <w:div w:id="563376372">
          <w:marLeft w:val="835"/>
          <w:marRight w:val="0"/>
          <w:marTop w:val="0"/>
          <w:marBottom w:val="80"/>
          <w:divBdr>
            <w:top w:val="none" w:sz="0" w:space="0" w:color="auto"/>
            <w:left w:val="none" w:sz="0" w:space="0" w:color="auto"/>
            <w:bottom w:val="none" w:sz="0" w:space="0" w:color="auto"/>
            <w:right w:val="none" w:sz="0" w:space="0" w:color="auto"/>
          </w:divBdr>
        </w:div>
        <w:div w:id="594944181">
          <w:marLeft w:val="418"/>
          <w:marRight w:val="0"/>
          <w:marTop w:val="0"/>
          <w:marBottom w:val="80"/>
          <w:divBdr>
            <w:top w:val="none" w:sz="0" w:space="0" w:color="auto"/>
            <w:left w:val="none" w:sz="0" w:space="0" w:color="auto"/>
            <w:bottom w:val="none" w:sz="0" w:space="0" w:color="auto"/>
            <w:right w:val="none" w:sz="0" w:space="0" w:color="auto"/>
          </w:divBdr>
        </w:div>
        <w:div w:id="869418181">
          <w:marLeft w:val="835"/>
          <w:marRight w:val="0"/>
          <w:marTop w:val="0"/>
          <w:marBottom w:val="80"/>
          <w:divBdr>
            <w:top w:val="none" w:sz="0" w:space="0" w:color="auto"/>
            <w:left w:val="none" w:sz="0" w:space="0" w:color="auto"/>
            <w:bottom w:val="none" w:sz="0" w:space="0" w:color="auto"/>
            <w:right w:val="none" w:sz="0" w:space="0" w:color="auto"/>
          </w:divBdr>
        </w:div>
        <w:div w:id="925651914">
          <w:marLeft w:val="1267"/>
          <w:marRight w:val="0"/>
          <w:marTop w:val="0"/>
          <w:marBottom w:val="80"/>
          <w:divBdr>
            <w:top w:val="none" w:sz="0" w:space="0" w:color="auto"/>
            <w:left w:val="none" w:sz="0" w:space="0" w:color="auto"/>
            <w:bottom w:val="none" w:sz="0" w:space="0" w:color="auto"/>
            <w:right w:val="none" w:sz="0" w:space="0" w:color="auto"/>
          </w:divBdr>
        </w:div>
        <w:div w:id="1006984803">
          <w:marLeft w:val="835"/>
          <w:marRight w:val="0"/>
          <w:marTop w:val="0"/>
          <w:marBottom w:val="80"/>
          <w:divBdr>
            <w:top w:val="none" w:sz="0" w:space="0" w:color="auto"/>
            <w:left w:val="none" w:sz="0" w:space="0" w:color="auto"/>
            <w:bottom w:val="none" w:sz="0" w:space="0" w:color="auto"/>
            <w:right w:val="none" w:sz="0" w:space="0" w:color="auto"/>
          </w:divBdr>
        </w:div>
        <w:div w:id="1056702727">
          <w:marLeft w:val="835"/>
          <w:marRight w:val="0"/>
          <w:marTop w:val="0"/>
          <w:marBottom w:val="80"/>
          <w:divBdr>
            <w:top w:val="none" w:sz="0" w:space="0" w:color="auto"/>
            <w:left w:val="none" w:sz="0" w:space="0" w:color="auto"/>
            <w:bottom w:val="none" w:sz="0" w:space="0" w:color="auto"/>
            <w:right w:val="none" w:sz="0" w:space="0" w:color="auto"/>
          </w:divBdr>
        </w:div>
        <w:div w:id="1065371807">
          <w:marLeft w:val="835"/>
          <w:marRight w:val="0"/>
          <w:marTop w:val="0"/>
          <w:marBottom w:val="80"/>
          <w:divBdr>
            <w:top w:val="none" w:sz="0" w:space="0" w:color="auto"/>
            <w:left w:val="none" w:sz="0" w:space="0" w:color="auto"/>
            <w:bottom w:val="none" w:sz="0" w:space="0" w:color="auto"/>
            <w:right w:val="none" w:sz="0" w:space="0" w:color="auto"/>
          </w:divBdr>
        </w:div>
        <w:div w:id="1071003108">
          <w:marLeft w:val="1267"/>
          <w:marRight w:val="0"/>
          <w:marTop w:val="0"/>
          <w:marBottom w:val="80"/>
          <w:divBdr>
            <w:top w:val="none" w:sz="0" w:space="0" w:color="auto"/>
            <w:left w:val="none" w:sz="0" w:space="0" w:color="auto"/>
            <w:bottom w:val="none" w:sz="0" w:space="0" w:color="auto"/>
            <w:right w:val="none" w:sz="0" w:space="0" w:color="auto"/>
          </w:divBdr>
        </w:div>
        <w:div w:id="1130712091">
          <w:marLeft w:val="1267"/>
          <w:marRight w:val="0"/>
          <w:marTop w:val="0"/>
          <w:marBottom w:val="80"/>
          <w:divBdr>
            <w:top w:val="none" w:sz="0" w:space="0" w:color="auto"/>
            <w:left w:val="none" w:sz="0" w:space="0" w:color="auto"/>
            <w:bottom w:val="none" w:sz="0" w:space="0" w:color="auto"/>
            <w:right w:val="none" w:sz="0" w:space="0" w:color="auto"/>
          </w:divBdr>
        </w:div>
        <w:div w:id="1318535754">
          <w:marLeft w:val="835"/>
          <w:marRight w:val="0"/>
          <w:marTop w:val="0"/>
          <w:marBottom w:val="80"/>
          <w:divBdr>
            <w:top w:val="none" w:sz="0" w:space="0" w:color="auto"/>
            <w:left w:val="none" w:sz="0" w:space="0" w:color="auto"/>
            <w:bottom w:val="none" w:sz="0" w:space="0" w:color="auto"/>
            <w:right w:val="none" w:sz="0" w:space="0" w:color="auto"/>
          </w:divBdr>
        </w:div>
        <w:div w:id="1474831069">
          <w:marLeft w:val="418"/>
          <w:marRight w:val="0"/>
          <w:marTop w:val="0"/>
          <w:marBottom w:val="80"/>
          <w:divBdr>
            <w:top w:val="none" w:sz="0" w:space="0" w:color="auto"/>
            <w:left w:val="none" w:sz="0" w:space="0" w:color="auto"/>
            <w:bottom w:val="none" w:sz="0" w:space="0" w:color="auto"/>
            <w:right w:val="none" w:sz="0" w:space="0" w:color="auto"/>
          </w:divBdr>
        </w:div>
        <w:div w:id="1584684006">
          <w:marLeft w:val="1267"/>
          <w:marRight w:val="0"/>
          <w:marTop w:val="0"/>
          <w:marBottom w:val="80"/>
          <w:divBdr>
            <w:top w:val="none" w:sz="0" w:space="0" w:color="auto"/>
            <w:left w:val="none" w:sz="0" w:space="0" w:color="auto"/>
            <w:bottom w:val="none" w:sz="0" w:space="0" w:color="auto"/>
            <w:right w:val="none" w:sz="0" w:space="0" w:color="auto"/>
          </w:divBdr>
        </w:div>
        <w:div w:id="1696273932">
          <w:marLeft w:val="1267"/>
          <w:marRight w:val="0"/>
          <w:marTop w:val="0"/>
          <w:marBottom w:val="80"/>
          <w:divBdr>
            <w:top w:val="none" w:sz="0" w:space="0" w:color="auto"/>
            <w:left w:val="none" w:sz="0" w:space="0" w:color="auto"/>
            <w:bottom w:val="none" w:sz="0" w:space="0" w:color="auto"/>
            <w:right w:val="none" w:sz="0" w:space="0" w:color="auto"/>
          </w:divBdr>
        </w:div>
        <w:div w:id="1765684701">
          <w:marLeft w:val="835"/>
          <w:marRight w:val="0"/>
          <w:marTop w:val="0"/>
          <w:marBottom w:val="80"/>
          <w:divBdr>
            <w:top w:val="none" w:sz="0" w:space="0" w:color="auto"/>
            <w:left w:val="none" w:sz="0" w:space="0" w:color="auto"/>
            <w:bottom w:val="none" w:sz="0" w:space="0" w:color="auto"/>
            <w:right w:val="none" w:sz="0" w:space="0" w:color="auto"/>
          </w:divBdr>
        </w:div>
        <w:div w:id="1791510391">
          <w:marLeft w:val="835"/>
          <w:marRight w:val="0"/>
          <w:marTop w:val="0"/>
          <w:marBottom w:val="80"/>
          <w:divBdr>
            <w:top w:val="none" w:sz="0" w:space="0" w:color="auto"/>
            <w:left w:val="none" w:sz="0" w:space="0" w:color="auto"/>
            <w:bottom w:val="none" w:sz="0" w:space="0" w:color="auto"/>
            <w:right w:val="none" w:sz="0" w:space="0" w:color="auto"/>
          </w:divBdr>
        </w:div>
        <w:div w:id="1890726318">
          <w:marLeft w:val="835"/>
          <w:marRight w:val="0"/>
          <w:marTop w:val="0"/>
          <w:marBottom w:val="80"/>
          <w:divBdr>
            <w:top w:val="none" w:sz="0" w:space="0" w:color="auto"/>
            <w:left w:val="none" w:sz="0" w:space="0" w:color="auto"/>
            <w:bottom w:val="none" w:sz="0" w:space="0" w:color="auto"/>
            <w:right w:val="none" w:sz="0" w:space="0" w:color="auto"/>
          </w:divBdr>
        </w:div>
        <w:div w:id="2137336426">
          <w:marLeft w:val="418"/>
          <w:marRight w:val="0"/>
          <w:marTop w:val="0"/>
          <w:marBottom w:val="80"/>
          <w:divBdr>
            <w:top w:val="none" w:sz="0" w:space="0" w:color="auto"/>
            <w:left w:val="none" w:sz="0" w:space="0" w:color="auto"/>
            <w:bottom w:val="none" w:sz="0" w:space="0" w:color="auto"/>
            <w:right w:val="none" w:sz="0" w:space="0" w:color="auto"/>
          </w:divBdr>
        </w:div>
      </w:divsChild>
    </w:div>
    <w:div w:id="19837289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emf"/><Relationship Id="rId31" Type="http://schemas.openxmlformats.org/officeDocument/2006/relationships/image" Target="media/image23.emf"/><Relationship Id="rId32" Type="http://schemas.openxmlformats.org/officeDocument/2006/relationships/image" Target="media/image24.emf"/><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header" Target="header1.xml"/><Relationship Id="rId36" Type="http://schemas.openxmlformats.org/officeDocument/2006/relationships/header" Target="header2.xml"/><Relationship Id="rId10" Type="http://schemas.openxmlformats.org/officeDocument/2006/relationships/image" Target="media/image2.jpe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 Id="rId42" Type="http://schemas.microsoft.com/office/2011/relationships/commentsExtended" Target="commentsExtended.xml"/><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EEBD0-ADC0-044A-AD27-63E3F4569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128</Pages>
  <Words>31215</Words>
  <Characters>174183</Characters>
  <Application>Microsoft Macintosh Word</Application>
  <DocSecurity>0</DocSecurity>
  <Lines>6220</Lines>
  <Paragraphs>4465</Paragraphs>
  <ScaleCrop>false</ScaleCrop>
  <HeadingPairs>
    <vt:vector size="2" baseType="variant">
      <vt:variant>
        <vt:lpstr>Title</vt:lpstr>
      </vt:variant>
      <vt:variant>
        <vt:i4>1</vt:i4>
      </vt:variant>
    </vt:vector>
  </HeadingPairs>
  <TitlesOfParts>
    <vt:vector size="1" baseType="lpstr">
      <vt:lpstr>TSP for USCC Prepaid</vt:lpstr>
    </vt:vector>
  </TitlesOfParts>
  <Manager/>
  <Company>Aepona</Company>
  <LinksUpToDate>false</LinksUpToDate>
  <CharactersWithSpaces>200933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TSP for USCC Prepaid</dc:title>
  <dc:subject/>
  <dc:creator>Andy Wulff</dc:creator>
  <cp:keywords/>
  <dc:description/>
  <cp:lastModifiedBy>Andrew Wulff</cp:lastModifiedBy>
  <cp:revision>9</cp:revision>
  <dcterms:created xsi:type="dcterms:W3CDTF">2017-09-21T21:08:00Z</dcterms:created>
  <dcterms:modified xsi:type="dcterms:W3CDTF">2017-09-21T21:20:00Z</dcterms:modified>
  <cp:category/>
</cp:coreProperties>
</file>